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40950D" w14:textId="7910ECBD" w:rsidR="003E0E22" w:rsidDel="00EC15BE" w:rsidRDefault="00BC6EE1">
      <w:pPr>
        <w:rPr>
          <w:del w:id="0" w:author="Windows User" w:date="2017-09-22T15:37:00Z"/>
          <w:rtl/>
        </w:rPr>
        <w:pPrChange w:id="1" w:author="Windows User" w:date="2017-10-13T17:07:00Z">
          <w:pPr>
            <w:ind w:firstLine="720"/>
          </w:pPr>
        </w:pPrChange>
      </w:pPr>
      <w:del w:id="2" w:author="Windows User" w:date="2017-09-22T15:19:00Z">
        <w:r w:rsidDel="00165282">
          <w:rPr>
            <w:rFonts w:eastAsia="Arial"/>
            <w:noProof/>
            <w:sz w:val="24"/>
            <w:szCs w:val="24"/>
            <w:lang w:bidi="ar-SA"/>
            <w:rPrChange w:id="3" w:author="Unknown">
              <w:rPr>
                <w:noProof/>
                <w:lang w:bidi="ar-SA"/>
              </w:rPr>
            </w:rPrChange>
          </w:rPr>
          <w:drawing>
            <wp:anchor distT="0" distB="0" distL="114300" distR="114300" simplePos="0" relativeHeight="251658752" behindDoc="1" locked="0" layoutInCell="1" allowOverlap="1" wp14:anchorId="0A5DAD79" wp14:editId="27849E38">
              <wp:simplePos x="0" y="0"/>
              <wp:positionH relativeFrom="column">
                <wp:posOffset>1912620</wp:posOffset>
              </wp:positionH>
              <wp:positionV relativeFrom="paragraph">
                <wp:posOffset>175895</wp:posOffset>
              </wp:positionV>
              <wp:extent cx="2179320" cy="1990090"/>
              <wp:effectExtent l="0" t="0" r="0" b="0"/>
              <wp:wrapThrough wrapText="bothSides">
                <wp:wrapPolygon edited="0">
                  <wp:start x="8685" y="0"/>
                  <wp:lineTo x="6986" y="620"/>
                  <wp:lineTo x="4531" y="2688"/>
                  <wp:lineTo x="2455" y="6203"/>
                  <wp:lineTo x="2455" y="9925"/>
                  <wp:lineTo x="1510" y="13233"/>
                  <wp:lineTo x="1322" y="14680"/>
                  <wp:lineTo x="1322" y="15921"/>
                  <wp:lineTo x="5476" y="20056"/>
                  <wp:lineTo x="9818" y="21090"/>
                  <wp:lineTo x="10385" y="21297"/>
                  <wp:lineTo x="11706" y="21297"/>
                  <wp:lineTo x="16615" y="19849"/>
                  <wp:lineTo x="17748" y="17368"/>
                  <wp:lineTo x="17559" y="16541"/>
                  <wp:lineTo x="18881" y="16541"/>
                  <wp:lineTo x="20392" y="14680"/>
                  <wp:lineTo x="20203" y="13233"/>
                  <wp:lineTo x="19070" y="9925"/>
                  <wp:lineTo x="18503" y="5996"/>
                  <wp:lineTo x="17748" y="4135"/>
                  <wp:lineTo x="16427" y="3308"/>
                  <wp:lineTo x="16804" y="2481"/>
                  <wp:lineTo x="15483" y="1241"/>
                  <wp:lineTo x="12839" y="0"/>
                  <wp:lineTo x="8685"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s.png"/>
                      <pic:cNvPicPr/>
                    </pic:nvPicPr>
                    <pic:blipFill>
                      <a:blip r:embed="rId8">
                        <a:extLst>
                          <a:ext uri="{28A0092B-C50C-407E-A947-70E740481C1C}">
                            <a14:useLocalDpi xmlns:a14="http://schemas.microsoft.com/office/drawing/2010/main" val="0"/>
                          </a:ext>
                        </a:extLst>
                      </a:blip>
                      <a:stretch>
                        <a:fillRect/>
                      </a:stretch>
                    </pic:blipFill>
                    <pic:spPr>
                      <a:xfrm>
                        <a:off x="0" y="0"/>
                        <a:ext cx="2179320" cy="1990090"/>
                      </a:xfrm>
                      <a:prstGeom prst="rect">
                        <a:avLst/>
                      </a:prstGeom>
                    </pic:spPr>
                  </pic:pic>
                </a:graphicData>
              </a:graphic>
              <wp14:sizeRelH relativeFrom="page">
                <wp14:pctWidth>0</wp14:pctWidth>
              </wp14:sizeRelH>
              <wp14:sizeRelV relativeFrom="page">
                <wp14:pctHeight>0</wp14:pctHeight>
              </wp14:sizeRelV>
            </wp:anchor>
          </w:drawing>
        </w:r>
      </w:del>
      <w:ins w:id="4" w:author="Windows User" w:date="2017-10-13T17:04:00Z">
        <w:r w:rsidR="0043574A">
          <w:tab/>
        </w:r>
      </w:ins>
      <w:ins w:id="5" w:author="Windows User" w:date="2017-10-04T22:39:00Z">
        <w:r w:rsidR="00775A4D">
          <w:softHyphen/>
        </w:r>
      </w:ins>
      <w:r>
        <w:sym w:font="Wingdings" w:char="F020"/>
      </w:r>
      <w:r w:rsidR="000162D0">
        <w:rPr>
          <w:rFonts w:hint="cs"/>
          <w:noProof/>
          <w:rtl/>
          <w:lang w:bidi="ar-SA"/>
        </w:rPr>
        <w:drawing>
          <wp:anchor distT="0" distB="0" distL="114300" distR="114300" simplePos="0" relativeHeight="251656704" behindDoc="1" locked="0" layoutInCell="1" allowOverlap="1" wp14:anchorId="66CD5A29" wp14:editId="25B68DEE">
            <wp:simplePos x="0" y="0"/>
            <wp:positionH relativeFrom="column">
              <wp:posOffset>2408555</wp:posOffset>
            </wp:positionH>
            <wp:positionV relativeFrom="paragraph">
              <wp:posOffset>-660400</wp:posOffset>
            </wp:positionV>
            <wp:extent cx="1040130" cy="818515"/>
            <wp:effectExtent l="0" t="0" r="0" b="0"/>
            <wp:wrapThrough wrapText="bothSides">
              <wp:wrapPolygon edited="0">
                <wp:start x="15429" y="2011"/>
                <wp:lineTo x="9495" y="11060"/>
                <wp:lineTo x="1582" y="15081"/>
                <wp:lineTo x="791" y="16087"/>
                <wp:lineTo x="1978" y="17595"/>
                <wp:lineTo x="17011" y="17595"/>
                <wp:lineTo x="18989" y="11562"/>
                <wp:lineTo x="20176" y="6033"/>
                <wp:lineTo x="19780" y="3016"/>
                <wp:lineTo x="17407" y="2011"/>
                <wp:lineTo x="15429" y="2011"/>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b_0012.png"/>
                    <pic:cNvPicPr/>
                  </pic:nvPicPr>
                  <pic:blipFill>
                    <a:blip r:embed="rId9">
                      <a:extLst>
                        <a:ext uri="{28A0092B-C50C-407E-A947-70E740481C1C}">
                          <a14:useLocalDpi xmlns:a14="http://schemas.microsoft.com/office/drawing/2010/main" val="0"/>
                        </a:ext>
                      </a:extLst>
                    </a:blip>
                    <a:stretch>
                      <a:fillRect/>
                    </a:stretch>
                  </pic:blipFill>
                  <pic:spPr>
                    <a:xfrm>
                      <a:off x="0" y="0"/>
                      <a:ext cx="1040130" cy="818515"/>
                    </a:xfrm>
                    <a:prstGeom prst="rect">
                      <a:avLst/>
                    </a:prstGeom>
                  </pic:spPr>
                </pic:pic>
              </a:graphicData>
            </a:graphic>
            <wp14:sizeRelH relativeFrom="page">
              <wp14:pctWidth>0</wp14:pctWidth>
            </wp14:sizeRelH>
            <wp14:sizeRelV relativeFrom="page">
              <wp14:pctHeight>0</wp14:pctHeight>
            </wp14:sizeRelV>
          </wp:anchor>
        </w:drawing>
      </w:r>
    </w:p>
    <w:p w14:paraId="0DA2C45B" w14:textId="77777777" w:rsidR="003E0E22" w:rsidRDefault="003E0E22" w:rsidP="0043574A">
      <w:pPr>
        <w:rPr>
          <w:rtl/>
        </w:rPr>
      </w:pPr>
    </w:p>
    <w:p w14:paraId="3853861D" w14:textId="343ED642" w:rsidR="003F2316" w:rsidDel="00EC15BE" w:rsidRDefault="00EC15BE">
      <w:pPr>
        <w:jc w:val="center"/>
        <w:rPr>
          <w:del w:id="6" w:author="Windows User" w:date="2017-09-22T15:37:00Z"/>
          <w:rtl/>
        </w:rPr>
        <w:pPrChange w:id="7" w:author="Windows User" w:date="2017-09-22T15:37:00Z">
          <w:pPr/>
        </w:pPrChange>
      </w:pPr>
      <w:ins w:id="8" w:author="Windows User" w:date="2017-09-22T15:37:00Z">
        <w:r w:rsidRPr="007969CD">
          <w:rPr>
            <w:noProof/>
            <w:sz w:val="28"/>
            <w:lang w:bidi="ar-SA"/>
            <w:rPrChange w:id="9" w:author="Unknown">
              <w:rPr>
                <w:noProof/>
                <w:lang w:bidi="ar-SA"/>
              </w:rPr>
            </w:rPrChange>
          </w:rPr>
          <w:drawing>
            <wp:inline distT="0" distB="0" distL="0" distR="0" wp14:anchorId="170C91BD" wp14:editId="676FB727">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ins>
    </w:p>
    <w:p w14:paraId="774CE312" w14:textId="77777777" w:rsidR="003E0E22" w:rsidDel="00EC15BE" w:rsidRDefault="003E0E22" w:rsidP="00F61A11">
      <w:pPr>
        <w:rPr>
          <w:del w:id="10" w:author="Windows User" w:date="2017-09-22T15:37:00Z"/>
          <w:rtl/>
        </w:rPr>
      </w:pPr>
    </w:p>
    <w:p w14:paraId="5BB00FE4" w14:textId="77777777" w:rsidR="000162D0" w:rsidRDefault="000162D0">
      <w:pPr>
        <w:jc w:val="center"/>
        <w:rPr>
          <w:rtl/>
        </w:rPr>
        <w:pPrChange w:id="11" w:author="Windows User" w:date="2017-09-22T15:37:00Z">
          <w:pPr/>
        </w:pPrChange>
      </w:pPr>
    </w:p>
    <w:p w14:paraId="0C5E7C77" w14:textId="77777777" w:rsidR="000162D0" w:rsidRPr="000162D0" w:rsidRDefault="000162D0" w:rsidP="00F61A11">
      <w:pPr>
        <w:spacing w:after="100" w:line="240" w:lineRule="auto"/>
        <w:jc w:val="center"/>
        <w:rPr>
          <w:b/>
          <w:bCs/>
          <w:rtl/>
        </w:rPr>
      </w:pPr>
      <w:r w:rsidRPr="000162D0">
        <w:rPr>
          <w:rFonts w:hint="cs"/>
          <w:b/>
          <w:bCs/>
          <w:rtl/>
        </w:rPr>
        <w:t>دانشگاه صنعتی امیرکبیر</w:t>
      </w:r>
    </w:p>
    <w:p w14:paraId="1FD9A485" w14:textId="77777777" w:rsidR="000162D0" w:rsidRPr="000162D0" w:rsidRDefault="000162D0" w:rsidP="00F61A11">
      <w:pPr>
        <w:spacing w:after="100" w:line="240" w:lineRule="auto"/>
        <w:jc w:val="center"/>
        <w:rPr>
          <w:b/>
          <w:bCs/>
          <w:rtl/>
        </w:rPr>
      </w:pPr>
      <w:r w:rsidRPr="000162D0">
        <w:rPr>
          <w:rFonts w:hint="cs"/>
          <w:b/>
          <w:bCs/>
          <w:rtl/>
        </w:rPr>
        <w:t>دانشکده مهندسی کامپیوتر و فناوری اطلاعات</w:t>
      </w:r>
    </w:p>
    <w:p w14:paraId="7B893A22" w14:textId="77777777" w:rsidR="000162D0" w:rsidRDefault="000162D0" w:rsidP="00F61A11">
      <w:pPr>
        <w:rPr>
          <w:rtl/>
        </w:rPr>
      </w:pPr>
    </w:p>
    <w:p w14:paraId="574EB1D4" w14:textId="694CE728" w:rsidR="003F2316" w:rsidRDefault="00EF6C3C" w:rsidP="007A75DC">
      <w:pPr>
        <w:tabs>
          <w:tab w:val="left" w:pos="3221"/>
          <w:tab w:val="center" w:pos="4655"/>
        </w:tabs>
        <w:jc w:val="center"/>
        <w:rPr>
          <w:rFonts w:cs="B Mitra"/>
          <w:sz w:val="38"/>
          <w:szCs w:val="38"/>
          <w:rtl/>
        </w:rPr>
      </w:pPr>
      <w:r>
        <w:rPr>
          <w:rFonts w:cs="B Mitra" w:hint="cs"/>
          <w:sz w:val="38"/>
          <w:szCs w:val="38"/>
          <w:rtl/>
        </w:rPr>
        <w:t>گزارش سمینار کارشناسی ارشد</w:t>
      </w:r>
    </w:p>
    <w:p w14:paraId="5BADB127" w14:textId="4771DCC1" w:rsidR="003957EC" w:rsidRPr="003957EC" w:rsidRDefault="00EF6C3C" w:rsidP="00F61A11">
      <w:pPr>
        <w:tabs>
          <w:tab w:val="left" w:pos="3221"/>
          <w:tab w:val="center" w:pos="4655"/>
        </w:tabs>
        <w:jc w:val="center"/>
        <w:rPr>
          <w:rFonts w:cs="B Mitra"/>
          <w:b/>
          <w:bCs/>
          <w:sz w:val="46"/>
          <w:szCs w:val="46"/>
          <w:rtl/>
        </w:rPr>
      </w:pPr>
      <w:r>
        <w:rPr>
          <w:rFonts w:cs="B Mitra" w:hint="cs"/>
          <w:b/>
          <w:bCs/>
          <w:sz w:val="46"/>
          <w:szCs w:val="46"/>
          <w:rtl/>
        </w:rPr>
        <w:t>تشخیص دژافزار با استفاده از اجرای پویانمادین</w:t>
      </w:r>
    </w:p>
    <w:p w14:paraId="59D2FEC7" w14:textId="77777777" w:rsidR="00EF6C3C" w:rsidRPr="00EF6C3C" w:rsidRDefault="00EF6C3C" w:rsidP="00EF6C3C">
      <w:pPr>
        <w:jc w:val="center"/>
        <w:rPr>
          <w:b/>
          <w:bCs/>
          <w:sz w:val="32"/>
          <w:szCs w:val="34"/>
        </w:rPr>
      </w:pPr>
      <w:r w:rsidRPr="00EF6C3C">
        <w:rPr>
          <w:rFonts w:hint="cs"/>
          <w:b/>
          <w:bCs/>
          <w:sz w:val="32"/>
          <w:szCs w:val="34"/>
          <w:rtl/>
        </w:rPr>
        <w:t>نگارش:</w:t>
      </w:r>
    </w:p>
    <w:p w14:paraId="0E84F835" w14:textId="77777777" w:rsidR="00EF6C3C" w:rsidRPr="00EF6C3C" w:rsidRDefault="00EF6C3C" w:rsidP="00EF6C3C">
      <w:pPr>
        <w:jc w:val="center"/>
        <w:rPr>
          <w:b/>
          <w:bCs/>
          <w:sz w:val="32"/>
          <w:szCs w:val="34"/>
        </w:rPr>
      </w:pPr>
      <w:r w:rsidRPr="00EF6C3C">
        <w:rPr>
          <w:rFonts w:hint="cs"/>
          <w:b/>
          <w:bCs/>
          <w:sz w:val="32"/>
          <w:szCs w:val="34"/>
          <w:rtl/>
        </w:rPr>
        <w:t>محمود اقوامی پناه</w:t>
      </w:r>
    </w:p>
    <w:p w14:paraId="5118C207" w14:textId="77777777" w:rsidR="002D2113" w:rsidRPr="00EF6C3C" w:rsidRDefault="002D2113" w:rsidP="00F61A11">
      <w:pPr>
        <w:rPr>
          <w:b/>
          <w:bCs/>
          <w:sz w:val="28"/>
          <w:szCs w:val="30"/>
        </w:rPr>
      </w:pPr>
    </w:p>
    <w:p w14:paraId="133F9B84" w14:textId="79BE002E" w:rsidR="002F5546" w:rsidRDefault="002F5546" w:rsidP="00EF6C3C">
      <w:pPr>
        <w:jc w:val="center"/>
        <w:rPr>
          <w:b/>
          <w:bCs/>
          <w:sz w:val="32"/>
          <w:szCs w:val="34"/>
          <w:rtl/>
        </w:rPr>
      </w:pPr>
      <w:r w:rsidRPr="002F5546">
        <w:rPr>
          <w:rFonts w:hint="cs"/>
          <w:b/>
          <w:bCs/>
          <w:sz w:val="32"/>
          <w:szCs w:val="34"/>
          <w:rtl/>
        </w:rPr>
        <w:t xml:space="preserve">استاد </w:t>
      </w:r>
      <w:r w:rsidR="00EF6C3C">
        <w:rPr>
          <w:rFonts w:hint="cs"/>
          <w:b/>
          <w:bCs/>
          <w:sz w:val="32"/>
          <w:szCs w:val="34"/>
          <w:rtl/>
        </w:rPr>
        <w:t>راهنما</w:t>
      </w:r>
      <w:r w:rsidRPr="002F5546">
        <w:rPr>
          <w:rFonts w:hint="cs"/>
          <w:b/>
          <w:bCs/>
          <w:sz w:val="32"/>
          <w:szCs w:val="34"/>
          <w:rtl/>
        </w:rPr>
        <w:t>:</w:t>
      </w:r>
    </w:p>
    <w:p w14:paraId="3D30BA71" w14:textId="12CAD87E" w:rsidR="002F5546" w:rsidRPr="002F5546" w:rsidRDefault="002F5546" w:rsidP="00254DCF">
      <w:pPr>
        <w:jc w:val="center"/>
        <w:rPr>
          <w:b/>
          <w:bCs/>
          <w:sz w:val="32"/>
          <w:szCs w:val="34"/>
          <w:rtl/>
        </w:rPr>
      </w:pPr>
      <w:r w:rsidRPr="002F5546">
        <w:rPr>
          <w:rFonts w:hint="cs"/>
          <w:b/>
          <w:bCs/>
          <w:sz w:val="32"/>
          <w:szCs w:val="34"/>
          <w:rtl/>
        </w:rPr>
        <w:t xml:space="preserve"> دکتر </w:t>
      </w:r>
      <w:r w:rsidR="00254DCF">
        <w:rPr>
          <w:rFonts w:hint="cs"/>
          <w:b/>
          <w:bCs/>
          <w:sz w:val="32"/>
          <w:szCs w:val="34"/>
          <w:rtl/>
        </w:rPr>
        <w:t>بابک صادقیان</w:t>
      </w:r>
    </w:p>
    <w:p w14:paraId="704754EF" w14:textId="77777777" w:rsidR="006115C4" w:rsidRDefault="006115C4" w:rsidP="00F61A11">
      <w:pPr>
        <w:jc w:val="center"/>
        <w:rPr>
          <w:b/>
          <w:bCs/>
          <w:sz w:val="30"/>
          <w:szCs w:val="32"/>
          <w:rtl/>
        </w:rPr>
      </w:pPr>
    </w:p>
    <w:p w14:paraId="748B4095" w14:textId="1E32B504" w:rsidR="00573569" w:rsidRDefault="00C4417A" w:rsidP="00F61A11">
      <w:pPr>
        <w:jc w:val="center"/>
        <w:rPr>
          <w:b/>
          <w:bCs/>
        </w:rPr>
      </w:pPr>
      <w:r>
        <w:rPr>
          <w:rFonts w:hint="cs"/>
          <w:b/>
          <w:bCs/>
          <w:rtl/>
        </w:rPr>
        <w:t>تابستان</w:t>
      </w:r>
      <w:r w:rsidR="003957EC">
        <w:rPr>
          <w:rFonts w:hint="cs"/>
          <w:b/>
          <w:bCs/>
          <w:rtl/>
        </w:rPr>
        <w:t xml:space="preserve"> </w:t>
      </w:r>
      <w:r w:rsidR="00EF6C3C">
        <w:rPr>
          <w:rFonts w:hint="cs"/>
          <w:b/>
          <w:bCs/>
          <w:rtl/>
        </w:rPr>
        <w:t>13</w:t>
      </w:r>
      <w:r w:rsidR="003957EC">
        <w:rPr>
          <w:rFonts w:hint="cs"/>
          <w:b/>
          <w:bCs/>
          <w:rtl/>
        </w:rPr>
        <w:t>96</w:t>
      </w:r>
    </w:p>
    <w:p w14:paraId="216B7DF1" w14:textId="77777777" w:rsidR="00FC0A4D" w:rsidRDefault="00FC0A4D">
      <w:pPr>
        <w:rPr>
          <w:ins w:id="12" w:author="Mahmoud" w:date="2017-10-06T13:30:00Z"/>
          <w:b/>
          <w:bCs/>
          <w:rtl/>
        </w:rPr>
        <w:sectPr w:rsidR="00FC0A4D" w:rsidSect="00DA29EA">
          <w:headerReference w:type="default" r:id="rId11"/>
          <w:footerReference w:type="default" r:id="rId12"/>
          <w:footnotePr>
            <w:numRestart w:val="eachPage"/>
          </w:footnotePr>
          <w:pgSz w:w="12240" w:h="15840"/>
          <w:pgMar w:top="1440" w:right="1440" w:bottom="1440" w:left="1440" w:header="720" w:footer="720" w:gutter="0"/>
          <w:cols w:space="720"/>
          <w:titlePg/>
          <w:docGrid w:linePitch="360"/>
        </w:sectPr>
        <w:pPrChange w:id="15" w:author="Mahmoud" w:date="2017-10-06T13:30:00Z">
          <w:pPr>
            <w:jc w:val="center"/>
          </w:pPr>
        </w:pPrChange>
      </w:pPr>
    </w:p>
    <w:p w14:paraId="0C50B205" w14:textId="54ED80D7" w:rsidR="00433007" w:rsidRPr="00AA6281" w:rsidDel="0048388A" w:rsidRDefault="00433007">
      <w:pPr>
        <w:rPr>
          <w:del w:id="16" w:author="Mahmoud" w:date="2017-10-06T13:33:00Z"/>
          <w:b/>
          <w:bCs/>
          <w:sz w:val="36"/>
          <w:szCs w:val="36"/>
          <w:rPrChange w:id="17" w:author="Mahmoud" w:date="2017-10-06T17:06:00Z">
            <w:rPr>
              <w:del w:id="18" w:author="Mahmoud" w:date="2017-10-06T13:33:00Z"/>
              <w:b/>
              <w:bCs/>
            </w:rPr>
          </w:rPrChange>
        </w:rPr>
        <w:pPrChange w:id="19" w:author="Mahmoud" w:date="2017-10-06T13:30:00Z">
          <w:pPr>
            <w:jc w:val="center"/>
          </w:pPr>
        </w:pPrChange>
      </w:pPr>
    </w:p>
    <w:p w14:paraId="704F6F42" w14:textId="57E28FF8" w:rsidR="00AA6281" w:rsidRDefault="00433007" w:rsidP="00241BE5">
      <w:pPr>
        <w:rPr>
          <w:ins w:id="20" w:author="Mahmoud" w:date="2017-10-06T17:02:00Z"/>
          <w:rtl/>
        </w:rPr>
      </w:pPr>
      <w:r w:rsidRPr="00AA6281">
        <w:rPr>
          <w:rFonts w:hint="cs"/>
          <w:b/>
          <w:bCs/>
          <w:sz w:val="36"/>
          <w:szCs w:val="36"/>
          <w:rtl/>
          <w:rPrChange w:id="21" w:author="Mahmoud" w:date="2017-10-06T17:06:00Z">
            <w:rPr>
              <w:rFonts w:hint="cs"/>
              <w:b/>
              <w:bCs/>
              <w:rtl/>
            </w:rPr>
          </w:rPrChange>
        </w:rPr>
        <w:t>چکیده</w:t>
      </w:r>
      <w:r>
        <w:rPr>
          <w:rFonts w:hint="cs"/>
          <w:b/>
          <w:bCs/>
          <w:rtl/>
        </w:rPr>
        <w:t>:</w:t>
      </w:r>
      <w:ins w:id="22" w:author="Mahmoud" w:date="2017-10-06T13:17:00Z">
        <w:r w:rsidR="00083E44" w:rsidRPr="00083E44">
          <w:rPr>
            <w:rFonts w:hint="cs"/>
            <w:rtl/>
          </w:rPr>
          <w:t xml:space="preserve"> </w:t>
        </w:r>
        <w:r w:rsidR="00083E44">
          <w:rPr>
            <w:rFonts w:hint="cs"/>
            <w:rtl/>
          </w:rPr>
          <w:t>دژ</w:t>
        </w:r>
        <w:r w:rsidR="00083E44">
          <w:rPr>
            <w:rFonts w:hint="eastAsia"/>
            <w:rtl/>
          </w:rPr>
          <w:t>افزار</w:t>
        </w:r>
        <w:r w:rsidR="00083E44">
          <w:rPr>
            <w:rtl/>
          </w:rPr>
          <w:t xml:space="preserve"> کد</w:t>
        </w:r>
        <w:r w:rsidR="00083E44">
          <w:rPr>
            <w:rFonts w:hint="cs"/>
            <w:rtl/>
          </w:rPr>
          <w:t>ی</w:t>
        </w:r>
        <w:r w:rsidR="00083E44">
          <w:rPr>
            <w:rtl/>
          </w:rPr>
          <w:t xml:space="preserve"> مخرب است که با هدف آس</w:t>
        </w:r>
        <w:r w:rsidR="00083E44">
          <w:rPr>
            <w:rFonts w:hint="cs"/>
            <w:rtl/>
          </w:rPr>
          <w:t>ی</w:t>
        </w:r>
        <w:r w:rsidR="00083E44">
          <w:rPr>
            <w:rFonts w:hint="eastAsia"/>
            <w:rtl/>
          </w:rPr>
          <w:t>ب‌رسان</w:t>
        </w:r>
        <w:r w:rsidR="00083E44">
          <w:rPr>
            <w:rFonts w:hint="cs"/>
            <w:rtl/>
          </w:rPr>
          <w:t>ی</w:t>
        </w:r>
        <w:r w:rsidR="00083E44">
          <w:rPr>
            <w:rtl/>
          </w:rPr>
          <w:t xml:space="preserve"> به سامانه‌ها</w:t>
        </w:r>
        <w:r w:rsidR="00083E44">
          <w:rPr>
            <w:rFonts w:hint="cs"/>
            <w:rtl/>
          </w:rPr>
          <w:t>ی</w:t>
        </w:r>
        <w:r w:rsidR="00083E44">
          <w:rPr>
            <w:rtl/>
          </w:rPr>
          <w:t xml:space="preserve"> را</w:t>
        </w:r>
        <w:r w:rsidR="00083E44">
          <w:rPr>
            <w:rFonts w:hint="cs"/>
            <w:rtl/>
          </w:rPr>
          <w:t>ی</w:t>
        </w:r>
        <w:r w:rsidR="00083E44">
          <w:rPr>
            <w:rFonts w:hint="eastAsia"/>
            <w:rtl/>
          </w:rPr>
          <w:t>انه‌ا</w:t>
        </w:r>
        <w:r w:rsidR="00083E44">
          <w:rPr>
            <w:rFonts w:hint="cs"/>
            <w:rtl/>
          </w:rPr>
          <w:t>ی</w:t>
        </w:r>
        <w:r w:rsidR="00083E44">
          <w:rPr>
            <w:rtl/>
          </w:rPr>
          <w:t xml:space="preserve"> </w:t>
        </w:r>
        <w:r w:rsidR="00083E44">
          <w:rPr>
            <w:rFonts w:hint="cs"/>
            <w:rtl/>
          </w:rPr>
          <w:t>ی</w:t>
        </w:r>
        <w:r w:rsidR="00083E44">
          <w:rPr>
            <w:rFonts w:hint="eastAsia"/>
            <w:rtl/>
          </w:rPr>
          <w:t>ا</w:t>
        </w:r>
        <w:r w:rsidR="00083E44">
          <w:rPr>
            <w:rtl/>
          </w:rPr>
          <w:t xml:space="preserve"> انجام اعمال ناخواسته</w:t>
        </w:r>
      </w:ins>
      <w:ins w:id="23" w:author="Mahmoud" w:date="2017-10-08T13:21:00Z">
        <w:r w:rsidR="0090567C">
          <w:t xml:space="preserve"> </w:t>
        </w:r>
      </w:ins>
      <w:ins w:id="24" w:author="Mahmoud" w:date="2017-10-06T13:17:00Z">
        <w:r w:rsidR="00083E44">
          <w:rPr>
            <w:rFonts w:hint="cs"/>
            <w:rtl/>
          </w:rPr>
          <w:t xml:space="preserve">نظیر </w:t>
        </w:r>
        <w:r w:rsidR="00083E44">
          <w:rPr>
            <w:rtl/>
          </w:rPr>
          <w:t>سرقت اطلاعات شخص</w:t>
        </w:r>
        <w:r w:rsidR="00083E44">
          <w:rPr>
            <w:rFonts w:hint="cs"/>
            <w:rtl/>
          </w:rPr>
          <w:t>ی</w:t>
        </w:r>
        <w:r w:rsidR="00083E44">
          <w:rPr>
            <w:rtl/>
          </w:rPr>
          <w:t xml:space="preserve"> </w:t>
        </w:r>
        <w:r w:rsidR="00083E44">
          <w:rPr>
            <w:rFonts w:hint="cs"/>
            <w:rtl/>
          </w:rPr>
          <w:t>ی</w:t>
        </w:r>
        <w:r w:rsidR="00083E44">
          <w:rPr>
            <w:rFonts w:hint="eastAsia"/>
            <w:rtl/>
          </w:rPr>
          <w:t>ا</w:t>
        </w:r>
        <w:r w:rsidR="00083E44">
          <w:rPr>
            <w:rtl/>
          </w:rPr>
          <w:t xml:space="preserve"> مال</w:t>
        </w:r>
        <w:r w:rsidR="00083E44">
          <w:rPr>
            <w:rFonts w:hint="cs"/>
            <w:rtl/>
          </w:rPr>
          <w:t>ی</w:t>
        </w:r>
        <w:r w:rsidR="00083E44">
          <w:rPr>
            <w:rFonts w:hint="eastAsia"/>
            <w:rtl/>
          </w:rPr>
          <w:t>،</w:t>
        </w:r>
        <w:r w:rsidR="00083E44">
          <w:rPr>
            <w:rtl/>
          </w:rPr>
          <w:t xml:space="preserve"> نما</w:t>
        </w:r>
        <w:r w:rsidR="00083E44">
          <w:rPr>
            <w:rFonts w:hint="cs"/>
            <w:rtl/>
          </w:rPr>
          <w:t>ی</w:t>
        </w:r>
        <w:r w:rsidR="00083E44">
          <w:rPr>
            <w:rFonts w:hint="eastAsia"/>
            <w:rtl/>
          </w:rPr>
          <w:t>ش</w:t>
        </w:r>
        <w:r w:rsidR="00083E44">
          <w:rPr>
            <w:rtl/>
          </w:rPr>
          <w:t xml:space="preserve"> تبل</w:t>
        </w:r>
        <w:r w:rsidR="00083E44">
          <w:rPr>
            <w:rFonts w:hint="cs"/>
            <w:rtl/>
          </w:rPr>
          <w:t>ی</w:t>
        </w:r>
        <w:r w:rsidR="00083E44">
          <w:rPr>
            <w:rFonts w:hint="eastAsia"/>
            <w:rtl/>
          </w:rPr>
          <w:t>غات</w:t>
        </w:r>
        <w:r w:rsidR="00083E44">
          <w:rPr>
            <w:rtl/>
          </w:rPr>
          <w:t xml:space="preserve"> ناخواسته، جاسوس</w:t>
        </w:r>
        <w:r w:rsidR="00083E44">
          <w:rPr>
            <w:rFonts w:hint="cs"/>
            <w:rtl/>
          </w:rPr>
          <w:t>ی</w:t>
        </w:r>
        <w:r w:rsidR="00083E44">
          <w:rPr>
            <w:rtl/>
          </w:rPr>
          <w:t xml:space="preserve"> و باج‌گ</w:t>
        </w:r>
        <w:r w:rsidR="00083E44">
          <w:rPr>
            <w:rFonts w:hint="cs"/>
            <w:rtl/>
          </w:rPr>
          <w:t>ی</w:t>
        </w:r>
        <w:r w:rsidR="00083E44">
          <w:rPr>
            <w:rFonts w:hint="eastAsia"/>
            <w:rtl/>
          </w:rPr>
          <w:t>ر</w:t>
        </w:r>
        <w:r w:rsidR="00083E44">
          <w:rPr>
            <w:rFonts w:hint="cs"/>
            <w:rtl/>
          </w:rPr>
          <w:t>ی</w:t>
        </w:r>
        <w:r w:rsidR="00083E44">
          <w:rPr>
            <w:rtl/>
          </w:rPr>
          <w:t xml:space="preserve"> طراح</w:t>
        </w:r>
        <w:r w:rsidR="00083E44">
          <w:rPr>
            <w:rFonts w:hint="cs"/>
            <w:rtl/>
          </w:rPr>
          <w:t>ی</w:t>
        </w:r>
        <w:r w:rsidR="00083E44">
          <w:rPr>
            <w:rtl/>
          </w:rPr>
          <w:t xml:space="preserve"> م</w:t>
        </w:r>
        <w:r w:rsidR="00083E44">
          <w:rPr>
            <w:rFonts w:hint="cs"/>
            <w:rtl/>
          </w:rPr>
          <w:t>ی‌</w:t>
        </w:r>
        <w:r w:rsidR="00083E44">
          <w:rPr>
            <w:rFonts w:hint="eastAsia"/>
            <w:rtl/>
          </w:rPr>
          <w:t>شود</w:t>
        </w:r>
        <w:r w:rsidR="00083E44">
          <w:rPr>
            <w:rFonts w:hint="cs"/>
            <w:rtl/>
          </w:rPr>
          <w:t>.</w:t>
        </w:r>
        <w:r w:rsidR="00095CF6">
          <w:t xml:space="preserve"> </w:t>
        </w:r>
        <w:r w:rsidR="00095CF6">
          <w:rPr>
            <w:rFonts w:hint="cs"/>
            <w:rtl/>
          </w:rPr>
          <w:t xml:space="preserve">با گسترش </w:t>
        </w:r>
      </w:ins>
      <w:ins w:id="25" w:author="Mahmoud" w:date="2017-10-06T13:18:00Z">
        <w:r w:rsidR="00095CF6">
          <w:rPr>
            <w:rFonts w:hint="cs"/>
            <w:rtl/>
          </w:rPr>
          <w:t xml:space="preserve">استفاده از </w:t>
        </w:r>
      </w:ins>
      <w:ins w:id="26" w:author="Mahmoud" w:date="2017-10-06T13:17:00Z">
        <w:r w:rsidR="00095CF6">
          <w:rPr>
            <w:rFonts w:hint="cs"/>
            <w:rtl/>
          </w:rPr>
          <w:t>سیستم های رایانه ای و گوشی های هوشمند</w:t>
        </w:r>
      </w:ins>
      <w:ins w:id="27" w:author="Mahmoud" w:date="2017-10-06T13:18:00Z">
        <w:r w:rsidR="00095CF6">
          <w:rPr>
            <w:rFonts w:hint="cs"/>
            <w:rtl/>
          </w:rPr>
          <w:t xml:space="preserve"> تولید و پیچیدگی دژافزار ها نیز افزایش چشم گیری داشته است. برای تشخیص دژافزار ها و تحلیل آ</w:t>
        </w:r>
      </w:ins>
      <w:ins w:id="28" w:author="Mahmoud" w:date="2017-10-06T13:19:00Z">
        <w:r w:rsidR="00095CF6">
          <w:rPr>
            <w:rFonts w:hint="cs"/>
            <w:rtl/>
          </w:rPr>
          <w:t xml:space="preserve">ن ها، دو رویکرد متفاوت </w:t>
        </w:r>
      </w:ins>
      <w:ins w:id="29" w:author="Mahmoud" w:date="2017-10-06T16:40:00Z">
        <w:r w:rsidR="001B6602">
          <w:rPr>
            <w:rFonts w:hint="cs"/>
            <w:rtl/>
          </w:rPr>
          <w:t>تحلیل</w:t>
        </w:r>
      </w:ins>
      <w:ins w:id="30" w:author="Mahmoud" w:date="2017-10-06T13:18:00Z">
        <w:r w:rsidR="00095CF6">
          <w:rPr>
            <w:rtl/>
          </w:rPr>
          <w:t xml:space="preserve"> ا</w:t>
        </w:r>
        <w:r w:rsidR="00095CF6">
          <w:rPr>
            <w:rFonts w:hint="cs"/>
            <w:rtl/>
          </w:rPr>
          <w:t>ی</w:t>
        </w:r>
        <w:r w:rsidR="00095CF6">
          <w:rPr>
            <w:rFonts w:hint="eastAsia"/>
            <w:rtl/>
          </w:rPr>
          <w:t>ستا</w:t>
        </w:r>
        <w:r w:rsidR="00095CF6">
          <w:rPr>
            <w:rtl/>
          </w:rPr>
          <w:t xml:space="preserve"> و پو</w:t>
        </w:r>
        <w:r w:rsidR="00095CF6">
          <w:rPr>
            <w:rFonts w:hint="cs"/>
            <w:rtl/>
          </w:rPr>
          <w:t>ی</w:t>
        </w:r>
        <w:r w:rsidR="00095CF6">
          <w:rPr>
            <w:rFonts w:hint="eastAsia"/>
            <w:rtl/>
          </w:rPr>
          <w:t>ا</w:t>
        </w:r>
      </w:ins>
      <w:ins w:id="31" w:author="Mahmoud" w:date="2017-10-06T16:40:00Z">
        <w:r w:rsidR="001B6602">
          <w:rPr>
            <w:rFonts w:hint="cs"/>
            <w:rtl/>
          </w:rPr>
          <w:t xml:space="preserve"> موجود است</w:t>
        </w:r>
      </w:ins>
      <w:ins w:id="32" w:author="Mahmoud" w:date="2017-10-06T13:18:00Z">
        <w:r w:rsidR="00095CF6">
          <w:rPr>
            <w:rtl/>
          </w:rPr>
          <w:t>.</w:t>
        </w:r>
      </w:ins>
      <w:ins w:id="33" w:author="Mahmoud" w:date="2017-10-06T16:40:00Z">
        <w:r w:rsidR="001B6602">
          <w:rPr>
            <w:rtl/>
          </w:rPr>
          <w:br/>
        </w:r>
      </w:ins>
      <w:ins w:id="34" w:author="Mahmoud" w:date="2017-10-06T13:18:00Z">
        <w:r w:rsidR="00095CF6">
          <w:rPr>
            <w:rtl/>
          </w:rPr>
          <w:t xml:space="preserve"> تحل</w:t>
        </w:r>
        <w:r w:rsidR="00095CF6">
          <w:rPr>
            <w:rFonts w:hint="cs"/>
            <w:rtl/>
          </w:rPr>
          <w:t>ی</w:t>
        </w:r>
        <w:r w:rsidR="00095CF6">
          <w:rPr>
            <w:rFonts w:hint="eastAsia"/>
            <w:rtl/>
          </w:rPr>
          <w:t>ل</w:t>
        </w:r>
        <w:r w:rsidR="00095CF6">
          <w:rPr>
            <w:rtl/>
          </w:rPr>
          <w:t xml:space="preserve"> ا</w:t>
        </w:r>
        <w:r w:rsidR="00095CF6">
          <w:rPr>
            <w:rFonts w:hint="cs"/>
            <w:rtl/>
          </w:rPr>
          <w:t>ی</w:t>
        </w:r>
        <w:r w:rsidR="00095CF6">
          <w:rPr>
            <w:rFonts w:hint="eastAsia"/>
            <w:rtl/>
          </w:rPr>
          <w:t>ستا</w:t>
        </w:r>
        <w:r w:rsidR="00095CF6">
          <w:rPr>
            <w:rtl/>
          </w:rPr>
          <w:t xml:space="preserve"> روش</w:t>
        </w:r>
        <w:r w:rsidR="00095CF6">
          <w:rPr>
            <w:rFonts w:hint="cs"/>
            <w:rtl/>
          </w:rPr>
          <w:t>ی</w:t>
        </w:r>
        <w:r w:rsidR="00095CF6">
          <w:rPr>
            <w:rtl/>
          </w:rPr>
          <w:t xml:space="preserve"> سر</w:t>
        </w:r>
        <w:r w:rsidR="00095CF6">
          <w:rPr>
            <w:rFonts w:hint="cs"/>
            <w:rtl/>
          </w:rPr>
          <w:t>ی</w:t>
        </w:r>
        <w:r w:rsidR="00095CF6">
          <w:rPr>
            <w:rFonts w:hint="eastAsia"/>
            <w:rtl/>
          </w:rPr>
          <w:t>ع،</w:t>
        </w:r>
        <w:r w:rsidR="00095CF6">
          <w:rPr>
            <w:rtl/>
          </w:rPr>
          <w:t xml:space="preserve"> ارزان و سبک برا</w:t>
        </w:r>
        <w:r w:rsidR="00095CF6">
          <w:rPr>
            <w:rFonts w:hint="cs"/>
            <w:rtl/>
          </w:rPr>
          <w:t>ی</w:t>
        </w:r>
        <w:r w:rsidR="00095CF6">
          <w:rPr>
            <w:rtl/>
          </w:rPr>
          <w:t xml:space="preserve"> </w:t>
        </w:r>
        <w:r w:rsidR="00095CF6">
          <w:rPr>
            <w:rFonts w:hint="cs"/>
            <w:rtl/>
          </w:rPr>
          <w:t>ی</w:t>
        </w:r>
        <w:r w:rsidR="00095CF6">
          <w:rPr>
            <w:rFonts w:hint="eastAsia"/>
            <w:rtl/>
          </w:rPr>
          <w:t>افتن</w:t>
        </w:r>
        <w:r w:rsidR="00095CF6">
          <w:rPr>
            <w:rtl/>
          </w:rPr>
          <w:t xml:space="preserve"> الگوها</w:t>
        </w:r>
        <w:r w:rsidR="00095CF6">
          <w:rPr>
            <w:rFonts w:hint="cs"/>
            <w:rtl/>
          </w:rPr>
          <w:t>ی</w:t>
        </w:r>
        <w:r w:rsidR="00095CF6">
          <w:rPr>
            <w:rtl/>
          </w:rPr>
          <w:t xml:space="preserve"> مخرب در برنامه‌ها</w:t>
        </w:r>
        <w:r w:rsidR="00095CF6">
          <w:rPr>
            <w:rFonts w:hint="cs"/>
            <w:rtl/>
          </w:rPr>
          <w:t>ی</w:t>
        </w:r>
        <w:r w:rsidR="00095CF6">
          <w:rPr>
            <w:rtl/>
          </w:rPr>
          <w:t xml:space="preserve"> کاربرد</w:t>
        </w:r>
        <w:r w:rsidR="00095CF6">
          <w:rPr>
            <w:rFonts w:hint="cs"/>
            <w:rtl/>
          </w:rPr>
          <w:t>ی</w:t>
        </w:r>
        <w:r w:rsidR="00095CF6">
          <w:rPr>
            <w:rtl/>
          </w:rPr>
          <w:t xml:space="preserve"> بدون ن</w:t>
        </w:r>
        <w:r w:rsidR="00095CF6">
          <w:rPr>
            <w:rFonts w:hint="cs"/>
            <w:rtl/>
          </w:rPr>
          <w:t>ی</w:t>
        </w:r>
        <w:r w:rsidR="00095CF6">
          <w:rPr>
            <w:rFonts w:hint="eastAsia"/>
            <w:rtl/>
          </w:rPr>
          <w:t>از</w:t>
        </w:r>
        <w:r w:rsidR="00095CF6">
          <w:rPr>
            <w:rtl/>
          </w:rPr>
          <w:t xml:space="preserve"> به اجرا</w:t>
        </w:r>
        <w:r w:rsidR="00095CF6">
          <w:rPr>
            <w:rFonts w:hint="cs"/>
            <w:rtl/>
          </w:rPr>
          <w:t>ی</w:t>
        </w:r>
        <w:r w:rsidR="00095CF6">
          <w:rPr>
            <w:rtl/>
          </w:rPr>
          <w:t xml:space="preserve"> آن‌ها است. </w:t>
        </w:r>
        <w:r w:rsidR="00095CF6">
          <w:rPr>
            <w:rFonts w:hint="cs"/>
            <w:rtl/>
          </w:rPr>
          <w:t>اما</w:t>
        </w:r>
      </w:ins>
      <w:ins w:id="35" w:author="Mahmoud" w:date="2017-10-06T16:45:00Z">
        <w:r w:rsidR="001B6602">
          <w:rPr>
            <w:rFonts w:hint="cs"/>
            <w:rtl/>
          </w:rPr>
          <w:t xml:space="preserve"> </w:t>
        </w:r>
      </w:ins>
      <w:ins w:id="36" w:author="Mahmoud" w:date="2017-10-06T16:46:00Z">
        <w:r w:rsidR="001B6602">
          <w:rPr>
            <w:rFonts w:hint="cs"/>
            <w:rtl/>
          </w:rPr>
          <w:t>این تحلیل به دلیل محدودیت های ذاتی که دراثر اجرا نکردن برنامه دارد، دارای  مثبت کاذب بالایی است.</w:t>
        </w:r>
      </w:ins>
      <w:ins w:id="37" w:author="Mahmoud" w:date="2017-10-06T13:18:00Z">
        <w:r w:rsidR="00095CF6">
          <w:rPr>
            <w:rFonts w:hint="cs"/>
            <w:rtl/>
          </w:rPr>
          <w:t xml:space="preserve"> </w:t>
        </w:r>
        <w:r w:rsidR="00095CF6">
          <w:rPr>
            <w:rtl/>
          </w:rPr>
          <w:t>در</w:t>
        </w:r>
      </w:ins>
      <w:ins w:id="38" w:author="Mahmoud" w:date="2017-10-06T16:47:00Z">
        <w:r w:rsidR="001B6602">
          <w:rPr>
            <w:rFonts w:hint="cs"/>
            <w:rtl/>
          </w:rPr>
          <w:t xml:space="preserve"> </w:t>
        </w:r>
      </w:ins>
      <w:ins w:id="39" w:author="Mahmoud" w:date="2017-10-06T13:18:00Z">
        <w:r w:rsidR="00095CF6">
          <w:rPr>
            <w:rtl/>
          </w:rPr>
          <w:t>تحل</w:t>
        </w:r>
        <w:r w:rsidR="00095CF6">
          <w:rPr>
            <w:rFonts w:hint="cs"/>
            <w:rtl/>
          </w:rPr>
          <w:t>ی</w:t>
        </w:r>
        <w:r w:rsidR="00095CF6">
          <w:rPr>
            <w:rFonts w:hint="eastAsia"/>
            <w:rtl/>
          </w:rPr>
          <w:t>ل</w:t>
        </w:r>
        <w:r w:rsidR="00095CF6">
          <w:rPr>
            <w:rtl/>
          </w:rPr>
          <w:t xml:space="preserve"> پو</w:t>
        </w:r>
        <w:r w:rsidR="00095CF6">
          <w:rPr>
            <w:rFonts w:hint="cs"/>
            <w:rtl/>
          </w:rPr>
          <w:t>ی</w:t>
        </w:r>
        <w:r w:rsidR="00095CF6">
          <w:rPr>
            <w:rFonts w:hint="eastAsia"/>
            <w:rtl/>
          </w:rPr>
          <w:t>ا</w:t>
        </w:r>
      </w:ins>
      <w:ins w:id="40" w:author="Mahmoud" w:date="2017-10-06T17:01:00Z">
        <w:r w:rsidR="00AA6281">
          <w:rPr>
            <w:rFonts w:hint="cs"/>
            <w:rtl/>
          </w:rPr>
          <w:t>،</w:t>
        </w:r>
      </w:ins>
      <w:ins w:id="41" w:author="Mahmoud" w:date="2017-10-06T13:18:00Z">
        <w:r w:rsidR="00095CF6">
          <w:rPr>
            <w:rtl/>
          </w:rPr>
          <w:t xml:space="preserve"> برنامه‌ها</w:t>
        </w:r>
        <w:r w:rsidR="00095CF6">
          <w:rPr>
            <w:rFonts w:hint="cs"/>
            <w:rtl/>
          </w:rPr>
          <w:t>ی</w:t>
        </w:r>
        <w:r w:rsidR="00095CF6">
          <w:rPr>
            <w:rtl/>
          </w:rPr>
          <w:t xml:space="preserve"> کاربرد</w:t>
        </w:r>
        <w:r w:rsidR="00095CF6">
          <w:rPr>
            <w:rFonts w:hint="cs"/>
            <w:rtl/>
          </w:rPr>
          <w:t>ی</w:t>
        </w:r>
        <w:r w:rsidR="00095CF6">
          <w:rPr>
            <w:rtl/>
          </w:rPr>
          <w:t xml:space="preserve"> در </w:t>
        </w:r>
        <w:r w:rsidR="00095CF6">
          <w:rPr>
            <w:rFonts w:hint="cs"/>
            <w:rtl/>
          </w:rPr>
          <w:t>ی</w:t>
        </w:r>
        <w:r w:rsidR="00095CF6">
          <w:rPr>
            <w:rFonts w:hint="eastAsia"/>
            <w:rtl/>
          </w:rPr>
          <w:t>ک</w:t>
        </w:r>
        <w:r w:rsidR="00095CF6">
          <w:rPr>
            <w:rtl/>
          </w:rPr>
          <w:t xml:space="preserve"> مح</w:t>
        </w:r>
        <w:r w:rsidR="00095CF6">
          <w:rPr>
            <w:rFonts w:hint="cs"/>
            <w:rtl/>
          </w:rPr>
          <w:t>ی</w:t>
        </w:r>
        <w:r w:rsidR="00095CF6">
          <w:rPr>
            <w:rFonts w:hint="eastAsia"/>
            <w:rtl/>
          </w:rPr>
          <w:t>ط</w:t>
        </w:r>
        <w:r w:rsidR="00095CF6">
          <w:rPr>
            <w:rtl/>
          </w:rPr>
          <w:t xml:space="preserve"> کنترل شده اجرا شده و رفتارشا</w:t>
        </w:r>
        <w:r w:rsidR="00095CF6">
          <w:rPr>
            <w:rFonts w:hint="eastAsia"/>
            <w:rtl/>
          </w:rPr>
          <w:t>ن</w:t>
        </w:r>
        <w:r w:rsidR="00095CF6">
          <w:rPr>
            <w:rtl/>
          </w:rPr>
          <w:t xml:space="preserve"> </w:t>
        </w:r>
        <w:r w:rsidR="00095CF6">
          <w:rPr>
            <w:rFonts w:hint="cs"/>
            <w:rtl/>
          </w:rPr>
          <w:t>مورد ارزیابی قرار می گیرد.</w:t>
        </w:r>
      </w:ins>
      <w:ins w:id="42" w:author="Mahmoud" w:date="2017-10-06T16:47:00Z">
        <w:r w:rsidR="001B6602">
          <w:rPr>
            <w:rFonts w:hint="cs"/>
            <w:rtl/>
          </w:rPr>
          <w:t xml:space="preserve"> تحلیل پویا اگرچه با نقاط ضعف تحلیل ایستا روبه</w:t>
        </w:r>
      </w:ins>
      <w:ins w:id="43" w:author="Mahmoud" w:date="2017-10-06T16:48:00Z">
        <w:r w:rsidR="001B6602">
          <w:rPr>
            <w:rtl/>
          </w:rPr>
          <w:softHyphen/>
        </w:r>
      </w:ins>
      <w:ins w:id="44" w:author="Mahmoud" w:date="2017-10-06T16:47:00Z">
        <w:r w:rsidR="001B6602">
          <w:rPr>
            <w:rFonts w:hint="cs"/>
            <w:rtl/>
          </w:rPr>
          <w:t xml:space="preserve">رو </w:t>
        </w:r>
      </w:ins>
      <w:del w:id="45" w:author="Mahmoud" w:date="2017-10-06T16:47:00Z">
        <w:r w:rsidDel="001B6602">
          <w:rPr>
            <w:rFonts w:hint="cs"/>
            <w:rtl/>
          </w:rPr>
          <w:delText xml:space="preserve"> </w:delText>
        </w:r>
      </w:del>
      <w:ins w:id="46" w:author="Mahmoud" w:date="2017-10-06T16:48:00Z">
        <w:r w:rsidR="001B6602">
          <w:rPr>
            <w:rFonts w:hint="cs"/>
            <w:rtl/>
          </w:rPr>
          <w:t xml:space="preserve"> نیست ولی تنها قادر است در هر بار اجرا یک مسیر اجرایی از برنامه را </w:t>
        </w:r>
      </w:ins>
      <w:ins w:id="47" w:author="Mahmoud" w:date="2017-10-06T16:49:00Z">
        <w:r w:rsidR="00826677">
          <w:rPr>
            <w:rFonts w:hint="cs"/>
            <w:rtl/>
          </w:rPr>
          <w:t xml:space="preserve">مورد ارزیابی قرار دهد. این چالش موجب می شود تا مسیر های اجرایی مختلف برنامه مورد تحلیل قرارنگیرند و یک کاربر بدخواه بتواند دژافزار خود را به عنوان یک برنامه ی کاربردی </w:t>
        </w:r>
      </w:ins>
      <w:ins w:id="48" w:author="Mahmoud" w:date="2017-10-06T16:51:00Z">
        <w:r w:rsidR="00826677">
          <w:rPr>
            <w:rFonts w:hint="cs"/>
            <w:rtl/>
          </w:rPr>
          <w:t>معرفی کند</w:t>
        </w:r>
      </w:ins>
      <w:ins w:id="49" w:author="Mahmoud" w:date="2017-10-06T16:49:00Z">
        <w:r w:rsidR="00826677">
          <w:rPr>
            <w:rFonts w:hint="cs"/>
            <w:rtl/>
          </w:rPr>
          <w:t>.</w:t>
        </w:r>
      </w:ins>
      <w:ins w:id="50" w:author="Mahmoud" w:date="2017-10-06T17:01:00Z">
        <w:r w:rsidR="00AA6281">
          <w:rPr>
            <w:rFonts w:hint="cs"/>
            <w:rtl/>
          </w:rPr>
          <w:t xml:space="preserve"> </w:t>
        </w:r>
      </w:ins>
    </w:p>
    <w:p w14:paraId="36FB8171" w14:textId="39E016E4" w:rsidR="00381F23" w:rsidRDefault="00AA6281" w:rsidP="00BD7962">
      <w:pPr>
        <w:rPr>
          <w:ins w:id="51" w:author="Mahmoud" w:date="2017-10-06T13:09:00Z"/>
          <w:rtl/>
        </w:rPr>
      </w:pPr>
      <w:ins w:id="52" w:author="Mahmoud" w:date="2017-10-06T17:02:00Z">
        <w:r>
          <w:rPr>
            <w:rFonts w:hint="cs"/>
            <w:rtl/>
          </w:rPr>
          <w:t xml:space="preserve">از سویی دیگر </w:t>
        </w:r>
      </w:ins>
      <w:ins w:id="53" w:author="Mahmoud" w:date="2017-10-06T16:51:00Z">
        <w:r w:rsidR="00826677">
          <w:rPr>
            <w:rtl/>
          </w:rPr>
          <w:t>در سال</w:t>
        </w:r>
        <w:r w:rsidR="00826677">
          <w:rPr>
            <w:rFonts w:hint="cs"/>
            <w:rtl/>
          </w:rPr>
          <w:t xml:space="preserve"> های</w:t>
        </w:r>
        <w:r w:rsidR="00826677">
          <w:rPr>
            <w:rtl/>
          </w:rPr>
          <w:t xml:space="preserve"> اخ</w:t>
        </w:r>
        <w:r w:rsidR="00826677">
          <w:rPr>
            <w:rFonts w:hint="cs"/>
            <w:rtl/>
          </w:rPr>
          <w:t>ی</w:t>
        </w:r>
        <w:r w:rsidR="00826677">
          <w:rPr>
            <w:rFonts w:hint="eastAsia"/>
            <w:rtl/>
          </w:rPr>
          <w:t>ر،</w:t>
        </w:r>
      </w:ins>
      <w:ins w:id="54" w:author="Mahmoud" w:date="2017-10-06T16:52:00Z">
        <w:r w:rsidR="00826677">
          <w:rPr>
            <w:rFonts w:hint="cs"/>
            <w:rtl/>
          </w:rPr>
          <w:t xml:space="preserve">روش های جدید آزمون نرم افزار برای تحلیل برنامه ها مورد توجه قرار گرفته است. به عنوان نمونه اجرای پویانمادین که در سال 2005 برای اولین بار در ابزار آزمون </w:t>
        </w:r>
      </w:ins>
      <w:ins w:id="55" w:author="Mahmoud" w:date="2017-10-06T16:53:00Z">
        <w:r w:rsidR="00826677">
          <w:t>DART</w:t>
        </w:r>
        <w:r w:rsidR="00826677">
          <w:rPr>
            <w:rFonts w:hint="cs"/>
            <w:rtl/>
          </w:rPr>
          <w:t xml:space="preserve"> </w:t>
        </w:r>
      </w:ins>
      <w:ins w:id="56" w:author="Mahmoud" w:date="2017-10-06T16:56:00Z">
        <w:r w:rsidR="004F5312">
          <w:t xml:space="preserve"> </w:t>
        </w:r>
        <w:r w:rsidR="004F5312">
          <w:rPr>
            <w:rFonts w:hint="cs"/>
            <w:rtl/>
          </w:rPr>
          <w:t xml:space="preserve">معرفی شد پس از آن </w:t>
        </w:r>
      </w:ins>
      <w:ins w:id="57" w:author="Mahmoud" w:date="2017-10-06T16:57:00Z">
        <w:r w:rsidR="004F5312">
          <w:rPr>
            <w:rFonts w:hint="cs"/>
            <w:rtl/>
          </w:rPr>
          <w:t xml:space="preserve">توجه </w:t>
        </w:r>
      </w:ins>
      <w:ins w:id="58" w:author="Mahmoud" w:date="2017-10-06T16:56:00Z">
        <w:r w:rsidR="004F5312">
          <w:rPr>
            <w:rFonts w:hint="cs"/>
            <w:rtl/>
          </w:rPr>
          <w:t xml:space="preserve">بسیاری را </w:t>
        </w:r>
      </w:ins>
      <w:ins w:id="59" w:author="Mahmoud" w:date="2017-10-06T16:57:00Z">
        <w:r w:rsidR="004F5312">
          <w:rPr>
            <w:rFonts w:hint="cs"/>
            <w:rtl/>
          </w:rPr>
          <w:t xml:space="preserve">به خود جلب کرد. پس از </w:t>
        </w:r>
      </w:ins>
      <w:ins w:id="60" w:author="Mahmoud" w:date="2017-10-06T17:03:00Z">
        <w:r>
          <w:rPr>
            <w:rFonts w:hint="cs"/>
            <w:rtl/>
          </w:rPr>
          <w:t xml:space="preserve">نوآوری علمی ابزار </w:t>
        </w:r>
        <w:r>
          <w:t>DART</w:t>
        </w:r>
        <w:r>
          <w:rPr>
            <w:rFonts w:hint="cs"/>
            <w:rtl/>
          </w:rPr>
          <w:t xml:space="preserve"> </w:t>
        </w:r>
      </w:ins>
      <w:ins w:id="61" w:author="Mahmoud" w:date="2017-10-06T16:57:00Z">
        <w:r w:rsidR="004F5312">
          <w:rPr>
            <w:rFonts w:hint="cs"/>
            <w:rtl/>
          </w:rPr>
          <w:t xml:space="preserve">تحقیقات فراوانی برای استفاده از اجرای پویانمادین </w:t>
        </w:r>
      </w:ins>
      <w:ins w:id="62" w:author="Mahmoud" w:date="2017-10-06T16:59:00Z">
        <w:r>
          <w:rPr>
            <w:rFonts w:hint="cs"/>
            <w:rtl/>
          </w:rPr>
          <w:t xml:space="preserve">و بهبود آن </w:t>
        </w:r>
      </w:ins>
      <w:ins w:id="63" w:author="Mahmoud" w:date="2017-10-06T16:57:00Z">
        <w:r w:rsidR="004F5312">
          <w:rPr>
            <w:rFonts w:hint="cs"/>
            <w:rtl/>
          </w:rPr>
          <w:t>انجام گرفت. این تحقیقات شامل اجرای پویانمادین برای آزمون نرم افزار، کشف آ</w:t>
        </w:r>
      </w:ins>
      <w:ins w:id="64" w:author="Mahmoud" w:date="2017-10-06T16:58:00Z">
        <w:r w:rsidR="004F5312">
          <w:rPr>
            <w:rFonts w:hint="cs"/>
            <w:rtl/>
          </w:rPr>
          <w:t>سیب پذیری، تشخیص نقض حریم خصوصی، تشخیص و تحلیل دژافزار می شد</w:t>
        </w:r>
      </w:ins>
      <w:ins w:id="65" w:author="Mahmoud" w:date="2017-10-06T16:59:00Z">
        <w:r>
          <w:rPr>
            <w:rFonts w:hint="cs"/>
            <w:rtl/>
          </w:rPr>
          <w:t>.</w:t>
        </w:r>
      </w:ins>
      <w:ins w:id="66" w:author="Mahmoud" w:date="2017-10-06T17:03:00Z">
        <w:r>
          <w:rPr>
            <w:rFonts w:hint="cs"/>
            <w:rtl/>
          </w:rPr>
          <w:t xml:space="preserve"> چالش علمی اجرای مسیر های محدود برنامه در تحلیل پویا با استفاده از اجرای پویانمادین قابل حل </w:t>
        </w:r>
      </w:ins>
      <w:ins w:id="67" w:author="Mahmoud" w:date="2017-10-06T17:04:00Z">
        <w:r>
          <w:rPr>
            <w:rFonts w:hint="cs"/>
            <w:rtl/>
          </w:rPr>
          <w:t>است اگرچه استفاده از اجرای پویانمادین خود چالش های علمی جدیدی را موجب می شود.</w:t>
        </w:r>
      </w:ins>
    </w:p>
    <w:p w14:paraId="45C37AEB" w14:textId="77777777" w:rsidR="00AA6281" w:rsidRDefault="00433007">
      <w:pPr>
        <w:rPr>
          <w:ins w:id="68" w:author="Mahmoud" w:date="2017-10-06T17:09:00Z"/>
          <w:rtl/>
        </w:rPr>
        <w:pPrChange w:id="69" w:author="Mahmoud" w:date="2017-10-06T17:09:00Z">
          <w:pPr>
            <w:jc w:val="left"/>
          </w:pPr>
        </w:pPrChange>
      </w:pPr>
      <w:del w:id="70" w:author="Mahmoud" w:date="2017-10-06T13:07:00Z">
        <w:r w:rsidDel="009748A0">
          <w:rPr>
            <w:rFonts w:hint="cs"/>
            <w:rtl/>
          </w:rPr>
          <w:delText>م</w:delText>
        </w:r>
      </w:del>
      <w:ins w:id="71" w:author="Mahmoud" w:date="2017-10-06T13:07:00Z">
        <w:r w:rsidR="009748A0">
          <w:rPr>
            <w:rFonts w:hint="cs"/>
            <w:rtl/>
          </w:rPr>
          <w:t>م</w:t>
        </w:r>
      </w:ins>
      <w:r>
        <w:rPr>
          <w:rFonts w:hint="cs"/>
          <w:rtl/>
        </w:rPr>
        <w:t xml:space="preserve">ا در این گزارش در ابتدا به بررسی اجرای نمادین </w:t>
      </w:r>
      <w:del w:id="72" w:author="Mahmoud" w:date="2017-10-06T17:06:00Z">
        <w:r w:rsidDel="00AA6281">
          <w:rPr>
            <w:rFonts w:hint="cs"/>
            <w:rtl/>
          </w:rPr>
          <w:delText>پرداخته ایم. سپس</w:delText>
        </w:r>
      </w:del>
      <w:ins w:id="73" w:author="Mahmoud" w:date="2017-10-06T17:06:00Z">
        <w:r w:rsidR="00AA6281">
          <w:rPr>
            <w:rFonts w:hint="cs"/>
            <w:rtl/>
          </w:rPr>
          <w:t>و</w:t>
        </w:r>
      </w:ins>
      <w:r>
        <w:rPr>
          <w:rFonts w:hint="cs"/>
          <w:rtl/>
        </w:rPr>
        <w:t xml:space="preserve"> روش های اجرای نمادین سنتی و نوین</w:t>
      </w:r>
      <w:del w:id="74" w:author="Mahmoud" w:date="2017-10-06T17:07:00Z">
        <w:r w:rsidDel="00AA6281">
          <w:rPr>
            <w:rFonts w:hint="cs"/>
            <w:rtl/>
          </w:rPr>
          <w:delText xml:space="preserve"> را مورد بررسی قرار داده ایم.</w:delText>
        </w:r>
      </w:del>
      <w:ins w:id="75" w:author="Mahmoud" w:date="2017-10-06T17:07:00Z">
        <w:r w:rsidR="00AA6281">
          <w:rPr>
            <w:rFonts w:hint="cs"/>
            <w:rtl/>
          </w:rPr>
          <w:t xml:space="preserve"> پرداخته ایم.</w:t>
        </w:r>
        <w:r w:rsidR="00AA6281">
          <w:rPr>
            <w:rtl/>
          </w:rPr>
          <w:br/>
        </w:r>
      </w:ins>
      <w:r>
        <w:rPr>
          <w:rFonts w:hint="cs"/>
          <w:rtl/>
        </w:rPr>
        <w:t xml:space="preserve">در بررسی اجرای نمادین نوین، </w:t>
      </w:r>
      <w:del w:id="76" w:author="Mahmoud" w:date="2017-10-06T12:33:00Z">
        <w:r w:rsidDel="007916DF">
          <w:rPr>
            <w:rFonts w:hint="cs"/>
            <w:rtl/>
          </w:rPr>
          <w:delText xml:space="preserve">روش </w:delText>
        </w:r>
      </w:del>
      <w:ins w:id="77" w:author="Mahmoud" w:date="2017-10-06T12:33:00Z">
        <w:r w:rsidR="007916DF">
          <w:rPr>
            <w:rFonts w:hint="cs"/>
            <w:rtl/>
          </w:rPr>
          <w:t>روش</w:t>
        </w:r>
        <w:r w:rsidR="007916DF">
          <w:softHyphen/>
        </w:r>
      </w:ins>
      <w:r>
        <w:rPr>
          <w:rFonts w:hint="cs"/>
          <w:rtl/>
        </w:rPr>
        <w:t xml:space="preserve">های پویانمادین و </w:t>
      </w:r>
      <w:r>
        <w:t>EGT</w:t>
      </w:r>
      <w:r>
        <w:rPr>
          <w:rFonts w:hint="cs"/>
          <w:rtl/>
        </w:rPr>
        <w:t xml:space="preserve"> را </w:t>
      </w:r>
      <w:del w:id="78" w:author="Mahmoud" w:date="2017-10-06T12:32:00Z">
        <w:r w:rsidDel="007916DF">
          <w:rPr>
            <w:rFonts w:hint="cs"/>
            <w:rtl/>
          </w:rPr>
          <w:delText>بررسی کرده</w:delText>
        </w:r>
      </w:del>
      <w:ins w:id="79" w:author="Mahmoud" w:date="2017-10-06T12:32:00Z">
        <w:r w:rsidR="007916DF">
          <w:rPr>
            <w:rFonts w:hint="cs"/>
            <w:rtl/>
          </w:rPr>
          <w:t>شرح داده</w:t>
        </w:r>
      </w:ins>
      <w:ins w:id="80" w:author="Mahmoud" w:date="2017-10-06T12:59:00Z">
        <w:r w:rsidR="009748A0">
          <w:rPr>
            <w:rFonts w:hint="cs"/>
            <w:rtl/>
          </w:rPr>
          <w:t xml:space="preserve"> و چالش های پیش رو برا</w:t>
        </w:r>
      </w:ins>
      <w:ins w:id="81" w:author="Mahmoud" w:date="2017-10-06T13:00:00Z">
        <w:r w:rsidR="009748A0">
          <w:rPr>
            <w:rFonts w:hint="cs"/>
            <w:rtl/>
          </w:rPr>
          <w:t xml:space="preserve">ی آن ها </w:t>
        </w:r>
      </w:ins>
      <w:ins w:id="82" w:author="Mahmoud" w:date="2017-10-06T17:07:00Z">
        <w:r w:rsidR="00AA6281">
          <w:rPr>
            <w:rFonts w:hint="cs"/>
            <w:rtl/>
          </w:rPr>
          <w:t>را بررسی کرده ایم</w:t>
        </w:r>
      </w:ins>
      <w:del w:id="83" w:author="Mahmoud" w:date="2017-10-06T12:33:00Z">
        <w:r w:rsidDel="007916DF">
          <w:rPr>
            <w:rFonts w:hint="cs"/>
            <w:rtl/>
          </w:rPr>
          <w:delText xml:space="preserve"> </w:delText>
        </w:r>
      </w:del>
      <w:del w:id="84" w:author="Mahmoud" w:date="2017-10-06T17:07:00Z">
        <w:r w:rsidDel="00AA6281">
          <w:rPr>
            <w:rFonts w:hint="cs"/>
            <w:rtl/>
          </w:rPr>
          <w:delText>ایم</w:delText>
        </w:r>
      </w:del>
      <w:r>
        <w:rPr>
          <w:rFonts w:hint="cs"/>
          <w:rtl/>
        </w:rPr>
        <w:t xml:space="preserve">. پس از آن با بررسی </w:t>
      </w:r>
      <w:del w:id="85" w:author="Mahmoud" w:date="2017-10-06T12:54:00Z">
        <w:r w:rsidDel="00C87A04">
          <w:rPr>
            <w:rFonts w:hint="cs"/>
            <w:rtl/>
          </w:rPr>
          <w:delText xml:space="preserve">اجمالی </w:delText>
        </w:r>
      </w:del>
      <w:r>
        <w:rPr>
          <w:rFonts w:hint="cs"/>
          <w:rtl/>
        </w:rPr>
        <w:t xml:space="preserve">ابزارهای پویانمادین </w:t>
      </w:r>
      <w:r w:rsidR="00E8370A">
        <w:rPr>
          <w:rFonts w:hint="cs"/>
          <w:rtl/>
        </w:rPr>
        <w:t>نظیر</w:t>
      </w:r>
      <w:r w:rsidR="00E8370A">
        <w:t xml:space="preserve"> DART,</w:t>
      </w:r>
      <w:del w:id="86" w:author="Mahmoud" w:date="2017-10-06T12:32:00Z">
        <w:r w:rsidR="00E8370A" w:rsidDel="007916DF">
          <w:delText>CUTE</w:delText>
        </w:r>
      </w:del>
      <w:del w:id="87" w:author="Mahmoud" w:date="2017-10-06T13:04:00Z">
        <w:r w:rsidR="00E8370A" w:rsidDel="009748A0">
          <w:delText>,</w:delText>
        </w:r>
      </w:del>
      <w:del w:id="88" w:author="Mahmoud" w:date="2017-10-06T12:32:00Z">
        <w:r w:rsidR="00E8370A" w:rsidDel="007916DF">
          <w:delText>EXE,KLEE</w:delText>
        </w:r>
      </w:del>
      <w:del w:id="89" w:author="Mahmoud" w:date="2017-10-06T13:04:00Z">
        <w:r w:rsidR="00E8370A" w:rsidDel="009748A0">
          <w:rPr>
            <w:rFonts w:hint="cs"/>
            <w:rtl/>
          </w:rPr>
          <w:delText>به</w:delText>
        </w:r>
      </w:del>
      <w:r w:rsidR="00E8370A">
        <w:rPr>
          <w:rFonts w:hint="cs"/>
          <w:rtl/>
        </w:rPr>
        <w:t xml:space="preserve"> </w:t>
      </w:r>
      <w:ins w:id="90" w:author="Mahmoud" w:date="2017-10-06T13:04:00Z">
        <w:r w:rsidR="009748A0">
          <w:t>Mayhem</w:t>
        </w:r>
        <w:r w:rsidR="009748A0">
          <w:rPr>
            <w:rFonts w:hint="cs"/>
            <w:rtl/>
          </w:rPr>
          <w:t xml:space="preserve"> و</w:t>
        </w:r>
        <w:r w:rsidR="009748A0">
          <w:t xml:space="preserve"> Driller</w:t>
        </w:r>
      </w:ins>
      <w:ins w:id="91" w:author="Mahmoud" w:date="2017-10-06T17:05:00Z">
        <w:r w:rsidR="00AA6281">
          <w:rPr>
            <w:rFonts w:hint="cs"/>
            <w:rtl/>
          </w:rPr>
          <w:t xml:space="preserve"> </w:t>
        </w:r>
      </w:ins>
      <w:ins w:id="92" w:author="Mahmoud" w:date="2017-10-06T13:04:00Z">
        <w:r w:rsidR="009748A0">
          <w:rPr>
            <w:rFonts w:hint="cs"/>
            <w:rtl/>
          </w:rPr>
          <w:t xml:space="preserve">به </w:t>
        </w:r>
      </w:ins>
      <w:r w:rsidR="00E8370A">
        <w:rPr>
          <w:rFonts w:hint="cs"/>
          <w:rtl/>
        </w:rPr>
        <w:t>مقایسه این ابزار</w:t>
      </w:r>
      <w:del w:id="93" w:author="Mahmoud" w:date="2017-10-06T12:33:00Z">
        <w:r w:rsidR="00E8370A" w:rsidDel="007916DF">
          <w:rPr>
            <w:rFonts w:hint="cs"/>
            <w:rtl/>
          </w:rPr>
          <w:delText xml:space="preserve"> </w:delText>
        </w:r>
      </w:del>
      <w:r w:rsidR="00E8370A">
        <w:rPr>
          <w:rFonts w:hint="cs"/>
          <w:rtl/>
        </w:rPr>
        <w:t>ها</w:t>
      </w:r>
      <w:ins w:id="94" w:author="Mahmoud" w:date="2017-10-06T12:33:00Z">
        <w:r w:rsidR="007916DF">
          <w:t xml:space="preserve"> </w:t>
        </w:r>
        <w:r w:rsidR="007916DF">
          <w:rPr>
            <w:rFonts w:hint="cs"/>
            <w:rtl/>
          </w:rPr>
          <w:t>و نوآوری های علمی هریک</w:t>
        </w:r>
      </w:ins>
      <w:r w:rsidR="00E8370A">
        <w:rPr>
          <w:rFonts w:hint="cs"/>
          <w:rtl/>
        </w:rPr>
        <w:t xml:space="preserve"> پرداخته ایم. </w:t>
      </w:r>
      <w:del w:id="95" w:author="Mahmoud" w:date="2017-10-06T12:33:00Z">
        <w:r w:rsidR="00E8370A" w:rsidDel="007916DF">
          <w:rPr>
            <w:rFonts w:hint="cs"/>
            <w:rtl/>
          </w:rPr>
          <w:delText xml:space="preserve">سپس </w:delText>
        </w:r>
      </w:del>
      <w:ins w:id="96" w:author="Mahmoud" w:date="2017-10-06T12:33:00Z">
        <w:r w:rsidR="007916DF">
          <w:rPr>
            <w:rFonts w:hint="cs"/>
            <w:rtl/>
          </w:rPr>
          <w:t xml:space="preserve">در ادامه با اشاره به چالش های </w:t>
        </w:r>
      </w:ins>
      <w:ins w:id="97" w:author="Mahmoud" w:date="2017-10-06T12:34:00Z">
        <w:r w:rsidR="007916DF">
          <w:rPr>
            <w:rFonts w:hint="cs"/>
            <w:rtl/>
          </w:rPr>
          <w:t xml:space="preserve">علمی </w:t>
        </w:r>
      </w:ins>
      <w:ins w:id="98" w:author="Mahmoud" w:date="2017-10-06T12:33:00Z">
        <w:r w:rsidR="007916DF">
          <w:rPr>
            <w:rFonts w:hint="cs"/>
            <w:rtl/>
          </w:rPr>
          <w:t>موجود برای تحلیل برنامه های کار</w:t>
        </w:r>
      </w:ins>
      <w:ins w:id="99" w:author="Mahmoud" w:date="2017-10-06T12:34:00Z">
        <w:r w:rsidR="007916DF">
          <w:rPr>
            <w:rFonts w:hint="cs"/>
            <w:rtl/>
          </w:rPr>
          <w:t>ب</w:t>
        </w:r>
      </w:ins>
      <w:ins w:id="100" w:author="Mahmoud" w:date="2017-10-06T12:33:00Z">
        <w:r w:rsidR="007916DF">
          <w:rPr>
            <w:rFonts w:hint="cs"/>
            <w:rtl/>
          </w:rPr>
          <w:t>ردی اندروید</w:t>
        </w:r>
      </w:ins>
      <w:ins w:id="101" w:author="Mahmoud" w:date="2017-10-06T12:34:00Z">
        <w:r w:rsidR="007916DF">
          <w:rPr>
            <w:rFonts w:hint="cs"/>
            <w:rtl/>
          </w:rPr>
          <w:t xml:space="preserve"> در فصلی جداگانه به</w:t>
        </w:r>
      </w:ins>
      <w:ins w:id="102" w:author="Mahmoud" w:date="2017-10-06T12:33:00Z">
        <w:r w:rsidR="007916DF">
          <w:rPr>
            <w:rFonts w:hint="cs"/>
            <w:rtl/>
          </w:rPr>
          <w:t xml:space="preserve"> </w:t>
        </w:r>
      </w:ins>
      <w:r w:rsidR="00E8370A">
        <w:rPr>
          <w:rFonts w:hint="cs"/>
          <w:rtl/>
        </w:rPr>
        <w:t>بررسی</w:t>
      </w:r>
      <w:del w:id="103" w:author="Mahmoud" w:date="2017-10-06T12:34:00Z">
        <w:r w:rsidR="00E8370A" w:rsidDel="007916DF">
          <w:rPr>
            <w:rFonts w:hint="cs"/>
            <w:rtl/>
          </w:rPr>
          <w:delText xml:space="preserve"> اجمالی</w:delText>
        </w:r>
      </w:del>
      <w:r w:rsidR="00E8370A">
        <w:rPr>
          <w:rFonts w:hint="cs"/>
          <w:rtl/>
        </w:rPr>
        <w:t xml:space="preserve"> و مقایسه </w:t>
      </w:r>
      <w:del w:id="104" w:author="Mahmoud" w:date="2017-10-06T12:34:00Z">
        <w:r w:rsidR="00E8370A" w:rsidDel="007916DF">
          <w:rPr>
            <w:rFonts w:hint="cs"/>
            <w:rtl/>
          </w:rPr>
          <w:delText xml:space="preserve">را برای </w:delText>
        </w:r>
      </w:del>
      <w:r w:rsidR="00E8370A">
        <w:rPr>
          <w:rFonts w:hint="cs"/>
          <w:rtl/>
        </w:rPr>
        <w:t>ابزارهای</w:t>
      </w:r>
      <w:ins w:id="105" w:author="Mahmoud" w:date="2017-10-06T12:55:00Z">
        <w:r w:rsidR="00C87A04">
          <w:rPr>
            <w:rFonts w:hint="cs"/>
            <w:rtl/>
          </w:rPr>
          <w:t xml:space="preserve"> </w:t>
        </w:r>
      </w:ins>
      <w:r w:rsidR="00E8370A">
        <w:t xml:space="preserve"> ACTEV</w:t>
      </w:r>
      <w:del w:id="106" w:author="Mahmoud" w:date="2017-10-06T13:05:00Z">
        <w:r w:rsidR="00E8370A" w:rsidDel="009748A0">
          <w:delText>,</w:delText>
        </w:r>
      </w:del>
      <w:ins w:id="107" w:author="Mahmoud" w:date="2017-10-06T13:05:00Z">
        <w:r w:rsidR="009748A0">
          <w:rPr>
            <w:rFonts w:hint="cs"/>
            <w:rtl/>
          </w:rPr>
          <w:t xml:space="preserve">، </w:t>
        </w:r>
      </w:ins>
      <w:r w:rsidR="00E8370A">
        <w:t>Condroid</w:t>
      </w:r>
      <w:del w:id="108" w:author="Mahmoud" w:date="2017-10-06T13:04:00Z">
        <w:r w:rsidR="00E8370A" w:rsidDel="009748A0">
          <w:delText>,</w:delText>
        </w:r>
      </w:del>
      <w:ins w:id="109" w:author="Mahmoud" w:date="2017-10-06T13:04:00Z">
        <w:r w:rsidR="009748A0">
          <w:rPr>
            <w:rFonts w:hint="cs"/>
            <w:rtl/>
          </w:rPr>
          <w:t xml:space="preserve">، </w:t>
        </w:r>
      </w:ins>
      <w:r w:rsidR="00E8370A">
        <w:t>SIG-droid</w:t>
      </w:r>
      <w:ins w:id="110" w:author="Mahmoud" w:date="2017-10-06T12:35:00Z">
        <w:r w:rsidR="007916DF">
          <w:rPr>
            <w:rFonts w:hint="cs"/>
            <w:rtl/>
          </w:rPr>
          <w:t xml:space="preserve">و </w:t>
        </w:r>
        <w:r w:rsidR="007916DF">
          <w:t>AppIntent</w:t>
        </w:r>
      </w:ins>
      <w:ins w:id="111" w:author="Mahmoud" w:date="2017-10-06T12:55:00Z">
        <w:r w:rsidR="00C87A04">
          <w:rPr>
            <w:rFonts w:hint="cs"/>
            <w:rtl/>
          </w:rPr>
          <w:t xml:space="preserve"> </w:t>
        </w:r>
      </w:ins>
      <w:r w:rsidR="00E8370A">
        <w:rPr>
          <w:rFonts w:hint="cs"/>
          <w:rtl/>
        </w:rPr>
        <w:t>که</w:t>
      </w:r>
      <w:del w:id="112" w:author="Mahmoud" w:date="2017-10-06T12:55:00Z">
        <w:r w:rsidR="00E8370A" w:rsidDel="00C87A04">
          <w:rPr>
            <w:rFonts w:hint="cs"/>
            <w:rtl/>
          </w:rPr>
          <w:delText xml:space="preserve"> از</w:delText>
        </w:r>
      </w:del>
      <w:r w:rsidR="00E8370A">
        <w:rPr>
          <w:rFonts w:hint="cs"/>
          <w:rtl/>
        </w:rPr>
        <w:t xml:space="preserve"> اجرای پویانمادین </w:t>
      </w:r>
      <w:ins w:id="113" w:author="Mahmoud" w:date="2017-10-06T12:55:00Z">
        <w:r w:rsidR="00C87A04">
          <w:rPr>
            <w:rFonts w:hint="cs"/>
            <w:rtl/>
          </w:rPr>
          <w:t xml:space="preserve">را </w:t>
        </w:r>
      </w:ins>
      <w:r w:rsidR="00E8370A">
        <w:rPr>
          <w:rFonts w:hint="cs"/>
          <w:rtl/>
        </w:rPr>
        <w:t>برای پلتفرم اندروید</w:t>
      </w:r>
      <w:ins w:id="114" w:author="Mahmoud" w:date="2017-10-06T12:55:00Z">
        <w:r w:rsidR="00C87A04">
          <w:rPr>
            <w:rFonts w:hint="cs"/>
            <w:rtl/>
          </w:rPr>
          <w:t xml:space="preserve"> پیاده سازی کرده اند پرداخته ایم.</w:t>
        </w:r>
      </w:ins>
      <w:ins w:id="115" w:author="Mahmoud" w:date="2017-10-06T13:02:00Z">
        <w:r w:rsidR="009748A0">
          <w:rPr>
            <w:rFonts w:hint="cs"/>
            <w:rtl/>
          </w:rPr>
          <w:t xml:space="preserve"> </w:t>
        </w:r>
      </w:ins>
      <w:del w:id="116" w:author="Mahmoud" w:date="2017-10-06T12:55:00Z">
        <w:r w:rsidR="00E8370A" w:rsidDel="00C87A04">
          <w:rPr>
            <w:rFonts w:hint="cs"/>
            <w:rtl/>
          </w:rPr>
          <w:delText xml:space="preserve"> بهره برده اند، انجام می دهیم. </w:delText>
        </w:r>
      </w:del>
      <w:r w:rsidR="00E8370A">
        <w:rPr>
          <w:rFonts w:hint="cs"/>
          <w:rtl/>
        </w:rPr>
        <w:t xml:space="preserve">در فصل </w:t>
      </w:r>
      <w:del w:id="117" w:author="Mahmoud" w:date="2017-10-06T12:56:00Z">
        <w:r w:rsidR="00E8370A" w:rsidDel="00C87A04">
          <w:rPr>
            <w:rFonts w:hint="cs"/>
            <w:rtl/>
          </w:rPr>
          <w:delText xml:space="preserve">سوم </w:delText>
        </w:r>
      </w:del>
      <w:ins w:id="118" w:author="Mahmoud" w:date="2017-10-06T12:56:00Z">
        <w:r w:rsidR="00C87A04">
          <w:rPr>
            <w:rFonts w:hint="cs"/>
            <w:rtl/>
          </w:rPr>
          <w:t xml:space="preserve">پنجم </w:t>
        </w:r>
      </w:ins>
      <w:r w:rsidR="00E8370A">
        <w:rPr>
          <w:rFonts w:hint="cs"/>
          <w:rtl/>
        </w:rPr>
        <w:t xml:space="preserve">به بررسی </w:t>
      </w:r>
      <w:ins w:id="119" w:author="Mahmoud" w:date="2017-10-06T12:58:00Z">
        <w:r w:rsidR="009748A0">
          <w:rPr>
            <w:rFonts w:hint="cs"/>
            <w:rtl/>
          </w:rPr>
          <w:t xml:space="preserve">روش های تشخیص </w:t>
        </w:r>
      </w:ins>
      <w:r w:rsidR="00E8370A">
        <w:rPr>
          <w:rFonts w:hint="cs"/>
          <w:rtl/>
        </w:rPr>
        <w:t>دژافزار</w:t>
      </w:r>
      <w:del w:id="120" w:author="Mahmoud" w:date="2017-10-06T12:58:00Z">
        <w:r w:rsidR="00E8370A" w:rsidDel="009748A0">
          <w:rPr>
            <w:rFonts w:hint="cs"/>
            <w:rtl/>
          </w:rPr>
          <w:delText xml:space="preserve"> ها</w:delText>
        </w:r>
      </w:del>
      <w:r w:rsidR="00E8370A">
        <w:rPr>
          <w:rFonts w:hint="cs"/>
          <w:rtl/>
        </w:rPr>
        <w:t xml:space="preserve"> با تمرکز بر دژافزار های اندرویدی</w:t>
      </w:r>
      <w:ins w:id="121" w:author="Mahmoud" w:date="2017-10-06T17:08:00Z">
        <w:r w:rsidR="00AA6281">
          <w:rPr>
            <w:rFonts w:hint="cs"/>
            <w:rtl/>
          </w:rPr>
          <w:t xml:space="preserve"> </w:t>
        </w:r>
      </w:ins>
      <w:del w:id="122" w:author="Mahmoud" w:date="2017-10-06T17:08:00Z">
        <w:r w:rsidR="00E8370A" w:rsidDel="00AA6281">
          <w:rPr>
            <w:rFonts w:hint="cs"/>
            <w:rtl/>
          </w:rPr>
          <w:delText xml:space="preserve"> </w:delText>
        </w:r>
      </w:del>
      <w:del w:id="123" w:author="Mahmoud" w:date="2017-10-06T13:02:00Z">
        <w:r w:rsidR="00E8370A" w:rsidDel="009748A0">
          <w:rPr>
            <w:rFonts w:hint="cs"/>
            <w:rtl/>
          </w:rPr>
          <w:delText>می پردازیم</w:delText>
        </w:r>
      </w:del>
      <w:del w:id="124" w:author="Mahmoud" w:date="2017-10-06T17:08:00Z">
        <w:r w:rsidR="00E8370A" w:rsidDel="00AA6281">
          <w:rPr>
            <w:rFonts w:hint="cs"/>
            <w:rtl/>
          </w:rPr>
          <w:delText>.</w:delText>
        </w:r>
      </w:del>
      <w:ins w:id="125" w:author="Mahmoud" w:date="2017-10-06T17:08:00Z">
        <w:r w:rsidR="00AA6281">
          <w:rPr>
            <w:rFonts w:hint="cs"/>
            <w:rtl/>
          </w:rPr>
          <w:t>و</w:t>
        </w:r>
      </w:ins>
      <w:ins w:id="126" w:author="Mahmoud" w:date="2017-10-06T13:02:00Z">
        <w:r w:rsidR="009748A0">
          <w:rPr>
            <w:rFonts w:hint="cs"/>
            <w:rtl/>
          </w:rPr>
          <w:t xml:space="preserve"> </w:t>
        </w:r>
      </w:ins>
      <w:del w:id="127" w:author="Mahmoud" w:date="2017-10-06T13:02:00Z">
        <w:r w:rsidR="00E8370A" w:rsidDel="009748A0">
          <w:rPr>
            <w:rFonts w:hint="cs"/>
            <w:rtl/>
          </w:rPr>
          <w:delText xml:space="preserve"> در فصل چهارم روش های تشخیص دژافزار</w:delText>
        </w:r>
        <w:r w:rsidR="00E8370A" w:rsidDel="009748A0">
          <w:delText xml:space="preserve"> </w:delText>
        </w:r>
        <w:r w:rsidR="00E8370A" w:rsidDel="009748A0">
          <w:rPr>
            <w:rFonts w:hint="cs"/>
            <w:rtl/>
          </w:rPr>
          <w:delText>را بررسی می کنیم. د</w:delText>
        </w:r>
      </w:del>
      <w:ins w:id="128" w:author="Mahmoud" w:date="2017-10-06T13:02:00Z">
        <w:r w:rsidR="009748A0">
          <w:rPr>
            <w:rFonts w:hint="cs"/>
            <w:rtl/>
          </w:rPr>
          <w:t>د</w:t>
        </w:r>
      </w:ins>
      <w:r w:rsidR="00E8370A">
        <w:rPr>
          <w:rFonts w:hint="cs"/>
          <w:rtl/>
        </w:rPr>
        <w:t xml:space="preserve">ر فصل </w:t>
      </w:r>
      <w:ins w:id="129" w:author="Mahmoud" w:date="2017-10-06T13:02:00Z">
        <w:r w:rsidR="009748A0">
          <w:rPr>
            <w:rFonts w:hint="cs"/>
            <w:rtl/>
          </w:rPr>
          <w:t>شش</w:t>
        </w:r>
      </w:ins>
      <w:del w:id="130" w:author="Mahmoud" w:date="2017-10-06T13:02:00Z">
        <w:r w:rsidR="00E8370A" w:rsidDel="009748A0">
          <w:rPr>
            <w:rFonts w:hint="cs"/>
            <w:rtl/>
          </w:rPr>
          <w:delText>پنج</w:delText>
        </w:r>
      </w:del>
      <w:r w:rsidR="00E8370A">
        <w:rPr>
          <w:rFonts w:hint="cs"/>
          <w:rtl/>
        </w:rPr>
        <w:t>م به بررسی ابزار های پیشین</w:t>
      </w:r>
      <w:ins w:id="131" w:author="Mahmoud" w:date="2017-10-06T17:08:00Z">
        <w:r w:rsidR="00AA6281">
          <w:rPr>
            <w:rFonts w:hint="cs"/>
            <w:rtl/>
          </w:rPr>
          <w:t xml:space="preserve">ی </w:t>
        </w:r>
      </w:ins>
      <w:del w:id="132" w:author="Mahmoud" w:date="2017-10-06T17:08:00Z">
        <w:r w:rsidR="00E8370A" w:rsidDel="00AA6281">
          <w:rPr>
            <w:rFonts w:hint="cs"/>
            <w:rtl/>
          </w:rPr>
          <w:delText xml:space="preserve"> </w:delText>
        </w:r>
      </w:del>
      <w:r w:rsidR="00E8370A">
        <w:rPr>
          <w:rFonts w:hint="cs"/>
          <w:rtl/>
        </w:rPr>
        <w:t xml:space="preserve">که از اجرای پویانمادین برای تشخیص یا تحلیل </w:t>
      </w:r>
      <w:r w:rsidR="00525B5B">
        <w:rPr>
          <w:rFonts w:hint="cs"/>
          <w:rtl/>
        </w:rPr>
        <w:t>دژ</w:t>
      </w:r>
      <w:r w:rsidR="00E8370A">
        <w:rPr>
          <w:rFonts w:hint="cs"/>
          <w:rtl/>
        </w:rPr>
        <w:t>افزار بهره برده اند</w:t>
      </w:r>
      <w:del w:id="133" w:author="Mahmoud" w:date="2017-10-06T17:09:00Z">
        <w:r w:rsidR="00525B5B" w:rsidDel="00AA6281">
          <w:rPr>
            <w:rFonts w:hint="cs"/>
            <w:rtl/>
          </w:rPr>
          <w:delText xml:space="preserve"> می پردازیم</w:delText>
        </w:r>
      </w:del>
      <w:ins w:id="134" w:author="Mahmoud" w:date="2017-10-06T17:09:00Z">
        <w:r w:rsidR="00AA6281">
          <w:rPr>
            <w:rFonts w:hint="cs"/>
            <w:rtl/>
          </w:rPr>
          <w:t>پرداخته ایم</w:t>
        </w:r>
      </w:ins>
      <w:r w:rsidR="00525B5B">
        <w:rPr>
          <w:rFonts w:hint="cs"/>
          <w:rtl/>
        </w:rPr>
        <w:t>.</w:t>
      </w:r>
    </w:p>
    <w:p w14:paraId="011C5F92" w14:textId="095D3C44" w:rsidR="00433007" w:rsidRDefault="00525B5B">
      <w:pPr>
        <w:rPr>
          <w:ins w:id="135" w:author="Mahmoud" w:date="2017-10-06T12:56:00Z"/>
          <w:rtl/>
        </w:rPr>
        <w:pPrChange w:id="136" w:author="Mahmoud" w:date="2017-10-06T17:09:00Z">
          <w:pPr>
            <w:jc w:val="left"/>
          </w:pPr>
        </w:pPrChange>
      </w:pPr>
      <w:r>
        <w:rPr>
          <w:rFonts w:hint="cs"/>
          <w:rtl/>
        </w:rPr>
        <w:lastRenderedPageBreak/>
        <w:t xml:space="preserve"> در فصل </w:t>
      </w:r>
      <w:del w:id="137" w:author="Mahmoud" w:date="2017-10-06T13:03:00Z">
        <w:r w:rsidDel="009748A0">
          <w:rPr>
            <w:rFonts w:hint="cs"/>
            <w:rtl/>
          </w:rPr>
          <w:delText xml:space="preserve">ششم </w:delText>
        </w:r>
      </w:del>
      <w:ins w:id="138" w:author="Mahmoud" w:date="2017-10-06T13:03:00Z">
        <w:r w:rsidR="009748A0">
          <w:rPr>
            <w:rFonts w:hint="cs"/>
            <w:rtl/>
          </w:rPr>
          <w:t xml:space="preserve">هفتم </w:t>
        </w:r>
      </w:ins>
      <w:r>
        <w:rPr>
          <w:rFonts w:hint="cs"/>
          <w:rtl/>
        </w:rPr>
        <w:t>مباحث مطرح شده را جمع بندی</w:t>
      </w:r>
      <w:ins w:id="139" w:author="Mahmoud" w:date="2017-10-06T13:03:00Z">
        <w:r w:rsidR="009748A0">
          <w:rPr>
            <w:rFonts w:hint="cs"/>
            <w:rtl/>
          </w:rPr>
          <w:t xml:space="preserve"> </w:t>
        </w:r>
      </w:ins>
      <w:del w:id="140" w:author="Mahmoud" w:date="2017-10-06T13:03:00Z">
        <w:r w:rsidDel="009748A0">
          <w:rPr>
            <w:rFonts w:hint="cs"/>
            <w:rtl/>
          </w:rPr>
          <w:delText xml:space="preserve"> کرده ایم </w:delText>
        </w:r>
      </w:del>
      <w:ins w:id="141" w:author="Mahmoud" w:date="2017-10-06T13:03:00Z">
        <w:r w:rsidR="009748A0">
          <w:rPr>
            <w:rFonts w:hint="cs"/>
            <w:rtl/>
          </w:rPr>
          <w:t xml:space="preserve">نموده </w:t>
        </w:r>
      </w:ins>
      <w:r>
        <w:rPr>
          <w:rFonts w:hint="cs"/>
          <w:rtl/>
        </w:rPr>
        <w:t>و با بیان پروژه</w:t>
      </w:r>
      <w:ins w:id="142" w:author="Mahmoud" w:date="2017-10-06T13:03:00Z">
        <w:r w:rsidR="009748A0">
          <w:rPr>
            <w:rtl/>
          </w:rPr>
          <w:softHyphen/>
        </w:r>
      </w:ins>
      <w:del w:id="143" w:author="Mahmoud" w:date="2017-10-06T13:03:00Z">
        <w:r w:rsidDel="009748A0">
          <w:rPr>
            <w:rFonts w:hint="cs"/>
            <w:rtl/>
          </w:rPr>
          <w:delText xml:space="preserve"> </w:delText>
        </w:r>
      </w:del>
      <w:r>
        <w:rPr>
          <w:rFonts w:hint="cs"/>
          <w:rtl/>
        </w:rPr>
        <w:t xml:space="preserve">ی کارشناسی ارشد به راهکارهای پیش رو برای حل </w:t>
      </w:r>
      <w:del w:id="144" w:author="Mahmoud" w:date="2017-10-06T17:09:00Z">
        <w:r w:rsidDel="00F65A2C">
          <w:rPr>
            <w:rFonts w:hint="cs"/>
            <w:rtl/>
          </w:rPr>
          <w:delText xml:space="preserve">این </w:delText>
        </w:r>
      </w:del>
      <w:r>
        <w:rPr>
          <w:rFonts w:hint="cs"/>
          <w:rtl/>
        </w:rPr>
        <w:t>مساله</w:t>
      </w:r>
      <w:ins w:id="145" w:author="Mahmoud" w:date="2017-10-06T13:03:00Z">
        <w:r w:rsidR="009748A0">
          <w:rPr>
            <w:rtl/>
          </w:rPr>
          <w:softHyphen/>
        </w:r>
        <w:r w:rsidR="009748A0">
          <w:rPr>
            <w:rFonts w:hint="cs"/>
            <w:rtl/>
          </w:rPr>
          <w:t>ی</w:t>
        </w:r>
      </w:ins>
      <w:r>
        <w:rPr>
          <w:rFonts w:hint="cs"/>
          <w:rtl/>
        </w:rPr>
        <w:t xml:space="preserve"> باز </w:t>
      </w:r>
      <w:ins w:id="146" w:author="Mahmoud" w:date="2017-10-06T17:09:00Z">
        <w:r w:rsidR="00F65A2C">
          <w:rPr>
            <w:rFonts w:hint="cs"/>
            <w:rtl/>
          </w:rPr>
          <w:t xml:space="preserve">مطرح شده </w:t>
        </w:r>
      </w:ins>
      <w:r>
        <w:rPr>
          <w:rFonts w:hint="cs"/>
          <w:rtl/>
        </w:rPr>
        <w:t>پرداخته ایم.</w:t>
      </w:r>
    </w:p>
    <w:p w14:paraId="54A2F378" w14:textId="05084CF7" w:rsidR="00C87A04" w:rsidDel="009E501E" w:rsidRDefault="009748A0" w:rsidP="00F61A11">
      <w:pPr>
        <w:jc w:val="center"/>
        <w:rPr>
          <w:del w:id="147" w:author="Mahmoud" w:date="2017-10-06T13:15:00Z"/>
          <w:rtl/>
        </w:rPr>
      </w:pPr>
      <w:ins w:id="148" w:author="Mahmoud" w:date="2017-10-06T13:05:00Z">
        <w:r>
          <w:rPr>
            <w:rFonts w:hint="cs"/>
            <w:rtl/>
          </w:rPr>
          <w:t xml:space="preserve">واژه های کلیدی: </w:t>
        </w:r>
      </w:ins>
      <w:ins w:id="149" w:author="Mahmoud" w:date="2017-10-06T13:06:00Z">
        <w:r>
          <w:rPr>
            <w:rFonts w:hint="cs"/>
            <w:rtl/>
          </w:rPr>
          <w:t xml:space="preserve">اجرای نمادین، </w:t>
        </w:r>
      </w:ins>
      <w:ins w:id="150" w:author="Mahmoud" w:date="2017-10-06T13:05:00Z">
        <w:r>
          <w:rPr>
            <w:rFonts w:hint="cs"/>
            <w:rtl/>
          </w:rPr>
          <w:t>اجرای پویانمادین، تشخیص دزافزار،</w:t>
        </w:r>
      </w:ins>
      <w:ins w:id="151" w:author="Mahmoud" w:date="2017-10-06T13:06:00Z">
        <w:r>
          <w:rPr>
            <w:rFonts w:hint="cs"/>
            <w:rtl/>
          </w:rPr>
          <w:t xml:space="preserve"> دژافزار های اندرویدی</w:t>
        </w:r>
      </w:ins>
      <w:ins w:id="152" w:author="Mahmoud" w:date="2017-10-06T13:05:00Z">
        <w:r>
          <w:rPr>
            <w:rFonts w:hint="cs"/>
            <w:rtl/>
          </w:rPr>
          <w:t xml:space="preserve"> </w:t>
        </w:r>
      </w:ins>
      <w:ins w:id="153" w:author="Mahmoud" w:date="2017-10-06T16:06:00Z">
        <w:r w:rsidR="00276660">
          <w:rPr>
            <w:rFonts w:hint="cs"/>
            <w:rtl/>
          </w:rPr>
          <w:t xml:space="preserve"> </w:t>
        </w:r>
      </w:ins>
    </w:p>
    <w:p w14:paraId="2C7FE2CF" w14:textId="77777777" w:rsidR="009E501E" w:rsidRDefault="009E501E" w:rsidP="009E501E">
      <w:pPr>
        <w:jc w:val="left"/>
        <w:rPr>
          <w:ins w:id="154" w:author="Mahmoud" w:date="2017-10-06T15:10:00Z"/>
          <w:rtl/>
        </w:rPr>
        <w:sectPr w:rsidR="009E501E" w:rsidSect="00865D1E">
          <w:headerReference w:type="first" r:id="rId13"/>
          <w:footerReference w:type="first" r:id="rId14"/>
          <w:footnotePr>
            <w:numRestart w:val="eachPage"/>
          </w:footnotePr>
          <w:pgSz w:w="12240" w:h="15840"/>
          <w:pgMar w:top="1440" w:right="1440" w:bottom="1440" w:left="1440" w:header="720" w:footer="720" w:gutter="0"/>
          <w:cols w:space="720"/>
          <w:docGrid w:linePitch="360"/>
        </w:sectPr>
      </w:pPr>
    </w:p>
    <w:p w14:paraId="6EE7E44E" w14:textId="77777777" w:rsidR="009E501E" w:rsidRPr="00573569" w:rsidRDefault="009E501E" w:rsidP="003B7B15">
      <w:pPr>
        <w:jc w:val="center"/>
        <w:rPr>
          <w:ins w:id="159" w:author="Mahmoud" w:date="2017-10-06T15:09:00Z"/>
          <w:rtl/>
        </w:rPr>
      </w:pPr>
      <w:ins w:id="160" w:author="Mahmoud" w:date="2017-10-06T15:09:00Z">
        <w:r w:rsidRPr="00573569">
          <w:rPr>
            <w:rFonts w:hint="cs"/>
            <w:rtl/>
          </w:rPr>
          <w:lastRenderedPageBreak/>
          <w:t>فهرست مطالب</w:t>
        </w:r>
      </w:ins>
    </w:p>
    <w:customXmlInsRangeStart w:id="161" w:author="Mahmoud" w:date="2017-10-06T15:09:00Z"/>
    <w:sdt>
      <w:sdtPr>
        <w:rPr>
          <w:rFonts w:ascii="Times New Roman" w:eastAsiaTheme="minorHAnsi" w:hAnsi="Times New Roman" w:cs="B Nazanin"/>
          <w:b w:val="0"/>
          <w:bCs w:val="0"/>
          <w:color w:val="auto"/>
          <w:sz w:val="26"/>
          <w:rtl/>
          <w:lang w:eastAsia="en-US" w:bidi="fa-IR"/>
        </w:rPr>
        <w:id w:val="-709493627"/>
        <w:docPartObj>
          <w:docPartGallery w:val="Table of Contents"/>
          <w:docPartUnique/>
        </w:docPartObj>
      </w:sdtPr>
      <w:sdtEndPr>
        <w:rPr>
          <w:noProof/>
        </w:rPr>
      </w:sdtEndPr>
      <w:sdtContent>
        <w:customXmlInsRangeEnd w:id="161"/>
        <w:p w14:paraId="512E6777" w14:textId="58DDADC8" w:rsidR="009E501E" w:rsidRDefault="009E501E" w:rsidP="00A41950">
          <w:pPr>
            <w:pStyle w:val="TOCHeading"/>
            <w:bidi/>
            <w:rPr>
              <w:ins w:id="162" w:author="Mahmoud" w:date="2017-10-06T15:09:00Z"/>
            </w:rPr>
          </w:pPr>
        </w:p>
        <w:p w14:paraId="1199B9BC" w14:textId="77777777" w:rsidR="008B55F5" w:rsidRDefault="009E501E">
          <w:pPr>
            <w:pStyle w:val="TOC1"/>
            <w:tabs>
              <w:tab w:val="right" w:leader="dot" w:pos="9350"/>
            </w:tabs>
            <w:rPr>
              <w:ins w:id="163" w:author="Windows User" w:date="2017-10-14T03:27:00Z"/>
              <w:rFonts w:asciiTheme="minorHAnsi" w:eastAsiaTheme="minorEastAsia" w:hAnsiTheme="minorHAnsi" w:cstheme="minorBidi"/>
              <w:noProof/>
              <w:sz w:val="22"/>
              <w:szCs w:val="22"/>
              <w:lang w:bidi="ar-SA"/>
            </w:rPr>
            <w:pPrChange w:id="164" w:author="Windows User" w:date="2017-10-14T03:28:00Z">
              <w:pPr>
                <w:pStyle w:val="TOC1"/>
                <w:tabs>
                  <w:tab w:val="right" w:leader="dot" w:pos="9350"/>
                </w:tabs>
                <w:bidi w:val="0"/>
              </w:pPr>
            </w:pPrChange>
          </w:pPr>
          <w:ins w:id="165" w:author="Mahmoud" w:date="2017-10-06T15:09:00Z">
            <w:r>
              <w:fldChar w:fldCharType="begin"/>
            </w:r>
            <w:r>
              <w:instrText xml:space="preserve"> TOC \o "1-3" \h \z \u </w:instrText>
            </w:r>
            <w:r>
              <w:fldChar w:fldCharType="separate"/>
            </w:r>
          </w:ins>
          <w:ins w:id="166" w:author="Windows User" w:date="2017-10-14T03:27:00Z">
            <w:r w:rsidR="008B55F5" w:rsidRPr="00692C24">
              <w:rPr>
                <w:rStyle w:val="Hyperlink"/>
                <w:noProof/>
              </w:rPr>
              <w:fldChar w:fldCharType="begin"/>
            </w:r>
            <w:r w:rsidR="008B55F5" w:rsidRPr="00692C24">
              <w:rPr>
                <w:rStyle w:val="Hyperlink"/>
                <w:noProof/>
              </w:rPr>
              <w:instrText xml:space="preserve"> </w:instrText>
            </w:r>
            <w:r w:rsidR="008B55F5">
              <w:rPr>
                <w:noProof/>
              </w:rPr>
              <w:instrText>HYPERLINK \l "_Toc495715006"</w:instrText>
            </w:r>
            <w:r w:rsidR="008B55F5" w:rsidRPr="00692C24">
              <w:rPr>
                <w:rStyle w:val="Hyperlink"/>
                <w:noProof/>
              </w:rPr>
              <w:instrText xml:space="preserve"> </w:instrText>
            </w:r>
            <w:r w:rsidR="008B55F5" w:rsidRPr="00692C24">
              <w:rPr>
                <w:rStyle w:val="Hyperlink"/>
                <w:noProof/>
              </w:rPr>
              <w:fldChar w:fldCharType="separate"/>
            </w:r>
            <w:r w:rsidR="008B55F5" w:rsidRPr="00692C24">
              <w:rPr>
                <w:rStyle w:val="Hyperlink"/>
                <w:noProof/>
                <w:rtl/>
              </w:rPr>
              <w:t>فصل اول:مقدمه</w:t>
            </w:r>
            <w:r w:rsidR="008B55F5">
              <w:rPr>
                <w:noProof/>
                <w:webHidden/>
              </w:rPr>
              <w:tab/>
            </w:r>
            <w:r w:rsidR="008B55F5">
              <w:rPr>
                <w:noProof/>
                <w:webHidden/>
              </w:rPr>
              <w:fldChar w:fldCharType="begin"/>
            </w:r>
            <w:r w:rsidR="008B55F5">
              <w:rPr>
                <w:noProof/>
                <w:webHidden/>
              </w:rPr>
              <w:instrText xml:space="preserve"> PAGEREF _Toc495715006 \h </w:instrText>
            </w:r>
          </w:ins>
          <w:r w:rsidR="008B55F5">
            <w:rPr>
              <w:noProof/>
              <w:webHidden/>
            </w:rPr>
          </w:r>
          <w:r w:rsidR="008B55F5">
            <w:rPr>
              <w:noProof/>
              <w:webHidden/>
            </w:rPr>
            <w:fldChar w:fldCharType="separate"/>
          </w:r>
          <w:ins w:id="167" w:author="Windows User" w:date="2017-10-14T03:40:00Z">
            <w:r w:rsidR="000D5978">
              <w:rPr>
                <w:noProof/>
                <w:webHidden/>
                <w:rtl/>
              </w:rPr>
              <w:t>10</w:t>
            </w:r>
          </w:ins>
          <w:ins w:id="168" w:author="Windows User" w:date="2017-10-14T03:27:00Z">
            <w:r w:rsidR="008B55F5">
              <w:rPr>
                <w:noProof/>
                <w:webHidden/>
              </w:rPr>
              <w:fldChar w:fldCharType="end"/>
            </w:r>
            <w:r w:rsidR="008B55F5" w:rsidRPr="00692C24">
              <w:rPr>
                <w:rStyle w:val="Hyperlink"/>
                <w:noProof/>
              </w:rPr>
              <w:fldChar w:fldCharType="end"/>
            </w:r>
          </w:ins>
        </w:p>
        <w:p w14:paraId="5177117A" w14:textId="77777777" w:rsidR="008B55F5" w:rsidRDefault="008B55F5">
          <w:pPr>
            <w:pStyle w:val="TOC2"/>
            <w:tabs>
              <w:tab w:val="right" w:leader="dot" w:pos="9350"/>
            </w:tabs>
            <w:rPr>
              <w:ins w:id="169" w:author="Windows User" w:date="2017-10-14T03:27:00Z"/>
              <w:rFonts w:asciiTheme="minorHAnsi" w:eastAsiaTheme="minorEastAsia" w:hAnsiTheme="minorHAnsi" w:cstheme="minorBidi"/>
              <w:noProof/>
              <w:sz w:val="22"/>
              <w:szCs w:val="22"/>
              <w:lang w:bidi="ar-SA"/>
            </w:rPr>
            <w:pPrChange w:id="170" w:author="Windows User" w:date="2017-10-14T03:28:00Z">
              <w:pPr>
                <w:pStyle w:val="TOC2"/>
                <w:tabs>
                  <w:tab w:val="right" w:leader="dot" w:pos="9350"/>
                </w:tabs>
                <w:bidi w:val="0"/>
              </w:pPr>
            </w:pPrChange>
          </w:pPr>
          <w:ins w:id="17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"_Toc495715007"</w:instrText>
            </w:r>
            <w:r w:rsidRPr="00692C24">
              <w:rPr>
                <w:rStyle w:val="Hyperlink"/>
                <w:noProof/>
              </w:rPr>
              <w:instrText xml:space="preserve"> </w:instrText>
            </w:r>
            <w:r w:rsidRPr="00692C24">
              <w:rPr>
                <w:rStyle w:val="Hyperlink"/>
                <w:noProof/>
              </w:rPr>
              <w:fldChar w:fldCharType="separate"/>
            </w:r>
            <w:r w:rsidRPr="00692C24">
              <w:rPr>
                <w:rStyle w:val="Hyperlink"/>
                <w:noProof/>
                <w:rtl/>
              </w:rPr>
              <w:t>1-1-پ</w:t>
            </w:r>
            <w:r w:rsidRPr="00692C24">
              <w:rPr>
                <w:rStyle w:val="Hyperlink"/>
                <w:rFonts w:hint="cs"/>
                <w:noProof/>
                <w:rtl/>
              </w:rPr>
              <w:t>ی</w:t>
            </w:r>
            <w:r w:rsidRPr="00692C24">
              <w:rPr>
                <w:rStyle w:val="Hyperlink"/>
                <w:rFonts w:hint="eastAsia"/>
                <w:noProof/>
                <w:rtl/>
              </w:rPr>
              <w:t>ش</w:t>
            </w:r>
            <w:r w:rsidRPr="00692C24">
              <w:rPr>
                <w:rStyle w:val="Hyperlink"/>
                <w:rFonts w:hint="cs"/>
                <w:noProof/>
                <w:rtl/>
              </w:rPr>
              <w:t>ی</w:t>
            </w:r>
            <w:r w:rsidRPr="00692C24">
              <w:rPr>
                <w:rStyle w:val="Hyperlink"/>
                <w:rFonts w:hint="eastAsia"/>
                <w:noProof/>
                <w:rtl/>
              </w:rPr>
              <w:t>نه</w:t>
            </w:r>
            <w:r w:rsidRPr="00692C24">
              <w:rPr>
                <w:rStyle w:val="Hyperlink"/>
                <w:noProof/>
                <w:rtl/>
              </w:rPr>
              <w:t xml:space="preserve"> موضوع</w:t>
            </w:r>
            <w:r>
              <w:rPr>
                <w:noProof/>
                <w:webHidden/>
              </w:rPr>
              <w:tab/>
            </w:r>
            <w:r>
              <w:rPr>
                <w:noProof/>
                <w:webHidden/>
              </w:rPr>
              <w:fldChar w:fldCharType="begin"/>
            </w:r>
            <w:r>
              <w:rPr>
                <w:noProof/>
                <w:webHidden/>
              </w:rPr>
              <w:instrText xml:space="preserve"> PAGEREF _Toc495715007 \h </w:instrText>
            </w:r>
          </w:ins>
          <w:r>
            <w:rPr>
              <w:noProof/>
              <w:webHidden/>
            </w:rPr>
          </w:r>
          <w:r>
            <w:rPr>
              <w:noProof/>
              <w:webHidden/>
            </w:rPr>
            <w:fldChar w:fldCharType="separate"/>
          </w:r>
          <w:ins w:id="172" w:author="Windows User" w:date="2017-10-14T03:40:00Z">
            <w:r w:rsidR="000D5978">
              <w:rPr>
                <w:noProof/>
                <w:webHidden/>
                <w:rtl/>
              </w:rPr>
              <w:t>11</w:t>
            </w:r>
          </w:ins>
          <w:ins w:id="173" w:author="Windows User" w:date="2017-10-14T03:27:00Z">
            <w:r>
              <w:rPr>
                <w:noProof/>
                <w:webHidden/>
              </w:rPr>
              <w:fldChar w:fldCharType="end"/>
            </w:r>
            <w:r w:rsidRPr="00692C24">
              <w:rPr>
                <w:rStyle w:val="Hyperlink"/>
                <w:noProof/>
              </w:rPr>
              <w:fldChar w:fldCharType="end"/>
            </w:r>
          </w:ins>
        </w:p>
        <w:p w14:paraId="5FE6474A" w14:textId="77777777" w:rsidR="008B55F5" w:rsidRDefault="008B55F5">
          <w:pPr>
            <w:pStyle w:val="TOC2"/>
            <w:tabs>
              <w:tab w:val="right" w:leader="dot" w:pos="9350"/>
            </w:tabs>
            <w:rPr>
              <w:ins w:id="174" w:author="Windows User" w:date="2017-10-14T03:27:00Z"/>
              <w:rFonts w:asciiTheme="minorHAnsi" w:eastAsiaTheme="minorEastAsia" w:hAnsiTheme="minorHAnsi" w:cstheme="minorBidi"/>
              <w:noProof/>
              <w:sz w:val="22"/>
              <w:szCs w:val="22"/>
              <w:lang w:bidi="ar-SA"/>
            </w:rPr>
            <w:pPrChange w:id="175" w:author="Windows User" w:date="2017-10-14T03:28:00Z">
              <w:pPr>
                <w:pStyle w:val="TOC2"/>
                <w:tabs>
                  <w:tab w:val="right" w:leader="dot" w:pos="9350"/>
                </w:tabs>
                <w:bidi w:val="0"/>
              </w:pPr>
            </w:pPrChange>
          </w:pPr>
          <w:ins w:id="17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"_Toc495715008"</w:instrText>
            </w:r>
            <w:r w:rsidRPr="00692C24">
              <w:rPr>
                <w:rStyle w:val="Hyperlink"/>
                <w:noProof/>
              </w:rPr>
              <w:instrText xml:space="preserve"> </w:instrText>
            </w:r>
            <w:r w:rsidRPr="00692C24">
              <w:rPr>
                <w:rStyle w:val="Hyperlink"/>
                <w:noProof/>
              </w:rPr>
              <w:fldChar w:fldCharType="separate"/>
            </w:r>
            <w:r w:rsidRPr="00692C24">
              <w:rPr>
                <w:rStyle w:val="Hyperlink"/>
                <w:noProof/>
                <w:rtl/>
              </w:rPr>
              <w:t>1-2-ساختار گزارش</w:t>
            </w:r>
            <w:r>
              <w:rPr>
                <w:noProof/>
                <w:webHidden/>
              </w:rPr>
              <w:tab/>
            </w:r>
            <w:r>
              <w:rPr>
                <w:noProof/>
                <w:webHidden/>
              </w:rPr>
              <w:fldChar w:fldCharType="begin"/>
            </w:r>
            <w:r>
              <w:rPr>
                <w:noProof/>
                <w:webHidden/>
              </w:rPr>
              <w:instrText xml:space="preserve"> PAGEREF _Toc495715008 \h </w:instrText>
            </w:r>
          </w:ins>
          <w:r>
            <w:rPr>
              <w:noProof/>
              <w:webHidden/>
            </w:rPr>
          </w:r>
          <w:r>
            <w:rPr>
              <w:noProof/>
              <w:webHidden/>
            </w:rPr>
            <w:fldChar w:fldCharType="separate"/>
          </w:r>
          <w:ins w:id="177" w:author="Windows User" w:date="2017-10-14T03:40:00Z">
            <w:r w:rsidR="000D5978">
              <w:rPr>
                <w:noProof/>
                <w:webHidden/>
                <w:rtl/>
              </w:rPr>
              <w:t>12</w:t>
            </w:r>
          </w:ins>
          <w:ins w:id="178" w:author="Windows User" w:date="2017-10-14T03:27:00Z">
            <w:r>
              <w:rPr>
                <w:noProof/>
                <w:webHidden/>
              </w:rPr>
              <w:fldChar w:fldCharType="end"/>
            </w:r>
            <w:r w:rsidRPr="00692C24">
              <w:rPr>
                <w:rStyle w:val="Hyperlink"/>
                <w:noProof/>
              </w:rPr>
              <w:fldChar w:fldCharType="end"/>
            </w:r>
          </w:ins>
        </w:p>
        <w:p w14:paraId="2049D726" w14:textId="77777777" w:rsidR="008B55F5" w:rsidRDefault="008B55F5">
          <w:pPr>
            <w:pStyle w:val="TOC1"/>
            <w:tabs>
              <w:tab w:val="right" w:leader="dot" w:pos="9350"/>
            </w:tabs>
            <w:rPr>
              <w:ins w:id="179" w:author="Windows User" w:date="2017-10-14T03:27:00Z"/>
              <w:rFonts w:asciiTheme="minorHAnsi" w:eastAsiaTheme="minorEastAsia" w:hAnsiTheme="minorHAnsi" w:cstheme="minorBidi"/>
              <w:noProof/>
              <w:sz w:val="22"/>
              <w:szCs w:val="22"/>
              <w:lang w:bidi="ar-SA"/>
            </w:rPr>
            <w:pPrChange w:id="180" w:author="Windows User" w:date="2017-10-14T03:28:00Z">
              <w:pPr>
                <w:pStyle w:val="TOC1"/>
                <w:tabs>
                  <w:tab w:val="right" w:leader="dot" w:pos="9350"/>
                </w:tabs>
                <w:bidi w:val="0"/>
              </w:pPr>
            </w:pPrChange>
          </w:pPr>
          <w:ins w:id="18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"_Toc495715009"</w:instrText>
            </w:r>
            <w:r w:rsidRPr="00692C24">
              <w:rPr>
                <w:rStyle w:val="Hyperlink"/>
                <w:noProof/>
              </w:rPr>
              <w:instrText xml:space="preserve"> </w:instrText>
            </w:r>
            <w:r w:rsidRPr="00692C24">
              <w:rPr>
                <w:rStyle w:val="Hyperlink"/>
                <w:noProof/>
              </w:rPr>
              <w:fldChar w:fldCharType="separate"/>
            </w:r>
            <w:r w:rsidRPr="00692C24">
              <w:rPr>
                <w:rStyle w:val="Hyperlink"/>
                <w:noProof/>
                <w:rtl/>
              </w:rPr>
              <w:t>فصل دوم: اجرا</w:t>
            </w:r>
            <w:r w:rsidRPr="00692C24">
              <w:rPr>
                <w:rStyle w:val="Hyperlink"/>
                <w:rFonts w:hint="cs"/>
                <w:noProof/>
                <w:rtl/>
              </w:rPr>
              <w:t>ی</w:t>
            </w:r>
            <w:r w:rsidRPr="00692C24">
              <w:rPr>
                <w:rStyle w:val="Hyperlink"/>
                <w:noProof/>
                <w:rtl/>
              </w:rPr>
              <w:t xml:space="preserve"> پو</w:t>
            </w:r>
            <w:r w:rsidRPr="00692C24">
              <w:rPr>
                <w:rStyle w:val="Hyperlink"/>
                <w:rFonts w:hint="cs"/>
                <w:noProof/>
                <w:rtl/>
              </w:rPr>
              <w:t>ی</w:t>
            </w:r>
            <w:r w:rsidRPr="00692C24">
              <w:rPr>
                <w:rStyle w:val="Hyperlink"/>
                <w:noProof/>
                <w:rtl/>
              </w:rPr>
              <w:t>انماد</w:t>
            </w:r>
            <w:r w:rsidRPr="00692C24">
              <w:rPr>
                <w:rStyle w:val="Hyperlink"/>
                <w:rFonts w:hint="cs"/>
                <w:noProof/>
                <w:rtl/>
              </w:rPr>
              <w:t>ی</w:t>
            </w:r>
            <w:r w:rsidRPr="00692C24">
              <w:rPr>
                <w:rStyle w:val="Hyperlink"/>
                <w:noProof/>
                <w:rtl/>
              </w:rPr>
              <w:t>ن</w:t>
            </w:r>
            <w:r>
              <w:rPr>
                <w:noProof/>
                <w:webHidden/>
              </w:rPr>
              <w:tab/>
            </w:r>
            <w:r>
              <w:rPr>
                <w:noProof/>
                <w:webHidden/>
              </w:rPr>
              <w:fldChar w:fldCharType="begin"/>
            </w:r>
            <w:r>
              <w:rPr>
                <w:noProof/>
                <w:webHidden/>
              </w:rPr>
              <w:instrText xml:space="preserve"> PAGEREF _Toc495715009 \h </w:instrText>
            </w:r>
          </w:ins>
          <w:r>
            <w:rPr>
              <w:noProof/>
              <w:webHidden/>
            </w:rPr>
          </w:r>
          <w:r>
            <w:rPr>
              <w:noProof/>
              <w:webHidden/>
            </w:rPr>
            <w:fldChar w:fldCharType="separate"/>
          </w:r>
          <w:ins w:id="182" w:author="Windows User" w:date="2017-10-14T03:40:00Z">
            <w:r w:rsidR="000D5978">
              <w:rPr>
                <w:noProof/>
                <w:webHidden/>
                <w:rtl/>
              </w:rPr>
              <w:t>15</w:t>
            </w:r>
          </w:ins>
          <w:ins w:id="183" w:author="Windows User" w:date="2017-10-14T03:27:00Z">
            <w:r>
              <w:rPr>
                <w:noProof/>
                <w:webHidden/>
              </w:rPr>
              <w:fldChar w:fldCharType="end"/>
            </w:r>
            <w:r w:rsidRPr="00692C24">
              <w:rPr>
                <w:rStyle w:val="Hyperlink"/>
                <w:noProof/>
              </w:rPr>
              <w:fldChar w:fldCharType="end"/>
            </w:r>
          </w:ins>
        </w:p>
        <w:p w14:paraId="4BCF8A8C" w14:textId="77777777" w:rsidR="008B55F5" w:rsidRDefault="008B55F5">
          <w:pPr>
            <w:pStyle w:val="TOC2"/>
            <w:tabs>
              <w:tab w:val="right" w:leader="dot" w:pos="9350"/>
            </w:tabs>
            <w:rPr>
              <w:ins w:id="184" w:author="Windows User" w:date="2017-10-14T03:27:00Z"/>
              <w:rFonts w:asciiTheme="minorHAnsi" w:eastAsiaTheme="minorEastAsia" w:hAnsiTheme="minorHAnsi" w:cstheme="minorBidi"/>
              <w:noProof/>
              <w:sz w:val="22"/>
              <w:szCs w:val="22"/>
              <w:lang w:bidi="ar-SA"/>
            </w:rPr>
            <w:pPrChange w:id="185" w:author="Windows User" w:date="2017-10-14T03:28:00Z">
              <w:pPr>
                <w:pStyle w:val="TOC2"/>
                <w:tabs>
                  <w:tab w:val="right" w:leader="dot" w:pos="9350"/>
                </w:tabs>
                <w:bidi w:val="0"/>
              </w:pPr>
            </w:pPrChange>
          </w:pPr>
          <w:ins w:id="18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"_Toc495715010"</w:instrText>
            </w:r>
            <w:r w:rsidRPr="00692C24">
              <w:rPr>
                <w:rStyle w:val="Hyperlink"/>
                <w:noProof/>
              </w:rPr>
              <w:instrText xml:space="preserve"> </w:instrText>
            </w:r>
            <w:r w:rsidRPr="00692C24">
              <w:rPr>
                <w:rStyle w:val="Hyperlink"/>
                <w:noProof/>
              </w:rPr>
              <w:fldChar w:fldCharType="separate"/>
            </w:r>
            <w:r w:rsidRPr="00692C24">
              <w:rPr>
                <w:rStyle w:val="Hyperlink"/>
                <w:noProof/>
                <w:rtl/>
              </w:rPr>
              <w:t>2-1- اجرا</w:t>
            </w:r>
            <w:r w:rsidRPr="00692C24">
              <w:rPr>
                <w:rStyle w:val="Hyperlink"/>
                <w:rFonts w:hint="cs"/>
                <w:noProof/>
                <w:rtl/>
              </w:rPr>
              <w:t>ی</w:t>
            </w:r>
            <w:r w:rsidRPr="00692C24">
              <w:rPr>
                <w:rStyle w:val="Hyperlink"/>
                <w:noProof/>
                <w:rtl/>
              </w:rPr>
              <w:t xml:space="preserve"> نماد</w:t>
            </w:r>
            <w:r w:rsidRPr="00692C24">
              <w:rPr>
                <w:rStyle w:val="Hyperlink"/>
                <w:rFonts w:hint="cs"/>
                <w:noProof/>
                <w:rtl/>
              </w:rPr>
              <w:t>ی</w:t>
            </w:r>
            <w:r w:rsidRPr="00692C24">
              <w:rPr>
                <w:rStyle w:val="Hyperlink"/>
                <w:rFonts w:hint="eastAsia"/>
                <w:noProof/>
                <w:rtl/>
              </w:rPr>
              <w:t>ن</w:t>
            </w:r>
            <w:r w:rsidRPr="00692C24">
              <w:rPr>
                <w:rStyle w:val="Hyperlink"/>
                <w:noProof/>
                <w:rtl/>
              </w:rPr>
              <w:t xml:space="preserve"> سنت</w:t>
            </w:r>
            <w:r w:rsidRPr="00692C24">
              <w:rPr>
                <w:rStyle w:val="Hyperlink"/>
                <w:rFonts w:hint="cs"/>
                <w:noProof/>
                <w:rtl/>
              </w:rPr>
              <w:t>ی</w:t>
            </w:r>
            <w:r>
              <w:rPr>
                <w:noProof/>
                <w:webHidden/>
              </w:rPr>
              <w:tab/>
            </w:r>
            <w:r>
              <w:rPr>
                <w:noProof/>
                <w:webHidden/>
              </w:rPr>
              <w:fldChar w:fldCharType="begin"/>
            </w:r>
            <w:r>
              <w:rPr>
                <w:noProof/>
                <w:webHidden/>
              </w:rPr>
              <w:instrText xml:space="preserve"> PAGEREF _Toc495715010 \h </w:instrText>
            </w:r>
          </w:ins>
          <w:r>
            <w:rPr>
              <w:noProof/>
              <w:webHidden/>
            </w:rPr>
          </w:r>
          <w:r>
            <w:rPr>
              <w:noProof/>
              <w:webHidden/>
            </w:rPr>
            <w:fldChar w:fldCharType="separate"/>
          </w:r>
          <w:ins w:id="187" w:author="Windows User" w:date="2017-10-14T03:40:00Z">
            <w:r w:rsidR="000D5978">
              <w:rPr>
                <w:noProof/>
                <w:webHidden/>
                <w:rtl/>
              </w:rPr>
              <w:t>15</w:t>
            </w:r>
          </w:ins>
          <w:ins w:id="188" w:author="Windows User" w:date="2017-10-14T03:27:00Z">
            <w:r>
              <w:rPr>
                <w:noProof/>
                <w:webHidden/>
              </w:rPr>
              <w:fldChar w:fldCharType="end"/>
            </w:r>
            <w:r w:rsidRPr="00692C24">
              <w:rPr>
                <w:rStyle w:val="Hyperlink"/>
                <w:noProof/>
              </w:rPr>
              <w:fldChar w:fldCharType="end"/>
            </w:r>
          </w:ins>
        </w:p>
        <w:p w14:paraId="7402EA1C" w14:textId="77777777" w:rsidR="008B55F5" w:rsidRDefault="008B55F5">
          <w:pPr>
            <w:pStyle w:val="TOC2"/>
            <w:tabs>
              <w:tab w:val="right" w:leader="dot" w:pos="9350"/>
            </w:tabs>
            <w:rPr>
              <w:ins w:id="189" w:author="Windows User" w:date="2017-10-14T03:27:00Z"/>
              <w:rFonts w:asciiTheme="minorHAnsi" w:eastAsiaTheme="minorEastAsia" w:hAnsiTheme="minorHAnsi" w:cstheme="minorBidi"/>
              <w:noProof/>
              <w:sz w:val="22"/>
              <w:szCs w:val="22"/>
              <w:lang w:bidi="ar-SA"/>
            </w:rPr>
            <w:pPrChange w:id="190" w:author="Windows User" w:date="2017-10-14T03:28:00Z">
              <w:pPr>
                <w:pStyle w:val="TOC2"/>
                <w:tabs>
                  <w:tab w:val="right" w:leader="dot" w:pos="9350"/>
                </w:tabs>
                <w:bidi w:val="0"/>
              </w:pPr>
            </w:pPrChange>
          </w:pPr>
          <w:ins w:id="19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"_Toc495715011"</w:instrText>
            </w:r>
            <w:r w:rsidRPr="00692C24">
              <w:rPr>
                <w:rStyle w:val="Hyperlink"/>
                <w:noProof/>
              </w:rPr>
              <w:instrText xml:space="preserve"> </w:instrText>
            </w:r>
            <w:r w:rsidRPr="00692C24">
              <w:rPr>
                <w:rStyle w:val="Hyperlink"/>
                <w:noProof/>
              </w:rPr>
              <w:fldChar w:fldCharType="separate"/>
            </w:r>
            <w:r w:rsidRPr="00692C24">
              <w:rPr>
                <w:rStyle w:val="Hyperlink"/>
                <w:noProof/>
                <w:rtl/>
              </w:rPr>
              <w:t>2-2- اجرا</w:t>
            </w:r>
            <w:r w:rsidRPr="00692C24">
              <w:rPr>
                <w:rStyle w:val="Hyperlink"/>
                <w:rFonts w:hint="cs"/>
                <w:noProof/>
                <w:rtl/>
              </w:rPr>
              <w:t>ی</w:t>
            </w:r>
            <w:r w:rsidRPr="00692C24">
              <w:rPr>
                <w:rStyle w:val="Hyperlink"/>
                <w:noProof/>
                <w:rtl/>
              </w:rPr>
              <w:t xml:space="preserve"> نماد</w:t>
            </w:r>
            <w:r w:rsidRPr="00692C24">
              <w:rPr>
                <w:rStyle w:val="Hyperlink"/>
                <w:rFonts w:hint="cs"/>
                <w:noProof/>
                <w:rtl/>
              </w:rPr>
              <w:t>ی</w:t>
            </w:r>
            <w:r w:rsidRPr="00692C24">
              <w:rPr>
                <w:rStyle w:val="Hyperlink"/>
                <w:rFonts w:hint="eastAsia"/>
                <w:noProof/>
                <w:rtl/>
              </w:rPr>
              <w:t>ن</w:t>
            </w:r>
            <w:r w:rsidRPr="00692C24">
              <w:rPr>
                <w:rStyle w:val="Hyperlink"/>
                <w:noProof/>
                <w:rtl/>
              </w:rPr>
              <w:t xml:space="preserve"> نو</w:t>
            </w:r>
            <w:r w:rsidRPr="00692C24">
              <w:rPr>
                <w:rStyle w:val="Hyperlink"/>
                <w:rFonts w:hint="cs"/>
                <w:noProof/>
                <w:rtl/>
              </w:rPr>
              <w:t>ی</w:t>
            </w:r>
            <w:r w:rsidRPr="00692C24">
              <w:rPr>
                <w:rStyle w:val="Hyperlink"/>
                <w:rFonts w:hint="eastAsia"/>
                <w:noProof/>
                <w:rtl/>
              </w:rPr>
              <w:t>ن</w:t>
            </w:r>
            <w:r>
              <w:rPr>
                <w:noProof/>
                <w:webHidden/>
              </w:rPr>
              <w:tab/>
            </w:r>
            <w:r>
              <w:rPr>
                <w:noProof/>
                <w:webHidden/>
              </w:rPr>
              <w:fldChar w:fldCharType="begin"/>
            </w:r>
            <w:r>
              <w:rPr>
                <w:noProof/>
                <w:webHidden/>
              </w:rPr>
              <w:instrText xml:space="preserve"> PAGEREF _Toc495715011 \h </w:instrText>
            </w:r>
          </w:ins>
          <w:r>
            <w:rPr>
              <w:noProof/>
              <w:webHidden/>
            </w:rPr>
          </w:r>
          <w:r>
            <w:rPr>
              <w:noProof/>
              <w:webHidden/>
            </w:rPr>
            <w:fldChar w:fldCharType="separate"/>
          </w:r>
          <w:ins w:id="192" w:author="Windows User" w:date="2017-10-14T03:40:00Z">
            <w:r w:rsidR="000D5978">
              <w:rPr>
                <w:noProof/>
                <w:webHidden/>
                <w:rtl/>
              </w:rPr>
              <w:t>19</w:t>
            </w:r>
          </w:ins>
          <w:ins w:id="193" w:author="Windows User" w:date="2017-10-14T03:27:00Z">
            <w:r>
              <w:rPr>
                <w:noProof/>
                <w:webHidden/>
              </w:rPr>
              <w:fldChar w:fldCharType="end"/>
            </w:r>
            <w:r w:rsidRPr="00692C24">
              <w:rPr>
                <w:rStyle w:val="Hyperlink"/>
                <w:noProof/>
              </w:rPr>
              <w:fldChar w:fldCharType="end"/>
            </w:r>
          </w:ins>
        </w:p>
        <w:p w14:paraId="2EDC186D" w14:textId="77777777" w:rsidR="008B55F5" w:rsidRDefault="008B55F5">
          <w:pPr>
            <w:pStyle w:val="TOC3"/>
            <w:tabs>
              <w:tab w:val="right" w:leader="dot" w:pos="9350"/>
            </w:tabs>
            <w:rPr>
              <w:ins w:id="194" w:author="Windows User" w:date="2017-10-14T03:27:00Z"/>
              <w:rFonts w:asciiTheme="minorHAnsi" w:eastAsiaTheme="minorEastAsia" w:hAnsiTheme="minorHAnsi" w:cstheme="minorBidi"/>
              <w:noProof/>
              <w:sz w:val="22"/>
              <w:szCs w:val="22"/>
              <w:lang w:bidi="ar-SA"/>
            </w:rPr>
            <w:pPrChange w:id="195" w:author="Windows User" w:date="2017-10-14T03:28:00Z">
              <w:pPr>
                <w:pStyle w:val="TOC3"/>
                <w:tabs>
                  <w:tab w:val="right" w:leader="dot" w:pos="9350"/>
                </w:tabs>
                <w:bidi w:val="0"/>
              </w:pPr>
            </w:pPrChange>
          </w:pPr>
          <w:ins w:id="19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"_Toc495715012"</w:instrText>
            </w:r>
            <w:r w:rsidRPr="00692C24">
              <w:rPr>
                <w:rStyle w:val="Hyperlink"/>
                <w:noProof/>
              </w:rPr>
              <w:instrText xml:space="preserve"> </w:instrText>
            </w:r>
            <w:r w:rsidRPr="00692C24">
              <w:rPr>
                <w:rStyle w:val="Hyperlink"/>
                <w:noProof/>
              </w:rPr>
              <w:fldChar w:fldCharType="separate"/>
            </w:r>
            <w:r w:rsidRPr="00692C24">
              <w:rPr>
                <w:rStyle w:val="Hyperlink"/>
                <w:noProof/>
                <w:rtl/>
              </w:rPr>
              <w:t>2-2-1-روش پو</w:t>
            </w:r>
            <w:r w:rsidRPr="00692C24">
              <w:rPr>
                <w:rStyle w:val="Hyperlink"/>
                <w:rFonts w:hint="cs"/>
                <w:noProof/>
                <w:rtl/>
              </w:rPr>
              <w:t>ی</w:t>
            </w:r>
            <w:r w:rsidRPr="00692C24">
              <w:rPr>
                <w:rStyle w:val="Hyperlink"/>
                <w:rFonts w:hint="eastAsia"/>
                <w:noProof/>
                <w:rtl/>
              </w:rPr>
              <w:t>انماد</w:t>
            </w:r>
            <w:r w:rsidRPr="00692C24">
              <w:rPr>
                <w:rStyle w:val="Hyperlink"/>
                <w:rFonts w:hint="cs"/>
                <w:noProof/>
                <w:rtl/>
              </w:rPr>
              <w:t>ی</w:t>
            </w:r>
            <w:r w:rsidRPr="00692C24">
              <w:rPr>
                <w:rStyle w:val="Hyperlink"/>
                <w:rFonts w:hint="eastAsia"/>
                <w:noProof/>
                <w:rtl/>
              </w:rPr>
              <w:t>ن</w:t>
            </w:r>
            <w:r>
              <w:rPr>
                <w:noProof/>
                <w:webHidden/>
              </w:rPr>
              <w:tab/>
            </w:r>
            <w:r>
              <w:rPr>
                <w:noProof/>
                <w:webHidden/>
              </w:rPr>
              <w:fldChar w:fldCharType="begin"/>
            </w:r>
            <w:r>
              <w:rPr>
                <w:noProof/>
                <w:webHidden/>
              </w:rPr>
              <w:instrText xml:space="preserve"> PAGEREF _Toc495715012 \h </w:instrText>
            </w:r>
          </w:ins>
          <w:r>
            <w:rPr>
              <w:noProof/>
              <w:webHidden/>
            </w:rPr>
          </w:r>
          <w:r>
            <w:rPr>
              <w:noProof/>
              <w:webHidden/>
            </w:rPr>
            <w:fldChar w:fldCharType="separate"/>
          </w:r>
          <w:ins w:id="197" w:author="Windows User" w:date="2017-10-14T03:40:00Z">
            <w:r w:rsidR="000D5978">
              <w:rPr>
                <w:noProof/>
                <w:webHidden/>
                <w:rtl/>
              </w:rPr>
              <w:t>19</w:t>
            </w:r>
          </w:ins>
          <w:ins w:id="198" w:author="Windows User" w:date="2017-10-14T03:27:00Z">
            <w:r>
              <w:rPr>
                <w:noProof/>
                <w:webHidden/>
              </w:rPr>
              <w:fldChar w:fldCharType="end"/>
            </w:r>
            <w:r w:rsidRPr="00692C24">
              <w:rPr>
                <w:rStyle w:val="Hyperlink"/>
                <w:noProof/>
              </w:rPr>
              <w:fldChar w:fldCharType="end"/>
            </w:r>
          </w:ins>
        </w:p>
        <w:p w14:paraId="4CA1E8EF" w14:textId="77777777" w:rsidR="008B55F5" w:rsidRDefault="008B55F5">
          <w:pPr>
            <w:pStyle w:val="TOC3"/>
            <w:tabs>
              <w:tab w:val="right" w:leader="dot" w:pos="9350"/>
            </w:tabs>
            <w:rPr>
              <w:ins w:id="199" w:author="Windows User" w:date="2017-10-14T03:27:00Z"/>
              <w:rFonts w:asciiTheme="minorHAnsi" w:eastAsiaTheme="minorEastAsia" w:hAnsiTheme="minorHAnsi" w:cstheme="minorBidi"/>
              <w:noProof/>
              <w:sz w:val="22"/>
              <w:szCs w:val="22"/>
              <w:lang w:bidi="ar-SA"/>
            </w:rPr>
            <w:pPrChange w:id="200" w:author="Windows User" w:date="2017-10-14T03:28:00Z">
              <w:pPr>
                <w:pStyle w:val="TOC3"/>
                <w:tabs>
                  <w:tab w:val="right" w:leader="dot" w:pos="9350"/>
                </w:tabs>
                <w:bidi w:val="0"/>
              </w:pPr>
            </w:pPrChange>
          </w:pPr>
          <w:ins w:id="20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"_Toc495715013"</w:instrText>
            </w:r>
            <w:r w:rsidRPr="00692C24">
              <w:rPr>
                <w:rStyle w:val="Hyperlink"/>
                <w:noProof/>
              </w:rPr>
              <w:instrText xml:space="preserve"> </w:instrText>
            </w:r>
            <w:r w:rsidRPr="00692C24">
              <w:rPr>
                <w:rStyle w:val="Hyperlink"/>
                <w:noProof/>
              </w:rPr>
              <w:fldChar w:fldCharType="separate"/>
            </w:r>
            <w:r w:rsidRPr="00692C24">
              <w:rPr>
                <w:rStyle w:val="Hyperlink"/>
                <w:noProof/>
                <w:rtl/>
              </w:rPr>
              <w:t xml:space="preserve">2-2-2-روش </w:t>
            </w:r>
            <w:r w:rsidRPr="00692C24">
              <w:rPr>
                <w:rStyle w:val="Hyperlink"/>
                <w:noProof/>
              </w:rPr>
              <w:t>EGT</w:t>
            </w:r>
            <w:r>
              <w:rPr>
                <w:noProof/>
                <w:webHidden/>
              </w:rPr>
              <w:tab/>
            </w:r>
            <w:r>
              <w:rPr>
                <w:noProof/>
                <w:webHidden/>
              </w:rPr>
              <w:fldChar w:fldCharType="begin"/>
            </w:r>
            <w:r>
              <w:rPr>
                <w:noProof/>
                <w:webHidden/>
              </w:rPr>
              <w:instrText xml:space="preserve"> PAGEREF _Toc495715013 \h </w:instrText>
            </w:r>
          </w:ins>
          <w:r>
            <w:rPr>
              <w:noProof/>
              <w:webHidden/>
            </w:rPr>
          </w:r>
          <w:r>
            <w:rPr>
              <w:noProof/>
              <w:webHidden/>
            </w:rPr>
            <w:fldChar w:fldCharType="separate"/>
          </w:r>
          <w:ins w:id="202" w:author="Windows User" w:date="2017-10-14T03:40:00Z">
            <w:r w:rsidR="000D5978">
              <w:rPr>
                <w:noProof/>
                <w:webHidden/>
                <w:rtl/>
              </w:rPr>
              <w:t>20</w:t>
            </w:r>
          </w:ins>
          <w:ins w:id="203" w:author="Windows User" w:date="2017-10-14T03:27:00Z">
            <w:r>
              <w:rPr>
                <w:noProof/>
                <w:webHidden/>
              </w:rPr>
              <w:fldChar w:fldCharType="end"/>
            </w:r>
            <w:r w:rsidRPr="00692C24">
              <w:rPr>
                <w:rStyle w:val="Hyperlink"/>
                <w:noProof/>
              </w:rPr>
              <w:fldChar w:fldCharType="end"/>
            </w:r>
          </w:ins>
        </w:p>
        <w:p w14:paraId="7A7202C5" w14:textId="77777777" w:rsidR="008B55F5" w:rsidRDefault="008B55F5">
          <w:pPr>
            <w:pStyle w:val="TOC2"/>
            <w:tabs>
              <w:tab w:val="right" w:leader="dot" w:pos="9350"/>
            </w:tabs>
            <w:rPr>
              <w:ins w:id="204" w:author="Windows User" w:date="2017-10-14T03:27:00Z"/>
              <w:rFonts w:asciiTheme="minorHAnsi" w:eastAsiaTheme="minorEastAsia" w:hAnsiTheme="minorHAnsi" w:cstheme="minorBidi"/>
              <w:noProof/>
              <w:sz w:val="22"/>
              <w:szCs w:val="22"/>
              <w:lang w:bidi="ar-SA"/>
            </w:rPr>
            <w:pPrChange w:id="205" w:author="Windows User" w:date="2017-10-14T03:28:00Z">
              <w:pPr>
                <w:pStyle w:val="TOC2"/>
                <w:tabs>
                  <w:tab w:val="right" w:leader="dot" w:pos="9350"/>
                </w:tabs>
                <w:bidi w:val="0"/>
              </w:pPr>
            </w:pPrChange>
          </w:pPr>
          <w:ins w:id="20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"_Toc495715014"</w:instrText>
            </w:r>
            <w:r w:rsidRPr="00692C24">
              <w:rPr>
                <w:rStyle w:val="Hyperlink"/>
                <w:noProof/>
              </w:rPr>
              <w:instrText xml:space="preserve"> </w:instrText>
            </w:r>
            <w:r w:rsidRPr="00692C24">
              <w:rPr>
                <w:rStyle w:val="Hyperlink"/>
                <w:noProof/>
              </w:rPr>
              <w:fldChar w:fldCharType="separate"/>
            </w:r>
            <w:r w:rsidRPr="00692C24">
              <w:rPr>
                <w:rStyle w:val="Hyperlink"/>
                <w:noProof/>
                <w:rtl/>
              </w:rPr>
              <w:t>2-3-چالش‌ها</w:t>
            </w:r>
            <w:r>
              <w:rPr>
                <w:noProof/>
                <w:webHidden/>
              </w:rPr>
              <w:tab/>
            </w:r>
            <w:r>
              <w:rPr>
                <w:noProof/>
                <w:webHidden/>
              </w:rPr>
              <w:fldChar w:fldCharType="begin"/>
            </w:r>
            <w:r>
              <w:rPr>
                <w:noProof/>
                <w:webHidden/>
              </w:rPr>
              <w:instrText xml:space="preserve"> PAGEREF _Toc495715014 \h </w:instrText>
            </w:r>
          </w:ins>
          <w:r>
            <w:rPr>
              <w:noProof/>
              <w:webHidden/>
            </w:rPr>
          </w:r>
          <w:r>
            <w:rPr>
              <w:noProof/>
              <w:webHidden/>
            </w:rPr>
            <w:fldChar w:fldCharType="separate"/>
          </w:r>
          <w:ins w:id="207" w:author="Windows User" w:date="2017-10-14T03:40:00Z">
            <w:r w:rsidR="000D5978">
              <w:rPr>
                <w:noProof/>
                <w:webHidden/>
                <w:rtl/>
              </w:rPr>
              <w:t>21</w:t>
            </w:r>
          </w:ins>
          <w:ins w:id="208" w:author="Windows User" w:date="2017-10-14T03:27:00Z">
            <w:r>
              <w:rPr>
                <w:noProof/>
                <w:webHidden/>
              </w:rPr>
              <w:fldChar w:fldCharType="end"/>
            </w:r>
            <w:r w:rsidRPr="00692C24">
              <w:rPr>
                <w:rStyle w:val="Hyperlink"/>
                <w:noProof/>
              </w:rPr>
              <w:fldChar w:fldCharType="end"/>
            </w:r>
          </w:ins>
        </w:p>
        <w:p w14:paraId="02E139A1" w14:textId="77777777" w:rsidR="008B55F5" w:rsidRDefault="008B55F5">
          <w:pPr>
            <w:pStyle w:val="TOC3"/>
            <w:tabs>
              <w:tab w:val="right" w:leader="dot" w:pos="9350"/>
            </w:tabs>
            <w:rPr>
              <w:ins w:id="209" w:author="Windows User" w:date="2017-10-14T03:27:00Z"/>
              <w:rFonts w:asciiTheme="minorHAnsi" w:eastAsiaTheme="minorEastAsia" w:hAnsiTheme="minorHAnsi" w:cstheme="minorBidi"/>
              <w:noProof/>
              <w:sz w:val="22"/>
              <w:szCs w:val="22"/>
              <w:lang w:bidi="ar-SA"/>
            </w:rPr>
            <w:pPrChange w:id="210" w:author="Windows User" w:date="2017-10-14T03:28:00Z">
              <w:pPr>
                <w:pStyle w:val="TOC3"/>
                <w:tabs>
                  <w:tab w:val="right" w:leader="dot" w:pos="9350"/>
                </w:tabs>
                <w:bidi w:val="0"/>
              </w:pPr>
            </w:pPrChange>
          </w:pPr>
          <w:ins w:id="21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"_Toc495715015"</w:instrText>
            </w:r>
            <w:r w:rsidRPr="00692C24">
              <w:rPr>
                <w:rStyle w:val="Hyperlink"/>
                <w:noProof/>
              </w:rPr>
              <w:instrText xml:space="preserve"> </w:instrText>
            </w:r>
            <w:r w:rsidRPr="00692C24">
              <w:rPr>
                <w:rStyle w:val="Hyperlink"/>
                <w:noProof/>
              </w:rPr>
              <w:fldChar w:fldCharType="separate"/>
            </w:r>
            <w:r w:rsidRPr="00692C24">
              <w:rPr>
                <w:rStyle w:val="Hyperlink"/>
                <w:noProof/>
                <w:rtl/>
              </w:rPr>
              <w:t>2-3-2-حل ق</w:t>
            </w:r>
            <w:r w:rsidRPr="00692C24">
              <w:rPr>
                <w:rStyle w:val="Hyperlink"/>
                <w:rFonts w:hint="cs"/>
                <w:noProof/>
                <w:rtl/>
              </w:rPr>
              <w:t>ی</w:t>
            </w:r>
            <w:r w:rsidRPr="00692C24">
              <w:rPr>
                <w:rStyle w:val="Hyperlink"/>
                <w:rFonts w:hint="eastAsia"/>
                <w:noProof/>
                <w:rtl/>
              </w:rPr>
              <w:t>دها</w:t>
            </w:r>
            <w:r>
              <w:rPr>
                <w:noProof/>
                <w:webHidden/>
              </w:rPr>
              <w:tab/>
            </w:r>
            <w:r>
              <w:rPr>
                <w:noProof/>
                <w:webHidden/>
              </w:rPr>
              <w:fldChar w:fldCharType="begin"/>
            </w:r>
            <w:r>
              <w:rPr>
                <w:noProof/>
                <w:webHidden/>
              </w:rPr>
              <w:instrText xml:space="preserve"> PAGEREF _Toc495715015 \h </w:instrText>
            </w:r>
          </w:ins>
          <w:r>
            <w:rPr>
              <w:noProof/>
              <w:webHidden/>
            </w:rPr>
          </w:r>
          <w:r>
            <w:rPr>
              <w:noProof/>
              <w:webHidden/>
            </w:rPr>
            <w:fldChar w:fldCharType="separate"/>
          </w:r>
          <w:ins w:id="212" w:author="Windows User" w:date="2017-10-14T03:40:00Z">
            <w:r w:rsidR="000D5978">
              <w:rPr>
                <w:noProof/>
                <w:webHidden/>
                <w:rtl/>
              </w:rPr>
              <w:t>21</w:t>
            </w:r>
          </w:ins>
          <w:ins w:id="213" w:author="Windows User" w:date="2017-10-14T03:27:00Z">
            <w:r>
              <w:rPr>
                <w:noProof/>
                <w:webHidden/>
              </w:rPr>
              <w:fldChar w:fldCharType="end"/>
            </w:r>
            <w:r w:rsidRPr="00692C24">
              <w:rPr>
                <w:rStyle w:val="Hyperlink"/>
                <w:noProof/>
              </w:rPr>
              <w:fldChar w:fldCharType="end"/>
            </w:r>
          </w:ins>
        </w:p>
        <w:p w14:paraId="156C84EC" w14:textId="77777777" w:rsidR="008B55F5" w:rsidRDefault="008B55F5">
          <w:pPr>
            <w:pStyle w:val="TOC3"/>
            <w:tabs>
              <w:tab w:val="right" w:leader="dot" w:pos="9350"/>
            </w:tabs>
            <w:rPr>
              <w:ins w:id="214" w:author="Windows User" w:date="2017-10-14T03:27:00Z"/>
              <w:rFonts w:asciiTheme="minorHAnsi" w:eastAsiaTheme="minorEastAsia" w:hAnsiTheme="minorHAnsi" w:cstheme="minorBidi"/>
              <w:noProof/>
              <w:sz w:val="22"/>
              <w:szCs w:val="22"/>
              <w:lang w:bidi="ar-SA"/>
            </w:rPr>
            <w:pPrChange w:id="215" w:author="Windows User" w:date="2017-10-14T03:28:00Z">
              <w:pPr>
                <w:pStyle w:val="TOC3"/>
                <w:tabs>
                  <w:tab w:val="right" w:leader="dot" w:pos="9350"/>
                </w:tabs>
                <w:bidi w:val="0"/>
              </w:pPr>
            </w:pPrChange>
          </w:pPr>
          <w:ins w:id="21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"_Toc495715016"</w:instrText>
            </w:r>
            <w:r w:rsidRPr="00692C24">
              <w:rPr>
                <w:rStyle w:val="Hyperlink"/>
                <w:noProof/>
              </w:rPr>
              <w:instrText xml:space="preserve"> </w:instrText>
            </w:r>
            <w:r w:rsidRPr="00692C24">
              <w:rPr>
                <w:rStyle w:val="Hyperlink"/>
                <w:noProof/>
              </w:rPr>
              <w:fldChar w:fldCharType="separate"/>
            </w:r>
            <w:r w:rsidRPr="00692C24">
              <w:rPr>
                <w:rStyle w:val="Hyperlink"/>
                <w:noProof/>
                <w:rtl/>
              </w:rPr>
              <w:t>2-3-3-مدل‌ساز</w:t>
            </w:r>
            <w:r w:rsidRPr="00692C24">
              <w:rPr>
                <w:rStyle w:val="Hyperlink"/>
                <w:rFonts w:hint="cs"/>
                <w:noProof/>
                <w:rtl/>
              </w:rPr>
              <w:t>ی</w:t>
            </w:r>
            <w:r w:rsidRPr="00692C24">
              <w:rPr>
                <w:rStyle w:val="Hyperlink"/>
                <w:noProof/>
                <w:rtl/>
              </w:rPr>
              <w:t xml:space="preserve"> حافظه</w:t>
            </w:r>
            <w:r>
              <w:rPr>
                <w:noProof/>
                <w:webHidden/>
              </w:rPr>
              <w:tab/>
            </w:r>
            <w:r>
              <w:rPr>
                <w:noProof/>
                <w:webHidden/>
              </w:rPr>
              <w:fldChar w:fldCharType="begin"/>
            </w:r>
            <w:r>
              <w:rPr>
                <w:noProof/>
                <w:webHidden/>
              </w:rPr>
              <w:instrText xml:space="preserve"> PAGEREF _Toc495715016 \h </w:instrText>
            </w:r>
          </w:ins>
          <w:r>
            <w:rPr>
              <w:noProof/>
              <w:webHidden/>
            </w:rPr>
          </w:r>
          <w:r>
            <w:rPr>
              <w:noProof/>
              <w:webHidden/>
            </w:rPr>
            <w:fldChar w:fldCharType="separate"/>
          </w:r>
          <w:ins w:id="217" w:author="Windows User" w:date="2017-10-14T03:40:00Z">
            <w:r w:rsidR="000D5978">
              <w:rPr>
                <w:noProof/>
                <w:webHidden/>
                <w:rtl/>
              </w:rPr>
              <w:t>21</w:t>
            </w:r>
          </w:ins>
          <w:ins w:id="218" w:author="Windows User" w:date="2017-10-14T03:27:00Z">
            <w:r>
              <w:rPr>
                <w:noProof/>
                <w:webHidden/>
              </w:rPr>
              <w:fldChar w:fldCharType="end"/>
            </w:r>
            <w:r w:rsidRPr="00692C24">
              <w:rPr>
                <w:rStyle w:val="Hyperlink"/>
                <w:noProof/>
              </w:rPr>
              <w:fldChar w:fldCharType="end"/>
            </w:r>
          </w:ins>
        </w:p>
        <w:p w14:paraId="7F340462" w14:textId="77777777" w:rsidR="008B55F5" w:rsidRDefault="008B55F5">
          <w:pPr>
            <w:pStyle w:val="TOC3"/>
            <w:tabs>
              <w:tab w:val="right" w:leader="dot" w:pos="9350"/>
            </w:tabs>
            <w:rPr>
              <w:ins w:id="219" w:author="Windows User" w:date="2017-10-14T03:27:00Z"/>
              <w:rFonts w:asciiTheme="minorHAnsi" w:eastAsiaTheme="minorEastAsia" w:hAnsiTheme="minorHAnsi" w:cstheme="minorBidi"/>
              <w:noProof/>
              <w:sz w:val="22"/>
              <w:szCs w:val="22"/>
              <w:lang w:bidi="ar-SA"/>
            </w:rPr>
            <w:pPrChange w:id="220" w:author="Windows User" w:date="2017-10-14T03:28:00Z">
              <w:pPr>
                <w:pStyle w:val="TOC3"/>
                <w:tabs>
                  <w:tab w:val="right" w:leader="dot" w:pos="9350"/>
                </w:tabs>
                <w:bidi w:val="0"/>
              </w:pPr>
            </w:pPrChange>
          </w:pPr>
          <w:ins w:id="22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"_Toc495715017"</w:instrText>
            </w:r>
            <w:r w:rsidRPr="00692C24">
              <w:rPr>
                <w:rStyle w:val="Hyperlink"/>
                <w:noProof/>
              </w:rPr>
              <w:instrText xml:space="preserve"> </w:instrText>
            </w:r>
            <w:r w:rsidRPr="00692C24">
              <w:rPr>
                <w:rStyle w:val="Hyperlink"/>
                <w:noProof/>
              </w:rPr>
              <w:fldChar w:fldCharType="separate"/>
            </w:r>
            <w:r w:rsidRPr="00692C24">
              <w:rPr>
                <w:rStyle w:val="Hyperlink"/>
                <w:noProof/>
                <w:rtl/>
              </w:rPr>
              <w:t>2-3-4-همروند</w:t>
            </w:r>
            <w:r w:rsidRPr="00692C24">
              <w:rPr>
                <w:rStyle w:val="Hyperlink"/>
                <w:rFonts w:hint="cs"/>
                <w:noProof/>
                <w:rtl/>
              </w:rPr>
              <w:t>ی</w:t>
            </w:r>
            <w:r>
              <w:rPr>
                <w:noProof/>
                <w:webHidden/>
              </w:rPr>
              <w:tab/>
            </w:r>
            <w:r>
              <w:rPr>
                <w:noProof/>
                <w:webHidden/>
              </w:rPr>
              <w:fldChar w:fldCharType="begin"/>
            </w:r>
            <w:r>
              <w:rPr>
                <w:noProof/>
                <w:webHidden/>
              </w:rPr>
              <w:instrText xml:space="preserve"> PAGEREF _Toc495715017 \h </w:instrText>
            </w:r>
          </w:ins>
          <w:r>
            <w:rPr>
              <w:noProof/>
              <w:webHidden/>
            </w:rPr>
          </w:r>
          <w:r>
            <w:rPr>
              <w:noProof/>
              <w:webHidden/>
            </w:rPr>
            <w:fldChar w:fldCharType="separate"/>
          </w:r>
          <w:ins w:id="222" w:author="Windows User" w:date="2017-10-14T03:40:00Z">
            <w:r w:rsidR="000D5978">
              <w:rPr>
                <w:noProof/>
                <w:webHidden/>
                <w:rtl/>
              </w:rPr>
              <w:t>21</w:t>
            </w:r>
          </w:ins>
          <w:ins w:id="223" w:author="Windows User" w:date="2017-10-14T03:27:00Z">
            <w:r>
              <w:rPr>
                <w:noProof/>
                <w:webHidden/>
              </w:rPr>
              <w:fldChar w:fldCharType="end"/>
            </w:r>
            <w:r w:rsidRPr="00692C24">
              <w:rPr>
                <w:rStyle w:val="Hyperlink"/>
                <w:noProof/>
              </w:rPr>
              <w:fldChar w:fldCharType="end"/>
            </w:r>
          </w:ins>
        </w:p>
        <w:p w14:paraId="099932B8" w14:textId="77777777" w:rsidR="008B55F5" w:rsidRDefault="008B55F5">
          <w:pPr>
            <w:pStyle w:val="TOC1"/>
            <w:tabs>
              <w:tab w:val="right" w:leader="dot" w:pos="9350"/>
            </w:tabs>
            <w:rPr>
              <w:ins w:id="224" w:author="Windows User" w:date="2017-10-14T03:27:00Z"/>
              <w:rFonts w:asciiTheme="minorHAnsi" w:eastAsiaTheme="minorEastAsia" w:hAnsiTheme="minorHAnsi" w:cstheme="minorBidi"/>
              <w:noProof/>
              <w:sz w:val="22"/>
              <w:szCs w:val="22"/>
              <w:lang w:bidi="ar-SA"/>
            </w:rPr>
            <w:pPrChange w:id="225" w:author="Windows User" w:date="2017-10-14T03:28:00Z">
              <w:pPr>
                <w:pStyle w:val="TOC1"/>
                <w:tabs>
                  <w:tab w:val="right" w:leader="dot" w:pos="9350"/>
                </w:tabs>
                <w:bidi w:val="0"/>
              </w:pPr>
            </w:pPrChange>
          </w:pPr>
          <w:ins w:id="22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"_Toc495715018"</w:instrText>
            </w:r>
            <w:r w:rsidRPr="00692C24">
              <w:rPr>
                <w:rStyle w:val="Hyperlink"/>
                <w:noProof/>
              </w:rPr>
              <w:instrText xml:space="preserve"> </w:instrText>
            </w:r>
            <w:r w:rsidRPr="00692C24">
              <w:rPr>
                <w:rStyle w:val="Hyperlink"/>
                <w:noProof/>
              </w:rPr>
              <w:fldChar w:fldCharType="separate"/>
            </w:r>
            <w:r w:rsidRPr="00692C24">
              <w:rPr>
                <w:rStyle w:val="Hyperlink"/>
                <w:noProof/>
                <w:rtl/>
              </w:rPr>
              <w:t>فصل سوم: ابزار ها</w:t>
            </w:r>
            <w:r w:rsidRPr="00692C24">
              <w:rPr>
                <w:rStyle w:val="Hyperlink"/>
                <w:rFonts w:hint="cs"/>
                <w:noProof/>
                <w:rtl/>
              </w:rPr>
              <w:t>ی</w:t>
            </w:r>
            <w:r w:rsidRPr="00692C24">
              <w:rPr>
                <w:rStyle w:val="Hyperlink"/>
                <w:noProof/>
                <w:rtl/>
              </w:rPr>
              <w:t xml:space="preserve"> اجرا</w:t>
            </w:r>
            <w:r w:rsidRPr="00692C24">
              <w:rPr>
                <w:rStyle w:val="Hyperlink"/>
                <w:rFonts w:hint="cs"/>
                <w:noProof/>
                <w:rtl/>
              </w:rPr>
              <w:t>ی</w:t>
            </w:r>
            <w:r w:rsidRPr="00692C24">
              <w:rPr>
                <w:rStyle w:val="Hyperlink"/>
                <w:noProof/>
                <w:rtl/>
              </w:rPr>
              <w:t xml:space="preserve"> پو</w:t>
            </w:r>
            <w:r w:rsidRPr="00692C24">
              <w:rPr>
                <w:rStyle w:val="Hyperlink"/>
                <w:rFonts w:hint="cs"/>
                <w:noProof/>
                <w:rtl/>
              </w:rPr>
              <w:t>ی</w:t>
            </w:r>
            <w:r w:rsidRPr="00692C24">
              <w:rPr>
                <w:rStyle w:val="Hyperlink"/>
                <w:noProof/>
                <w:rtl/>
              </w:rPr>
              <w:t>انماد</w:t>
            </w:r>
            <w:r w:rsidRPr="00692C24">
              <w:rPr>
                <w:rStyle w:val="Hyperlink"/>
                <w:rFonts w:hint="cs"/>
                <w:noProof/>
                <w:rtl/>
              </w:rPr>
              <w:t>ی</w:t>
            </w:r>
            <w:r w:rsidRPr="00692C24">
              <w:rPr>
                <w:rStyle w:val="Hyperlink"/>
                <w:noProof/>
                <w:rtl/>
              </w:rPr>
              <w:t>ن برا</w:t>
            </w:r>
            <w:r w:rsidRPr="00692C24">
              <w:rPr>
                <w:rStyle w:val="Hyperlink"/>
                <w:rFonts w:hint="cs"/>
                <w:noProof/>
                <w:rtl/>
              </w:rPr>
              <w:t>ی</w:t>
            </w:r>
            <w:r w:rsidRPr="00692C24">
              <w:rPr>
                <w:rStyle w:val="Hyperlink"/>
                <w:noProof/>
                <w:rtl/>
              </w:rPr>
              <w:t xml:space="preserve"> تحل</w:t>
            </w:r>
            <w:r w:rsidRPr="00692C24">
              <w:rPr>
                <w:rStyle w:val="Hyperlink"/>
                <w:rFonts w:hint="cs"/>
                <w:noProof/>
                <w:rtl/>
              </w:rPr>
              <w:t>ی</w:t>
            </w:r>
            <w:r w:rsidRPr="00692C24">
              <w:rPr>
                <w:rStyle w:val="Hyperlink"/>
                <w:noProof/>
                <w:rtl/>
              </w:rPr>
              <w:t>ل برنامه</w:t>
            </w:r>
            <w:r>
              <w:rPr>
                <w:noProof/>
                <w:webHidden/>
              </w:rPr>
              <w:tab/>
            </w:r>
            <w:r>
              <w:rPr>
                <w:noProof/>
                <w:webHidden/>
              </w:rPr>
              <w:fldChar w:fldCharType="begin"/>
            </w:r>
            <w:r>
              <w:rPr>
                <w:noProof/>
                <w:webHidden/>
              </w:rPr>
              <w:instrText xml:space="preserve"> PAGEREF _Toc495715018 \h </w:instrText>
            </w:r>
          </w:ins>
          <w:r>
            <w:rPr>
              <w:noProof/>
              <w:webHidden/>
            </w:rPr>
          </w:r>
          <w:r>
            <w:rPr>
              <w:noProof/>
              <w:webHidden/>
            </w:rPr>
            <w:fldChar w:fldCharType="separate"/>
          </w:r>
          <w:ins w:id="227" w:author="Windows User" w:date="2017-10-14T03:40:00Z">
            <w:r w:rsidR="000D5978">
              <w:rPr>
                <w:noProof/>
                <w:webHidden/>
                <w:rtl/>
              </w:rPr>
              <w:t>23</w:t>
            </w:r>
          </w:ins>
          <w:ins w:id="228" w:author="Windows User" w:date="2017-10-14T03:27:00Z">
            <w:r>
              <w:rPr>
                <w:noProof/>
                <w:webHidden/>
              </w:rPr>
              <w:fldChar w:fldCharType="end"/>
            </w:r>
            <w:r w:rsidRPr="00692C24">
              <w:rPr>
                <w:rStyle w:val="Hyperlink"/>
                <w:noProof/>
              </w:rPr>
              <w:fldChar w:fldCharType="end"/>
            </w:r>
          </w:ins>
        </w:p>
        <w:p w14:paraId="553B6DEC" w14:textId="77777777" w:rsidR="008B55F5" w:rsidRDefault="008B55F5">
          <w:pPr>
            <w:pStyle w:val="TOC2"/>
            <w:tabs>
              <w:tab w:val="right" w:leader="dot" w:pos="9350"/>
            </w:tabs>
            <w:rPr>
              <w:ins w:id="229" w:author="Windows User" w:date="2017-10-14T03:27:00Z"/>
              <w:rFonts w:asciiTheme="minorHAnsi" w:eastAsiaTheme="minorEastAsia" w:hAnsiTheme="minorHAnsi" w:cstheme="minorBidi"/>
              <w:noProof/>
              <w:sz w:val="22"/>
              <w:szCs w:val="22"/>
              <w:lang w:bidi="ar-SA"/>
            </w:rPr>
            <w:pPrChange w:id="230" w:author="Windows User" w:date="2017-10-14T03:28:00Z">
              <w:pPr>
                <w:pStyle w:val="TOC2"/>
                <w:tabs>
                  <w:tab w:val="right" w:leader="dot" w:pos="9350"/>
                </w:tabs>
                <w:bidi w:val="0"/>
              </w:pPr>
            </w:pPrChange>
          </w:pPr>
          <w:ins w:id="23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"_Toc495715019"</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3-1-ابزار</w:t>
            </w:r>
            <w:r w:rsidRPr="00692C24">
              <w:rPr>
                <w:rStyle w:val="Hyperlink"/>
                <w:noProof/>
              </w:rPr>
              <w:t>DART</w:t>
            </w:r>
            <w:r>
              <w:rPr>
                <w:noProof/>
                <w:webHidden/>
              </w:rPr>
              <w:tab/>
            </w:r>
            <w:r>
              <w:rPr>
                <w:noProof/>
                <w:webHidden/>
              </w:rPr>
              <w:fldChar w:fldCharType="begin"/>
            </w:r>
            <w:r>
              <w:rPr>
                <w:noProof/>
                <w:webHidden/>
              </w:rPr>
              <w:instrText xml:space="preserve"> PAGEREF _Toc495715019 \h </w:instrText>
            </w:r>
          </w:ins>
          <w:r>
            <w:rPr>
              <w:noProof/>
              <w:webHidden/>
            </w:rPr>
          </w:r>
          <w:r>
            <w:rPr>
              <w:noProof/>
              <w:webHidden/>
            </w:rPr>
            <w:fldChar w:fldCharType="separate"/>
          </w:r>
          <w:ins w:id="232" w:author="Windows User" w:date="2017-10-14T03:40:00Z">
            <w:r w:rsidR="000D5978">
              <w:rPr>
                <w:noProof/>
                <w:webHidden/>
                <w:rtl/>
              </w:rPr>
              <w:t>23</w:t>
            </w:r>
          </w:ins>
          <w:ins w:id="233" w:author="Windows User" w:date="2017-10-14T03:27:00Z">
            <w:r>
              <w:rPr>
                <w:noProof/>
                <w:webHidden/>
              </w:rPr>
              <w:fldChar w:fldCharType="end"/>
            </w:r>
            <w:r w:rsidRPr="00692C24">
              <w:rPr>
                <w:rStyle w:val="Hyperlink"/>
                <w:noProof/>
              </w:rPr>
              <w:fldChar w:fldCharType="end"/>
            </w:r>
          </w:ins>
        </w:p>
        <w:p w14:paraId="63F4CF99" w14:textId="77777777" w:rsidR="008B55F5" w:rsidRDefault="008B55F5">
          <w:pPr>
            <w:pStyle w:val="TOC3"/>
            <w:tabs>
              <w:tab w:val="right" w:leader="dot" w:pos="9350"/>
            </w:tabs>
            <w:rPr>
              <w:ins w:id="234" w:author="Windows User" w:date="2017-10-14T03:27:00Z"/>
              <w:rFonts w:asciiTheme="minorHAnsi" w:eastAsiaTheme="minorEastAsia" w:hAnsiTheme="minorHAnsi" w:cstheme="minorBidi"/>
              <w:noProof/>
              <w:sz w:val="22"/>
              <w:szCs w:val="22"/>
              <w:lang w:bidi="ar-SA"/>
            </w:rPr>
            <w:pPrChange w:id="235" w:author="Windows User" w:date="2017-10-14T03:28:00Z">
              <w:pPr>
                <w:pStyle w:val="TOC3"/>
                <w:tabs>
                  <w:tab w:val="right" w:leader="dot" w:pos="9350"/>
                </w:tabs>
                <w:bidi w:val="0"/>
              </w:pPr>
            </w:pPrChange>
          </w:pPr>
          <w:ins w:id="23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"_Toc495715020"</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3-1-1-مقدمه</w:t>
            </w:r>
            <w:r>
              <w:rPr>
                <w:noProof/>
                <w:webHidden/>
              </w:rPr>
              <w:tab/>
            </w:r>
            <w:r>
              <w:rPr>
                <w:noProof/>
                <w:webHidden/>
              </w:rPr>
              <w:fldChar w:fldCharType="begin"/>
            </w:r>
            <w:r>
              <w:rPr>
                <w:noProof/>
                <w:webHidden/>
              </w:rPr>
              <w:instrText xml:space="preserve"> PAGEREF _Toc495715020 \h </w:instrText>
            </w:r>
          </w:ins>
          <w:r>
            <w:rPr>
              <w:noProof/>
              <w:webHidden/>
            </w:rPr>
          </w:r>
          <w:r>
            <w:rPr>
              <w:noProof/>
              <w:webHidden/>
            </w:rPr>
            <w:fldChar w:fldCharType="separate"/>
          </w:r>
          <w:ins w:id="237" w:author="Windows User" w:date="2017-10-14T03:40:00Z">
            <w:r w:rsidR="000D5978">
              <w:rPr>
                <w:noProof/>
                <w:webHidden/>
                <w:rtl/>
              </w:rPr>
              <w:t>23</w:t>
            </w:r>
          </w:ins>
          <w:ins w:id="238" w:author="Windows User" w:date="2017-10-14T03:27:00Z">
            <w:r>
              <w:rPr>
                <w:noProof/>
                <w:webHidden/>
              </w:rPr>
              <w:fldChar w:fldCharType="end"/>
            </w:r>
            <w:r w:rsidRPr="00692C24">
              <w:rPr>
                <w:rStyle w:val="Hyperlink"/>
                <w:noProof/>
              </w:rPr>
              <w:fldChar w:fldCharType="end"/>
            </w:r>
          </w:ins>
        </w:p>
        <w:p w14:paraId="41CD0AC1" w14:textId="77777777" w:rsidR="008B55F5" w:rsidRDefault="008B55F5">
          <w:pPr>
            <w:pStyle w:val="TOC3"/>
            <w:tabs>
              <w:tab w:val="right" w:leader="dot" w:pos="9350"/>
            </w:tabs>
            <w:rPr>
              <w:ins w:id="239" w:author="Windows User" w:date="2017-10-14T03:27:00Z"/>
              <w:rFonts w:asciiTheme="minorHAnsi" w:eastAsiaTheme="minorEastAsia" w:hAnsiTheme="minorHAnsi" w:cstheme="minorBidi"/>
              <w:noProof/>
              <w:sz w:val="22"/>
              <w:szCs w:val="22"/>
              <w:lang w:bidi="ar-SA"/>
            </w:rPr>
            <w:pPrChange w:id="240" w:author="Windows User" w:date="2017-10-14T03:28:00Z">
              <w:pPr>
                <w:pStyle w:val="TOC3"/>
                <w:tabs>
                  <w:tab w:val="right" w:leader="dot" w:pos="9350"/>
                </w:tabs>
                <w:bidi w:val="0"/>
              </w:pPr>
            </w:pPrChange>
          </w:pPr>
          <w:ins w:id="24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"_Toc495715021"</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3-1-3-طرح کل</w:t>
            </w:r>
            <w:r w:rsidRPr="00692C24">
              <w:rPr>
                <w:rStyle w:val="Hyperlink"/>
                <w:rFonts w:hint="cs"/>
                <w:noProof/>
                <w:rtl/>
              </w:rPr>
              <w:t>ی</w:t>
            </w:r>
            <w:r w:rsidRPr="00692C24">
              <w:rPr>
                <w:rStyle w:val="Hyperlink"/>
                <w:noProof/>
              </w:rPr>
              <w:t xml:space="preserve"> DART</w:t>
            </w:r>
            <w:r w:rsidRPr="00692C24">
              <w:rPr>
                <w:rStyle w:val="Hyperlink"/>
                <w:noProof/>
                <w:rtl/>
              </w:rPr>
              <w:t xml:space="preserve"> با استفاده از دو مثال</w:t>
            </w:r>
            <w:r>
              <w:rPr>
                <w:noProof/>
                <w:webHidden/>
              </w:rPr>
              <w:tab/>
            </w:r>
            <w:r>
              <w:rPr>
                <w:noProof/>
                <w:webHidden/>
              </w:rPr>
              <w:fldChar w:fldCharType="begin"/>
            </w:r>
            <w:r>
              <w:rPr>
                <w:noProof/>
                <w:webHidden/>
              </w:rPr>
              <w:instrText xml:space="preserve"> PAGEREF _Toc495715021 \h </w:instrText>
            </w:r>
          </w:ins>
          <w:r>
            <w:rPr>
              <w:noProof/>
              <w:webHidden/>
            </w:rPr>
          </w:r>
          <w:r>
            <w:rPr>
              <w:noProof/>
              <w:webHidden/>
            </w:rPr>
            <w:fldChar w:fldCharType="separate"/>
          </w:r>
          <w:ins w:id="242" w:author="Windows User" w:date="2017-10-14T03:40:00Z">
            <w:r w:rsidR="000D5978">
              <w:rPr>
                <w:noProof/>
                <w:webHidden/>
                <w:rtl/>
              </w:rPr>
              <w:t>24</w:t>
            </w:r>
          </w:ins>
          <w:ins w:id="243" w:author="Windows User" w:date="2017-10-14T03:27:00Z">
            <w:r>
              <w:rPr>
                <w:noProof/>
                <w:webHidden/>
              </w:rPr>
              <w:fldChar w:fldCharType="end"/>
            </w:r>
            <w:r w:rsidRPr="00692C24">
              <w:rPr>
                <w:rStyle w:val="Hyperlink"/>
                <w:noProof/>
              </w:rPr>
              <w:fldChar w:fldCharType="end"/>
            </w:r>
          </w:ins>
        </w:p>
        <w:p w14:paraId="722276B6" w14:textId="77777777" w:rsidR="008B55F5" w:rsidRDefault="008B55F5">
          <w:pPr>
            <w:pStyle w:val="TOC2"/>
            <w:tabs>
              <w:tab w:val="right" w:leader="dot" w:pos="9350"/>
            </w:tabs>
            <w:rPr>
              <w:ins w:id="244" w:author="Windows User" w:date="2017-10-14T03:27:00Z"/>
              <w:rFonts w:asciiTheme="minorHAnsi" w:eastAsiaTheme="minorEastAsia" w:hAnsiTheme="minorHAnsi" w:cstheme="minorBidi"/>
              <w:noProof/>
              <w:sz w:val="22"/>
              <w:szCs w:val="22"/>
              <w:lang w:bidi="ar-SA"/>
            </w:rPr>
            <w:pPrChange w:id="245" w:author="Windows User" w:date="2017-10-14T03:28:00Z">
              <w:pPr>
                <w:pStyle w:val="TOC2"/>
                <w:tabs>
                  <w:tab w:val="right" w:leader="dot" w:pos="9350"/>
                </w:tabs>
                <w:bidi w:val="0"/>
              </w:pPr>
            </w:pPrChange>
          </w:pPr>
          <w:ins w:id="24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"_Toc495715022"</w:instrText>
            </w:r>
            <w:r w:rsidRPr="00692C24">
              <w:rPr>
                <w:rStyle w:val="Hyperlink"/>
                <w:noProof/>
              </w:rPr>
              <w:instrText xml:space="preserve"> </w:instrText>
            </w:r>
            <w:r w:rsidRPr="00692C24">
              <w:rPr>
                <w:rStyle w:val="Hyperlink"/>
                <w:noProof/>
              </w:rPr>
              <w:fldChar w:fldCharType="separate"/>
            </w:r>
            <w:r w:rsidRPr="00692C24">
              <w:rPr>
                <w:rStyle w:val="Hyperlink"/>
                <w:noProof/>
                <w:rtl/>
              </w:rPr>
              <w:t xml:space="preserve">3-2-ابزار </w:t>
            </w:r>
            <w:r w:rsidRPr="00692C24">
              <w:rPr>
                <w:rStyle w:val="Hyperlink"/>
                <w:noProof/>
              </w:rPr>
              <w:t>Mayhem</w:t>
            </w:r>
            <w:r>
              <w:rPr>
                <w:noProof/>
                <w:webHidden/>
              </w:rPr>
              <w:tab/>
            </w:r>
            <w:r>
              <w:rPr>
                <w:noProof/>
                <w:webHidden/>
              </w:rPr>
              <w:fldChar w:fldCharType="begin"/>
            </w:r>
            <w:r>
              <w:rPr>
                <w:noProof/>
                <w:webHidden/>
              </w:rPr>
              <w:instrText xml:space="preserve"> PAGEREF _Toc495715022 \h </w:instrText>
            </w:r>
          </w:ins>
          <w:r>
            <w:rPr>
              <w:noProof/>
              <w:webHidden/>
            </w:rPr>
          </w:r>
          <w:r>
            <w:rPr>
              <w:noProof/>
              <w:webHidden/>
            </w:rPr>
            <w:fldChar w:fldCharType="separate"/>
          </w:r>
          <w:ins w:id="247" w:author="Windows User" w:date="2017-10-14T03:40:00Z">
            <w:r w:rsidR="000D5978">
              <w:rPr>
                <w:noProof/>
                <w:webHidden/>
                <w:rtl/>
              </w:rPr>
              <w:t>27</w:t>
            </w:r>
          </w:ins>
          <w:ins w:id="248" w:author="Windows User" w:date="2017-10-14T03:27:00Z">
            <w:r>
              <w:rPr>
                <w:noProof/>
                <w:webHidden/>
              </w:rPr>
              <w:fldChar w:fldCharType="end"/>
            </w:r>
            <w:r w:rsidRPr="00692C24">
              <w:rPr>
                <w:rStyle w:val="Hyperlink"/>
                <w:noProof/>
              </w:rPr>
              <w:fldChar w:fldCharType="end"/>
            </w:r>
          </w:ins>
        </w:p>
        <w:p w14:paraId="2F3113D6" w14:textId="77777777" w:rsidR="008B55F5" w:rsidRDefault="008B55F5">
          <w:pPr>
            <w:pStyle w:val="TOC3"/>
            <w:tabs>
              <w:tab w:val="right" w:leader="dot" w:pos="9350"/>
            </w:tabs>
            <w:rPr>
              <w:ins w:id="249" w:author="Windows User" w:date="2017-10-14T03:27:00Z"/>
              <w:rFonts w:asciiTheme="minorHAnsi" w:eastAsiaTheme="minorEastAsia" w:hAnsiTheme="minorHAnsi" w:cstheme="minorBidi"/>
              <w:noProof/>
              <w:sz w:val="22"/>
              <w:szCs w:val="22"/>
              <w:lang w:bidi="ar-SA"/>
            </w:rPr>
            <w:pPrChange w:id="250" w:author="Windows User" w:date="2017-10-14T03:28:00Z">
              <w:pPr>
                <w:pStyle w:val="TOC3"/>
                <w:tabs>
                  <w:tab w:val="right" w:leader="dot" w:pos="9350"/>
                </w:tabs>
                <w:bidi w:val="0"/>
              </w:pPr>
            </w:pPrChange>
          </w:pPr>
          <w:ins w:id="25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"_Toc495715023"</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3-2-1- مقدمه</w:t>
            </w:r>
            <w:r>
              <w:rPr>
                <w:noProof/>
                <w:webHidden/>
              </w:rPr>
              <w:tab/>
            </w:r>
            <w:r>
              <w:rPr>
                <w:noProof/>
                <w:webHidden/>
              </w:rPr>
              <w:fldChar w:fldCharType="begin"/>
            </w:r>
            <w:r>
              <w:rPr>
                <w:noProof/>
                <w:webHidden/>
              </w:rPr>
              <w:instrText xml:space="preserve"> PAGEREF _Toc495715023 \h </w:instrText>
            </w:r>
          </w:ins>
          <w:r>
            <w:rPr>
              <w:noProof/>
              <w:webHidden/>
            </w:rPr>
          </w:r>
          <w:r>
            <w:rPr>
              <w:noProof/>
              <w:webHidden/>
            </w:rPr>
            <w:fldChar w:fldCharType="separate"/>
          </w:r>
          <w:ins w:id="252" w:author="Windows User" w:date="2017-10-14T03:40:00Z">
            <w:r w:rsidR="000D5978">
              <w:rPr>
                <w:noProof/>
                <w:webHidden/>
                <w:rtl/>
              </w:rPr>
              <w:t>27</w:t>
            </w:r>
          </w:ins>
          <w:ins w:id="253" w:author="Windows User" w:date="2017-10-14T03:27:00Z">
            <w:r>
              <w:rPr>
                <w:noProof/>
                <w:webHidden/>
              </w:rPr>
              <w:fldChar w:fldCharType="end"/>
            </w:r>
            <w:r w:rsidRPr="00692C24">
              <w:rPr>
                <w:rStyle w:val="Hyperlink"/>
                <w:noProof/>
              </w:rPr>
              <w:fldChar w:fldCharType="end"/>
            </w:r>
          </w:ins>
        </w:p>
        <w:p w14:paraId="08D2CBFE" w14:textId="77777777" w:rsidR="008B55F5" w:rsidRDefault="008B55F5">
          <w:pPr>
            <w:pStyle w:val="TOC3"/>
            <w:tabs>
              <w:tab w:val="right" w:leader="dot" w:pos="9350"/>
            </w:tabs>
            <w:rPr>
              <w:ins w:id="254" w:author="Windows User" w:date="2017-10-14T03:27:00Z"/>
              <w:rFonts w:asciiTheme="minorHAnsi" w:eastAsiaTheme="minorEastAsia" w:hAnsiTheme="minorHAnsi" w:cstheme="minorBidi"/>
              <w:noProof/>
              <w:sz w:val="22"/>
              <w:szCs w:val="22"/>
              <w:lang w:bidi="ar-SA"/>
            </w:rPr>
            <w:pPrChange w:id="255" w:author="Windows User" w:date="2017-10-14T03:28:00Z">
              <w:pPr>
                <w:pStyle w:val="TOC3"/>
                <w:tabs>
                  <w:tab w:val="right" w:leader="dot" w:pos="9350"/>
                </w:tabs>
                <w:bidi w:val="0"/>
              </w:pPr>
            </w:pPrChange>
          </w:pPr>
          <w:ins w:id="25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"_Toc495715024"</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3-2-2-دستاوردها</w:t>
            </w:r>
            <w:r w:rsidRPr="00692C24">
              <w:rPr>
                <w:rStyle w:val="Hyperlink"/>
                <w:rFonts w:hint="cs"/>
                <w:noProof/>
                <w:rtl/>
              </w:rPr>
              <w:t>ی</w:t>
            </w:r>
            <w:r w:rsidRPr="00692C24">
              <w:rPr>
                <w:rStyle w:val="Hyperlink"/>
                <w:noProof/>
                <w:rtl/>
              </w:rPr>
              <w:t xml:space="preserve"> جد</w:t>
            </w:r>
            <w:r w:rsidRPr="00692C24">
              <w:rPr>
                <w:rStyle w:val="Hyperlink"/>
                <w:rFonts w:hint="cs"/>
                <w:noProof/>
                <w:rtl/>
              </w:rPr>
              <w:t>ی</w:t>
            </w:r>
            <w:r w:rsidRPr="00692C24">
              <w:rPr>
                <w:rStyle w:val="Hyperlink"/>
                <w:noProof/>
                <w:rtl/>
              </w:rPr>
              <w:t xml:space="preserve">د </w:t>
            </w:r>
            <w:r w:rsidRPr="00692C24">
              <w:rPr>
                <w:rStyle w:val="Hyperlink"/>
                <w:noProof/>
              </w:rPr>
              <w:t>MAYHEM</w:t>
            </w:r>
            <w:r w:rsidRPr="00692C24">
              <w:rPr>
                <w:rStyle w:val="Hyperlink"/>
                <w:noProof/>
                <w:rtl/>
              </w:rPr>
              <w:t>:</w:t>
            </w:r>
            <w:r>
              <w:rPr>
                <w:noProof/>
                <w:webHidden/>
              </w:rPr>
              <w:tab/>
            </w:r>
            <w:r>
              <w:rPr>
                <w:noProof/>
                <w:webHidden/>
              </w:rPr>
              <w:fldChar w:fldCharType="begin"/>
            </w:r>
            <w:r>
              <w:rPr>
                <w:noProof/>
                <w:webHidden/>
              </w:rPr>
              <w:instrText xml:space="preserve"> PAGEREF _Toc495715024 \h </w:instrText>
            </w:r>
          </w:ins>
          <w:r>
            <w:rPr>
              <w:noProof/>
              <w:webHidden/>
            </w:rPr>
          </w:r>
          <w:r>
            <w:rPr>
              <w:noProof/>
              <w:webHidden/>
            </w:rPr>
            <w:fldChar w:fldCharType="separate"/>
          </w:r>
          <w:ins w:id="257" w:author="Windows User" w:date="2017-10-14T03:40:00Z">
            <w:r w:rsidR="000D5978">
              <w:rPr>
                <w:noProof/>
                <w:webHidden/>
                <w:rtl/>
              </w:rPr>
              <w:t>29</w:t>
            </w:r>
          </w:ins>
          <w:ins w:id="258" w:author="Windows User" w:date="2017-10-14T03:27:00Z">
            <w:r>
              <w:rPr>
                <w:noProof/>
                <w:webHidden/>
              </w:rPr>
              <w:fldChar w:fldCharType="end"/>
            </w:r>
            <w:r w:rsidRPr="00692C24">
              <w:rPr>
                <w:rStyle w:val="Hyperlink"/>
                <w:noProof/>
              </w:rPr>
              <w:fldChar w:fldCharType="end"/>
            </w:r>
          </w:ins>
        </w:p>
        <w:p w14:paraId="19E87B2F" w14:textId="77777777" w:rsidR="008B55F5" w:rsidRDefault="008B55F5">
          <w:pPr>
            <w:pStyle w:val="TOC3"/>
            <w:tabs>
              <w:tab w:val="right" w:leader="dot" w:pos="9350"/>
            </w:tabs>
            <w:rPr>
              <w:ins w:id="259" w:author="Windows User" w:date="2017-10-14T03:27:00Z"/>
              <w:rFonts w:asciiTheme="minorHAnsi" w:eastAsiaTheme="minorEastAsia" w:hAnsiTheme="minorHAnsi" w:cstheme="minorBidi"/>
              <w:noProof/>
              <w:sz w:val="22"/>
              <w:szCs w:val="22"/>
              <w:lang w:bidi="ar-SA"/>
            </w:rPr>
            <w:pPrChange w:id="260" w:author="Windows User" w:date="2017-10-14T03:28:00Z">
              <w:pPr>
                <w:pStyle w:val="TOC3"/>
                <w:tabs>
                  <w:tab w:val="right" w:leader="dot" w:pos="9350"/>
                </w:tabs>
                <w:bidi w:val="0"/>
              </w:pPr>
            </w:pPrChange>
          </w:pPr>
          <w:ins w:id="26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"_Toc495715025"</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3-2-3-ساختار کل</w:t>
            </w:r>
            <w:r w:rsidRPr="00692C24">
              <w:rPr>
                <w:rStyle w:val="Hyperlink"/>
                <w:rFonts w:hint="cs"/>
                <w:noProof/>
                <w:rtl/>
              </w:rPr>
              <w:t>ی</w:t>
            </w:r>
            <w:r w:rsidRPr="00692C24">
              <w:rPr>
                <w:rStyle w:val="Hyperlink"/>
                <w:noProof/>
                <w:rtl/>
              </w:rPr>
              <w:t xml:space="preserve"> ابزار </w:t>
            </w:r>
            <w:r w:rsidRPr="00692C24">
              <w:rPr>
                <w:rStyle w:val="Hyperlink"/>
                <w:noProof/>
              </w:rPr>
              <w:t>MAYHEM</w:t>
            </w:r>
            <w:r>
              <w:rPr>
                <w:noProof/>
                <w:webHidden/>
              </w:rPr>
              <w:tab/>
            </w:r>
            <w:r>
              <w:rPr>
                <w:noProof/>
                <w:webHidden/>
              </w:rPr>
              <w:fldChar w:fldCharType="begin"/>
            </w:r>
            <w:r>
              <w:rPr>
                <w:noProof/>
                <w:webHidden/>
              </w:rPr>
              <w:instrText xml:space="preserve"> PAGEREF _Toc495715025 \h </w:instrText>
            </w:r>
          </w:ins>
          <w:r>
            <w:rPr>
              <w:noProof/>
              <w:webHidden/>
            </w:rPr>
          </w:r>
          <w:r>
            <w:rPr>
              <w:noProof/>
              <w:webHidden/>
            </w:rPr>
            <w:fldChar w:fldCharType="separate"/>
          </w:r>
          <w:ins w:id="262" w:author="Windows User" w:date="2017-10-14T03:40:00Z">
            <w:r w:rsidR="000D5978">
              <w:rPr>
                <w:noProof/>
                <w:webHidden/>
                <w:rtl/>
              </w:rPr>
              <w:t>29</w:t>
            </w:r>
          </w:ins>
          <w:ins w:id="263" w:author="Windows User" w:date="2017-10-14T03:27:00Z">
            <w:r>
              <w:rPr>
                <w:noProof/>
                <w:webHidden/>
              </w:rPr>
              <w:fldChar w:fldCharType="end"/>
            </w:r>
            <w:r w:rsidRPr="00692C24">
              <w:rPr>
                <w:rStyle w:val="Hyperlink"/>
                <w:noProof/>
              </w:rPr>
              <w:fldChar w:fldCharType="end"/>
            </w:r>
          </w:ins>
        </w:p>
        <w:p w14:paraId="06CA7E7D" w14:textId="77777777" w:rsidR="008B55F5" w:rsidRDefault="008B55F5">
          <w:pPr>
            <w:pStyle w:val="TOC3"/>
            <w:tabs>
              <w:tab w:val="right" w:leader="dot" w:pos="9350"/>
            </w:tabs>
            <w:rPr>
              <w:ins w:id="264" w:author="Windows User" w:date="2017-10-14T03:27:00Z"/>
              <w:rFonts w:asciiTheme="minorHAnsi" w:eastAsiaTheme="minorEastAsia" w:hAnsiTheme="minorHAnsi" w:cstheme="minorBidi"/>
              <w:noProof/>
              <w:sz w:val="22"/>
              <w:szCs w:val="22"/>
              <w:lang w:bidi="ar-SA"/>
            </w:rPr>
            <w:pPrChange w:id="265" w:author="Windows User" w:date="2017-10-14T03:28:00Z">
              <w:pPr>
                <w:pStyle w:val="TOC3"/>
                <w:tabs>
                  <w:tab w:val="right" w:leader="dot" w:pos="9350"/>
                </w:tabs>
                <w:bidi w:val="0"/>
              </w:pPr>
            </w:pPrChange>
          </w:pPr>
          <w:ins w:id="266" w:author="Windows User" w:date="2017-10-14T03:27:00Z">
            <w:r w:rsidRPr="00692C24">
              <w:rPr>
                <w:rStyle w:val="Hyperlink"/>
                <w:noProof/>
              </w:rPr>
              <w:lastRenderedPageBreak/>
              <w:fldChar w:fldCharType="begin"/>
            </w:r>
            <w:r w:rsidRPr="00692C24">
              <w:rPr>
                <w:rStyle w:val="Hyperlink"/>
                <w:noProof/>
              </w:rPr>
              <w:instrText xml:space="preserve"> </w:instrText>
            </w:r>
            <w:r>
              <w:rPr>
                <w:noProof/>
              </w:rPr>
              <w:instrText>HYPERLINK \l "_Toc495715026"</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3-2-4-اجرا</w:t>
            </w:r>
            <w:r w:rsidRPr="00692C24">
              <w:rPr>
                <w:rStyle w:val="Hyperlink"/>
                <w:rFonts w:hint="cs"/>
                <w:noProof/>
                <w:rtl/>
              </w:rPr>
              <w:t>ی</w:t>
            </w:r>
            <w:r w:rsidRPr="00692C24">
              <w:rPr>
                <w:rStyle w:val="Hyperlink"/>
                <w:noProof/>
                <w:rtl/>
              </w:rPr>
              <w:t xml:space="preserve"> ه</w:t>
            </w:r>
            <w:r w:rsidRPr="00692C24">
              <w:rPr>
                <w:rStyle w:val="Hyperlink"/>
                <w:rFonts w:hint="cs"/>
                <w:noProof/>
                <w:rtl/>
              </w:rPr>
              <w:t>ی</w:t>
            </w:r>
            <w:r w:rsidRPr="00692C24">
              <w:rPr>
                <w:rStyle w:val="Hyperlink"/>
                <w:rFonts w:hint="eastAsia"/>
                <w:noProof/>
                <w:rtl/>
              </w:rPr>
              <w:t>بر</w:t>
            </w:r>
            <w:r w:rsidRPr="00692C24">
              <w:rPr>
                <w:rStyle w:val="Hyperlink"/>
                <w:rFonts w:hint="cs"/>
                <w:noProof/>
                <w:rtl/>
              </w:rPr>
              <w:t>ی</w:t>
            </w:r>
            <w:r w:rsidRPr="00692C24">
              <w:rPr>
                <w:rStyle w:val="Hyperlink"/>
                <w:rFonts w:hint="eastAsia"/>
                <w:noProof/>
                <w:rtl/>
              </w:rPr>
              <w:t>د</w:t>
            </w:r>
            <w:r w:rsidRPr="00692C24">
              <w:rPr>
                <w:rStyle w:val="Hyperlink"/>
                <w:noProof/>
                <w:rtl/>
              </w:rPr>
              <w:t xml:space="preserve"> پو</w:t>
            </w:r>
            <w:r w:rsidRPr="00692C24">
              <w:rPr>
                <w:rStyle w:val="Hyperlink"/>
                <w:rFonts w:hint="cs"/>
                <w:noProof/>
                <w:rtl/>
              </w:rPr>
              <w:t>ی</w:t>
            </w:r>
            <w:r w:rsidRPr="00692C24">
              <w:rPr>
                <w:rStyle w:val="Hyperlink"/>
                <w:rFonts w:hint="eastAsia"/>
                <w:noProof/>
                <w:rtl/>
              </w:rPr>
              <w:t>انماد</w:t>
            </w:r>
            <w:r w:rsidRPr="00692C24">
              <w:rPr>
                <w:rStyle w:val="Hyperlink"/>
                <w:rFonts w:hint="cs"/>
                <w:noProof/>
                <w:rtl/>
              </w:rPr>
              <w:t>ی</w:t>
            </w:r>
            <w:r w:rsidRPr="00692C24">
              <w:rPr>
                <w:rStyle w:val="Hyperlink"/>
                <w:rFonts w:hint="eastAsia"/>
                <w:noProof/>
                <w:rtl/>
              </w:rPr>
              <w:t>ن</w:t>
            </w:r>
            <w:r w:rsidRPr="00692C24">
              <w:rPr>
                <w:rStyle w:val="Hyperlink"/>
                <w:noProof/>
                <w:rtl/>
              </w:rPr>
              <w:t xml:space="preserve"> در ابزار </w:t>
            </w:r>
            <w:r w:rsidRPr="00692C24">
              <w:rPr>
                <w:rStyle w:val="Hyperlink"/>
                <w:noProof/>
              </w:rPr>
              <w:t>MAYHEM</w:t>
            </w:r>
            <w:r>
              <w:rPr>
                <w:noProof/>
                <w:webHidden/>
              </w:rPr>
              <w:tab/>
            </w:r>
            <w:r>
              <w:rPr>
                <w:noProof/>
                <w:webHidden/>
              </w:rPr>
              <w:fldChar w:fldCharType="begin"/>
            </w:r>
            <w:r>
              <w:rPr>
                <w:noProof/>
                <w:webHidden/>
              </w:rPr>
              <w:instrText xml:space="preserve"> PAGEREF _Toc495715026 \h </w:instrText>
            </w:r>
          </w:ins>
          <w:r>
            <w:rPr>
              <w:noProof/>
              <w:webHidden/>
            </w:rPr>
          </w:r>
          <w:r>
            <w:rPr>
              <w:noProof/>
              <w:webHidden/>
            </w:rPr>
            <w:fldChar w:fldCharType="separate"/>
          </w:r>
          <w:ins w:id="267" w:author="Windows User" w:date="2017-10-14T03:40:00Z">
            <w:r w:rsidR="000D5978">
              <w:rPr>
                <w:noProof/>
                <w:webHidden/>
                <w:rtl/>
              </w:rPr>
              <w:t>33</w:t>
            </w:r>
          </w:ins>
          <w:ins w:id="268" w:author="Windows User" w:date="2017-10-14T03:27:00Z">
            <w:r>
              <w:rPr>
                <w:noProof/>
                <w:webHidden/>
              </w:rPr>
              <w:fldChar w:fldCharType="end"/>
            </w:r>
            <w:r w:rsidRPr="00692C24">
              <w:rPr>
                <w:rStyle w:val="Hyperlink"/>
                <w:noProof/>
              </w:rPr>
              <w:fldChar w:fldCharType="end"/>
            </w:r>
          </w:ins>
        </w:p>
        <w:p w14:paraId="21632EAB" w14:textId="77777777" w:rsidR="008B55F5" w:rsidRDefault="008B55F5">
          <w:pPr>
            <w:pStyle w:val="TOC3"/>
            <w:tabs>
              <w:tab w:val="right" w:leader="dot" w:pos="9350"/>
            </w:tabs>
            <w:rPr>
              <w:ins w:id="269" w:author="Windows User" w:date="2017-10-14T03:27:00Z"/>
              <w:rFonts w:asciiTheme="minorHAnsi" w:eastAsiaTheme="minorEastAsia" w:hAnsiTheme="minorHAnsi" w:cstheme="minorBidi"/>
              <w:noProof/>
              <w:sz w:val="22"/>
              <w:szCs w:val="22"/>
              <w:lang w:bidi="ar-SA"/>
            </w:rPr>
            <w:pPrChange w:id="270" w:author="Windows User" w:date="2017-10-14T03:28:00Z">
              <w:pPr>
                <w:pStyle w:val="TOC3"/>
                <w:tabs>
                  <w:tab w:val="right" w:leader="dot" w:pos="9350"/>
                </w:tabs>
                <w:bidi w:val="0"/>
              </w:pPr>
            </w:pPrChange>
          </w:pPr>
          <w:ins w:id="27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"_Toc495715027"</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3-2-5-معمار</w:t>
            </w:r>
            <w:r w:rsidRPr="00692C24">
              <w:rPr>
                <w:rStyle w:val="Hyperlink"/>
                <w:rFonts w:hint="cs"/>
                <w:noProof/>
                <w:rtl/>
              </w:rPr>
              <w:t>ی</w:t>
            </w:r>
            <w:r w:rsidRPr="00692C24">
              <w:rPr>
                <w:rStyle w:val="Hyperlink"/>
                <w:noProof/>
                <w:rtl/>
              </w:rPr>
              <w:t xml:space="preserve"> و پ</w:t>
            </w:r>
            <w:r w:rsidRPr="00692C24">
              <w:rPr>
                <w:rStyle w:val="Hyperlink"/>
                <w:rFonts w:hint="cs"/>
                <w:noProof/>
                <w:rtl/>
              </w:rPr>
              <w:t>ی</w:t>
            </w:r>
            <w:r w:rsidRPr="00692C24">
              <w:rPr>
                <w:rStyle w:val="Hyperlink"/>
                <w:rFonts w:hint="eastAsia"/>
                <w:noProof/>
                <w:rtl/>
              </w:rPr>
              <w:t>اده‌ساز</w:t>
            </w:r>
            <w:r w:rsidRPr="00692C24">
              <w:rPr>
                <w:rStyle w:val="Hyperlink"/>
                <w:rFonts w:hint="cs"/>
                <w:noProof/>
                <w:rtl/>
              </w:rPr>
              <w:t>ی</w:t>
            </w:r>
            <w:r w:rsidRPr="00692C24">
              <w:rPr>
                <w:rStyle w:val="Hyperlink"/>
                <w:noProof/>
                <w:rtl/>
              </w:rPr>
              <w:t xml:space="preserve"> </w:t>
            </w:r>
            <w:r w:rsidRPr="00692C24">
              <w:rPr>
                <w:rStyle w:val="Hyperlink"/>
                <w:noProof/>
              </w:rPr>
              <w:t>CEC</w:t>
            </w:r>
            <w:r>
              <w:rPr>
                <w:noProof/>
                <w:webHidden/>
              </w:rPr>
              <w:tab/>
            </w:r>
            <w:r>
              <w:rPr>
                <w:noProof/>
                <w:webHidden/>
              </w:rPr>
              <w:fldChar w:fldCharType="begin"/>
            </w:r>
            <w:r>
              <w:rPr>
                <w:noProof/>
                <w:webHidden/>
              </w:rPr>
              <w:instrText xml:space="preserve"> PAGEREF _Toc495715027 \h </w:instrText>
            </w:r>
          </w:ins>
          <w:r>
            <w:rPr>
              <w:noProof/>
              <w:webHidden/>
            </w:rPr>
          </w:r>
          <w:r>
            <w:rPr>
              <w:noProof/>
              <w:webHidden/>
            </w:rPr>
            <w:fldChar w:fldCharType="separate"/>
          </w:r>
          <w:ins w:id="272" w:author="Windows User" w:date="2017-10-14T03:40:00Z">
            <w:r w:rsidR="000D5978">
              <w:rPr>
                <w:noProof/>
                <w:webHidden/>
                <w:rtl/>
              </w:rPr>
              <w:t>34</w:t>
            </w:r>
          </w:ins>
          <w:ins w:id="273" w:author="Windows User" w:date="2017-10-14T03:27:00Z">
            <w:r>
              <w:rPr>
                <w:noProof/>
                <w:webHidden/>
              </w:rPr>
              <w:fldChar w:fldCharType="end"/>
            </w:r>
            <w:r w:rsidRPr="00692C24">
              <w:rPr>
                <w:rStyle w:val="Hyperlink"/>
                <w:noProof/>
              </w:rPr>
              <w:fldChar w:fldCharType="end"/>
            </w:r>
          </w:ins>
        </w:p>
        <w:p w14:paraId="750224DE" w14:textId="77777777" w:rsidR="008B55F5" w:rsidRDefault="008B55F5">
          <w:pPr>
            <w:pStyle w:val="TOC3"/>
            <w:tabs>
              <w:tab w:val="right" w:leader="dot" w:pos="9350"/>
            </w:tabs>
            <w:rPr>
              <w:ins w:id="274" w:author="Windows User" w:date="2017-10-14T03:27:00Z"/>
              <w:rFonts w:asciiTheme="minorHAnsi" w:eastAsiaTheme="minorEastAsia" w:hAnsiTheme="minorHAnsi" w:cstheme="minorBidi"/>
              <w:noProof/>
              <w:sz w:val="22"/>
              <w:szCs w:val="22"/>
              <w:lang w:bidi="ar-SA"/>
            </w:rPr>
            <w:pPrChange w:id="275" w:author="Windows User" w:date="2017-10-14T03:28:00Z">
              <w:pPr>
                <w:pStyle w:val="TOC3"/>
                <w:tabs>
                  <w:tab w:val="right" w:leader="dot" w:pos="9350"/>
                </w:tabs>
                <w:bidi w:val="0"/>
              </w:pPr>
            </w:pPrChange>
          </w:pPr>
          <w:ins w:id="27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"_Toc495715028"</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3-2-6-معمار</w:t>
            </w:r>
            <w:r w:rsidRPr="00692C24">
              <w:rPr>
                <w:rStyle w:val="Hyperlink"/>
                <w:rFonts w:hint="cs"/>
                <w:noProof/>
                <w:rtl/>
              </w:rPr>
              <w:t>ی</w:t>
            </w:r>
            <w:r w:rsidRPr="00692C24">
              <w:rPr>
                <w:rStyle w:val="Hyperlink"/>
                <w:noProof/>
                <w:rtl/>
              </w:rPr>
              <w:t xml:space="preserve"> و پ</w:t>
            </w:r>
            <w:r w:rsidRPr="00692C24">
              <w:rPr>
                <w:rStyle w:val="Hyperlink"/>
                <w:rFonts w:hint="cs"/>
                <w:noProof/>
                <w:rtl/>
              </w:rPr>
              <w:t>ی</w:t>
            </w:r>
            <w:r w:rsidRPr="00692C24">
              <w:rPr>
                <w:rStyle w:val="Hyperlink"/>
                <w:rFonts w:hint="eastAsia"/>
                <w:noProof/>
                <w:rtl/>
              </w:rPr>
              <w:t>اده‌ساز</w:t>
            </w:r>
            <w:r w:rsidRPr="00692C24">
              <w:rPr>
                <w:rStyle w:val="Hyperlink"/>
                <w:rFonts w:hint="cs"/>
                <w:noProof/>
                <w:rtl/>
              </w:rPr>
              <w:t>ی</w:t>
            </w:r>
            <w:r w:rsidRPr="00692C24">
              <w:rPr>
                <w:rStyle w:val="Hyperlink"/>
                <w:noProof/>
                <w:rtl/>
              </w:rPr>
              <w:t xml:space="preserve"> </w:t>
            </w:r>
            <w:r w:rsidRPr="00692C24">
              <w:rPr>
                <w:rStyle w:val="Hyperlink"/>
                <w:noProof/>
              </w:rPr>
              <w:t>SES</w:t>
            </w:r>
            <w:r>
              <w:rPr>
                <w:noProof/>
                <w:webHidden/>
              </w:rPr>
              <w:tab/>
            </w:r>
            <w:r>
              <w:rPr>
                <w:noProof/>
                <w:webHidden/>
              </w:rPr>
              <w:fldChar w:fldCharType="begin"/>
            </w:r>
            <w:r>
              <w:rPr>
                <w:noProof/>
                <w:webHidden/>
              </w:rPr>
              <w:instrText xml:space="preserve"> PAGEREF _Toc495715028 \h </w:instrText>
            </w:r>
          </w:ins>
          <w:r>
            <w:rPr>
              <w:noProof/>
              <w:webHidden/>
            </w:rPr>
          </w:r>
          <w:r>
            <w:rPr>
              <w:noProof/>
              <w:webHidden/>
            </w:rPr>
            <w:fldChar w:fldCharType="separate"/>
          </w:r>
          <w:ins w:id="277" w:author="Windows User" w:date="2017-10-14T03:40:00Z">
            <w:r w:rsidR="000D5978">
              <w:rPr>
                <w:noProof/>
                <w:webHidden/>
                <w:rtl/>
              </w:rPr>
              <w:t>34</w:t>
            </w:r>
          </w:ins>
          <w:ins w:id="278" w:author="Windows User" w:date="2017-10-14T03:27:00Z">
            <w:r>
              <w:rPr>
                <w:noProof/>
                <w:webHidden/>
              </w:rPr>
              <w:fldChar w:fldCharType="end"/>
            </w:r>
            <w:r w:rsidRPr="00692C24">
              <w:rPr>
                <w:rStyle w:val="Hyperlink"/>
                <w:noProof/>
              </w:rPr>
              <w:fldChar w:fldCharType="end"/>
            </w:r>
          </w:ins>
        </w:p>
        <w:p w14:paraId="6E4D552D" w14:textId="77777777" w:rsidR="008B55F5" w:rsidRDefault="008B55F5">
          <w:pPr>
            <w:pStyle w:val="TOC3"/>
            <w:tabs>
              <w:tab w:val="right" w:leader="dot" w:pos="9350"/>
            </w:tabs>
            <w:rPr>
              <w:ins w:id="279" w:author="Windows User" w:date="2017-10-14T03:27:00Z"/>
              <w:rFonts w:asciiTheme="minorHAnsi" w:eastAsiaTheme="minorEastAsia" w:hAnsiTheme="minorHAnsi" w:cstheme="minorBidi"/>
              <w:noProof/>
              <w:sz w:val="22"/>
              <w:szCs w:val="22"/>
              <w:lang w:bidi="ar-SA"/>
            </w:rPr>
            <w:pPrChange w:id="280" w:author="Windows User" w:date="2017-10-14T03:28:00Z">
              <w:pPr>
                <w:pStyle w:val="TOC3"/>
                <w:tabs>
                  <w:tab w:val="right" w:leader="dot" w:pos="9350"/>
                </w:tabs>
                <w:bidi w:val="0"/>
              </w:pPr>
            </w:pPrChange>
          </w:pPr>
          <w:ins w:id="28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"_Toc495715029"</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3-2-7-مدل ساز</w:t>
            </w:r>
            <w:r w:rsidRPr="00692C24">
              <w:rPr>
                <w:rStyle w:val="Hyperlink"/>
                <w:rFonts w:hint="cs"/>
                <w:noProof/>
                <w:rtl/>
              </w:rPr>
              <w:t>ی</w:t>
            </w:r>
            <w:r w:rsidRPr="00692C24">
              <w:rPr>
                <w:rStyle w:val="Hyperlink"/>
                <w:noProof/>
                <w:rtl/>
              </w:rPr>
              <w:t xml:space="preserve"> حافظه در </w:t>
            </w:r>
            <w:r w:rsidRPr="00692C24">
              <w:rPr>
                <w:rStyle w:val="Hyperlink"/>
                <w:noProof/>
              </w:rPr>
              <w:t>MAYHEM</w:t>
            </w:r>
            <w:r>
              <w:rPr>
                <w:noProof/>
                <w:webHidden/>
              </w:rPr>
              <w:tab/>
            </w:r>
            <w:r>
              <w:rPr>
                <w:noProof/>
                <w:webHidden/>
              </w:rPr>
              <w:fldChar w:fldCharType="begin"/>
            </w:r>
            <w:r>
              <w:rPr>
                <w:noProof/>
                <w:webHidden/>
              </w:rPr>
              <w:instrText xml:space="preserve"> PAGEREF _Toc495715029 \h </w:instrText>
            </w:r>
          </w:ins>
          <w:r>
            <w:rPr>
              <w:noProof/>
              <w:webHidden/>
            </w:rPr>
          </w:r>
          <w:r>
            <w:rPr>
              <w:noProof/>
              <w:webHidden/>
            </w:rPr>
            <w:fldChar w:fldCharType="separate"/>
          </w:r>
          <w:ins w:id="282" w:author="Windows User" w:date="2017-10-14T03:40:00Z">
            <w:r w:rsidR="000D5978">
              <w:rPr>
                <w:noProof/>
                <w:webHidden/>
                <w:rtl/>
              </w:rPr>
              <w:t>35</w:t>
            </w:r>
          </w:ins>
          <w:ins w:id="283" w:author="Windows User" w:date="2017-10-14T03:27:00Z">
            <w:r>
              <w:rPr>
                <w:noProof/>
                <w:webHidden/>
              </w:rPr>
              <w:fldChar w:fldCharType="end"/>
            </w:r>
            <w:r w:rsidRPr="00692C24">
              <w:rPr>
                <w:rStyle w:val="Hyperlink"/>
                <w:noProof/>
              </w:rPr>
              <w:fldChar w:fldCharType="end"/>
            </w:r>
          </w:ins>
        </w:p>
        <w:p w14:paraId="27C99B5B" w14:textId="77777777" w:rsidR="008B55F5" w:rsidRDefault="008B55F5">
          <w:pPr>
            <w:pStyle w:val="TOC2"/>
            <w:tabs>
              <w:tab w:val="right" w:leader="dot" w:pos="9350"/>
            </w:tabs>
            <w:rPr>
              <w:ins w:id="284" w:author="Windows User" w:date="2017-10-14T03:27:00Z"/>
              <w:rFonts w:asciiTheme="minorHAnsi" w:eastAsiaTheme="minorEastAsia" w:hAnsiTheme="minorHAnsi" w:cstheme="minorBidi"/>
              <w:noProof/>
              <w:sz w:val="22"/>
              <w:szCs w:val="22"/>
              <w:lang w:bidi="ar-SA"/>
            </w:rPr>
            <w:pPrChange w:id="285" w:author="Windows User" w:date="2017-10-14T03:28:00Z">
              <w:pPr>
                <w:pStyle w:val="TOC2"/>
                <w:tabs>
                  <w:tab w:val="right" w:leader="dot" w:pos="9350"/>
                </w:tabs>
                <w:bidi w:val="0"/>
              </w:pPr>
            </w:pPrChange>
          </w:pPr>
          <w:ins w:id="28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"_Toc495715030"</w:instrText>
            </w:r>
            <w:r w:rsidRPr="00692C24">
              <w:rPr>
                <w:rStyle w:val="Hyperlink"/>
                <w:noProof/>
              </w:rPr>
              <w:instrText xml:space="preserve"> </w:instrText>
            </w:r>
            <w:r w:rsidRPr="00692C24">
              <w:rPr>
                <w:rStyle w:val="Hyperlink"/>
                <w:noProof/>
              </w:rPr>
              <w:fldChar w:fldCharType="separate"/>
            </w:r>
            <w:r w:rsidRPr="00692C24">
              <w:rPr>
                <w:rStyle w:val="Hyperlink"/>
                <w:noProof/>
                <w:rtl/>
              </w:rPr>
              <w:t xml:space="preserve">3-3-ابزار </w:t>
            </w:r>
            <w:r w:rsidRPr="00692C24">
              <w:rPr>
                <w:rStyle w:val="Hyperlink"/>
                <w:noProof/>
              </w:rPr>
              <w:t>Drilller</w:t>
            </w:r>
            <w:r>
              <w:rPr>
                <w:noProof/>
                <w:webHidden/>
              </w:rPr>
              <w:tab/>
            </w:r>
            <w:r>
              <w:rPr>
                <w:noProof/>
                <w:webHidden/>
              </w:rPr>
              <w:fldChar w:fldCharType="begin"/>
            </w:r>
            <w:r>
              <w:rPr>
                <w:noProof/>
                <w:webHidden/>
              </w:rPr>
              <w:instrText xml:space="preserve"> PAGEREF _Toc495715030 \h </w:instrText>
            </w:r>
          </w:ins>
          <w:r>
            <w:rPr>
              <w:noProof/>
              <w:webHidden/>
            </w:rPr>
          </w:r>
          <w:r>
            <w:rPr>
              <w:noProof/>
              <w:webHidden/>
            </w:rPr>
            <w:fldChar w:fldCharType="separate"/>
          </w:r>
          <w:ins w:id="287" w:author="Windows User" w:date="2017-10-14T03:40:00Z">
            <w:r w:rsidR="000D5978">
              <w:rPr>
                <w:noProof/>
                <w:webHidden/>
                <w:rtl/>
              </w:rPr>
              <w:t>37</w:t>
            </w:r>
          </w:ins>
          <w:ins w:id="288" w:author="Windows User" w:date="2017-10-14T03:27:00Z">
            <w:r>
              <w:rPr>
                <w:noProof/>
                <w:webHidden/>
              </w:rPr>
              <w:fldChar w:fldCharType="end"/>
            </w:r>
            <w:r w:rsidRPr="00692C24">
              <w:rPr>
                <w:rStyle w:val="Hyperlink"/>
                <w:noProof/>
              </w:rPr>
              <w:fldChar w:fldCharType="end"/>
            </w:r>
          </w:ins>
        </w:p>
        <w:p w14:paraId="7C59BD35" w14:textId="77777777" w:rsidR="008B55F5" w:rsidRDefault="008B55F5">
          <w:pPr>
            <w:pStyle w:val="TOC3"/>
            <w:tabs>
              <w:tab w:val="right" w:leader="dot" w:pos="9350"/>
            </w:tabs>
            <w:rPr>
              <w:ins w:id="289" w:author="Windows User" w:date="2017-10-14T03:27:00Z"/>
              <w:rFonts w:asciiTheme="minorHAnsi" w:eastAsiaTheme="minorEastAsia" w:hAnsiTheme="minorHAnsi" w:cstheme="minorBidi"/>
              <w:noProof/>
              <w:sz w:val="22"/>
              <w:szCs w:val="22"/>
              <w:lang w:bidi="ar-SA"/>
            </w:rPr>
            <w:pPrChange w:id="290" w:author="Windows User" w:date="2017-10-14T03:28:00Z">
              <w:pPr>
                <w:pStyle w:val="TOC3"/>
                <w:tabs>
                  <w:tab w:val="right" w:leader="dot" w:pos="9350"/>
                </w:tabs>
                <w:bidi w:val="0"/>
              </w:pPr>
            </w:pPrChange>
          </w:pPr>
          <w:ins w:id="29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"_Toc495715031"</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3-3-1-مقدمه</w:t>
            </w:r>
            <w:r>
              <w:rPr>
                <w:noProof/>
                <w:webHidden/>
              </w:rPr>
              <w:tab/>
            </w:r>
            <w:r>
              <w:rPr>
                <w:noProof/>
                <w:webHidden/>
              </w:rPr>
              <w:fldChar w:fldCharType="begin"/>
            </w:r>
            <w:r>
              <w:rPr>
                <w:noProof/>
                <w:webHidden/>
              </w:rPr>
              <w:instrText xml:space="preserve"> PAGEREF _Toc495715031 \h </w:instrText>
            </w:r>
          </w:ins>
          <w:r>
            <w:rPr>
              <w:noProof/>
              <w:webHidden/>
            </w:rPr>
          </w:r>
          <w:r>
            <w:rPr>
              <w:noProof/>
              <w:webHidden/>
            </w:rPr>
            <w:fldChar w:fldCharType="separate"/>
          </w:r>
          <w:ins w:id="292" w:author="Windows User" w:date="2017-10-14T03:40:00Z">
            <w:r w:rsidR="000D5978">
              <w:rPr>
                <w:noProof/>
                <w:webHidden/>
                <w:rtl/>
              </w:rPr>
              <w:t>37</w:t>
            </w:r>
          </w:ins>
          <w:ins w:id="293" w:author="Windows User" w:date="2017-10-14T03:27:00Z">
            <w:r>
              <w:rPr>
                <w:noProof/>
                <w:webHidden/>
              </w:rPr>
              <w:fldChar w:fldCharType="end"/>
            </w:r>
            <w:r w:rsidRPr="00692C24">
              <w:rPr>
                <w:rStyle w:val="Hyperlink"/>
                <w:noProof/>
              </w:rPr>
              <w:fldChar w:fldCharType="end"/>
            </w:r>
          </w:ins>
        </w:p>
        <w:p w14:paraId="19BCA194" w14:textId="77777777" w:rsidR="008B55F5" w:rsidRDefault="008B55F5">
          <w:pPr>
            <w:pStyle w:val="TOC2"/>
            <w:tabs>
              <w:tab w:val="right" w:leader="dot" w:pos="9350"/>
            </w:tabs>
            <w:rPr>
              <w:ins w:id="294" w:author="Windows User" w:date="2017-10-14T03:27:00Z"/>
              <w:rFonts w:asciiTheme="minorHAnsi" w:eastAsiaTheme="minorEastAsia" w:hAnsiTheme="minorHAnsi" w:cstheme="minorBidi"/>
              <w:noProof/>
              <w:sz w:val="22"/>
              <w:szCs w:val="22"/>
              <w:lang w:bidi="ar-SA"/>
            </w:rPr>
            <w:pPrChange w:id="295" w:author="Windows User" w:date="2017-10-14T03:28:00Z">
              <w:pPr>
                <w:pStyle w:val="TOC2"/>
                <w:tabs>
                  <w:tab w:val="right" w:leader="dot" w:pos="9350"/>
                </w:tabs>
                <w:bidi w:val="0"/>
              </w:pPr>
            </w:pPrChange>
          </w:pPr>
          <w:ins w:id="29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"_Toc495715032"</w:instrText>
            </w:r>
            <w:r w:rsidRPr="00692C24">
              <w:rPr>
                <w:rStyle w:val="Hyperlink"/>
                <w:noProof/>
              </w:rPr>
              <w:instrText xml:space="preserve"> </w:instrText>
            </w:r>
            <w:r w:rsidRPr="00692C24">
              <w:rPr>
                <w:rStyle w:val="Hyperlink"/>
                <w:noProof/>
              </w:rPr>
              <w:fldChar w:fldCharType="separate"/>
            </w:r>
            <w:r w:rsidRPr="00692C24">
              <w:rPr>
                <w:rStyle w:val="Hyperlink"/>
                <w:noProof/>
                <w:rtl/>
              </w:rPr>
              <w:t>3-4-مقا</w:t>
            </w:r>
            <w:r w:rsidRPr="00692C24">
              <w:rPr>
                <w:rStyle w:val="Hyperlink"/>
                <w:rFonts w:hint="cs"/>
                <w:noProof/>
                <w:rtl/>
              </w:rPr>
              <w:t>ی</w:t>
            </w:r>
            <w:r w:rsidRPr="00692C24">
              <w:rPr>
                <w:rStyle w:val="Hyperlink"/>
                <w:rFonts w:hint="eastAsia"/>
                <w:noProof/>
                <w:rtl/>
              </w:rPr>
              <w:t>سه</w:t>
            </w:r>
            <w:r w:rsidRPr="00692C24">
              <w:rPr>
                <w:rStyle w:val="Hyperlink"/>
                <w:noProof/>
                <w:rtl/>
              </w:rPr>
              <w:t xml:space="preserve"> </w:t>
            </w:r>
            <w:r w:rsidRPr="00692C24">
              <w:rPr>
                <w:rStyle w:val="Hyperlink"/>
                <w:rFonts w:hint="cs"/>
                <w:noProof/>
                <w:rtl/>
              </w:rPr>
              <w:t>ی</w:t>
            </w:r>
            <w:r w:rsidRPr="00692C24">
              <w:rPr>
                <w:rStyle w:val="Hyperlink"/>
                <w:noProof/>
                <w:rtl/>
              </w:rPr>
              <w:t xml:space="preserve">  ابزار ها</w:t>
            </w:r>
            <w:r w:rsidRPr="00692C24">
              <w:rPr>
                <w:rStyle w:val="Hyperlink"/>
                <w:rFonts w:hint="cs"/>
                <w:noProof/>
                <w:rtl/>
              </w:rPr>
              <w:t>ی</w:t>
            </w:r>
            <w:r w:rsidRPr="00692C24">
              <w:rPr>
                <w:rStyle w:val="Hyperlink"/>
                <w:noProof/>
                <w:rtl/>
              </w:rPr>
              <w:t xml:space="preserve"> اجرا</w:t>
            </w:r>
            <w:r w:rsidRPr="00692C24">
              <w:rPr>
                <w:rStyle w:val="Hyperlink"/>
                <w:rFonts w:hint="cs"/>
                <w:noProof/>
                <w:rtl/>
              </w:rPr>
              <w:t>ی</w:t>
            </w:r>
            <w:r w:rsidRPr="00692C24">
              <w:rPr>
                <w:rStyle w:val="Hyperlink"/>
                <w:noProof/>
                <w:rtl/>
              </w:rPr>
              <w:t xml:space="preserve"> پو</w:t>
            </w:r>
            <w:r w:rsidRPr="00692C24">
              <w:rPr>
                <w:rStyle w:val="Hyperlink"/>
                <w:rFonts w:hint="cs"/>
                <w:noProof/>
                <w:rtl/>
              </w:rPr>
              <w:t>ی</w:t>
            </w:r>
            <w:r w:rsidRPr="00692C24">
              <w:rPr>
                <w:rStyle w:val="Hyperlink"/>
                <w:noProof/>
                <w:rtl/>
              </w:rPr>
              <w:t>انماد</w:t>
            </w:r>
            <w:r w:rsidRPr="00692C24">
              <w:rPr>
                <w:rStyle w:val="Hyperlink"/>
                <w:rFonts w:hint="cs"/>
                <w:noProof/>
                <w:rtl/>
              </w:rPr>
              <w:t>ی</w:t>
            </w:r>
            <w:r w:rsidRPr="00692C24">
              <w:rPr>
                <w:rStyle w:val="Hyperlink"/>
                <w:noProof/>
                <w:rtl/>
              </w:rPr>
              <w:t>ن برا</w:t>
            </w:r>
            <w:r w:rsidRPr="00692C24">
              <w:rPr>
                <w:rStyle w:val="Hyperlink"/>
                <w:rFonts w:hint="cs"/>
                <w:noProof/>
                <w:rtl/>
              </w:rPr>
              <w:t>ی</w:t>
            </w:r>
            <w:r w:rsidRPr="00692C24">
              <w:rPr>
                <w:rStyle w:val="Hyperlink"/>
                <w:noProof/>
                <w:rtl/>
              </w:rPr>
              <w:t xml:space="preserve"> تحل</w:t>
            </w:r>
            <w:r w:rsidRPr="00692C24">
              <w:rPr>
                <w:rStyle w:val="Hyperlink"/>
                <w:rFonts w:hint="cs"/>
                <w:noProof/>
                <w:rtl/>
              </w:rPr>
              <w:t>ی</w:t>
            </w:r>
            <w:r w:rsidRPr="00692C24">
              <w:rPr>
                <w:rStyle w:val="Hyperlink"/>
                <w:noProof/>
                <w:rtl/>
              </w:rPr>
              <w:t>ل برنامه ها</w:t>
            </w:r>
            <w:r>
              <w:rPr>
                <w:noProof/>
                <w:webHidden/>
              </w:rPr>
              <w:tab/>
            </w:r>
            <w:r>
              <w:rPr>
                <w:noProof/>
                <w:webHidden/>
              </w:rPr>
              <w:fldChar w:fldCharType="begin"/>
            </w:r>
            <w:r>
              <w:rPr>
                <w:noProof/>
                <w:webHidden/>
              </w:rPr>
              <w:instrText xml:space="preserve"> PAGEREF _Toc495715032 \h </w:instrText>
            </w:r>
          </w:ins>
          <w:r>
            <w:rPr>
              <w:noProof/>
              <w:webHidden/>
            </w:rPr>
          </w:r>
          <w:r>
            <w:rPr>
              <w:noProof/>
              <w:webHidden/>
            </w:rPr>
            <w:fldChar w:fldCharType="separate"/>
          </w:r>
          <w:ins w:id="297" w:author="Windows User" w:date="2017-10-14T03:40:00Z">
            <w:r w:rsidR="000D5978">
              <w:rPr>
                <w:noProof/>
                <w:webHidden/>
                <w:rtl/>
              </w:rPr>
              <w:t>37</w:t>
            </w:r>
          </w:ins>
          <w:ins w:id="298" w:author="Windows User" w:date="2017-10-14T03:27:00Z">
            <w:r>
              <w:rPr>
                <w:noProof/>
                <w:webHidden/>
              </w:rPr>
              <w:fldChar w:fldCharType="end"/>
            </w:r>
            <w:r w:rsidRPr="00692C24">
              <w:rPr>
                <w:rStyle w:val="Hyperlink"/>
                <w:noProof/>
              </w:rPr>
              <w:fldChar w:fldCharType="end"/>
            </w:r>
          </w:ins>
        </w:p>
        <w:p w14:paraId="748F6009" w14:textId="77777777" w:rsidR="008B55F5" w:rsidRDefault="008B55F5">
          <w:pPr>
            <w:pStyle w:val="TOC1"/>
            <w:tabs>
              <w:tab w:val="right" w:leader="dot" w:pos="9350"/>
            </w:tabs>
            <w:rPr>
              <w:ins w:id="299" w:author="Windows User" w:date="2017-10-14T03:27:00Z"/>
              <w:rFonts w:asciiTheme="minorHAnsi" w:eastAsiaTheme="minorEastAsia" w:hAnsiTheme="minorHAnsi" w:cstheme="minorBidi"/>
              <w:noProof/>
              <w:sz w:val="22"/>
              <w:szCs w:val="22"/>
              <w:lang w:bidi="ar-SA"/>
            </w:rPr>
            <w:pPrChange w:id="300" w:author="Windows User" w:date="2017-10-14T03:28:00Z">
              <w:pPr>
                <w:pStyle w:val="TOC1"/>
                <w:tabs>
                  <w:tab w:val="right" w:leader="dot" w:pos="9350"/>
                </w:tabs>
                <w:bidi w:val="0"/>
              </w:pPr>
            </w:pPrChange>
          </w:pPr>
          <w:ins w:id="30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"_Toc495715033"</w:instrText>
            </w:r>
            <w:r w:rsidRPr="00692C24">
              <w:rPr>
                <w:rStyle w:val="Hyperlink"/>
                <w:noProof/>
              </w:rPr>
              <w:instrText xml:space="preserve"> </w:instrText>
            </w:r>
            <w:r w:rsidRPr="00692C24">
              <w:rPr>
                <w:rStyle w:val="Hyperlink"/>
                <w:noProof/>
              </w:rPr>
              <w:fldChar w:fldCharType="separate"/>
            </w:r>
            <w:r w:rsidRPr="00692C24">
              <w:rPr>
                <w:rStyle w:val="Hyperlink"/>
                <w:noProof/>
                <w:rtl/>
              </w:rPr>
              <w:t>فصل چهارم: ابزار ها</w:t>
            </w:r>
            <w:r w:rsidRPr="00692C24">
              <w:rPr>
                <w:rStyle w:val="Hyperlink"/>
                <w:rFonts w:hint="cs"/>
                <w:noProof/>
                <w:rtl/>
              </w:rPr>
              <w:t>ی</w:t>
            </w:r>
            <w:r w:rsidRPr="00692C24">
              <w:rPr>
                <w:rStyle w:val="Hyperlink"/>
                <w:noProof/>
                <w:rtl/>
              </w:rPr>
              <w:t xml:space="preserve"> اجرا</w:t>
            </w:r>
            <w:r w:rsidRPr="00692C24">
              <w:rPr>
                <w:rStyle w:val="Hyperlink"/>
                <w:rFonts w:hint="cs"/>
                <w:noProof/>
                <w:rtl/>
              </w:rPr>
              <w:t>ی</w:t>
            </w:r>
            <w:r w:rsidRPr="00692C24">
              <w:rPr>
                <w:rStyle w:val="Hyperlink"/>
                <w:noProof/>
                <w:rtl/>
              </w:rPr>
              <w:t xml:space="preserve"> پو</w:t>
            </w:r>
            <w:r w:rsidRPr="00692C24">
              <w:rPr>
                <w:rStyle w:val="Hyperlink"/>
                <w:rFonts w:hint="cs"/>
                <w:noProof/>
                <w:rtl/>
              </w:rPr>
              <w:t>ی</w:t>
            </w:r>
            <w:r w:rsidRPr="00692C24">
              <w:rPr>
                <w:rStyle w:val="Hyperlink"/>
                <w:noProof/>
                <w:rtl/>
              </w:rPr>
              <w:t>انماد</w:t>
            </w:r>
            <w:r w:rsidRPr="00692C24">
              <w:rPr>
                <w:rStyle w:val="Hyperlink"/>
                <w:rFonts w:hint="cs"/>
                <w:noProof/>
                <w:rtl/>
              </w:rPr>
              <w:t>ی</w:t>
            </w:r>
            <w:r w:rsidRPr="00692C24">
              <w:rPr>
                <w:rStyle w:val="Hyperlink"/>
                <w:noProof/>
                <w:rtl/>
              </w:rPr>
              <w:t>ن برا</w:t>
            </w:r>
            <w:r w:rsidRPr="00692C24">
              <w:rPr>
                <w:rStyle w:val="Hyperlink"/>
                <w:rFonts w:hint="cs"/>
                <w:noProof/>
                <w:rtl/>
              </w:rPr>
              <w:t>ی</w:t>
            </w:r>
            <w:r w:rsidRPr="00692C24">
              <w:rPr>
                <w:rStyle w:val="Hyperlink"/>
                <w:noProof/>
                <w:rtl/>
              </w:rPr>
              <w:t xml:space="preserve"> تحل</w:t>
            </w:r>
            <w:r w:rsidRPr="00692C24">
              <w:rPr>
                <w:rStyle w:val="Hyperlink"/>
                <w:rFonts w:hint="cs"/>
                <w:noProof/>
                <w:rtl/>
              </w:rPr>
              <w:t>ی</w:t>
            </w:r>
            <w:r w:rsidRPr="00692C24">
              <w:rPr>
                <w:rStyle w:val="Hyperlink"/>
                <w:noProof/>
                <w:rtl/>
              </w:rPr>
              <w:t>ل برنامه ها</w:t>
            </w:r>
            <w:r w:rsidRPr="00692C24">
              <w:rPr>
                <w:rStyle w:val="Hyperlink"/>
                <w:rFonts w:hint="cs"/>
                <w:noProof/>
                <w:rtl/>
              </w:rPr>
              <w:t>ی</w:t>
            </w:r>
            <w:r w:rsidRPr="00692C24">
              <w:rPr>
                <w:rStyle w:val="Hyperlink"/>
                <w:noProof/>
                <w:rtl/>
              </w:rPr>
              <w:t xml:space="preserve"> اندرو</w:t>
            </w:r>
            <w:r w:rsidRPr="00692C24">
              <w:rPr>
                <w:rStyle w:val="Hyperlink"/>
                <w:rFonts w:hint="cs"/>
                <w:noProof/>
                <w:rtl/>
              </w:rPr>
              <w:t>ی</w:t>
            </w:r>
            <w:r w:rsidRPr="00692C24">
              <w:rPr>
                <w:rStyle w:val="Hyperlink"/>
                <w:noProof/>
                <w:rtl/>
              </w:rPr>
              <w:t>د</w:t>
            </w:r>
            <w:r w:rsidRPr="00692C24">
              <w:rPr>
                <w:rStyle w:val="Hyperlink"/>
                <w:rFonts w:hint="cs"/>
                <w:noProof/>
                <w:rtl/>
              </w:rPr>
              <w:t>ی</w:t>
            </w:r>
            <w:r>
              <w:rPr>
                <w:noProof/>
                <w:webHidden/>
              </w:rPr>
              <w:tab/>
            </w:r>
            <w:r>
              <w:rPr>
                <w:noProof/>
                <w:webHidden/>
              </w:rPr>
              <w:fldChar w:fldCharType="begin"/>
            </w:r>
            <w:r>
              <w:rPr>
                <w:noProof/>
                <w:webHidden/>
              </w:rPr>
              <w:instrText xml:space="preserve"> PAGEREF _Toc495715033 \h </w:instrText>
            </w:r>
          </w:ins>
          <w:r>
            <w:rPr>
              <w:noProof/>
              <w:webHidden/>
            </w:rPr>
          </w:r>
          <w:r>
            <w:rPr>
              <w:noProof/>
              <w:webHidden/>
            </w:rPr>
            <w:fldChar w:fldCharType="separate"/>
          </w:r>
          <w:ins w:id="302" w:author="Windows User" w:date="2017-10-14T03:40:00Z">
            <w:r w:rsidR="000D5978">
              <w:rPr>
                <w:noProof/>
                <w:webHidden/>
                <w:rtl/>
              </w:rPr>
              <w:t>40</w:t>
            </w:r>
          </w:ins>
          <w:ins w:id="303" w:author="Windows User" w:date="2017-10-14T03:27:00Z">
            <w:r>
              <w:rPr>
                <w:noProof/>
                <w:webHidden/>
              </w:rPr>
              <w:fldChar w:fldCharType="end"/>
            </w:r>
            <w:r w:rsidRPr="00692C24">
              <w:rPr>
                <w:rStyle w:val="Hyperlink"/>
                <w:noProof/>
              </w:rPr>
              <w:fldChar w:fldCharType="end"/>
            </w:r>
          </w:ins>
        </w:p>
        <w:p w14:paraId="3B643F18" w14:textId="77777777" w:rsidR="008B55F5" w:rsidRDefault="008B55F5">
          <w:pPr>
            <w:pStyle w:val="TOC2"/>
            <w:tabs>
              <w:tab w:val="right" w:leader="dot" w:pos="9350"/>
            </w:tabs>
            <w:rPr>
              <w:ins w:id="304" w:author="Windows User" w:date="2017-10-14T03:27:00Z"/>
              <w:rFonts w:asciiTheme="minorHAnsi" w:eastAsiaTheme="minorEastAsia" w:hAnsiTheme="minorHAnsi" w:cstheme="minorBidi"/>
              <w:noProof/>
              <w:sz w:val="22"/>
              <w:szCs w:val="22"/>
              <w:lang w:bidi="ar-SA"/>
            </w:rPr>
            <w:pPrChange w:id="305" w:author="Windows User" w:date="2017-10-14T03:28:00Z">
              <w:pPr>
                <w:pStyle w:val="TOC2"/>
                <w:tabs>
                  <w:tab w:val="right" w:leader="dot" w:pos="9350"/>
                </w:tabs>
                <w:bidi w:val="0"/>
              </w:pPr>
            </w:pPrChange>
          </w:pPr>
          <w:ins w:id="30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"_Toc495715034"</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4-1-چالش ها</w:t>
            </w:r>
            <w:r w:rsidRPr="00692C24">
              <w:rPr>
                <w:rStyle w:val="Hyperlink"/>
                <w:rFonts w:hint="cs"/>
                <w:noProof/>
                <w:rtl/>
              </w:rPr>
              <w:t>ی</w:t>
            </w:r>
            <w:r w:rsidRPr="00692C24">
              <w:rPr>
                <w:rStyle w:val="Hyperlink"/>
                <w:noProof/>
                <w:rtl/>
              </w:rPr>
              <w:t xml:space="preserve"> علم</w:t>
            </w:r>
            <w:r w:rsidRPr="00692C24">
              <w:rPr>
                <w:rStyle w:val="Hyperlink"/>
                <w:rFonts w:hint="cs"/>
                <w:noProof/>
                <w:rtl/>
              </w:rPr>
              <w:t>ی</w:t>
            </w:r>
            <w:r w:rsidRPr="00692C24">
              <w:rPr>
                <w:rStyle w:val="Hyperlink"/>
                <w:noProof/>
                <w:rtl/>
              </w:rPr>
              <w:t xml:space="preserve"> برا</w:t>
            </w:r>
            <w:r w:rsidRPr="00692C24">
              <w:rPr>
                <w:rStyle w:val="Hyperlink"/>
                <w:rFonts w:hint="cs"/>
                <w:noProof/>
                <w:rtl/>
              </w:rPr>
              <w:t>ی</w:t>
            </w:r>
            <w:r w:rsidRPr="00692C24">
              <w:rPr>
                <w:rStyle w:val="Hyperlink"/>
                <w:noProof/>
                <w:rtl/>
              </w:rPr>
              <w:t xml:space="preserve"> تحل</w:t>
            </w:r>
            <w:r w:rsidRPr="00692C24">
              <w:rPr>
                <w:rStyle w:val="Hyperlink"/>
                <w:rFonts w:hint="cs"/>
                <w:noProof/>
                <w:rtl/>
              </w:rPr>
              <w:t>ی</w:t>
            </w:r>
            <w:r w:rsidRPr="00692C24">
              <w:rPr>
                <w:rStyle w:val="Hyperlink"/>
                <w:rFonts w:hint="eastAsia"/>
                <w:noProof/>
                <w:rtl/>
              </w:rPr>
              <w:t>ل</w:t>
            </w:r>
            <w:r w:rsidRPr="00692C24">
              <w:rPr>
                <w:rStyle w:val="Hyperlink"/>
                <w:noProof/>
                <w:rtl/>
              </w:rPr>
              <w:t xml:space="preserve"> برنامه در اندرو</w:t>
            </w:r>
            <w:r w:rsidRPr="00692C24">
              <w:rPr>
                <w:rStyle w:val="Hyperlink"/>
                <w:rFonts w:hint="cs"/>
                <w:noProof/>
                <w:rtl/>
              </w:rPr>
              <w:t>ی</w:t>
            </w:r>
            <w:r w:rsidRPr="00692C24">
              <w:rPr>
                <w:rStyle w:val="Hyperlink"/>
                <w:rFonts w:hint="eastAsia"/>
                <w:noProof/>
                <w:rtl/>
              </w:rPr>
              <w:t>د</w:t>
            </w:r>
            <w:r>
              <w:rPr>
                <w:noProof/>
                <w:webHidden/>
              </w:rPr>
              <w:tab/>
            </w:r>
            <w:r>
              <w:rPr>
                <w:noProof/>
                <w:webHidden/>
              </w:rPr>
              <w:fldChar w:fldCharType="begin"/>
            </w:r>
            <w:r>
              <w:rPr>
                <w:noProof/>
                <w:webHidden/>
              </w:rPr>
              <w:instrText xml:space="preserve"> PAGEREF _Toc495715034 \h </w:instrText>
            </w:r>
          </w:ins>
          <w:r>
            <w:rPr>
              <w:noProof/>
              <w:webHidden/>
            </w:rPr>
          </w:r>
          <w:r>
            <w:rPr>
              <w:noProof/>
              <w:webHidden/>
            </w:rPr>
            <w:fldChar w:fldCharType="separate"/>
          </w:r>
          <w:ins w:id="307" w:author="Windows User" w:date="2017-10-14T03:40:00Z">
            <w:r w:rsidR="000D5978">
              <w:rPr>
                <w:noProof/>
                <w:webHidden/>
                <w:rtl/>
              </w:rPr>
              <w:t>40</w:t>
            </w:r>
          </w:ins>
          <w:ins w:id="308" w:author="Windows User" w:date="2017-10-14T03:27:00Z">
            <w:r>
              <w:rPr>
                <w:noProof/>
                <w:webHidden/>
              </w:rPr>
              <w:fldChar w:fldCharType="end"/>
            </w:r>
            <w:r w:rsidRPr="00692C24">
              <w:rPr>
                <w:rStyle w:val="Hyperlink"/>
                <w:noProof/>
              </w:rPr>
              <w:fldChar w:fldCharType="end"/>
            </w:r>
          </w:ins>
        </w:p>
        <w:p w14:paraId="0FD53F15" w14:textId="77777777" w:rsidR="008B55F5" w:rsidRDefault="008B55F5">
          <w:pPr>
            <w:pStyle w:val="TOC2"/>
            <w:tabs>
              <w:tab w:val="right" w:leader="dot" w:pos="9350"/>
            </w:tabs>
            <w:rPr>
              <w:ins w:id="309" w:author="Windows User" w:date="2017-10-14T03:27:00Z"/>
              <w:rFonts w:asciiTheme="minorHAnsi" w:eastAsiaTheme="minorEastAsia" w:hAnsiTheme="minorHAnsi" w:cstheme="minorBidi"/>
              <w:noProof/>
              <w:sz w:val="22"/>
              <w:szCs w:val="22"/>
              <w:lang w:bidi="ar-SA"/>
            </w:rPr>
            <w:pPrChange w:id="310" w:author="Windows User" w:date="2017-10-14T03:28:00Z">
              <w:pPr>
                <w:pStyle w:val="TOC2"/>
                <w:tabs>
                  <w:tab w:val="right" w:leader="dot" w:pos="9350"/>
                </w:tabs>
                <w:bidi w:val="0"/>
              </w:pPr>
            </w:pPrChange>
          </w:pPr>
          <w:ins w:id="31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"_Toc495715035"</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4-2-ابزار</w:t>
            </w:r>
            <w:r w:rsidRPr="00692C24">
              <w:rPr>
                <w:rStyle w:val="Hyperlink"/>
                <w:noProof/>
              </w:rPr>
              <w:t xml:space="preserve"> ACTEV</w:t>
            </w:r>
            <w:r>
              <w:rPr>
                <w:noProof/>
                <w:webHidden/>
              </w:rPr>
              <w:tab/>
            </w:r>
            <w:r>
              <w:rPr>
                <w:noProof/>
                <w:webHidden/>
              </w:rPr>
              <w:fldChar w:fldCharType="begin"/>
            </w:r>
            <w:r>
              <w:rPr>
                <w:noProof/>
                <w:webHidden/>
              </w:rPr>
              <w:instrText xml:space="preserve"> PAGEREF _Toc495715035 \h </w:instrText>
            </w:r>
          </w:ins>
          <w:r>
            <w:rPr>
              <w:noProof/>
              <w:webHidden/>
            </w:rPr>
          </w:r>
          <w:r>
            <w:rPr>
              <w:noProof/>
              <w:webHidden/>
            </w:rPr>
            <w:fldChar w:fldCharType="separate"/>
          </w:r>
          <w:ins w:id="312" w:author="Windows User" w:date="2017-10-14T03:40:00Z">
            <w:r w:rsidR="000D5978">
              <w:rPr>
                <w:noProof/>
                <w:webHidden/>
                <w:rtl/>
              </w:rPr>
              <w:t>41</w:t>
            </w:r>
          </w:ins>
          <w:ins w:id="313" w:author="Windows User" w:date="2017-10-14T03:27:00Z">
            <w:r>
              <w:rPr>
                <w:noProof/>
                <w:webHidden/>
              </w:rPr>
              <w:fldChar w:fldCharType="end"/>
            </w:r>
            <w:r w:rsidRPr="00692C24">
              <w:rPr>
                <w:rStyle w:val="Hyperlink"/>
                <w:noProof/>
              </w:rPr>
              <w:fldChar w:fldCharType="end"/>
            </w:r>
          </w:ins>
        </w:p>
        <w:p w14:paraId="02E1C76C" w14:textId="77777777" w:rsidR="008B55F5" w:rsidRDefault="008B55F5">
          <w:pPr>
            <w:pStyle w:val="TOC3"/>
            <w:tabs>
              <w:tab w:val="right" w:leader="dot" w:pos="9350"/>
            </w:tabs>
            <w:rPr>
              <w:ins w:id="314" w:author="Windows User" w:date="2017-10-14T03:27:00Z"/>
              <w:rFonts w:asciiTheme="minorHAnsi" w:eastAsiaTheme="minorEastAsia" w:hAnsiTheme="minorHAnsi" w:cstheme="minorBidi"/>
              <w:noProof/>
              <w:sz w:val="22"/>
              <w:szCs w:val="22"/>
              <w:lang w:bidi="ar-SA"/>
            </w:rPr>
            <w:pPrChange w:id="315" w:author="Windows User" w:date="2017-10-14T03:28:00Z">
              <w:pPr>
                <w:pStyle w:val="TOC3"/>
                <w:tabs>
                  <w:tab w:val="right" w:leader="dot" w:pos="9350"/>
                </w:tabs>
                <w:bidi w:val="0"/>
              </w:pPr>
            </w:pPrChange>
          </w:pPr>
          <w:ins w:id="31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"_Toc495715036"</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4-2-1-مقدمه</w:t>
            </w:r>
            <w:r>
              <w:rPr>
                <w:noProof/>
                <w:webHidden/>
              </w:rPr>
              <w:tab/>
            </w:r>
            <w:r>
              <w:rPr>
                <w:noProof/>
                <w:webHidden/>
              </w:rPr>
              <w:fldChar w:fldCharType="begin"/>
            </w:r>
            <w:r>
              <w:rPr>
                <w:noProof/>
                <w:webHidden/>
              </w:rPr>
              <w:instrText xml:space="preserve"> PAGEREF _Toc495715036 \h </w:instrText>
            </w:r>
          </w:ins>
          <w:r>
            <w:rPr>
              <w:noProof/>
              <w:webHidden/>
            </w:rPr>
          </w:r>
          <w:r>
            <w:rPr>
              <w:noProof/>
              <w:webHidden/>
            </w:rPr>
            <w:fldChar w:fldCharType="separate"/>
          </w:r>
          <w:ins w:id="317" w:author="Windows User" w:date="2017-10-14T03:40:00Z">
            <w:r w:rsidR="000D5978">
              <w:rPr>
                <w:noProof/>
                <w:webHidden/>
                <w:rtl/>
              </w:rPr>
              <w:t>41</w:t>
            </w:r>
          </w:ins>
          <w:ins w:id="318" w:author="Windows User" w:date="2017-10-14T03:27:00Z">
            <w:r>
              <w:rPr>
                <w:noProof/>
                <w:webHidden/>
              </w:rPr>
              <w:fldChar w:fldCharType="end"/>
            </w:r>
            <w:r w:rsidRPr="00692C24">
              <w:rPr>
                <w:rStyle w:val="Hyperlink"/>
                <w:noProof/>
              </w:rPr>
              <w:fldChar w:fldCharType="end"/>
            </w:r>
          </w:ins>
        </w:p>
        <w:p w14:paraId="2AAC35F4" w14:textId="77777777" w:rsidR="008B55F5" w:rsidRDefault="008B55F5">
          <w:pPr>
            <w:pStyle w:val="TOC3"/>
            <w:tabs>
              <w:tab w:val="right" w:leader="dot" w:pos="9350"/>
            </w:tabs>
            <w:rPr>
              <w:ins w:id="319" w:author="Windows User" w:date="2017-10-14T03:27:00Z"/>
              <w:rFonts w:asciiTheme="minorHAnsi" w:eastAsiaTheme="minorEastAsia" w:hAnsiTheme="minorHAnsi" w:cstheme="minorBidi"/>
              <w:noProof/>
              <w:sz w:val="22"/>
              <w:szCs w:val="22"/>
              <w:lang w:bidi="ar-SA"/>
            </w:rPr>
            <w:pPrChange w:id="320" w:author="Windows User" w:date="2017-10-14T03:28:00Z">
              <w:pPr>
                <w:pStyle w:val="TOC3"/>
                <w:tabs>
                  <w:tab w:val="right" w:leader="dot" w:pos="9350"/>
                </w:tabs>
                <w:bidi w:val="0"/>
              </w:pPr>
            </w:pPrChange>
          </w:pPr>
          <w:ins w:id="32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"_Toc495715037"</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4-2-2-کل</w:t>
            </w:r>
            <w:r w:rsidRPr="00692C24">
              <w:rPr>
                <w:rStyle w:val="Hyperlink"/>
                <w:rFonts w:hint="cs"/>
                <w:noProof/>
                <w:rtl/>
              </w:rPr>
              <w:t>ی</w:t>
            </w:r>
            <w:r w:rsidRPr="00692C24">
              <w:rPr>
                <w:rStyle w:val="Hyperlink"/>
                <w:noProof/>
                <w:rtl/>
              </w:rPr>
              <w:t>ات طرح</w:t>
            </w:r>
            <w:r>
              <w:rPr>
                <w:noProof/>
                <w:webHidden/>
              </w:rPr>
              <w:tab/>
            </w:r>
            <w:r>
              <w:rPr>
                <w:noProof/>
                <w:webHidden/>
              </w:rPr>
              <w:fldChar w:fldCharType="begin"/>
            </w:r>
            <w:r>
              <w:rPr>
                <w:noProof/>
                <w:webHidden/>
              </w:rPr>
              <w:instrText xml:space="preserve"> PAGEREF _Toc495715037 \h </w:instrText>
            </w:r>
          </w:ins>
          <w:r>
            <w:rPr>
              <w:noProof/>
              <w:webHidden/>
            </w:rPr>
          </w:r>
          <w:r>
            <w:rPr>
              <w:noProof/>
              <w:webHidden/>
            </w:rPr>
            <w:fldChar w:fldCharType="separate"/>
          </w:r>
          <w:ins w:id="322" w:author="Windows User" w:date="2017-10-14T03:40:00Z">
            <w:r w:rsidR="000D5978">
              <w:rPr>
                <w:noProof/>
                <w:webHidden/>
                <w:rtl/>
              </w:rPr>
              <w:t>42</w:t>
            </w:r>
          </w:ins>
          <w:ins w:id="323" w:author="Windows User" w:date="2017-10-14T03:27:00Z">
            <w:r>
              <w:rPr>
                <w:noProof/>
                <w:webHidden/>
              </w:rPr>
              <w:fldChar w:fldCharType="end"/>
            </w:r>
            <w:r w:rsidRPr="00692C24">
              <w:rPr>
                <w:rStyle w:val="Hyperlink"/>
                <w:noProof/>
              </w:rPr>
              <w:fldChar w:fldCharType="end"/>
            </w:r>
          </w:ins>
        </w:p>
        <w:p w14:paraId="2B9EA291" w14:textId="77777777" w:rsidR="008B55F5" w:rsidRDefault="008B55F5">
          <w:pPr>
            <w:pStyle w:val="TOC3"/>
            <w:tabs>
              <w:tab w:val="right" w:leader="dot" w:pos="9350"/>
            </w:tabs>
            <w:rPr>
              <w:ins w:id="324" w:author="Windows User" w:date="2017-10-14T03:27:00Z"/>
              <w:rFonts w:asciiTheme="minorHAnsi" w:eastAsiaTheme="minorEastAsia" w:hAnsiTheme="minorHAnsi" w:cstheme="minorBidi"/>
              <w:noProof/>
              <w:sz w:val="22"/>
              <w:szCs w:val="22"/>
              <w:lang w:bidi="ar-SA"/>
            </w:rPr>
            <w:pPrChange w:id="325" w:author="Windows User" w:date="2017-10-14T03:28:00Z">
              <w:pPr>
                <w:pStyle w:val="TOC3"/>
                <w:tabs>
                  <w:tab w:val="right" w:leader="dot" w:pos="9350"/>
                </w:tabs>
                <w:bidi w:val="0"/>
              </w:pPr>
            </w:pPrChange>
          </w:pPr>
          <w:ins w:id="32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"_Toc495715038"</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4-2-3-تول</w:t>
            </w:r>
            <w:r w:rsidRPr="00692C24">
              <w:rPr>
                <w:rStyle w:val="Hyperlink"/>
                <w:rFonts w:hint="cs"/>
                <w:noProof/>
                <w:rtl/>
              </w:rPr>
              <w:t>ی</w:t>
            </w:r>
            <w:r w:rsidRPr="00692C24">
              <w:rPr>
                <w:rStyle w:val="Hyperlink"/>
                <w:noProof/>
                <w:rtl/>
              </w:rPr>
              <w:t xml:space="preserve">د </w:t>
            </w:r>
            <w:r w:rsidRPr="00692C24">
              <w:rPr>
                <w:rStyle w:val="Hyperlink"/>
                <w:rFonts w:hint="cs"/>
                <w:noProof/>
                <w:rtl/>
              </w:rPr>
              <w:t>ی</w:t>
            </w:r>
            <w:r w:rsidRPr="00692C24">
              <w:rPr>
                <w:rStyle w:val="Hyperlink"/>
                <w:noProof/>
                <w:rtl/>
              </w:rPr>
              <w:t>ک رخداد</w:t>
            </w:r>
            <w:r>
              <w:rPr>
                <w:noProof/>
                <w:webHidden/>
              </w:rPr>
              <w:tab/>
            </w:r>
            <w:r>
              <w:rPr>
                <w:noProof/>
                <w:webHidden/>
              </w:rPr>
              <w:fldChar w:fldCharType="begin"/>
            </w:r>
            <w:r>
              <w:rPr>
                <w:noProof/>
                <w:webHidden/>
              </w:rPr>
              <w:instrText xml:space="preserve"> PAGEREF _Toc495715038 \h </w:instrText>
            </w:r>
          </w:ins>
          <w:r>
            <w:rPr>
              <w:noProof/>
              <w:webHidden/>
            </w:rPr>
          </w:r>
          <w:r>
            <w:rPr>
              <w:noProof/>
              <w:webHidden/>
            </w:rPr>
            <w:fldChar w:fldCharType="separate"/>
          </w:r>
          <w:ins w:id="327" w:author="Windows User" w:date="2017-10-14T03:40:00Z">
            <w:r w:rsidR="000D5978">
              <w:rPr>
                <w:noProof/>
                <w:webHidden/>
                <w:rtl/>
              </w:rPr>
              <w:t>44</w:t>
            </w:r>
          </w:ins>
          <w:ins w:id="328" w:author="Windows User" w:date="2017-10-14T03:27:00Z">
            <w:r>
              <w:rPr>
                <w:noProof/>
                <w:webHidden/>
              </w:rPr>
              <w:fldChar w:fldCharType="end"/>
            </w:r>
            <w:r w:rsidRPr="00692C24">
              <w:rPr>
                <w:rStyle w:val="Hyperlink"/>
                <w:noProof/>
              </w:rPr>
              <w:fldChar w:fldCharType="end"/>
            </w:r>
          </w:ins>
        </w:p>
        <w:p w14:paraId="7FCF65BF" w14:textId="77777777" w:rsidR="008B55F5" w:rsidRDefault="008B55F5">
          <w:pPr>
            <w:pStyle w:val="TOC3"/>
            <w:tabs>
              <w:tab w:val="right" w:leader="dot" w:pos="9350"/>
            </w:tabs>
            <w:rPr>
              <w:ins w:id="329" w:author="Windows User" w:date="2017-10-14T03:27:00Z"/>
              <w:rFonts w:asciiTheme="minorHAnsi" w:eastAsiaTheme="minorEastAsia" w:hAnsiTheme="minorHAnsi" w:cstheme="minorBidi"/>
              <w:noProof/>
              <w:sz w:val="22"/>
              <w:szCs w:val="22"/>
              <w:lang w:bidi="ar-SA"/>
            </w:rPr>
            <w:pPrChange w:id="330" w:author="Windows User" w:date="2017-10-14T03:28:00Z">
              <w:pPr>
                <w:pStyle w:val="TOC3"/>
                <w:tabs>
                  <w:tab w:val="right" w:leader="dot" w:pos="9350"/>
                </w:tabs>
                <w:bidi w:val="0"/>
              </w:pPr>
            </w:pPrChange>
          </w:pPr>
          <w:ins w:id="33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"_Toc495715039"</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4-2-4-تول</w:t>
            </w:r>
            <w:r w:rsidRPr="00692C24">
              <w:rPr>
                <w:rStyle w:val="Hyperlink"/>
                <w:rFonts w:hint="cs"/>
                <w:noProof/>
                <w:rtl/>
              </w:rPr>
              <w:t>ی</w:t>
            </w:r>
            <w:r w:rsidRPr="00692C24">
              <w:rPr>
                <w:rStyle w:val="Hyperlink"/>
                <w:noProof/>
                <w:rtl/>
              </w:rPr>
              <w:t>د ترت</w:t>
            </w:r>
            <w:r w:rsidRPr="00692C24">
              <w:rPr>
                <w:rStyle w:val="Hyperlink"/>
                <w:rFonts w:hint="cs"/>
                <w:noProof/>
                <w:rtl/>
              </w:rPr>
              <w:t>ی</w:t>
            </w:r>
            <w:r w:rsidRPr="00692C24">
              <w:rPr>
                <w:rStyle w:val="Hyperlink"/>
                <w:noProof/>
                <w:rtl/>
              </w:rPr>
              <w:t>ب</w:t>
            </w:r>
            <w:r w:rsidRPr="00692C24">
              <w:rPr>
                <w:rStyle w:val="Hyperlink"/>
                <w:rFonts w:hint="cs"/>
                <w:noProof/>
                <w:rtl/>
              </w:rPr>
              <w:t>ی</w:t>
            </w:r>
            <w:r w:rsidRPr="00692C24">
              <w:rPr>
                <w:rStyle w:val="Hyperlink"/>
                <w:noProof/>
                <w:rtl/>
              </w:rPr>
              <w:t xml:space="preserve"> از رخدادها</w:t>
            </w:r>
            <w:r>
              <w:rPr>
                <w:noProof/>
                <w:webHidden/>
              </w:rPr>
              <w:tab/>
            </w:r>
            <w:r>
              <w:rPr>
                <w:noProof/>
                <w:webHidden/>
              </w:rPr>
              <w:fldChar w:fldCharType="begin"/>
            </w:r>
            <w:r>
              <w:rPr>
                <w:noProof/>
                <w:webHidden/>
              </w:rPr>
              <w:instrText xml:space="preserve"> PAGEREF _Toc495715039 \h </w:instrText>
            </w:r>
          </w:ins>
          <w:r>
            <w:rPr>
              <w:noProof/>
              <w:webHidden/>
            </w:rPr>
          </w:r>
          <w:r>
            <w:rPr>
              <w:noProof/>
              <w:webHidden/>
            </w:rPr>
            <w:fldChar w:fldCharType="separate"/>
          </w:r>
          <w:ins w:id="332" w:author="Windows User" w:date="2017-10-14T03:40:00Z">
            <w:r w:rsidR="000D5978">
              <w:rPr>
                <w:noProof/>
                <w:webHidden/>
                <w:rtl/>
              </w:rPr>
              <w:t>45</w:t>
            </w:r>
          </w:ins>
          <w:ins w:id="333" w:author="Windows User" w:date="2017-10-14T03:27:00Z">
            <w:r>
              <w:rPr>
                <w:noProof/>
                <w:webHidden/>
              </w:rPr>
              <w:fldChar w:fldCharType="end"/>
            </w:r>
            <w:r w:rsidRPr="00692C24">
              <w:rPr>
                <w:rStyle w:val="Hyperlink"/>
                <w:noProof/>
              </w:rPr>
              <w:fldChar w:fldCharType="end"/>
            </w:r>
          </w:ins>
        </w:p>
        <w:p w14:paraId="527F3EC1" w14:textId="77777777" w:rsidR="008B55F5" w:rsidRDefault="008B55F5">
          <w:pPr>
            <w:pStyle w:val="TOC2"/>
            <w:tabs>
              <w:tab w:val="right" w:leader="dot" w:pos="9350"/>
            </w:tabs>
            <w:rPr>
              <w:ins w:id="334" w:author="Windows User" w:date="2017-10-14T03:27:00Z"/>
              <w:rFonts w:asciiTheme="minorHAnsi" w:eastAsiaTheme="minorEastAsia" w:hAnsiTheme="minorHAnsi" w:cstheme="minorBidi"/>
              <w:noProof/>
              <w:sz w:val="22"/>
              <w:szCs w:val="22"/>
              <w:lang w:bidi="ar-SA"/>
            </w:rPr>
            <w:pPrChange w:id="335" w:author="Windows User" w:date="2017-10-14T03:28:00Z">
              <w:pPr>
                <w:pStyle w:val="TOC2"/>
                <w:tabs>
                  <w:tab w:val="right" w:leader="dot" w:pos="9350"/>
                </w:tabs>
                <w:bidi w:val="0"/>
              </w:pPr>
            </w:pPrChange>
          </w:pPr>
          <w:ins w:id="33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"_Toc495715040"</w:instrText>
            </w:r>
            <w:r w:rsidRPr="00692C24">
              <w:rPr>
                <w:rStyle w:val="Hyperlink"/>
                <w:noProof/>
              </w:rPr>
              <w:instrText xml:space="preserve"> </w:instrText>
            </w:r>
            <w:r w:rsidRPr="00692C24">
              <w:rPr>
                <w:rStyle w:val="Hyperlink"/>
                <w:noProof/>
              </w:rPr>
              <w:fldChar w:fldCharType="separate"/>
            </w:r>
            <w:r w:rsidRPr="00692C24">
              <w:rPr>
                <w:rStyle w:val="Hyperlink"/>
                <w:noProof/>
                <w:rtl/>
              </w:rPr>
              <w:t xml:space="preserve">4-3-ابزار </w:t>
            </w:r>
            <w:r w:rsidRPr="00692C24">
              <w:rPr>
                <w:rStyle w:val="Hyperlink"/>
                <w:noProof/>
              </w:rPr>
              <w:t>Condroid</w:t>
            </w:r>
            <w:r>
              <w:rPr>
                <w:noProof/>
                <w:webHidden/>
              </w:rPr>
              <w:tab/>
            </w:r>
            <w:r>
              <w:rPr>
                <w:noProof/>
                <w:webHidden/>
              </w:rPr>
              <w:fldChar w:fldCharType="begin"/>
            </w:r>
            <w:r>
              <w:rPr>
                <w:noProof/>
                <w:webHidden/>
              </w:rPr>
              <w:instrText xml:space="preserve"> PAGEREF _Toc495715040 \h </w:instrText>
            </w:r>
          </w:ins>
          <w:r>
            <w:rPr>
              <w:noProof/>
              <w:webHidden/>
            </w:rPr>
          </w:r>
          <w:r>
            <w:rPr>
              <w:noProof/>
              <w:webHidden/>
            </w:rPr>
            <w:fldChar w:fldCharType="separate"/>
          </w:r>
          <w:ins w:id="337" w:author="Windows User" w:date="2017-10-14T03:40:00Z">
            <w:r w:rsidR="000D5978">
              <w:rPr>
                <w:noProof/>
                <w:webHidden/>
                <w:rtl/>
              </w:rPr>
              <w:t>46</w:t>
            </w:r>
          </w:ins>
          <w:ins w:id="338" w:author="Windows User" w:date="2017-10-14T03:27:00Z">
            <w:r>
              <w:rPr>
                <w:noProof/>
                <w:webHidden/>
              </w:rPr>
              <w:fldChar w:fldCharType="end"/>
            </w:r>
            <w:r w:rsidRPr="00692C24">
              <w:rPr>
                <w:rStyle w:val="Hyperlink"/>
                <w:noProof/>
              </w:rPr>
              <w:fldChar w:fldCharType="end"/>
            </w:r>
          </w:ins>
        </w:p>
        <w:p w14:paraId="76976161" w14:textId="77777777" w:rsidR="008B55F5" w:rsidRDefault="008B55F5">
          <w:pPr>
            <w:pStyle w:val="TOC3"/>
            <w:tabs>
              <w:tab w:val="right" w:leader="dot" w:pos="9350"/>
            </w:tabs>
            <w:rPr>
              <w:ins w:id="339" w:author="Windows User" w:date="2017-10-14T03:27:00Z"/>
              <w:rFonts w:asciiTheme="minorHAnsi" w:eastAsiaTheme="minorEastAsia" w:hAnsiTheme="minorHAnsi" w:cstheme="minorBidi"/>
              <w:noProof/>
              <w:sz w:val="22"/>
              <w:szCs w:val="22"/>
              <w:lang w:bidi="ar-SA"/>
            </w:rPr>
            <w:pPrChange w:id="340" w:author="Windows User" w:date="2017-10-14T03:28:00Z">
              <w:pPr>
                <w:pStyle w:val="TOC3"/>
                <w:tabs>
                  <w:tab w:val="right" w:leader="dot" w:pos="9350"/>
                </w:tabs>
                <w:bidi w:val="0"/>
              </w:pPr>
            </w:pPrChange>
          </w:pPr>
          <w:ins w:id="34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"_Toc495715041"</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4-3-1-</w:t>
            </w:r>
            <w:r w:rsidRPr="00692C24">
              <w:rPr>
                <w:rStyle w:val="Hyperlink"/>
                <w:rFonts w:ascii="Arial" w:hAnsi="Arial"/>
                <w:noProof/>
                <w:rtl/>
              </w:rPr>
              <w:t>مقدمه</w:t>
            </w:r>
            <w:r>
              <w:rPr>
                <w:noProof/>
                <w:webHidden/>
              </w:rPr>
              <w:tab/>
            </w:r>
            <w:r>
              <w:rPr>
                <w:noProof/>
                <w:webHidden/>
              </w:rPr>
              <w:fldChar w:fldCharType="begin"/>
            </w:r>
            <w:r>
              <w:rPr>
                <w:noProof/>
                <w:webHidden/>
              </w:rPr>
              <w:instrText xml:space="preserve"> PAGEREF _Toc495715041 \h </w:instrText>
            </w:r>
          </w:ins>
          <w:r>
            <w:rPr>
              <w:noProof/>
              <w:webHidden/>
            </w:rPr>
          </w:r>
          <w:r>
            <w:rPr>
              <w:noProof/>
              <w:webHidden/>
            </w:rPr>
            <w:fldChar w:fldCharType="separate"/>
          </w:r>
          <w:ins w:id="342" w:author="Windows User" w:date="2017-10-14T03:40:00Z">
            <w:r w:rsidR="000D5978">
              <w:rPr>
                <w:noProof/>
                <w:webHidden/>
                <w:rtl/>
              </w:rPr>
              <w:t>46</w:t>
            </w:r>
          </w:ins>
          <w:ins w:id="343" w:author="Windows User" w:date="2017-10-14T03:27:00Z">
            <w:r>
              <w:rPr>
                <w:noProof/>
                <w:webHidden/>
              </w:rPr>
              <w:fldChar w:fldCharType="end"/>
            </w:r>
            <w:r w:rsidRPr="00692C24">
              <w:rPr>
                <w:rStyle w:val="Hyperlink"/>
                <w:noProof/>
              </w:rPr>
              <w:fldChar w:fldCharType="end"/>
            </w:r>
          </w:ins>
        </w:p>
        <w:p w14:paraId="287FBC54" w14:textId="77777777" w:rsidR="008B55F5" w:rsidRDefault="008B55F5">
          <w:pPr>
            <w:pStyle w:val="TOC3"/>
            <w:tabs>
              <w:tab w:val="right" w:leader="dot" w:pos="9350"/>
            </w:tabs>
            <w:rPr>
              <w:ins w:id="344" w:author="Windows User" w:date="2017-10-14T03:27:00Z"/>
              <w:rFonts w:asciiTheme="minorHAnsi" w:eastAsiaTheme="minorEastAsia" w:hAnsiTheme="minorHAnsi" w:cstheme="minorBidi"/>
              <w:noProof/>
              <w:sz w:val="22"/>
              <w:szCs w:val="22"/>
              <w:lang w:bidi="ar-SA"/>
            </w:rPr>
            <w:pPrChange w:id="345" w:author="Windows User" w:date="2017-10-14T03:28:00Z">
              <w:pPr>
                <w:pStyle w:val="TOC3"/>
                <w:tabs>
                  <w:tab w:val="right" w:leader="dot" w:pos="9350"/>
                </w:tabs>
                <w:bidi w:val="0"/>
              </w:pPr>
            </w:pPrChange>
          </w:pPr>
          <w:ins w:id="34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"_Toc495715042"</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4-3-2-بررس</w:t>
            </w:r>
            <w:r w:rsidRPr="00692C24">
              <w:rPr>
                <w:rStyle w:val="Hyperlink"/>
                <w:rFonts w:hint="cs"/>
                <w:noProof/>
                <w:rtl/>
              </w:rPr>
              <w:t>ی</w:t>
            </w:r>
            <w:r w:rsidRPr="00692C24">
              <w:rPr>
                <w:rStyle w:val="Hyperlink"/>
                <w:noProof/>
                <w:rtl/>
              </w:rPr>
              <w:t xml:space="preserve"> اجمال</w:t>
            </w:r>
            <w:r w:rsidRPr="00692C24">
              <w:rPr>
                <w:rStyle w:val="Hyperlink"/>
                <w:rFonts w:hint="cs"/>
                <w:noProof/>
                <w:rtl/>
              </w:rPr>
              <w:t>ی</w:t>
            </w:r>
            <w:r w:rsidRPr="00692C24">
              <w:rPr>
                <w:rStyle w:val="Hyperlink"/>
                <w:noProof/>
                <w:rtl/>
              </w:rPr>
              <w:t xml:space="preserve"> </w:t>
            </w:r>
            <w:r w:rsidRPr="00692C24">
              <w:rPr>
                <w:rStyle w:val="Hyperlink"/>
                <w:rFonts w:hint="cs"/>
                <w:noProof/>
                <w:rtl/>
              </w:rPr>
              <w:t>ی</w:t>
            </w:r>
            <w:r w:rsidRPr="00692C24">
              <w:rPr>
                <w:rStyle w:val="Hyperlink"/>
                <w:rFonts w:hint="eastAsia"/>
                <w:noProof/>
                <w:rtl/>
              </w:rPr>
              <w:t>ک</w:t>
            </w:r>
            <w:r w:rsidRPr="00692C24">
              <w:rPr>
                <w:rStyle w:val="Hyperlink"/>
                <w:noProof/>
                <w:rtl/>
              </w:rPr>
              <w:t xml:space="preserve"> مثال</w:t>
            </w:r>
            <w:r>
              <w:rPr>
                <w:noProof/>
                <w:webHidden/>
              </w:rPr>
              <w:tab/>
            </w:r>
            <w:r>
              <w:rPr>
                <w:noProof/>
                <w:webHidden/>
              </w:rPr>
              <w:fldChar w:fldCharType="begin"/>
            </w:r>
            <w:r>
              <w:rPr>
                <w:noProof/>
                <w:webHidden/>
              </w:rPr>
              <w:instrText xml:space="preserve"> PAGEREF _Toc495715042 \h </w:instrText>
            </w:r>
          </w:ins>
          <w:r>
            <w:rPr>
              <w:noProof/>
              <w:webHidden/>
            </w:rPr>
          </w:r>
          <w:r>
            <w:rPr>
              <w:noProof/>
              <w:webHidden/>
            </w:rPr>
            <w:fldChar w:fldCharType="separate"/>
          </w:r>
          <w:ins w:id="347" w:author="Windows User" w:date="2017-10-14T03:40:00Z">
            <w:r w:rsidR="000D5978">
              <w:rPr>
                <w:noProof/>
                <w:webHidden/>
                <w:rtl/>
              </w:rPr>
              <w:t>47</w:t>
            </w:r>
          </w:ins>
          <w:ins w:id="348" w:author="Windows User" w:date="2017-10-14T03:27:00Z">
            <w:r>
              <w:rPr>
                <w:noProof/>
                <w:webHidden/>
              </w:rPr>
              <w:fldChar w:fldCharType="end"/>
            </w:r>
            <w:r w:rsidRPr="00692C24">
              <w:rPr>
                <w:rStyle w:val="Hyperlink"/>
                <w:noProof/>
              </w:rPr>
              <w:fldChar w:fldCharType="end"/>
            </w:r>
          </w:ins>
        </w:p>
        <w:p w14:paraId="4768A02E" w14:textId="77777777" w:rsidR="008B55F5" w:rsidRDefault="008B55F5">
          <w:pPr>
            <w:pStyle w:val="TOC3"/>
            <w:tabs>
              <w:tab w:val="right" w:leader="dot" w:pos="9350"/>
            </w:tabs>
            <w:rPr>
              <w:ins w:id="349" w:author="Windows User" w:date="2017-10-14T03:27:00Z"/>
              <w:rFonts w:asciiTheme="minorHAnsi" w:eastAsiaTheme="minorEastAsia" w:hAnsiTheme="minorHAnsi" w:cstheme="minorBidi"/>
              <w:noProof/>
              <w:sz w:val="22"/>
              <w:szCs w:val="22"/>
              <w:lang w:bidi="ar-SA"/>
            </w:rPr>
            <w:pPrChange w:id="350" w:author="Windows User" w:date="2017-10-14T03:28:00Z">
              <w:pPr>
                <w:pStyle w:val="TOC3"/>
                <w:tabs>
                  <w:tab w:val="right" w:leader="dot" w:pos="9350"/>
                </w:tabs>
                <w:bidi w:val="0"/>
              </w:pPr>
            </w:pPrChange>
          </w:pPr>
          <w:ins w:id="35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"_Toc495715043"</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4-3-3-چهارچوب ابزار</w:t>
            </w:r>
            <w:r w:rsidRPr="00692C24">
              <w:rPr>
                <w:rStyle w:val="Hyperlink"/>
                <w:noProof/>
              </w:rPr>
              <w:t>Condroid</w:t>
            </w:r>
            <w:r>
              <w:rPr>
                <w:noProof/>
                <w:webHidden/>
              </w:rPr>
              <w:tab/>
            </w:r>
            <w:r>
              <w:rPr>
                <w:noProof/>
                <w:webHidden/>
              </w:rPr>
              <w:fldChar w:fldCharType="begin"/>
            </w:r>
            <w:r>
              <w:rPr>
                <w:noProof/>
                <w:webHidden/>
              </w:rPr>
              <w:instrText xml:space="preserve"> PAGEREF _Toc495715043 \h </w:instrText>
            </w:r>
          </w:ins>
          <w:r>
            <w:rPr>
              <w:noProof/>
              <w:webHidden/>
            </w:rPr>
          </w:r>
          <w:r>
            <w:rPr>
              <w:noProof/>
              <w:webHidden/>
            </w:rPr>
            <w:fldChar w:fldCharType="separate"/>
          </w:r>
          <w:ins w:id="352" w:author="Windows User" w:date="2017-10-14T03:40:00Z">
            <w:r w:rsidR="000D5978">
              <w:rPr>
                <w:noProof/>
                <w:webHidden/>
                <w:rtl/>
              </w:rPr>
              <w:t>48</w:t>
            </w:r>
          </w:ins>
          <w:ins w:id="353" w:author="Windows User" w:date="2017-10-14T03:27:00Z">
            <w:r>
              <w:rPr>
                <w:noProof/>
                <w:webHidden/>
              </w:rPr>
              <w:fldChar w:fldCharType="end"/>
            </w:r>
            <w:r w:rsidRPr="00692C24">
              <w:rPr>
                <w:rStyle w:val="Hyperlink"/>
                <w:noProof/>
              </w:rPr>
              <w:fldChar w:fldCharType="end"/>
            </w:r>
          </w:ins>
        </w:p>
        <w:p w14:paraId="13D5F15C" w14:textId="77777777" w:rsidR="008B55F5" w:rsidRDefault="008B55F5">
          <w:pPr>
            <w:pStyle w:val="TOC2"/>
            <w:tabs>
              <w:tab w:val="right" w:leader="dot" w:pos="9350"/>
            </w:tabs>
            <w:rPr>
              <w:ins w:id="354" w:author="Windows User" w:date="2017-10-14T03:27:00Z"/>
              <w:rFonts w:asciiTheme="minorHAnsi" w:eastAsiaTheme="minorEastAsia" w:hAnsiTheme="minorHAnsi" w:cstheme="minorBidi"/>
              <w:noProof/>
              <w:sz w:val="22"/>
              <w:szCs w:val="22"/>
              <w:lang w:bidi="ar-SA"/>
            </w:rPr>
            <w:pPrChange w:id="355" w:author="Windows User" w:date="2017-10-14T03:28:00Z">
              <w:pPr>
                <w:pStyle w:val="TOC2"/>
                <w:tabs>
                  <w:tab w:val="right" w:leader="dot" w:pos="9350"/>
                </w:tabs>
                <w:bidi w:val="0"/>
              </w:pPr>
            </w:pPrChange>
          </w:pPr>
          <w:ins w:id="35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"_Toc495715044"</w:instrText>
            </w:r>
            <w:r w:rsidRPr="00692C24">
              <w:rPr>
                <w:rStyle w:val="Hyperlink"/>
                <w:noProof/>
              </w:rPr>
              <w:instrText xml:space="preserve"> </w:instrText>
            </w:r>
            <w:r w:rsidRPr="00692C24">
              <w:rPr>
                <w:rStyle w:val="Hyperlink"/>
                <w:noProof/>
              </w:rPr>
              <w:fldChar w:fldCharType="separate"/>
            </w:r>
            <w:r w:rsidRPr="00692C24">
              <w:rPr>
                <w:rStyle w:val="Hyperlink"/>
                <w:noProof/>
                <w:rtl/>
              </w:rPr>
              <w:t xml:space="preserve">4-4-ابزار </w:t>
            </w:r>
            <w:r w:rsidRPr="00692C24">
              <w:rPr>
                <w:rStyle w:val="Hyperlink"/>
                <w:noProof/>
              </w:rPr>
              <w:t>SIG-Droid</w:t>
            </w:r>
            <w:r>
              <w:rPr>
                <w:noProof/>
                <w:webHidden/>
              </w:rPr>
              <w:tab/>
            </w:r>
            <w:r>
              <w:rPr>
                <w:noProof/>
                <w:webHidden/>
              </w:rPr>
              <w:fldChar w:fldCharType="begin"/>
            </w:r>
            <w:r>
              <w:rPr>
                <w:noProof/>
                <w:webHidden/>
              </w:rPr>
              <w:instrText xml:space="preserve"> PAGEREF _Toc495715044 \h </w:instrText>
            </w:r>
          </w:ins>
          <w:r>
            <w:rPr>
              <w:noProof/>
              <w:webHidden/>
            </w:rPr>
          </w:r>
          <w:r>
            <w:rPr>
              <w:noProof/>
              <w:webHidden/>
            </w:rPr>
            <w:fldChar w:fldCharType="separate"/>
          </w:r>
          <w:ins w:id="357" w:author="Windows User" w:date="2017-10-14T03:40:00Z">
            <w:r w:rsidR="000D5978">
              <w:rPr>
                <w:noProof/>
                <w:webHidden/>
                <w:rtl/>
              </w:rPr>
              <w:t>49</w:t>
            </w:r>
          </w:ins>
          <w:ins w:id="358" w:author="Windows User" w:date="2017-10-14T03:27:00Z">
            <w:r>
              <w:rPr>
                <w:noProof/>
                <w:webHidden/>
              </w:rPr>
              <w:fldChar w:fldCharType="end"/>
            </w:r>
            <w:r w:rsidRPr="00692C24">
              <w:rPr>
                <w:rStyle w:val="Hyperlink"/>
                <w:noProof/>
              </w:rPr>
              <w:fldChar w:fldCharType="end"/>
            </w:r>
          </w:ins>
        </w:p>
        <w:p w14:paraId="11991870" w14:textId="77777777" w:rsidR="008B55F5" w:rsidRDefault="008B55F5">
          <w:pPr>
            <w:pStyle w:val="TOC3"/>
            <w:tabs>
              <w:tab w:val="right" w:leader="dot" w:pos="9350"/>
            </w:tabs>
            <w:rPr>
              <w:ins w:id="359" w:author="Windows User" w:date="2017-10-14T03:27:00Z"/>
              <w:rFonts w:asciiTheme="minorHAnsi" w:eastAsiaTheme="minorEastAsia" w:hAnsiTheme="minorHAnsi" w:cstheme="minorBidi"/>
              <w:noProof/>
              <w:sz w:val="22"/>
              <w:szCs w:val="22"/>
              <w:lang w:bidi="ar-SA"/>
            </w:rPr>
            <w:pPrChange w:id="360" w:author="Windows User" w:date="2017-10-14T03:28:00Z">
              <w:pPr>
                <w:pStyle w:val="TOC3"/>
                <w:tabs>
                  <w:tab w:val="right" w:leader="dot" w:pos="9350"/>
                </w:tabs>
                <w:bidi w:val="0"/>
              </w:pPr>
            </w:pPrChange>
          </w:pPr>
          <w:ins w:id="36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"_Toc495715045"</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4-4-1-مقدمه</w:t>
            </w:r>
            <w:r>
              <w:rPr>
                <w:noProof/>
                <w:webHidden/>
              </w:rPr>
              <w:tab/>
            </w:r>
            <w:r>
              <w:rPr>
                <w:noProof/>
                <w:webHidden/>
              </w:rPr>
              <w:fldChar w:fldCharType="begin"/>
            </w:r>
            <w:r>
              <w:rPr>
                <w:noProof/>
                <w:webHidden/>
              </w:rPr>
              <w:instrText xml:space="preserve"> PAGEREF _Toc495715045 \h </w:instrText>
            </w:r>
          </w:ins>
          <w:r>
            <w:rPr>
              <w:noProof/>
              <w:webHidden/>
            </w:rPr>
          </w:r>
          <w:r>
            <w:rPr>
              <w:noProof/>
              <w:webHidden/>
            </w:rPr>
            <w:fldChar w:fldCharType="separate"/>
          </w:r>
          <w:ins w:id="362" w:author="Windows User" w:date="2017-10-14T03:40:00Z">
            <w:r w:rsidR="000D5978">
              <w:rPr>
                <w:noProof/>
                <w:webHidden/>
                <w:rtl/>
              </w:rPr>
              <w:t>49</w:t>
            </w:r>
          </w:ins>
          <w:ins w:id="363" w:author="Windows User" w:date="2017-10-14T03:27:00Z">
            <w:r>
              <w:rPr>
                <w:noProof/>
                <w:webHidden/>
              </w:rPr>
              <w:fldChar w:fldCharType="end"/>
            </w:r>
            <w:r w:rsidRPr="00692C24">
              <w:rPr>
                <w:rStyle w:val="Hyperlink"/>
                <w:noProof/>
              </w:rPr>
              <w:fldChar w:fldCharType="end"/>
            </w:r>
          </w:ins>
        </w:p>
        <w:p w14:paraId="394B3523" w14:textId="77777777" w:rsidR="008B55F5" w:rsidRDefault="008B55F5">
          <w:pPr>
            <w:pStyle w:val="TOC2"/>
            <w:tabs>
              <w:tab w:val="right" w:leader="dot" w:pos="9350"/>
            </w:tabs>
            <w:rPr>
              <w:ins w:id="364" w:author="Windows User" w:date="2017-10-14T03:27:00Z"/>
              <w:rFonts w:asciiTheme="minorHAnsi" w:eastAsiaTheme="minorEastAsia" w:hAnsiTheme="minorHAnsi" w:cstheme="minorBidi"/>
              <w:noProof/>
              <w:sz w:val="22"/>
              <w:szCs w:val="22"/>
              <w:lang w:bidi="ar-SA"/>
            </w:rPr>
            <w:pPrChange w:id="365" w:author="Windows User" w:date="2017-10-14T03:28:00Z">
              <w:pPr>
                <w:pStyle w:val="TOC2"/>
                <w:tabs>
                  <w:tab w:val="right" w:leader="dot" w:pos="9350"/>
                </w:tabs>
                <w:bidi w:val="0"/>
              </w:pPr>
            </w:pPrChange>
          </w:pPr>
          <w:ins w:id="36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"_Toc495715046"</w:instrText>
            </w:r>
            <w:r w:rsidRPr="00692C24">
              <w:rPr>
                <w:rStyle w:val="Hyperlink"/>
                <w:noProof/>
              </w:rPr>
              <w:instrText xml:space="preserve"> </w:instrText>
            </w:r>
            <w:r w:rsidRPr="00692C24">
              <w:rPr>
                <w:rStyle w:val="Hyperlink"/>
                <w:noProof/>
              </w:rPr>
              <w:fldChar w:fldCharType="separate"/>
            </w:r>
            <w:r w:rsidRPr="00692C24">
              <w:rPr>
                <w:rStyle w:val="Hyperlink"/>
                <w:noProof/>
                <w:rtl/>
              </w:rPr>
              <w:t xml:space="preserve">4-5-ابزار </w:t>
            </w:r>
            <w:r w:rsidRPr="00692C24">
              <w:rPr>
                <w:rStyle w:val="Hyperlink"/>
                <w:noProof/>
              </w:rPr>
              <w:t>APPINTENT</w:t>
            </w:r>
            <w:r>
              <w:rPr>
                <w:noProof/>
                <w:webHidden/>
              </w:rPr>
              <w:tab/>
            </w:r>
            <w:r>
              <w:rPr>
                <w:noProof/>
                <w:webHidden/>
              </w:rPr>
              <w:fldChar w:fldCharType="begin"/>
            </w:r>
            <w:r>
              <w:rPr>
                <w:noProof/>
                <w:webHidden/>
              </w:rPr>
              <w:instrText xml:space="preserve"> PAGEREF _Toc495715046 \h </w:instrText>
            </w:r>
          </w:ins>
          <w:r>
            <w:rPr>
              <w:noProof/>
              <w:webHidden/>
            </w:rPr>
          </w:r>
          <w:r>
            <w:rPr>
              <w:noProof/>
              <w:webHidden/>
            </w:rPr>
            <w:fldChar w:fldCharType="separate"/>
          </w:r>
          <w:ins w:id="367" w:author="Windows User" w:date="2017-10-14T03:40:00Z">
            <w:r w:rsidR="000D5978">
              <w:rPr>
                <w:noProof/>
                <w:webHidden/>
                <w:rtl/>
              </w:rPr>
              <w:t>51</w:t>
            </w:r>
          </w:ins>
          <w:ins w:id="368" w:author="Windows User" w:date="2017-10-14T03:27:00Z">
            <w:r>
              <w:rPr>
                <w:noProof/>
                <w:webHidden/>
              </w:rPr>
              <w:fldChar w:fldCharType="end"/>
            </w:r>
            <w:r w:rsidRPr="00692C24">
              <w:rPr>
                <w:rStyle w:val="Hyperlink"/>
                <w:noProof/>
              </w:rPr>
              <w:fldChar w:fldCharType="end"/>
            </w:r>
          </w:ins>
        </w:p>
        <w:p w14:paraId="15425F40" w14:textId="77777777" w:rsidR="008B55F5" w:rsidRDefault="008B55F5">
          <w:pPr>
            <w:pStyle w:val="TOC3"/>
            <w:tabs>
              <w:tab w:val="right" w:leader="dot" w:pos="9350"/>
            </w:tabs>
            <w:rPr>
              <w:ins w:id="369" w:author="Windows User" w:date="2017-10-14T03:27:00Z"/>
              <w:rFonts w:asciiTheme="minorHAnsi" w:eastAsiaTheme="minorEastAsia" w:hAnsiTheme="minorHAnsi" w:cstheme="minorBidi"/>
              <w:noProof/>
              <w:sz w:val="22"/>
              <w:szCs w:val="22"/>
              <w:lang w:bidi="ar-SA"/>
            </w:rPr>
            <w:pPrChange w:id="370" w:author="Windows User" w:date="2017-10-14T03:28:00Z">
              <w:pPr>
                <w:pStyle w:val="TOC3"/>
                <w:tabs>
                  <w:tab w:val="right" w:leader="dot" w:pos="9350"/>
                </w:tabs>
                <w:bidi w:val="0"/>
              </w:pPr>
            </w:pPrChange>
          </w:pPr>
          <w:ins w:id="37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"_Toc495715047"</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4-5-1-مقدمه</w:t>
            </w:r>
            <w:r>
              <w:rPr>
                <w:noProof/>
                <w:webHidden/>
              </w:rPr>
              <w:tab/>
            </w:r>
            <w:r>
              <w:rPr>
                <w:noProof/>
                <w:webHidden/>
              </w:rPr>
              <w:fldChar w:fldCharType="begin"/>
            </w:r>
            <w:r>
              <w:rPr>
                <w:noProof/>
                <w:webHidden/>
              </w:rPr>
              <w:instrText xml:space="preserve"> PAGEREF _Toc495715047 \h </w:instrText>
            </w:r>
          </w:ins>
          <w:r>
            <w:rPr>
              <w:noProof/>
              <w:webHidden/>
            </w:rPr>
          </w:r>
          <w:r>
            <w:rPr>
              <w:noProof/>
              <w:webHidden/>
            </w:rPr>
            <w:fldChar w:fldCharType="separate"/>
          </w:r>
          <w:ins w:id="372" w:author="Windows User" w:date="2017-10-14T03:40:00Z">
            <w:r w:rsidR="000D5978">
              <w:rPr>
                <w:noProof/>
                <w:webHidden/>
                <w:rtl/>
              </w:rPr>
              <w:t>51</w:t>
            </w:r>
          </w:ins>
          <w:ins w:id="373" w:author="Windows User" w:date="2017-10-14T03:27:00Z">
            <w:r>
              <w:rPr>
                <w:noProof/>
                <w:webHidden/>
              </w:rPr>
              <w:fldChar w:fldCharType="end"/>
            </w:r>
            <w:r w:rsidRPr="00692C24">
              <w:rPr>
                <w:rStyle w:val="Hyperlink"/>
                <w:noProof/>
              </w:rPr>
              <w:fldChar w:fldCharType="end"/>
            </w:r>
          </w:ins>
        </w:p>
        <w:p w14:paraId="2E4CE46E" w14:textId="77777777" w:rsidR="008B55F5" w:rsidRDefault="008B55F5">
          <w:pPr>
            <w:pStyle w:val="TOC3"/>
            <w:tabs>
              <w:tab w:val="right" w:leader="dot" w:pos="9350"/>
            </w:tabs>
            <w:rPr>
              <w:ins w:id="374" w:author="Windows User" w:date="2017-10-14T03:27:00Z"/>
              <w:rFonts w:asciiTheme="minorHAnsi" w:eastAsiaTheme="minorEastAsia" w:hAnsiTheme="minorHAnsi" w:cstheme="minorBidi"/>
              <w:noProof/>
              <w:sz w:val="22"/>
              <w:szCs w:val="22"/>
              <w:lang w:bidi="ar-SA"/>
            </w:rPr>
            <w:pPrChange w:id="375" w:author="Windows User" w:date="2017-10-14T03:28:00Z">
              <w:pPr>
                <w:pStyle w:val="TOC3"/>
                <w:tabs>
                  <w:tab w:val="right" w:leader="dot" w:pos="9350"/>
                </w:tabs>
                <w:bidi w:val="0"/>
              </w:pPr>
            </w:pPrChange>
          </w:pPr>
          <w:ins w:id="376" w:author="Windows User" w:date="2017-10-14T03:27:00Z">
            <w:r w:rsidRPr="00692C24">
              <w:rPr>
                <w:rStyle w:val="Hyperlink"/>
                <w:noProof/>
              </w:rPr>
              <w:lastRenderedPageBreak/>
              <w:fldChar w:fldCharType="begin"/>
            </w:r>
            <w:r w:rsidRPr="00692C24">
              <w:rPr>
                <w:rStyle w:val="Hyperlink"/>
                <w:noProof/>
              </w:rPr>
              <w:instrText xml:space="preserve"> </w:instrText>
            </w:r>
            <w:r>
              <w:rPr>
                <w:noProof/>
              </w:rPr>
              <w:instrText>HYPERLINK \l "_Toc495715048"</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4-5-2-معمار</w:t>
            </w:r>
            <w:r w:rsidRPr="00692C24">
              <w:rPr>
                <w:rStyle w:val="Hyperlink"/>
                <w:rFonts w:hint="cs"/>
                <w:noProof/>
                <w:rtl/>
              </w:rPr>
              <w:t>ی</w:t>
            </w:r>
            <w:r w:rsidRPr="00692C24">
              <w:rPr>
                <w:rStyle w:val="Hyperlink"/>
                <w:noProof/>
                <w:rtl/>
              </w:rPr>
              <w:t xml:space="preserve"> کل</w:t>
            </w:r>
            <w:r w:rsidRPr="00692C24">
              <w:rPr>
                <w:rStyle w:val="Hyperlink"/>
                <w:rFonts w:hint="cs"/>
                <w:noProof/>
                <w:rtl/>
              </w:rPr>
              <w:t>ی</w:t>
            </w:r>
            <w:r w:rsidRPr="00692C24">
              <w:rPr>
                <w:rStyle w:val="Hyperlink"/>
                <w:noProof/>
                <w:rtl/>
              </w:rPr>
              <w:t xml:space="preserve"> ابزار </w:t>
            </w:r>
            <w:r w:rsidRPr="00692C24">
              <w:rPr>
                <w:rStyle w:val="Hyperlink"/>
                <w:noProof/>
              </w:rPr>
              <w:t>APPINTENT</w:t>
            </w:r>
            <w:r>
              <w:rPr>
                <w:noProof/>
                <w:webHidden/>
              </w:rPr>
              <w:tab/>
            </w:r>
            <w:r>
              <w:rPr>
                <w:noProof/>
                <w:webHidden/>
              </w:rPr>
              <w:fldChar w:fldCharType="begin"/>
            </w:r>
            <w:r>
              <w:rPr>
                <w:noProof/>
                <w:webHidden/>
              </w:rPr>
              <w:instrText xml:space="preserve"> PAGEREF _Toc495715048 \h </w:instrText>
            </w:r>
          </w:ins>
          <w:r>
            <w:rPr>
              <w:noProof/>
              <w:webHidden/>
            </w:rPr>
          </w:r>
          <w:r>
            <w:rPr>
              <w:noProof/>
              <w:webHidden/>
            </w:rPr>
            <w:fldChar w:fldCharType="separate"/>
          </w:r>
          <w:ins w:id="377" w:author="Windows User" w:date="2017-10-14T03:40:00Z">
            <w:r w:rsidR="000D5978">
              <w:rPr>
                <w:noProof/>
                <w:webHidden/>
                <w:rtl/>
              </w:rPr>
              <w:t>52</w:t>
            </w:r>
          </w:ins>
          <w:ins w:id="378" w:author="Windows User" w:date="2017-10-14T03:27:00Z">
            <w:r>
              <w:rPr>
                <w:noProof/>
                <w:webHidden/>
              </w:rPr>
              <w:fldChar w:fldCharType="end"/>
            </w:r>
            <w:r w:rsidRPr="00692C24">
              <w:rPr>
                <w:rStyle w:val="Hyperlink"/>
                <w:noProof/>
              </w:rPr>
              <w:fldChar w:fldCharType="end"/>
            </w:r>
          </w:ins>
        </w:p>
        <w:p w14:paraId="56E4230E" w14:textId="77777777" w:rsidR="008B55F5" w:rsidRDefault="008B55F5">
          <w:pPr>
            <w:pStyle w:val="TOC2"/>
            <w:tabs>
              <w:tab w:val="right" w:leader="dot" w:pos="9350"/>
            </w:tabs>
            <w:rPr>
              <w:ins w:id="379" w:author="Windows User" w:date="2017-10-14T03:27:00Z"/>
              <w:rFonts w:asciiTheme="minorHAnsi" w:eastAsiaTheme="minorEastAsia" w:hAnsiTheme="minorHAnsi" w:cstheme="minorBidi"/>
              <w:noProof/>
              <w:sz w:val="22"/>
              <w:szCs w:val="22"/>
              <w:lang w:bidi="ar-SA"/>
            </w:rPr>
            <w:pPrChange w:id="380" w:author="Windows User" w:date="2017-10-14T03:28:00Z">
              <w:pPr>
                <w:pStyle w:val="TOC2"/>
                <w:tabs>
                  <w:tab w:val="right" w:leader="dot" w:pos="9350"/>
                </w:tabs>
                <w:bidi w:val="0"/>
              </w:pPr>
            </w:pPrChange>
          </w:pPr>
          <w:ins w:id="38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"_Toc495715049"</w:instrText>
            </w:r>
            <w:r w:rsidRPr="00692C24">
              <w:rPr>
                <w:rStyle w:val="Hyperlink"/>
                <w:noProof/>
              </w:rPr>
              <w:instrText xml:space="preserve"> </w:instrText>
            </w:r>
            <w:r w:rsidRPr="00692C24">
              <w:rPr>
                <w:rStyle w:val="Hyperlink"/>
                <w:noProof/>
              </w:rPr>
              <w:fldChar w:fldCharType="separate"/>
            </w:r>
            <w:r w:rsidRPr="00692C24">
              <w:rPr>
                <w:rStyle w:val="Hyperlink"/>
                <w:noProof/>
                <w:rtl/>
              </w:rPr>
              <w:t>4-6-مقا</w:t>
            </w:r>
            <w:r w:rsidRPr="00692C24">
              <w:rPr>
                <w:rStyle w:val="Hyperlink"/>
                <w:rFonts w:hint="cs"/>
                <w:noProof/>
                <w:rtl/>
              </w:rPr>
              <w:t>ی</w:t>
            </w:r>
            <w:r w:rsidRPr="00692C24">
              <w:rPr>
                <w:rStyle w:val="Hyperlink"/>
                <w:noProof/>
                <w:rtl/>
              </w:rPr>
              <w:t>سه ابزارها</w:t>
            </w:r>
            <w:r w:rsidRPr="00692C24">
              <w:rPr>
                <w:rStyle w:val="Hyperlink"/>
                <w:rFonts w:hint="cs"/>
                <w:noProof/>
                <w:rtl/>
              </w:rPr>
              <w:t>ی</w:t>
            </w:r>
            <w:r w:rsidRPr="00692C24">
              <w:rPr>
                <w:rStyle w:val="Hyperlink"/>
                <w:noProof/>
                <w:rtl/>
              </w:rPr>
              <w:t xml:space="preserve"> اجرا</w:t>
            </w:r>
            <w:r w:rsidRPr="00692C24">
              <w:rPr>
                <w:rStyle w:val="Hyperlink"/>
                <w:rFonts w:hint="cs"/>
                <w:noProof/>
                <w:rtl/>
              </w:rPr>
              <w:t>ی</w:t>
            </w:r>
            <w:r w:rsidRPr="00692C24">
              <w:rPr>
                <w:rStyle w:val="Hyperlink"/>
                <w:noProof/>
                <w:rtl/>
              </w:rPr>
              <w:t xml:space="preserve"> پو</w:t>
            </w:r>
            <w:r w:rsidRPr="00692C24">
              <w:rPr>
                <w:rStyle w:val="Hyperlink"/>
                <w:rFonts w:hint="cs"/>
                <w:noProof/>
                <w:rtl/>
              </w:rPr>
              <w:t>ی</w:t>
            </w:r>
            <w:r w:rsidRPr="00692C24">
              <w:rPr>
                <w:rStyle w:val="Hyperlink"/>
                <w:noProof/>
                <w:rtl/>
              </w:rPr>
              <w:t>انماد</w:t>
            </w:r>
            <w:r w:rsidRPr="00692C24">
              <w:rPr>
                <w:rStyle w:val="Hyperlink"/>
                <w:rFonts w:hint="cs"/>
                <w:noProof/>
                <w:rtl/>
              </w:rPr>
              <w:t>ی</w:t>
            </w:r>
            <w:r w:rsidRPr="00692C24">
              <w:rPr>
                <w:rStyle w:val="Hyperlink"/>
                <w:noProof/>
                <w:rtl/>
              </w:rPr>
              <w:t>ن برا</w:t>
            </w:r>
            <w:r w:rsidRPr="00692C24">
              <w:rPr>
                <w:rStyle w:val="Hyperlink"/>
                <w:rFonts w:hint="cs"/>
                <w:noProof/>
                <w:rtl/>
              </w:rPr>
              <w:t>ی</w:t>
            </w:r>
            <w:r w:rsidRPr="00692C24">
              <w:rPr>
                <w:rStyle w:val="Hyperlink"/>
                <w:noProof/>
                <w:rtl/>
              </w:rPr>
              <w:t xml:space="preserve"> تحل</w:t>
            </w:r>
            <w:r w:rsidRPr="00692C24">
              <w:rPr>
                <w:rStyle w:val="Hyperlink"/>
                <w:rFonts w:hint="cs"/>
                <w:noProof/>
                <w:rtl/>
              </w:rPr>
              <w:t>ی</w:t>
            </w:r>
            <w:r w:rsidRPr="00692C24">
              <w:rPr>
                <w:rStyle w:val="Hyperlink"/>
                <w:noProof/>
                <w:rtl/>
              </w:rPr>
              <w:t>ل برنامه ها</w:t>
            </w:r>
            <w:r w:rsidRPr="00692C24">
              <w:rPr>
                <w:rStyle w:val="Hyperlink"/>
                <w:rFonts w:hint="cs"/>
                <w:noProof/>
                <w:rtl/>
              </w:rPr>
              <w:t>ی</w:t>
            </w:r>
            <w:r w:rsidRPr="00692C24">
              <w:rPr>
                <w:rStyle w:val="Hyperlink"/>
                <w:noProof/>
                <w:rtl/>
              </w:rPr>
              <w:t xml:space="preserve"> اندرو</w:t>
            </w:r>
            <w:r w:rsidRPr="00692C24">
              <w:rPr>
                <w:rStyle w:val="Hyperlink"/>
                <w:rFonts w:hint="cs"/>
                <w:noProof/>
                <w:rtl/>
              </w:rPr>
              <w:t>ی</w:t>
            </w:r>
            <w:r w:rsidRPr="00692C24">
              <w:rPr>
                <w:rStyle w:val="Hyperlink"/>
                <w:noProof/>
                <w:rtl/>
              </w:rPr>
              <w:t>د</w:t>
            </w:r>
            <w:r w:rsidRPr="00692C24">
              <w:rPr>
                <w:rStyle w:val="Hyperlink"/>
                <w:rFonts w:hint="cs"/>
                <w:noProof/>
                <w:rtl/>
              </w:rPr>
              <w:t>ی</w:t>
            </w:r>
            <w:r>
              <w:rPr>
                <w:noProof/>
                <w:webHidden/>
              </w:rPr>
              <w:tab/>
            </w:r>
            <w:r>
              <w:rPr>
                <w:noProof/>
                <w:webHidden/>
              </w:rPr>
              <w:fldChar w:fldCharType="begin"/>
            </w:r>
            <w:r>
              <w:rPr>
                <w:noProof/>
                <w:webHidden/>
              </w:rPr>
              <w:instrText xml:space="preserve"> PAGEREF _Toc495715049 \h </w:instrText>
            </w:r>
          </w:ins>
          <w:r>
            <w:rPr>
              <w:noProof/>
              <w:webHidden/>
            </w:rPr>
          </w:r>
          <w:r>
            <w:rPr>
              <w:noProof/>
              <w:webHidden/>
            </w:rPr>
            <w:fldChar w:fldCharType="separate"/>
          </w:r>
          <w:ins w:id="382" w:author="Windows User" w:date="2017-10-14T03:40:00Z">
            <w:r w:rsidR="000D5978">
              <w:rPr>
                <w:noProof/>
                <w:webHidden/>
                <w:rtl/>
              </w:rPr>
              <w:t>55</w:t>
            </w:r>
          </w:ins>
          <w:ins w:id="383" w:author="Windows User" w:date="2017-10-14T03:27:00Z">
            <w:r>
              <w:rPr>
                <w:noProof/>
                <w:webHidden/>
              </w:rPr>
              <w:fldChar w:fldCharType="end"/>
            </w:r>
            <w:r w:rsidRPr="00692C24">
              <w:rPr>
                <w:rStyle w:val="Hyperlink"/>
                <w:noProof/>
              </w:rPr>
              <w:fldChar w:fldCharType="end"/>
            </w:r>
          </w:ins>
        </w:p>
        <w:p w14:paraId="0921BACA" w14:textId="77777777" w:rsidR="008B55F5" w:rsidRDefault="008B55F5">
          <w:pPr>
            <w:pStyle w:val="TOC1"/>
            <w:tabs>
              <w:tab w:val="right" w:leader="dot" w:pos="9350"/>
            </w:tabs>
            <w:rPr>
              <w:ins w:id="384" w:author="Windows User" w:date="2017-10-14T03:27:00Z"/>
              <w:rFonts w:asciiTheme="minorHAnsi" w:eastAsiaTheme="minorEastAsia" w:hAnsiTheme="minorHAnsi" w:cstheme="minorBidi"/>
              <w:noProof/>
              <w:sz w:val="22"/>
              <w:szCs w:val="22"/>
              <w:lang w:bidi="ar-SA"/>
            </w:rPr>
            <w:pPrChange w:id="385" w:author="Windows User" w:date="2017-10-14T03:28:00Z">
              <w:pPr>
                <w:pStyle w:val="TOC1"/>
                <w:tabs>
                  <w:tab w:val="right" w:leader="dot" w:pos="9350"/>
                </w:tabs>
                <w:bidi w:val="0"/>
              </w:pPr>
            </w:pPrChange>
          </w:pPr>
          <w:ins w:id="38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"_Toc495715050"</w:instrText>
            </w:r>
            <w:r w:rsidRPr="00692C24">
              <w:rPr>
                <w:rStyle w:val="Hyperlink"/>
                <w:noProof/>
              </w:rPr>
              <w:instrText xml:space="preserve"> </w:instrText>
            </w:r>
            <w:r w:rsidRPr="00692C24">
              <w:rPr>
                <w:rStyle w:val="Hyperlink"/>
                <w:noProof/>
              </w:rPr>
              <w:fldChar w:fldCharType="separate"/>
            </w:r>
            <w:r w:rsidRPr="00692C24">
              <w:rPr>
                <w:rStyle w:val="Hyperlink"/>
                <w:noProof/>
                <w:rtl/>
              </w:rPr>
              <w:t>فصل پنجم: روش‌ها</w:t>
            </w:r>
            <w:r w:rsidRPr="00692C24">
              <w:rPr>
                <w:rStyle w:val="Hyperlink"/>
                <w:rFonts w:hint="cs"/>
                <w:noProof/>
                <w:rtl/>
              </w:rPr>
              <w:t>ی</w:t>
            </w:r>
            <w:r w:rsidRPr="00692C24">
              <w:rPr>
                <w:rStyle w:val="Hyperlink"/>
                <w:noProof/>
                <w:rtl/>
              </w:rPr>
              <w:t xml:space="preserve"> تشخ</w:t>
            </w:r>
            <w:r w:rsidRPr="00692C24">
              <w:rPr>
                <w:rStyle w:val="Hyperlink"/>
                <w:rFonts w:hint="cs"/>
                <w:noProof/>
                <w:rtl/>
              </w:rPr>
              <w:t>ی</w:t>
            </w:r>
            <w:r w:rsidRPr="00692C24">
              <w:rPr>
                <w:rStyle w:val="Hyperlink"/>
                <w:noProof/>
                <w:rtl/>
              </w:rPr>
              <w:t>ص دژافزار</w:t>
            </w:r>
            <w:r>
              <w:rPr>
                <w:noProof/>
                <w:webHidden/>
              </w:rPr>
              <w:tab/>
            </w:r>
            <w:r>
              <w:rPr>
                <w:noProof/>
                <w:webHidden/>
              </w:rPr>
              <w:fldChar w:fldCharType="begin"/>
            </w:r>
            <w:r>
              <w:rPr>
                <w:noProof/>
                <w:webHidden/>
              </w:rPr>
              <w:instrText xml:space="preserve"> PAGEREF _Toc495715050 \h </w:instrText>
            </w:r>
          </w:ins>
          <w:r>
            <w:rPr>
              <w:noProof/>
              <w:webHidden/>
            </w:rPr>
          </w:r>
          <w:r>
            <w:rPr>
              <w:noProof/>
              <w:webHidden/>
            </w:rPr>
            <w:fldChar w:fldCharType="separate"/>
          </w:r>
          <w:ins w:id="387" w:author="Windows User" w:date="2017-10-14T03:40:00Z">
            <w:r w:rsidR="000D5978">
              <w:rPr>
                <w:noProof/>
                <w:webHidden/>
                <w:rtl/>
              </w:rPr>
              <w:t>57</w:t>
            </w:r>
          </w:ins>
          <w:ins w:id="388" w:author="Windows User" w:date="2017-10-14T03:27:00Z">
            <w:r>
              <w:rPr>
                <w:noProof/>
                <w:webHidden/>
              </w:rPr>
              <w:fldChar w:fldCharType="end"/>
            </w:r>
            <w:r w:rsidRPr="00692C24">
              <w:rPr>
                <w:rStyle w:val="Hyperlink"/>
                <w:noProof/>
              </w:rPr>
              <w:fldChar w:fldCharType="end"/>
            </w:r>
          </w:ins>
        </w:p>
        <w:p w14:paraId="6E077DAB" w14:textId="77777777" w:rsidR="008B55F5" w:rsidRDefault="008B55F5">
          <w:pPr>
            <w:pStyle w:val="TOC2"/>
            <w:tabs>
              <w:tab w:val="right" w:leader="dot" w:pos="9350"/>
            </w:tabs>
            <w:rPr>
              <w:ins w:id="389" w:author="Windows User" w:date="2017-10-14T03:27:00Z"/>
              <w:rFonts w:asciiTheme="minorHAnsi" w:eastAsiaTheme="minorEastAsia" w:hAnsiTheme="minorHAnsi" w:cstheme="minorBidi"/>
              <w:noProof/>
              <w:sz w:val="22"/>
              <w:szCs w:val="22"/>
              <w:lang w:bidi="ar-SA"/>
            </w:rPr>
            <w:pPrChange w:id="390" w:author="Windows User" w:date="2017-10-14T03:28:00Z">
              <w:pPr>
                <w:pStyle w:val="TOC2"/>
                <w:tabs>
                  <w:tab w:val="right" w:leader="dot" w:pos="9350"/>
                </w:tabs>
                <w:bidi w:val="0"/>
              </w:pPr>
            </w:pPrChange>
          </w:pPr>
          <w:ins w:id="39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"_Toc495715051"</w:instrText>
            </w:r>
            <w:r w:rsidRPr="00692C24">
              <w:rPr>
                <w:rStyle w:val="Hyperlink"/>
                <w:noProof/>
              </w:rPr>
              <w:instrText xml:space="preserve"> </w:instrText>
            </w:r>
            <w:r w:rsidRPr="00692C24">
              <w:rPr>
                <w:rStyle w:val="Hyperlink"/>
                <w:noProof/>
              </w:rPr>
              <w:fldChar w:fldCharType="separate"/>
            </w:r>
            <w:r w:rsidRPr="00692C24">
              <w:rPr>
                <w:rStyle w:val="Hyperlink"/>
                <w:noProof/>
                <w:rtl/>
              </w:rPr>
              <w:t>5-1- تحل</w:t>
            </w:r>
            <w:r w:rsidRPr="00692C24">
              <w:rPr>
                <w:rStyle w:val="Hyperlink"/>
                <w:rFonts w:hint="cs"/>
                <w:noProof/>
                <w:rtl/>
              </w:rPr>
              <w:t>ی</w:t>
            </w:r>
            <w:r w:rsidRPr="00692C24">
              <w:rPr>
                <w:rStyle w:val="Hyperlink"/>
                <w:rFonts w:hint="eastAsia"/>
                <w:noProof/>
                <w:rtl/>
              </w:rPr>
              <w:t>ل</w:t>
            </w:r>
            <w:r w:rsidRPr="00692C24">
              <w:rPr>
                <w:rStyle w:val="Hyperlink"/>
                <w:noProof/>
                <w:rtl/>
              </w:rPr>
              <w:t xml:space="preserve"> ا</w:t>
            </w:r>
            <w:r w:rsidRPr="00692C24">
              <w:rPr>
                <w:rStyle w:val="Hyperlink"/>
                <w:rFonts w:hint="cs"/>
                <w:noProof/>
                <w:rtl/>
              </w:rPr>
              <w:t>ی</w:t>
            </w:r>
            <w:r w:rsidRPr="00692C24">
              <w:rPr>
                <w:rStyle w:val="Hyperlink"/>
                <w:noProof/>
                <w:rtl/>
              </w:rPr>
              <w:t>ستا</w:t>
            </w:r>
            <w:r>
              <w:rPr>
                <w:noProof/>
                <w:webHidden/>
              </w:rPr>
              <w:tab/>
            </w:r>
            <w:r>
              <w:rPr>
                <w:noProof/>
                <w:webHidden/>
              </w:rPr>
              <w:fldChar w:fldCharType="begin"/>
            </w:r>
            <w:r>
              <w:rPr>
                <w:noProof/>
                <w:webHidden/>
              </w:rPr>
              <w:instrText xml:space="preserve"> PAGEREF _Toc495715051 \h </w:instrText>
            </w:r>
          </w:ins>
          <w:r>
            <w:rPr>
              <w:noProof/>
              <w:webHidden/>
            </w:rPr>
          </w:r>
          <w:r>
            <w:rPr>
              <w:noProof/>
              <w:webHidden/>
            </w:rPr>
            <w:fldChar w:fldCharType="separate"/>
          </w:r>
          <w:ins w:id="392" w:author="Windows User" w:date="2017-10-14T03:40:00Z">
            <w:r w:rsidR="000D5978">
              <w:rPr>
                <w:noProof/>
                <w:webHidden/>
                <w:rtl/>
              </w:rPr>
              <w:t>57</w:t>
            </w:r>
          </w:ins>
          <w:ins w:id="393" w:author="Windows User" w:date="2017-10-14T03:27:00Z">
            <w:r>
              <w:rPr>
                <w:noProof/>
                <w:webHidden/>
              </w:rPr>
              <w:fldChar w:fldCharType="end"/>
            </w:r>
            <w:r w:rsidRPr="00692C24">
              <w:rPr>
                <w:rStyle w:val="Hyperlink"/>
                <w:noProof/>
              </w:rPr>
              <w:fldChar w:fldCharType="end"/>
            </w:r>
          </w:ins>
        </w:p>
        <w:p w14:paraId="306D025B" w14:textId="77777777" w:rsidR="008B55F5" w:rsidRDefault="008B55F5">
          <w:pPr>
            <w:pStyle w:val="TOC2"/>
            <w:tabs>
              <w:tab w:val="right" w:leader="dot" w:pos="9350"/>
            </w:tabs>
            <w:rPr>
              <w:ins w:id="394" w:author="Windows User" w:date="2017-10-14T03:27:00Z"/>
              <w:rFonts w:asciiTheme="minorHAnsi" w:eastAsiaTheme="minorEastAsia" w:hAnsiTheme="minorHAnsi" w:cstheme="minorBidi"/>
              <w:noProof/>
              <w:sz w:val="22"/>
              <w:szCs w:val="22"/>
              <w:lang w:bidi="ar-SA"/>
            </w:rPr>
            <w:pPrChange w:id="395" w:author="Windows User" w:date="2017-10-14T03:28:00Z">
              <w:pPr>
                <w:pStyle w:val="TOC2"/>
                <w:tabs>
                  <w:tab w:val="right" w:leader="dot" w:pos="9350"/>
                </w:tabs>
                <w:bidi w:val="0"/>
              </w:pPr>
            </w:pPrChange>
          </w:pPr>
          <w:ins w:id="39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"_Toc495715052"</w:instrText>
            </w:r>
            <w:r w:rsidRPr="00692C24">
              <w:rPr>
                <w:rStyle w:val="Hyperlink"/>
                <w:noProof/>
              </w:rPr>
              <w:instrText xml:space="preserve"> </w:instrText>
            </w:r>
            <w:r w:rsidRPr="00692C24">
              <w:rPr>
                <w:rStyle w:val="Hyperlink"/>
                <w:noProof/>
              </w:rPr>
              <w:fldChar w:fldCharType="separate"/>
            </w:r>
            <w:r w:rsidRPr="00692C24">
              <w:rPr>
                <w:rStyle w:val="Hyperlink"/>
                <w:noProof/>
                <w:rtl/>
              </w:rPr>
              <w:t>5-2-تحل</w:t>
            </w:r>
            <w:r w:rsidRPr="00692C24">
              <w:rPr>
                <w:rStyle w:val="Hyperlink"/>
                <w:rFonts w:hint="cs"/>
                <w:noProof/>
                <w:rtl/>
              </w:rPr>
              <w:t>ی</w:t>
            </w:r>
            <w:r w:rsidRPr="00692C24">
              <w:rPr>
                <w:rStyle w:val="Hyperlink"/>
                <w:rFonts w:hint="eastAsia"/>
                <w:noProof/>
                <w:rtl/>
              </w:rPr>
              <w:t>ل</w:t>
            </w:r>
            <w:r w:rsidRPr="00692C24">
              <w:rPr>
                <w:rStyle w:val="Hyperlink"/>
                <w:noProof/>
                <w:rtl/>
              </w:rPr>
              <w:t xml:space="preserve"> پو</w:t>
            </w:r>
            <w:r w:rsidRPr="00692C24">
              <w:rPr>
                <w:rStyle w:val="Hyperlink"/>
                <w:rFonts w:hint="cs"/>
                <w:noProof/>
                <w:rtl/>
              </w:rPr>
              <w:t>ی</w:t>
            </w:r>
            <w:r w:rsidRPr="00692C24">
              <w:rPr>
                <w:rStyle w:val="Hyperlink"/>
                <w:noProof/>
                <w:rtl/>
              </w:rPr>
              <w:t>ا</w:t>
            </w:r>
            <w:r>
              <w:rPr>
                <w:noProof/>
                <w:webHidden/>
              </w:rPr>
              <w:tab/>
            </w:r>
            <w:r>
              <w:rPr>
                <w:noProof/>
                <w:webHidden/>
              </w:rPr>
              <w:fldChar w:fldCharType="begin"/>
            </w:r>
            <w:r>
              <w:rPr>
                <w:noProof/>
                <w:webHidden/>
              </w:rPr>
              <w:instrText xml:space="preserve"> PAGEREF _Toc495715052 \h </w:instrText>
            </w:r>
          </w:ins>
          <w:r>
            <w:rPr>
              <w:noProof/>
              <w:webHidden/>
            </w:rPr>
          </w:r>
          <w:r>
            <w:rPr>
              <w:noProof/>
              <w:webHidden/>
            </w:rPr>
            <w:fldChar w:fldCharType="separate"/>
          </w:r>
          <w:ins w:id="397" w:author="Windows User" w:date="2017-10-14T03:40:00Z">
            <w:r w:rsidR="000D5978">
              <w:rPr>
                <w:noProof/>
                <w:webHidden/>
                <w:rtl/>
              </w:rPr>
              <w:t>57</w:t>
            </w:r>
          </w:ins>
          <w:ins w:id="398" w:author="Windows User" w:date="2017-10-14T03:27:00Z">
            <w:r>
              <w:rPr>
                <w:noProof/>
                <w:webHidden/>
              </w:rPr>
              <w:fldChar w:fldCharType="end"/>
            </w:r>
            <w:r w:rsidRPr="00692C24">
              <w:rPr>
                <w:rStyle w:val="Hyperlink"/>
                <w:noProof/>
              </w:rPr>
              <w:fldChar w:fldCharType="end"/>
            </w:r>
          </w:ins>
        </w:p>
        <w:p w14:paraId="61003300" w14:textId="77777777" w:rsidR="008B55F5" w:rsidRDefault="008B55F5">
          <w:pPr>
            <w:pStyle w:val="TOC2"/>
            <w:tabs>
              <w:tab w:val="right" w:leader="dot" w:pos="9350"/>
            </w:tabs>
            <w:rPr>
              <w:ins w:id="399" w:author="Windows User" w:date="2017-10-14T03:27:00Z"/>
              <w:rFonts w:asciiTheme="minorHAnsi" w:eastAsiaTheme="minorEastAsia" w:hAnsiTheme="minorHAnsi" w:cstheme="minorBidi"/>
              <w:noProof/>
              <w:sz w:val="22"/>
              <w:szCs w:val="22"/>
              <w:lang w:bidi="ar-SA"/>
            </w:rPr>
            <w:pPrChange w:id="400" w:author="Windows User" w:date="2017-10-14T03:28:00Z">
              <w:pPr>
                <w:pStyle w:val="TOC2"/>
                <w:tabs>
                  <w:tab w:val="right" w:leader="dot" w:pos="9350"/>
                </w:tabs>
                <w:bidi w:val="0"/>
              </w:pPr>
            </w:pPrChange>
          </w:pPr>
          <w:ins w:id="40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"_Toc495715053"</w:instrText>
            </w:r>
            <w:r w:rsidRPr="00692C24">
              <w:rPr>
                <w:rStyle w:val="Hyperlink"/>
                <w:noProof/>
              </w:rPr>
              <w:instrText xml:space="preserve"> </w:instrText>
            </w:r>
            <w:r w:rsidRPr="00692C24">
              <w:rPr>
                <w:rStyle w:val="Hyperlink"/>
                <w:noProof/>
              </w:rPr>
              <w:fldChar w:fldCharType="separate"/>
            </w:r>
            <w:r w:rsidRPr="00692C24">
              <w:rPr>
                <w:rStyle w:val="Hyperlink"/>
                <w:noProof/>
                <w:rtl/>
              </w:rPr>
              <w:t>5-3-روش ها</w:t>
            </w:r>
            <w:r w:rsidRPr="00692C24">
              <w:rPr>
                <w:rStyle w:val="Hyperlink"/>
                <w:rFonts w:hint="cs"/>
                <w:noProof/>
                <w:rtl/>
              </w:rPr>
              <w:t>ی</w:t>
            </w:r>
            <w:r w:rsidRPr="00692C24">
              <w:rPr>
                <w:rStyle w:val="Hyperlink"/>
                <w:noProof/>
                <w:rtl/>
              </w:rPr>
              <w:t xml:space="preserve"> تشخ</w:t>
            </w:r>
            <w:r w:rsidRPr="00692C24">
              <w:rPr>
                <w:rStyle w:val="Hyperlink"/>
                <w:rFonts w:hint="cs"/>
                <w:noProof/>
                <w:rtl/>
              </w:rPr>
              <w:t>ی</w:t>
            </w:r>
            <w:r w:rsidRPr="00692C24">
              <w:rPr>
                <w:rStyle w:val="Hyperlink"/>
                <w:noProof/>
                <w:rtl/>
              </w:rPr>
              <w:t>ص دژافزار ها</w:t>
            </w:r>
            <w:r w:rsidRPr="00692C24">
              <w:rPr>
                <w:rStyle w:val="Hyperlink"/>
                <w:rFonts w:hint="cs"/>
                <w:noProof/>
                <w:rtl/>
              </w:rPr>
              <w:t>ی</w:t>
            </w:r>
            <w:r w:rsidRPr="00692C24">
              <w:rPr>
                <w:rStyle w:val="Hyperlink"/>
                <w:noProof/>
                <w:rtl/>
              </w:rPr>
              <w:t xml:space="preserve"> اندرو</w:t>
            </w:r>
            <w:r w:rsidRPr="00692C24">
              <w:rPr>
                <w:rStyle w:val="Hyperlink"/>
                <w:rFonts w:hint="cs"/>
                <w:noProof/>
                <w:rtl/>
              </w:rPr>
              <w:t>ی</w:t>
            </w:r>
            <w:r w:rsidRPr="00692C24">
              <w:rPr>
                <w:rStyle w:val="Hyperlink"/>
                <w:noProof/>
                <w:rtl/>
              </w:rPr>
              <w:t>د</w:t>
            </w:r>
            <w:r w:rsidRPr="00692C24">
              <w:rPr>
                <w:rStyle w:val="Hyperlink"/>
                <w:rFonts w:hint="cs"/>
                <w:noProof/>
                <w:rtl/>
              </w:rPr>
              <w:t>ی</w:t>
            </w:r>
            <w:r>
              <w:rPr>
                <w:noProof/>
                <w:webHidden/>
              </w:rPr>
              <w:tab/>
            </w:r>
            <w:r>
              <w:rPr>
                <w:noProof/>
                <w:webHidden/>
              </w:rPr>
              <w:fldChar w:fldCharType="begin"/>
            </w:r>
            <w:r>
              <w:rPr>
                <w:noProof/>
                <w:webHidden/>
              </w:rPr>
              <w:instrText xml:space="preserve"> PAGEREF _Toc495715053 \h </w:instrText>
            </w:r>
          </w:ins>
          <w:r>
            <w:rPr>
              <w:noProof/>
              <w:webHidden/>
            </w:rPr>
          </w:r>
          <w:r>
            <w:rPr>
              <w:noProof/>
              <w:webHidden/>
            </w:rPr>
            <w:fldChar w:fldCharType="separate"/>
          </w:r>
          <w:ins w:id="402" w:author="Windows User" w:date="2017-10-14T03:40:00Z">
            <w:r w:rsidR="000D5978">
              <w:rPr>
                <w:noProof/>
                <w:webHidden/>
                <w:rtl/>
              </w:rPr>
              <w:t>58</w:t>
            </w:r>
          </w:ins>
          <w:ins w:id="403" w:author="Windows User" w:date="2017-10-14T03:27:00Z">
            <w:r>
              <w:rPr>
                <w:noProof/>
                <w:webHidden/>
              </w:rPr>
              <w:fldChar w:fldCharType="end"/>
            </w:r>
            <w:r w:rsidRPr="00692C24">
              <w:rPr>
                <w:rStyle w:val="Hyperlink"/>
                <w:noProof/>
              </w:rPr>
              <w:fldChar w:fldCharType="end"/>
            </w:r>
          </w:ins>
        </w:p>
        <w:p w14:paraId="5FB16DF3" w14:textId="77777777" w:rsidR="008B55F5" w:rsidRDefault="008B55F5">
          <w:pPr>
            <w:pStyle w:val="TOC1"/>
            <w:tabs>
              <w:tab w:val="right" w:leader="dot" w:pos="9350"/>
            </w:tabs>
            <w:rPr>
              <w:ins w:id="404" w:author="Windows User" w:date="2017-10-14T03:27:00Z"/>
              <w:rFonts w:asciiTheme="minorHAnsi" w:eastAsiaTheme="minorEastAsia" w:hAnsiTheme="minorHAnsi" w:cstheme="minorBidi"/>
              <w:noProof/>
              <w:sz w:val="22"/>
              <w:szCs w:val="22"/>
              <w:lang w:bidi="ar-SA"/>
            </w:rPr>
            <w:pPrChange w:id="405" w:author="Windows User" w:date="2017-10-14T03:28:00Z">
              <w:pPr>
                <w:pStyle w:val="TOC1"/>
                <w:tabs>
                  <w:tab w:val="right" w:leader="dot" w:pos="9350"/>
                </w:tabs>
                <w:bidi w:val="0"/>
              </w:pPr>
            </w:pPrChange>
          </w:pPr>
          <w:ins w:id="40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"_Toc495715054"</w:instrText>
            </w:r>
            <w:r w:rsidRPr="00692C24">
              <w:rPr>
                <w:rStyle w:val="Hyperlink"/>
                <w:noProof/>
              </w:rPr>
              <w:instrText xml:space="preserve"> </w:instrText>
            </w:r>
            <w:r w:rsidRPr="00692C24">
              <w:rPr>
                <w:rStyle w:val="Hyperlink"/>
                <w:noProof/>
              </w:rPr>
              <w:fldChar w:fldCharType="separate"/>
            </w:r>
            <w:r w:rsidRPr="00692C24">
              <w:rPr>
                <w:rStyle w:val="Hyperlink"/>
                <w:noProof/>
                <w:rtl/>
              </w:rPr>
              <w:t>فصل ششم:کارها</w:t>
            </w:r>
            <w:r w:rsidRPr="00692C24">
              <w:rPr>
                <w:rStyle w:val="Hyperlink"/>
                <w:rFonts w:hint="cs"/>
                <w:noProof/>
                <w:rtl/>
              </w:rPr>
              <w:t>ی</w:t>
            </w:r>
            <w:r w:rsidRPr="00692C24">
              <w:rPr>
                <w:rStyle w:val="Hyperlink"/>
                <w:noProof/>
                <w:rtl/>
              </w:rPr>
              <w:t xml:space="preserve"> پ</w:t>
            </w:r>
            <w:r w:rsidRPr="00692C24">
              <w:rPr>
                <w:rStyle w:val="Hyperlink"/>
                <w:rFonts w:hint="cs"/>
                <w:noProof/>
                <w:rtl/>
              </w:rPr>
              <w:t>ی</w:t>
            </w:r>
            <w:r w:rsidRPr="00692C24">
              <w:rPr>
                <w:rStyle w:val="Hyperlink"/>
                <w:noProof/>
                <w:rtl/>
              </w:rPr>
              <w:t>ش</w:t>
            </w:r>
            <w:r w:rsidRPr="00692C24">
              <w:rPr>
                <w:rStyle w:val="Hyperlink"/>
                <w:rFonts w:hint="cs"/>
                <w:noProof/>
                <w:rtl/>
              </w:rPr>
              <w:t>ی</w:t>
            </w:r>
            <w:r w:rsidRPr="00692C24">
              <w:rPr>
                <w:rStyle w:val="Hyperlink"/>
                <w:noProof/>
                <w:rtl/>
              </w:rPr>
              <w:t>ن اجرا</w:t>
            </w:r>
            <w:r w:rsidRPr="00692C24">
              <w:rPr>
                <w:rStyle w:val="Hyperlink"/>
                <w:rFonts w:hint="cs"/>
                <w:noProof/>
                <w:rtl/>
              </w:rPr>
              <w:t>ی</w:t>
            </w:r>
            <w:r w:rsidRPr="00692C24">
              <w:rPr>
                <w:rStyle w:val="Hyperlink"/>
                <w:noProof/>
              </w:rPr>
              <w:t xml:space="preserve"> </w:t>
            </w:r>
            <w:r w:rsidRPr="00692C24">
              <w:rPr>
                <w:rStyle w:val="Hyperlink"/>
                <w:noProof/>
                <w:rtl/>
              </w:rPr>
              <w:t>پو</w:t>
            </w:r>
            <w:r w:rsidRPr="00692C24">
              <w:rPr>
                <w:rStyle w:val="Hyperlink"/>
                <w:rFonts w:hint="cs"/>
                <w:noProof/>
                <w:rtl/>
              </w:rPr>
              <w:t>ی</w:t>
            </w:r>
            <w:r w:rsidRPr="00692C24">
              <w:rPr>
                <w:rStyle w:val="Hyperlink"/>
                <w:noProof/>
                <w:rtl/>
              </w:rPr>
              <w:t>انماد</w:t>
            </w:r>
            <w:r w:rsidRPr="00692C24">
              <w:rPr>
                <w:rStyle w:val="Hyperlink"/>
                <w:rFonts w:hint="cs"/>
                <w:noProof/>
                <w:rtl/>
              </w:rPr>
              <w:t>ی</w:t>
            </w:r>
            <w:r w:rsidRPr="00692C24">
              <w:rPr>
                <w:rStyle w:val="Hyperlink"/>
                <w:noProof/>
                <w:rtl/>
              </w:rPr>
              <w:t>ن با هدف تشخ</w:t>
            </w:r>
            <w:r w:rsidRPr="00692C24">
              <w:rPr>
                <w:rStyle w:val="Hyperlink"/>
                <w:rFonts w:hint="cs"/>
                <w:noProof/>
                <w:rtl/>
              </w:rPr>
              <w:t>ی</w:t>
            </w:r>
            <w:r w:rsidRPr="00692C24">
              <w:rPr>
                <w:rStyle w:val="Hyperlink"/>
                <w:noProof/>
                <w:rtl/>
              </w:rPr>
              <w:t xml:space="preserve">ص </w:t>
            </w:r>
            <w:r w:rsidRPr="00692C24">
              <w:rPr>
                <w:rStyle w:val="Hyperlink"/>
                <w:rFonts w:hint="cs"/>
                <w:noProof/>
                <w:rtl/>
              </w:rPr>
              <w:t>ی</w:t>
            </w:r>
            <w:r w:rsidRPr="00692C24">
              <w:rPr>
                <w:rStyle w:val="Hyperlink"/>
                <w:noProof/>
                <w:rtl/>
              </w:rPr>
              <w:t>ا تحل</w:t>
            </w:r>
            <w:r w:rsidRPr="00692C24">
              <w:rPr>
                <w:rStyle w:val="Hyperlink"/>
                <w:rFonts w:hint="cs"/>
                <w:noProof/>
                <w:rtl/>
              </w:rPr>
              <w:t>ی</w:t>
            </w:r>
            <w:r w:rsidRPr="00692C24">
              <w:rPr>
                <w:rStyle w:val="Hyperlink"/>
                <w:noProof/>
                <w:rtl/>
              </w:rPr>
              <w:t>ل دژافزار</w:t>
            </w:r>
            <w:r>
              <w:rPr>
                <w:noProof/>
                <w:webHidden/>
              </w:rPr>
              <w:tab/>
            </w:r>
            <w:r>
              <w:rPr>
                <w:noProof/>
                <w:webHidden/>
              </w:rPr>
              <w:fldChar w:fldCharType="begin"/>
            </w:r>
            <w:r>
              <w:rPr>
                <w:noProof/>
                <w:webHidden/>
              </w:rPr>
              <w:instrText xml:space="preserve"> PAGEREF _Toc495715054 \h </w:instrText>
            </w:r>
          </w:ins>
          <w:r>
            <w:rPr>
              <w:noProof/>
              <w:webHidden/>
            </w:rPr>
          </w:r>
          <w:r>
            <w:rPr>
              <w:noProof/>
              <w:webHidden/>
            </w:rPr>
            <w:fldChar w:fldCharType="separate"/>
          </w:r>
          <w:ins w:id="407" w:author="Windows User" w:date="2017-10-14T03:40:00Z">
            <w:r w:rsidR="000D5978">
              <w:rPr>
                <w:noProof/>
                <w:webHidden/>
                <w:rtl/>
              </w:rPr>
              <w:t>62</w:t>
            </w:r>
          </w:ins>
          <w:ins w:id="408" w:author="Windows User" w:date="2017-10-14T03:27:00Z">
            <w:r>
              <w:rPr>
                <w:noProof/>
                <w:webHidden/>
              </w:rPr>
              <w:fldChar w:fldCharType="end"/>
            </w:r>
            <w:r w:rsidRPr="00692C24">
              <w:rPr>
                <w:rStyle w:val="Hyperlink"/>
                <w:noProof/>
              </w:rPr>
              <w:fldChar w:fldCharType="end"/>
            </w:r>
          </w:ins>
        </w:p>
        <w:p w14:paraId="34D3F325" w14:textId="77777777" w:rsidR="008B55F5" w:rsidRDefault="008B55F5">
          <w:pPr>
            <w:pStyle w:val="TOC2"/>
            <w:tabs>
              <w:tab w:val="right" w:leader="dot" w:pos="9350"/>
            </w:tabs>
            <w:rPr>
              <w:ins w:id="409" w:author="Windows User" w:date="2017-10-14T03:27:00Z"/>
              <w:rFonts w:asciiTheme="minorHAnsi" w:eastAsiaTheme="minorEastAsia" w:hAnsiTheme="minorHAnsi" w:cstheme="minorBidi"/>
              <w:noProof/>
              <w:sz w:val="22"/>
              <w:szCs w:val="22"/>
              <w:lang w:bidi="ar-SA"/>
            </w:rPr>
            <w:pPrChange w:id="410" w:author="Windows User" w:date="2017-10-14T03:28:00Z">
              <w:pPr>
                <w:pStyle w:val="TOC2"/>
                <w:tabs>
                  <w:tab w:val="right" w:leader="dot" w:pos="9350"/>
                </w:tabs>
                <w:bidi w:val="0"/>
              </w:pPr>
            </w:pPrChange>
          </w:pPr>
          <w:ins w:id="41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"_Toc495715055"</w:instrText>
            </w:r>
            <w:r w:rsidRPr="00692C24">
              <w:rPr>
                <w:rStyle w:val="Hyperlink"/>
                <w:noProof/>
              </w:rPr>
              <w:instrText xml:space="preserve"> </w:instrText>
            </w:r>
            <w:r w:rsidRPr="00692C24">
              <w:rPr>
                <w:rStyle w:val="Hyperlink"/>
                <w:noProof/>
              </w:rPr>
              <w:fldChar w:fldCharType="separate"/>
            </w:r>
            <w:r w:rsidRPr="00692C24">
              <w:rPr>
                <w:rStyle w:val="Hyperlink"/>
                <w:noProof/>
                <w:rtl/>
              </w:rPr>
              <w:t xml:space="preserve">6-1- </w:t>
            </w:r>
            <w:r w:rsidRPr="00692C24">
              <w:rPr>
                <w:rStyle w:val="Hyperlink"/>
                <w:noProof/>
              </w:rPr>
              <w:t>Automatically Identifying Trigger-based Behavior in Malware</w:t>
            </w:r>
            <w:r>
              <w:rPr>
                <w:noProof/>
                <w:webHidden/>
              </w:rPr>
              <w:tab/>
            </w:r>
            <w:r>
              <w:rPr>
                <w:noProof/>
                <w:webHidden/>
              </w:rPr>
              <w:fldChar w:fldCharType="begin"/>
            </w:r>
            <w:r>
              <w:rPr>
                <w:noProof/>
                <w:webHidden/>
              </w:rPr>
              <w:instrText xml:space="preserve"> PAGEREF _Toc495715055 \h </w:instrText>
            </w:r>
          </w:ins>
          <w:r>
            <w:rPr>
              <w:noProof/>
              <w:webHidden/>
            </w:rPr>
          </w:r>
          <w:r>
            <w:rPr>
              <w:noProof/>
              <w:webHidden/>
            </w:rPr>
            <w:fldChar w:fldCharType="separate"/>
          </w:r>
          <w:ins w:id="412" w:author="Windows User" w:date="2017-10-14T03:40:00Z">
            <w:r w:rsidR="000D5978">
              <w:rPr>
                <w:noProof/>
                <w:webHidden/>
                <w:rtl/>
              </w:rPr>
              <w:t>62</w:t>
            </w:r>
          </w:ins>
          <w:ins w:id="413" w:author="Windows User" w:date="2017-10-14T03:27:00Z">
            <w:r>
              <w:rPr>
                <w:noProof/>
                <w:webHidden/>
              </w:rPr>
              <w:fldChar w:fldCharType="end"/>
            </w:r>
            <w:r w:rsidRPr="00692C24">
              <w:rPr>
                <w:rStyle w:val="Hyperlink"/>
                <w:noProof/>
              </w:rPr>
              <w:fldChar w:fldCharType="end"/>
            </w:r>
          </w:ins>
        </w:p>
        <w:p w14:paraId="4223B38C" w14:textId="77777777" w:rsidR="008B55F5" w:rsidRDefault="008B55F5">
          <w:pPr>
            <w:pStyle w:val="TOC3"/>
            <w:tabs>
              <w:tab w:val="right" w:leader="dot" w:pos="9350"/>
            </w:tabs>
            <w:rPr>
              <w:ins w:id="414" w:author="Windows User" w:date="2017-10-14T03:27:00Z"/>
              <w:rFonts w:asciiTheme="minorHAnsi" w:eastAsiaTheme="minorEastAsia" w:hAnsiTheme="minorHAnsi" w:cstheme="minorBidi"/>
              <w:noProof/>
              <w:sz w:val="22"/>
              <w:szCs w:val="22"/>
              <w:lang w:bidi="ar-SA"/>
            </w:rPr>
            <w:pPrChange w:id="415" w:author="Windows User" w:date="2017-10-14T03:28:00Z">
              <w:pPr>
                <w:pStyle w:val="TOC3"/>
                <w:tabs>
                  <w:tab w:val="right" w:leader="dot" w:pos="9350"/>
                </w:tabs>
                <w:bidi w:val="0"/>
              </w:pPr>
            </w:pPrChange>
          </w:pPr>
          <w:ins w:id="41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"_Toc495715056"</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6-1-1-مقدمه</w:t>
            </w:r>
            <w:r>
              <w:rPr>
                <w:noProof/>
                <w:webHidden/>
              </w:rPr>
              <w:tab/>
            </w:r>
            <w:r>
              <w:rPr>
                <w:noProof/>
                <w:webHidden/>
              </w:rPr>
              <w:fldChar w:fldCharType="begin"/>
            </w:r>
            <w:r>
              <w:rPr>
                <w:noProof/>
                <w:webHidden/>
              </w:rPr>
              <w:instrText xml:space="preserve"> PAGEREF _Toc495715056 \h </w:instrText>
            </w:r>
          </w:ins>
          <w:r>
            <w:rPr>
              <w:noProof/>
              <w:webHidden/>
            </w:rPr>
          </w:r>
          <w:r>
            <w:rPr>
              <w:noProof/>
              <w:webHidden/>
            </w:rPr>
            <w:fldChar w:fldCharType="separate"/>
          </w:r>
          <w:ins w:id="417" w:author="Windows User" w:date="2017-10-14T03:40:00Z">
            <w:r w:rsidR="000D5978">
              <w:rPr>
                <w:noProof/>
                <w:webHidden/>
                <w:rtl/>
              </w:rPr>
              <w:t>62</w:t>
            </w:r>
          </w:ins>
          <w:ins w:id="418" w:author="Windows User" w:date="2017-10-14T03:27:00Z">
            <w:r>
              <w:rPr>
                <w:noProof/>
                <w:webHidden/>
              </w:rPr>
              <w:fldChar w:fldCharType="end"/>
            </w:r>
            <w:r w:rsidRPr="00692C24">
              <w:rPr>
                <w:rStyle w:val="Hyperlink"/>
                <w:noProof/>
              </w:rPr>
              <w:fldChar w:fldCharType="end"/>
            </w:r>
          </w:ins>
        </w:p>
        <w:p w14:paraId="6EABEB48" w14:textId="77777777" w:rsidR="008B55F5" w:rsidRDefault="008B55F5">
          <w:pPr>
            <w:pStyle w:val="TOC3"/>
            <w:tabs>
              <w:tab w:val="right" w:leader="dot" w:pos="9350"/>
            </w:tabs>
            <w:rPr>
              <w:ins w:id="419" w:author="Windows User" w:date="2017-10-14T03:27:00Z"/>
              <w:rFonts w:asciiTheme="minorHAnsi" w:eastAsiaTheme="minorEastAsia" w:hAnsiTheme="minorHAnsi" w:cstheme="minorBidi"/>
              <w:noProof/>
              <w:sz w:val="22"/>
              <w:szCs w:val="22"/>
              <w:lang w:bidi="ar-SA"/>
            </w:rPr>
            <w:pPrChange w:id="420" w:author="Windows User" w:date="2017-10-14T03:28:00Z">
              <w:pPr>
                <w:pStyle w:val="TOC3"/>
                <w:tabs>
                  <w:tab w:val="right" w:leader="dot" w:pos="9350"/>
                </w:tabs>
                <w:bidi w:val="0"/>
              </w:pPr>
            </w:pPrChange>
          </w:pPr>
          <w:ins w:id="42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"_Toc495715057"</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6-1-2-تحل</w:t>
            </w:r>
            <w:r w:rsidRPr="00692C24">
              <w:rPr>
                <w:rStyle w:val="Hyperlink"/>
                <w:rFonts w:hint="cs"/>
                <w:noProof/>
                <w:rtl/>
              </w:rPr>
              <w:t>ی</w:t>
            </w:r>
            <w:r w:rsidRPr="00692C24">
              <w:rPr>
                <w:rStyle w:val="Hyperlink"/>
                <w:rFonts w:hint="eastAsia"/>
                <w:noProof/>
                <w:rtl/>
              </w:rPr>
              <w:t>ل</w:t>
            </w:r>
            <w:r w:rsidRPr="00692C24">
              <w:rPr>
                <w:rStyle w:val="Hyperlink"/>
                <w:noProof/>
                <w:rtl/>
              </w:rPr>
              <w:t xml:space="preserve"> دست</w:t>
            </w:r>
            <w:r w:rsidRPr="00692C24">
              <w:rPr>
                <w:rStyle w:val="Hyperlink"/>
                <w:rFonts w:hint="cs"/>
                <w:noProof/>
                <w:rtl/>
              </w:rPr>
              <w:t>ی</w:t>
            </w:r>
            <w:r w:rsidRPr="00692C24">
              <w:rPr>
                <w:rStyle w:val="Hyperlink"/>
                <w:noProof/>
                <w:rtl/>
              </w:rPr>
              <w:t xml:space="preserve"> کد برا</w:t>
            </w:r>
            <w:r w:rsidRPr="00692C24">
              <w:rPr>
                <w:rStyle w:val="Hyperlink"/>
                <w:rFonts w:hint="cs"/>
                <w:noProof/>
                <w:rtl/>
              </w:rPr>
              <w:t>ی</w:t>
            </w:r>
            <w:r w:rsidRPr="00692C24">
              <w:rPr>
                <w:rStyle w:val="Hyperlink"/>
                <w:noProof/>
                <w:rtl/>
              </w:rPr>
              <w:t xml:space="preserve"> تشخ</w:t>
            </w:r>
            <w:r w:rsidRPr="00692C24">
              <w:rPr>
                <w:rStyle w:val="Hyperlink"/>
                <w:rFonts w:hint="cs"/>
                <w:noProof/>
                <w:rtl/>
              </w:rPr>
              <w:t>ی</w:t>
            </w:r>
            <w:r w:rsidRPr="00692C24">
              <w:rPr>
                <w:rStyle w:val="Hyperlink"/>
                <w:rFonts w:hint="eastAsia"/>
                <w:noProof/>
                <w:rtl/>
              </w:rPr>
              <w:t>ص</w:t>
            </w:r>
            <w:r w:rsidRPr="00692C24">
              <w:rPr>
                <w:rStyle w:val="Hyperlink"/>
                <w:noProof/>
                <w:rtl/>
              </w:rPr>
              <w:t xml:space="preserve"> رفتار مبتن</w:t>
            </w:r>
            <w:r w:rsidRPr="00692C24">
              <w:rPr>
                <w:rStyle w:val="Hyperlink"/>
                <w:rFonts w:hint="cs"/>
                <w:noProof/>
                <w:rtl/>
              </w:rPr>
              <w:t>ی</w:t>
            </w:r>
            <w:r w:rsidRPr="00692C24">
              <w:rPr>
                <w:rStyle w:val="Hyperlink"/>
                <w:noProof/>
                <w:rtl/>
              </w:rPr>
              <w:t xml:space="preserve"> بر  ماشه</w:t>
            </w:r>
            <w:r>
              <w:rPr>
                <w:noProof/>
                <w:webHidden/>
              </w:rPr>
              <w:tab/>
            </w:r>
            <w:r>
              <w:rPr>
                <w:noProof/>
                <w:webHidden/>
              </w:rPr>
              <w:fldChar w:fldCharType="begin"/>
            </w:r>
            <w:r>
              <w:rPr>
                <w:noProof/>
                <w:webHidden/>
              </w:rPr>
              <w:instrText xml:space="preserve"> PAGEREF _Toc495715057 \h </w:instrText>
            </w:r>
          </w:ins>
          <w:r>
            <w:rPr>
              <w:noProof/>
              <w:webHidden/>
            </w:rPr>
          </w:r>
          <w:r>
            <w:rPr>
              <w:noProof/>
              <w:webHidden/>
            </w:rPr>
            <w:fldChar w:fldCharType="separate"/>
          </w:r>
          <w:ins w:id="422" w:author="Windows User" w:date="2017-10-14T03:40:00Z">
            <w:r w:rsidR="000D5978">
              <w:rPr>
                <w:noProof/>
                <w:webHidden/>
                <w:rtl/>
              </w:rPr>
              <w:t>63</w:t>
            </w:r>
          </w:ins>
          <w:ins w:id="423" w:author="Windows User" w:date="2017-10-14T03:27:00Z">
            <w:r>
              <w:rPr>
                <w:noProof/>
                <w:webHidden/>
              </w:rPr>
              <w:fldChar w:fldCharType="end"/>
            </w:r>
            <w:r w:rsidRPr="00692C24">
              <w:rPr>
                <w:rStyle w:val="Hyperlink"/>
                <w:noProof/>
              </w:rPr>
              <w:fldChar w:fldCharType="end"/>
            </w:r>
          </w:ins>
        </w:p>
        <w:p w14:paraId="546E18CC" w14:textId="77777777" w:rsidR="008B55F5" w:rsidRDefault="008B55F5">
          <w:pPr>
            <w:pStyle w:val="TOC3"/>
            <w:tabs>
              <w:tab w:val="right" w:leader="dot" w:pos="9350"/>
            </w:tabs>
            <w:rPr>
              <w:ins w:id="424" w:author="Windows User" w:date="2017-10-14T03:27:00Z"/>
              <w:rFonts w:asciiTheme="minorHAnsi" w:eastAsiaTheme="minorEastAsia" w:hAnsiTheme="minorHAnsi" w:cstheme="minorBidi"/>
              <w:noProof/>
              <w:sz w:val="22"/>
              <w:szCs w:val="22"/>
              <w:lang w:bidi="ar-SA"/>
            </w:rPr>
            <w:pPrChange w:id="425" w:author="Windows User" w:date="2017-10-14T03:28:00Z">
              <w:pPr>
                <w:pStyle w:val="TOC3"/>
                <w:tabs>
                  <w:tab w:val="right" w:leader="dot" w:pos="9350"/>
                </w:tabs>
                <w:bidi w:val="0"/>
              </w:pPr>
            </w:pPrChange>
          </w:pPr>
          <w:ins w:id="42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"_Toc495715058"</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6-1-3-رو</w:t>
            </w:r>
            <w:r w:rsidRPr="00692C24">
              <w:rPr>
                <w:rStyle w:val="Hyperlink"/>
                <w:rFonts w:hint="cs"/>
                <w:noProof/>
                <w:rtl/>
              </w:rPr>
              <w:t>ی</w:t>
            </w:r>
            <w:r w:rsidRPr="00692C24">
              <w:rPr>
                <w:rStyle w:val="Hyperlink"/>
                <w:rFonts w:hint="eastAsia"/>
                <w:noProof/>
                <w:rtl/>
              </w:rPr>
              <w:t>کرد</w:t>
            </w:r>
            <w:r w:rsidRPr="00692C24">
              <w:rPr>
                <w:rStyle w:val="Hyperlink"/>
                <w:noProof/>
                <w:rtl/>
              </w:rPr>
              <w:t xml:space="preserve"> ابزار</w:t>
            </w:r>
            <w:r w:rsidRPr="00692C24">
              <w:rPr>
                <w:rStyle w:val="Hyperlink"/>
                <w:noProof/>
              </w:rPr>
              <w:t>MinSweeper</w:t>
            </w:r>
            <w:r>
              <w:rPr>
                <w:noProof/>
                <w:webHidden/>
              </w:rPr>
              <w:tab/>
            </w:r>
            <w:r>
              <w:rPr>
                <w:noProof/>
                <w:webHidden/>
              </w:rPr>
              <w:fldChar w:fldCharType="begin"/>
            </w:r>
            <w:r>
              <w:rPr>
                <w:noProof/>
                <w:webHidden/>
              </w:rPr>
              <w:instrText xml:space="preserve"> PAGEREF _Toc495715058 \h </w:instrText>
            </w:r>
          </w:ins>
          <w:r>
            <w:rPr>
              <w:noProof/>
              <w:webHidden/>
            </w:rPr>
          </w:r>
          <w:r>
            <w:rPr>
              <w:noProof/>
              <w:webHidden/>
            </w:rPr>
            <w:fldChar w:fldCharType="separate"/>
          </w:r>
          <w:ins w:id="427" w:author="Windows User" w:date="2017-10-14T03:40:00Z">
            <w:r w:rsidR="000D5978">
              <w:rPr>
                <w:noProof/>
                <w:webHidden/>
                <w:rtl/>
              </w:rPr>
              <w:t>64</w:t>
            </w:r>
          </w:ins>
          <w:ins w:id="428" w:author="Windows User" w:date="2017-10-14T03:27:00Z">
            <w:r>
              <w:rPr>
                <w:noProof/>
                <w:webHidden/>
              </w:rPr>
              <w:fldChar w:fldCharType="end"/>
            </w:r>
            <w:r w:rsidRPr="00692C24">
              <w:rPr>
                <w:rStyle w:val="Hyperlink"/>
                <w:noProof/>
              </w:rPr>
              <w:fldChar w:fldCharType="end"/>
            </w:r>
          </w:ins>
        </w:p>
        <w:p w14:paraId="1EBA3CD4" w14:textId="77777777" w:rsidR="008B55F5" w:rsidRDefault="008B55F5">
          <w:pPr>
            <w:pStyle w:val="TOC3"/>
            <w:tabs>
              <w:tab w:val="right" w:leader="dot" w:pos="9350"/>
            </w:tabs>
            <w:rPr>
              <w:ins w:id="429" w:author="Windows User" w:date="2017-10-14T03:27:00Z"/>
              <w:rFonts w:asciiTheme="minorHAnsi" w:eastAsiaTheme="minorEastAsia" w:hAnsiTheme="minorHAnsi" w:cstheme="minorBidi"/>
              <w:noProof/>
              <w:sz w:val="22"/>
              <w:szCs w:val="22"/>
              <w:lang w:bidi="ar-SA"/>
            </w:rPr>
            <w:pPrChange w:id="430" w:author="Windows User" w:date="2017-10-14T03:28:00Z">
              <w:pPr>
                <w:pStyle w:val="TOC3"/>
                <w:tabs>
                  <w:tab w:val="right" w:leader="dot" w:pos="9350"/>
                </w:tabs>
                <w:bidi w:val="0"/>
              </w:pPr>
            </w:pPrChange>
          </w:pPr>
          <w:ins w:id="43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"_Toc495715059"</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6-1-4-شرح مساله تشخ</w:t>
            </w:r>
            <w:r w:rsidRPr="00692C24">
              <w:rPr>
                <w:rStyle w:val="Hyperlink"/>
                <w:rFonts w:hint="cs"/>
                <w:noProof/>
                <w:rtl/>
              </w:rPr>
              <w:t>ی</w:t>
            </w:r>
            <w:r w:rsidRPr="00692C24">
              <w:rPr>
                <w:rStyle w:val="Hyperlink"/>
                <w:rFonts w:hint="eastAsia"/>
                <w:noProof/>
                <w:rtl/>
              </w:rPr>
              <w:t>ص</w:t>
            </w:r>
            <w:r w:rsidRPr="00692C24">
              <w:rPr>
                <w:rStyle w:val="Hyperlink"/>
                <w:noProof/>
                <w:rtl/>
              </w:rPr>
              <w:t xml:space="preserve"> رفتار مبتن</w:t>
            </w:r>
            <w:r w:rsidRPr="00692C24">
              <w:rPr>
                <w:rStyle w:val="Hyperlink"/>
                <w:rFonts w:hint="cs"/>
                <w:noProof/>
                <w:rtl/>
              </w:rPr>
              <w:t>ی</w:t>
            </w:r>
            <w:r w:rsidRPr="00692C24">
              <w:rPr>
                <w:rStyle w:val="Hyperlink"/>
                <w:noProof/>
                <w:rtl/>
              </w:rPr>
              <w:t xml:space="preserve"> بر ماشه</w:t>
            </w:r>
            <w:r>
              <w:rPr>
                <w:noProof/>
                <w:webHidden/>
              </w:rPr>
              <w:tab/>
            </w:r>
            <w:r>
              <w:rPr>
                <w:noProof/>
                <w:webHidden/>
              </w:rPr>
              <w:fldChar w:fldCharType="begin"/>
            </w:r>
            <w:r>
              <w:rPr>
                <w:noProof/>
                <w:webHidden/>
              </w:rPr>
              <w:instrText xml:space="preserve"> PAGEREF _Toc495715059 \h </w:instrText>
            </w:r>
          </w:ins>
          <w:r>
            <w:rPr>
              <w:noProof/>
              <w:webHidden/>
            </w:rPr>
          </w:r>
          <w:r>
            <w:rPr>
              <w:noProof/>
              <w:webHidden/>
            </w:rPr>
            <w:fldChar w:fldCharType="separate"/>
          </w:r>
          <w:ins w:id="432" w:author="Windows User" w:date="2017-10-14T03:40:00Z">
            <w:r w:rsidR="000D5978">
              <w:rPr>
                <w:noProof/>
                <w:webHidden/>
                <w:rtl/>
              </w:rPr>
              <w:t>65</w:t>
            </w:r>
          </w:ins>
          <w:ins w:id="433" w:author="Windows User" w:date="2017-10-14T03:27:00Z">
            <w:r>
              <w:rPr>
                <w:noProof/>
                <w:webHidden/>
              </w:rPr>
              <w:fldChar w:fldCharType="end"/>
            </w:r>
            <w:r w:rsidRPr="00692C24">
              <w:rPr>
                <w:rStyle w:val="Hyperlink"/>
                <w:noProof/>
              </w:rPr>
              <w:fldChar w:fldCharType="end"/>
            </w:r>
          </w:ins>
        </w:p>
        <w:p w14:paraId="69BC4803" w14:textId="77777777" w:rsidR="008B55F5" w:rsidRDefault="008B55F5">
          <w:pPr>
            <w:pStyle w:val="TOC2"/>
            <w:tabs>
              <w:tab w:val="right" w:leader="dot" w:pos="9350"/>
            </w:tabs>
            <w:rPr>
              <w:ins w:id="434" w:author="Windows User" w:date="2017-10-14T03:27:00Z"/>
              <w:rFonts w:asciiTheme="minorHAnsi" w:eastAsiaTheme="minorEastAsia" w:hAnsiTheme="minorHAnsi" w:cstheme="minorBidi"/>
              <w:noProof/>
              <w:sz w:val="22"/>
              <w:szCs w:val="22"/>
              <w:lang w:bidi="ar-SA"/>
            </w:rPr>
            <w:pPrChange w:id="435" w:author="Windows User" w:date="2017-10-14T03:28:00Z">
              <w:pPr>
                <w:pStyle w:val="TOC2"/>
                <w:tabs>
                  <w:tab w:val="right" w:leader="dot" w:pos="9350"/>
                </w:tabs>
                <w:bidi w:val="0"/>
              </w:pPr>
            </w:pPrChange>
          </w:pPr>
          <w:ins w:id="43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"_Toc495715060"</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6-2-</w:t>
            </w:r>
            <w:r w:rsidRPr="00692C24">
              <w:rPr>
                <w:rStyle w:val="Hyperlink"/>
                <w:noProof/>
              </w:rPr>
              <w:t xml:space="preserve"> Exploring Multiple Execution Paths for Malware Analysis</w:t>
            </w:r>
            <w:r>
              <w:rPr>
                <w:noProof/>
                <w:webHidden/>
              </w:rPr>
              <w:tab/>
            </w:r>
            <w:r>
              <w:rPr>
                <w:noProof/>
                <w:webHidden/>
              </w:rPr>
              <w:fldChar w:fldCharType="begin"/>
            </w:r>
            <w:r>
              <w:rPr>
                <w:noProof/>
                <w:webHidden/>
              </w:rPr>
              <w:instrText xml:space="preserve"> PAGEREF _Toc495715060 \h </w:instrText>
            </w:r>
          </w:ins>
          <w:r>
            <w:rPr>
              <w:noProof/>
              <w:webHidden/>
            </w:rPr>
          </w:r>
          <w:r>
            <w:rPr>
              <w:noProof/>
              <w:webHidden/>
            </w:rPr>
            <w:fldChar w:fldCharType="separate"/>
          </w:r>
          <w:ins w:id="437" w:author="Windows User" w:date="2017-10-14T03:40:00Z">
            <w:r w:rsidR="000D5978">
              <w:rPr>
                <w:noProof/>
                <w:webHidden/>
                <w:rtl/>
              </w:rPr>
              <w:t>69</w:t>
            </w:r>
          </w:ins>
          <w:ins w:id="438" w:author="Windows User" w:date="2017-10-14T03:27:00Z">
            <w:r>
              <w:rPr>
                <w:noProof/>
                <w:webHidden/>
              </w:rPr>
              <w:fldChar w:fldCharType="end"/>
            </w:r>
            <w:r w:rsidRPr="00692C24">
              <w:rPr>
                <w:rStyle w:val="Hyperlink"/>
                <w:noProof/>
              </w:rPr>
              <w:fldChar w:fldCharType="end"/>
            </w:r>
          </w:ins>
        </w:p>
        <w:p w14:paraId="7723815D" w14:textId="77777777" w:rsidR="008B55F5" w:rsidRDefault="008B55F5">
          <w:pPr>
            <w:pStyle w:val="TOC3"/>
            <w:tabs>
              <w:tab w:val="right" w:leader="dot" w:pos="9350"/>
            </w:tabs>
            <w:rPr>
              <w:ins w:id="439" w:author="Windows User" w:date="2017-10-14T03:27:00Z"/>
              <w:rFonts w:asciiTheme="minorHAnsi" w:eastAsiaTheme="minorEastAsia" w:hAnsiTheme="minorHAnsi" w:cstheme="minorBidi"/>
              <w:noProof/>
              <w:sz w:val="22"/>
              <w:szCs w:val="22"/>
              <w:lang w:bidi="ar-SA"/>
            </w:rPr>
            <w:pPrChange w:id="440" w:author="Windows User" w:date="2017-10-14T03:28:00Z">
              <w:pPr>
                <w:pStyle w:val="TOC3"/>
                <w:tabs>
                  <w:tab w:val="right" w:leader="dot" w:pos="9350"/>
                </w:tabs>
                <w:bidi w:val="0"/>
              </w:pPr>
            </w:pPrChange>
          </w:pPr>
          <w:ins w:id="44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"_Toc495715061"</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6-2-1-مقدمه</w:t>
            </w:r>
            <w:r>
              <w:rPr>
                <w:noProof/>
                <w:webHidden/>
              </w:rPr>
              <w:tab/>
            </w:r>
            <w:r>
              <w:rPr>
                <w:noProof/>
                <w:webHidden/>
              </w:rPr>
              <w:fldChar w:fldCharType="begin"/>
            </w:r>
            <w:r>
              <w:rPr>
                <w:noProof/>
                <w:webHidden/>
              </w:rPr>
              <w:instrText xml:space="preserve"> PAGEREF _Toc495715061 \h </w:instrText>
            </w:r>
          </w:ins>
          <w:r>
            <w:rPr>
              <w:noProof/>
              <w:webHidden/>
            </w:rPr>
          </w:r>
          <w:r>
            <w:rPr>
              <w:noProof/>
              <w:webHidden/>
            </w:rPr>
            <w:fldChar w:fldCharType="separate"/>
          </w:r>
          <w:ins w:id="442" w:author="Windows User" w:date="2017-10-14T03:40:00Z">
            <w:r w:rsidR="000D5978">
              <w:rPr>
                <w:noProof/>
                <w:webHidden/>
                <w:rtl/>
              </w:rPr>
              <w:t>69</w:t>
            </w:r>
          </w:ins>
          <w:ins w:id="443" w:author="Windows User" w:date="2017-10-14T03:27:00Z">
            <w:r>
              <w:rPr>
                <w:noProof/>
                <w:webHidden/>
              </w:rPr>
              <w:fldChar w:fldCharType="end"/>
            </w:r>
            <w:r w:rsidRPr="00692C24">
              <w:rPr>
                <w:rStyle w:val="Hyperlink"/>
                <w:noProof/>
              </w:rPr>
              <w:fldChar w:fldCharType="end"/>
            </w:r>
          </w:ins>
        </w:p>
        <w:p w14:paraId="2826CAAB" w14:textId="77777777" w:rsidR="008B55F5" w:rsidRDefault="008B55F5">
          <w:pPr>
            <w:pStyle w:val="TOC3"/>
            <w:tabs>
              <w:tab w:val="right" w:leader="dot" w:pos="9350"/>
            </w:tabs>
            <w:rPr>
              <w:ins w:id="444" w:author="Windows User" w:date="2017-10-14T03:27:00Z"/>
              <w:rFonts w:asciiTheme="minorHAnsi" w:eastAsiaTheme="minorEastAsia" w:hAnsiTheme="minorHAnsi" w:cstheme="minorBidi"/>
              <w:noProof/>
              <w:sz w:val="22"/>
              <w:szCs w:val="22"/>
              <w:lang w:bidi="ar-SA"/>
            </w:rPr>
            <w:pPrChange w:id="445" w:author="Windows User" w:date="2017-10-14T03:28:00Z">
              <w:pPr>
                <w:pStyle w:val="TOC3"/>
                <w:tabs>
                  <w:tab w:val="right" w:leader="dot" w:pos="9350"/>
                </w:tabs>
                <w:bidi w:val="0"/>
              </w:pPr>
            </w:pPrChange>
          </w:pPr>
          <w:ins w:id="44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"_Toc495715062"</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6-2-2-بررس</w:t>
            </w:r>
            <w:r w:rsidRPr="00692C24">
              <w:rPr>
                <w:rStyle w:val="Hyperlink"/>
                <w:rFonts w:hint="cs"/>
                <w:noProof/>
                <w:rtl/>
              </w:rPr>
              <w:t>ی</w:t>
            </w:r>
            <w:r w:rsidRPr="00692C24">
              <w:rPr>
                <w:rStyle w:val="Hyperlink"/>
                <w:noProof/>
                <w:rtl/>
              </w:rPr>
              <w:t xml:space="preserve"> اجمال</w:t>
            </w:r>
            <w:r w:rsidRPr="00692C24">
              <w:rPr>
                <w:rStyle w:val="Hyperlink"/>
                <w:rFonts w:hint="cs"/>
                <w:noProof/>
                <w:rtl/>
              </w:rPr>
              <w:t>ی</w:t>
            </w:r>
            <w:r w:rsidRPr="00692C24">
              <w:rPr>
                <w:rStyle w:val="Hyperlink"/>
                <w:noProof/>
                <w:rtl/>
              </w:rPr>
              <w:t xml:space="preserve"> راهکار پ</w:t>
            </w:r>
            <w:r w:rsidRPr="00692C24">
              <w:rPr>
                <w:rStyle w:val="Hyperlink"/>
                <w:rFonts w:hint="cs"/>
                <w:noProof/>
                <w:rtl/>
              </w:rPr>
              <w:t>ی</w:t>
            </w:r>
            <w:r w:rsidRPr="00692C24">
              <w:rPr>
                <w:rStyle w:val="Hyperlink"/>
                <w:rFonts w:hint="eastAsia"/>
                <w:noProof/>
                <w:rtl/>
              </w:rPr>
              <w:t>شنهاد</w:t>
            </w:r>
            <w:r w:rsidRPr="00692C24">
              <w:rPr>
                <w:rStyle w:val="Hyperlink"/>
                <w:rFonts w:hint="cs"/>
                <w:noProof/>
                <w:rtl/>
              </w:rPr>
              <w:t>ی</w:t>
            </w:r>
            <w:r>
              <w:rPr>
                <w:noProof/>
                <w:webHidden/>
              </w:rPr>
              <w:tab/>
            </w:r>
            <w:r>
              <w:rPr>
                <w:noProof/>
                <w:webHidden/>
              </w:rPr>
              <w:fldChar w:fldCharType="begin"/>
            </w:r>
            <w:r>
              <w:rPr>
                <w:noProof/>
                <w:webHidden/>
              </w:rPr>
              <w:instrText xml:space="preserve"> PAGEREF _Toc495715062 \h </w:instrText>
            </w:r>
          </w:ins>
          <w:r>
            <w:rPr>
              <w:noProof/>
              <w:webHidden/>
            </w:rPr>
          </w:r>
          <w:r>
            <w:rPr>
              <w:noProof/>
              <w:webHidden/>
            </w:rPr>
            <w:fldChar w:fldCharType="separate"/>
          </w:r>
          <w:ins w:id="447" w:author="Windows User" w:date="2017-10-14T03:40:00Z">
            <w:r w:rsidR="000D5978">
              <w:rPr>
                <w:noProof/>
                <w:webHidden/>
                <w:rtl/>
              </w:rPr>
              <w:t>69</w:t>
            </w:r>
          </w:ins>
          <w:ins w:id="448" w:author="Windows User" w:date="2017-10-14T03:27:00Z">
            <w:r>
              <w:rPr>
                <w:noProof/>
                <w:webHidden/>
              </w:rPr>
              <w:fldChar w:fldCharType="end"/>
            </w:r>
            <w:r w:rsidRPr="00692C24">
              <w:rPr>
                <w:rStyle w:val="Hyperlink"/>
                <w:noProof/>
              </w:rPr>
              <w:fldChar w:fldCharType="end"/>
            </w:r>
          </w:ins>
        </w:p>
        <w:p w14:paraId="7339BB97" w14:textId="77777777" w:rsidR="008B55F5" w:rsidRDefault="008B55F5">
          <w:pPr>
            <w:pStyle w:val="TOC3"/>
            <w:tabs>
              <w:tab w:val="right" w:leader="dot" w:pos="9350"/>
            </w:tabs>
            <w:rPr>
              <w:ins w:id="449" w:author="Windows User" w:date="2017-10-14T03:27:00Z"/>
              <w:rFonts w:asciiTheme="minorHAnsi" w:eastAsiaTheme="minorEastAsia" w:hAnsiTheme="minorHAnsi" w:cstheme="minorBidi"/>
              <w:noProof/>
              <w:sz w:val="22"/>
              <w:szCs w:val="22"/>
              <w:lang w:bidi="ar-SA"/>
            </w:rPr>
            <w:pPrChange w:id="450" w:author="Windows User" w:date="2017-10-14T03:28:00Z">
              <w:pPr>
                <w:pStyle w:val="TOC3"/>
                <w:tabs>
                  <w:tab w:val="right" w:leader="dot" w:pos="9350"/>
                </w:tabs>
                <w:bidi w:val="0"/>
              </w:pPr>
            </w:pPrChange>
          </w:pPr>
          <w:ins w:id="45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"_Toc495715063"</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6-2-3-اجرا</w:t>
            </w:r>
            <w:r w:rsidRPr="00692C24">
              <w:rPr>
                <w:rStyle w:val="Hyperlink"/>
                <w:rFonts w:hint="cs"/>
                <w:noProof/>
                <w:rtl/>
              </w:rPr>
              <w:t>ی</w:t>
            </w:r>
            <w:r w:rsidRPr="00692C24">
              <w:rPr>
                <w:rStyle w:val="Hyperlink"/>
                <w:noProof/>
                <w:rtl/>
              </w:rPr>
              <w:t xml:space="preserve"> چند</w:t>
            </w:r>
            <w:r w:rsidRPr="00692C24">
              <w:rPr>
                <w:rStyle w:val="Hyperlink"/>
                <w:rFonts w:hint="cs"/>
                <w:noProof/>
                <w:rtl/>
              </w:rPr>
              <w:t>ی</w:t>
            </w:r>
            <w:r w:rsidRPr="00692C24">
              <w:rPr>
                <w:rStyle w:val="Hyperlink"/>
                <w:rFonts w:hint="eastAsia"/>
                <w:noProof/>
                <w:rtl/>
              </w:rPr>
              <w:t>ن</w:t>
            </w:r>
            <w:r w:rsidRPr="00692C24">
              <w:rPr>
                <w:rStyle w:val="Hyperlink"/>
                <w:noProof/>
                <w:rtl/>
              </w:rPr>
              <w:t xml:space="preserve"> مس</w:t>
            </w:r>
            <w:r w:rsidRPr="00692C24">
              <w:rPr>
                <w:rStyle w:val="Hyperlink"/>
                <w:rFonts w:hint="cs"/>
                <w:noProof/>
                <w:rtl/>
              </w:rPr>
              <w:t>ی</w:t>
            </w:r>
            <w:r w:rsidRPr="00692C24">
              <w:rPr>
                <w:rStyle w:val="Hyperlink"/>
                <w:rFonts w:hint="eastAsia"/>
                <w:noProof/>
                <w:rtl/>
              </w:rPr>
              <w:t>ر</w:t>
            </w:r>
            <w:r w:rsidRPr="00692C24">
              <w:rPr>
                <w:rStyle w:val="Hyperlink"/>
                <w:noProof/>
                <w:rtl/>
              </w:rPr>
              <w:t xml:space="preserve"> اجرا</w:t>
            </w:r>
            <w:r>
              <w:rPr>
                <w:noProof/>
                <w:webHidden/>
              </w:rPr>
              <w:tab/>
            </w:r>
            <w:r>
              <w:rPr>
                <w:noProof/>
                <w:webHidden/>
              </w:rPr>
              <w:fldChar w:fldCharType="begin"/>
            </w:r>
            <w:r>
              <w:rPr>
                <w:noProof/>
                <w:webHidden/>
              </w:rPr>
              <w:instrText xml:space="preserve"> PAGEREF _Toc495715063 \h </w:instrText>
            </w:r>
          </w:ins>
          <w:r>
            <w:rPr>
              <w:noProof/>
              <w:webHidden/>
            </w:rPr>
          </w:r>
          <w:r>
            <w:rPr>
              <w:noProof/>
              <w:webHidden/>
            </w:rPr>
            <w:fldChar w:fldCharType="separate"/>
          </w:r>
          <w:ins w:id="452" w:author="Windows User" w:date="2017-10-14T03:40:00Z">
            <w:r w:rsidR="000D5978">
              <w:rPr>
                <w:noProof/>
                <w:webHidden/>
                <w:rtl/>
              </w:rPr>
              <w:t>70</w:t>
            </w:r>
          </w:ins>
          <w:ins w:id="453" w:author="Windows User" w:date="2017-10-14T03:27:00Z">
            <w:r>
              <w:rPr>
                <w:noProof/>
                <w:webHidden/>
              </w:rPr>
              <w:fldChar w:fldCharType="end"/>
            </w:r>
            <w:r w:rsidRPr="00692C24">
              <w:rPr>
                <w:rStyle w:val="Hyperlink"/>
                <w:noProof/>
              </w:rPr>
              <w:fldChar w:fldCharType="end"/>
            </w:r>
          </w:ins>
        </w:p>
        <w:p w14:paraId="08DE75E9" w14:textId="77777777" w:rsidR="008B55F5" w:rsidRDefault="008B55F5">
          <w:pPr>
            <w:pStyle w:val="TOC2"/>
            <w:tabs>
              <w:tab w:val="right" w:leader="dot" w:pos="9350"/>
            </w:tabs>
            <w:rPr>
              <w:ins w:id="454" w:author="Windows User" w:date="2017-10-14T03:27:00Z"/>
              <w:rFonts w:asciiTheme="minorHAnsi" w:eastAsiaTheme="minorEastAsia" w:hAnsiTheme="minorHAnsi" w:cstheme="minorBidi"/>
              <w:noProof/>
              <w:sz w:val="22"/>
              <w:szCs w:val="22"/>
              <w:lang w:bidi="ar-SA"/>
            </w:rPr>
            <w:pPrChange w:id="455" w:author="Windows User" w:date="2017-10-14T03:28:00Z">
              <w:pPr>
                <w:pStyle w:val="TOC2"/>
                <w:tabs>
                  <w:tab w:val="right" w:leader="dot" w:pos="9350"/>
                </w:tabs>
                <w:bidi w:val="0"/>
              </w:pPr>
            </w:pPrChange>
          </w:pPr>
          <w:ins w:id="45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"_Toc495715064"</w:instrText>
            </w:r>
            <w:r w:rsidRPr="00692C24">
              <w:rPr>
                <w:rStyle w:val="Hyperlink"/>
                <w:noProof/>
              </w:rPr>
              <w:instrText xml:space="preserve"> </w:instrText>
            </w:r>
            <w:r w:rsidRPr="00692C24">
              <w:rPr>
                <w:rStyle w:val="Hyperlink"/>
                <w:noProof/>
              </w:rPr>
              <w:fldChar w:fldCharType="separate"/>
            </w:r>
            <w:r w:rsidRPr="00692C24">
              <w:rPr>
                <w:rStyle w:val="Hyperlink"/>
                <w:noProof/>
                <w:rtl/>
              </w:rPr>
              <w:t>6-3-مقا</w:t>
            </w:r>
            <w:r w:rsidRPr="00692C24">
              <w:rPr>
                <w:rStyle w:val="Hyperlink"/>
                <w:rFonts w:hint="cs"/>
                <w:noProof/>
                <w:rtl/>
              </w:rPr>
              <w:t>ی</w:t>
            </w:r>
            <w:r w:rsidRPr="00692C24">
              <w:rPr>
                <w:rStyle w:val="Hyperlink"/>
                <w:rFonts w:hint="eastAsia"/>
                <w:noProof/>
                <w:rtl/>
              </w:rPr>
              <w:t>سه</w:t>
            </w:r>
            <w:r w:rsidRPr="00692C24">
              <w:rPr>
                <w:rStyle w:val="Hyperlink"/>
                <w:noProof/>
                <w:rtl/>
              </w:rPr>
              <w:t xml:space="preserve"> </w:t>
            </w:r>
            <w:r w:rsidRPr="00692C24">
              <w:rPr>
                <w:rStyle w:val="Hyperlink"/>
                <w:rFonts w:hint="cs"/>
                <w:noProof/>
                <w:rtl/>
              </w:rPr>
              <w:t>ی</w:t>
            </w:r>
            <w:r w:rsidRPr="00692C24">
              <w:rPr>
                <w:rStyle w:val="Hyperlink"/>
                <w:noProof/>
                <w:rtl/>
              </w:rPr>
              <w:t xml:space="preserve"> ابزار ها</w:t>
            </w:r>
            <w:r w:rsidRPr="00692C24">
              <w:rPr>
                <w:rStyle w:val="Hyperlink"/>
                <w:rFonts w:hint="cs"/>
                <w:noProof/>
                <w:rtl/>
              </w:rPr>
              <w:t>ی</w:t>
            </w:r>
            <w:r w:rsidRPr="00692C24">
              <w:rPr>
                <w:rStyle w:val="Hyperlink"/>
                <w:noProof/>
                <w:rtl/>
              </w:rPr>
              <w:t xml:space="preserve"> اجرا</w:t>
            </w:r>
            <w:r w:rsidRPr="00692C24">
              <w:rPr>
                <w:rStyle w:val="Hyperlink"/>
                <w:rFonts w:hint="cs"/>
                <w:noProof/>
                <w:rtl/>
              </w:rPr>
              <w:t>ی</w:t>
            </w:r>
            <w:r w:rsidRPr="00692C24">
              <w:rPr>
                <w:rStyle w:val="Hyperlink"/>
                <w:noProof/>
                <w:rtl/>
              </w:rPr>
              <w:t xml:space="preserve"> پو</w:t>
            </w:r>
            <w:r w:rsidRPr="00692C24">
              <w:rPr>
                <w:rStyle w:val="Hyperlink"/>
                <w:rFonts w:hint="cs"/>
                <w:noProof/>
                <w:rtl/>
              </w:rPr>
              <w:t>ی</w:t>
            </w:r>
            <w:r w:rsidRPr="00692C24">
              <w:rPr>
                <w:rStyle w:val="Hyperlink"/>
                <w:rFonts w:hint="eastAsia"/>
                <w:noProof/>
                <w:rtl/>
              </w:rPr>
              <w:t>انماد</w:t>
            </w:r>
            <w:r w:rsidRPr="00692C24">
              <w:rPr>
                <w:rStyle w:val="Hyperlink"/>
                <w:rFonts w:hint="cs"/>
                <w:noProof/>
                <w:rtl/>
              </w:rPr>
              <w:t>ی</w:t>
            </w:r>
            <w:r w:rsidRPr="00692C24">
              <w:rPr>
                <w:rStyle w:val="Hyperlink"/>
                <w:rFonts w:hint="eastAsia"/>
                <w:noProof/>
                <w:rtl/>
              </w:rPr>
              <w:t>ن</w:t>
            </w:r>
            <w:r w:rsidRPr="00692C24">
              <w:rPr>
                <w:rStyle w:val="Hyperlink"/>
                <w:noProof/>
                <w:rtl/>
              </w:rPr>
              <w:t xml:space="preserve"> برا</w:t>
            </w:r>
            <w:r w:rsidRPr="00692C24">
              <w:rPr>
                <w:rStyle w:val="Hyperlink"/>
                <w:rFonts w:hint="cs"/>
                <w:noProof/>
                <w:rtl/>
              </w:rPr>
              <w:t>ی</w:t>
            </w:r>
            <w:r w:rsidRPr="00692C24">
              <w:rPr>
                <w:rStyle w:val="Hyperlink"/>
                <w:noProof/>
                <w:rtl/>
              </w:rPr>
              <w:t xml:space="preserve"> تحل</w:t>
            </w:r>
            <w:r w:rsidRPr="00692C24">
              <w:rPr>
                <w:rStyle w:val="Hyperlink"/>
                <w:rFonts w:hint="cs"/>
                <w:noProof/>
                <w:rtl/>
              </w:rPr>
              <w:t>ی</w:t>
            </w:r>
            <w:r w:rsidRPr="00692C24">
              <w:rPr>
                <w:rStyle w:val="Hyperlink"/>
                <w:rFonts w:hint="eastAsia"/>
                <w:noProof/>
                <w:rtl/>
              </w:rPr>
              <w:t>ل</w:t>
            </w:r>
            <w:r w:rsidRPr="00692C24">
              <w:rPr>
                <w:rStyle w:val="Hyperlink"/>
                <w:noProof/>
                <w:rtl/>
              </w:rPr>
              <w:t xml:space="preserve"> </w:t>
            </w:r>
            <w:r w:rsidRPr="00692C24">
              <w:rPr>
                <w:rStyle w:val="Hyperlink"/>
                <w:rFonts w:hint="cs"/>
                <w:noProof/>
                <w:rtl/>
              </w:rPr>
              <w:t>ی</w:t>
            </w:r>
            <w:r w:rsidRPr="00692C24">
              <w:rPr>
                <w:rStyle w:val="Hyperlink"/>
                <w:rFonts w:hint="eastAsia"/>
                <w:noProof/>
                <w:rtl/>
              </w:rPr>
              <w:t>ا</w:t>
            </w:r>
            <w:r w:rsidRPr="00692C24">
              <w:rPr>
                <w:rStyle w:val="Hyperlink"/>
                <w:noProof/>
                <w:rtl/>
              </w:rPr>
              <w:t xml:space="preserve"> تشخ</w:t>
            </w:r>
            <w:r w:rsidRPr="00692C24">
              <w:rPr>
                <w:rStyle w:val="Hyperlink"/>
                <w:rFonts w:hint="cs"/>
                <w:noProof/>
                <w:rtl/>
              </w:rPr>
              <w:t>ی</w:t>
            </w:r>
            <w:r w:rsidRPr="00692C24">
              <w:rPr>
                <w:rStyle w:val="Hyperlink"/>
                <w:rFonts w:hint="eastAsia"/>
                <w:noProof/>
                <w:rtl/>
              </w:rPr>
              <w:t>ص</w:t>
            </w:r>
            <w:r w:rsidRPr="00692C24">
              <w:rPr>
                <w:rStyle w:val="Hyperlink"/>
                <w:noProof/>
                <w:rtl/>
              </w:rPr>
              <w:t xml:space="preserve"> دژافزار</w:t>
            </w:r>
            <w:r>
              <w:rPr>
                <w:noProof/>
                <w:webHidden/>
              </w:rPr>
              <w:tab/>
            </w:r>
            <w:r>
              <w:rPr>
                <w:noProof/>
                <w:webHidden/>
              </w:rPr>
              <w:fldChar w:fldCharType="begin"/>
            </w:r>
            <w:r>
              <w:rPr>
                <w:noProof/>
                <w:webHidden/>
              </w:rPr>
              <w:instrText xml:space="preserve"> PAGEREF _Toc495715064 \h </w:instrText>
            </w:r>
          </w:ins>
          <w:r>
            <w:rPr>
              <w:noProof/>
              <w:webHidden/>
            </w:rPr>
          </w:r>
          <w:r>
            <w:rPr>
              <w:noProof/>
              <w:webHidden/>
            </w:rPr>
            <w:fldChar w:fldCharType="separate"/>
          </w:r>
          <w:ins w:id="457" w:author="Windows User" w:date="2017-10-14T03:40:00Z">
            <w:r w:rsidR="000D5978">
              <w:rPr>
                <w:noProof/>
                <w:webHidden/>
                <w:rtl/>
              </w:rPr>
              <w:t>71</w:t>
            </w:r>
          </w:ins>
          <w:ins w:id="458" w:author="Windows User" w:date="2017-10-14T03:27:00Z">
            <w:r>
              <w:rPr>
                <w:noProof/>
                <w:webHidden/>
              </w:rPr>
              <w:fldChar w:fldCharType="end"/>
            </w:r>
            <w:r w:rsidRPr="00692C24">
              <w:rPr>
                <w:rStyle w:val="Hyperlink"/>
                <w:noProof/>
              </w:rPr>
              <w:fldChar w:fldCharType="end"/>
            </w:r>
          </w:ins>
        </w:p>
        <w:p w14:paraId="595E2E68" w14:textId="77777777" w:rsidR="008B55F5" w:rsidRDefault="008B55F5">
          <w:pPr>
            <w:pStyle w:val="TOC1"/>
            <w:tabs>
              <w:tab w:val="right" w:leader="dot" w:pos="9350"/>
            </w:tabs>
            <w:rPr>
              <w:ins w:id="459" w:author="Windows User" w:date="2017-10-14T03:27:00Z"/>
              <w:rFonts w:asciiTheme="minorHAnsi" w:eastAsiaTheme="minorEastAsia" w:hAnsiTheme="minorHAnsi" w:cstheme="minorBidi"/>
              <w:noProof/>
              <w:sz w:val="22"/>
              <w:szCs w:val="22"/>
              <w:lang w:bidi="ar-SA"/>
            </w:rPr>
            <w:pPrChange w:id="460" w:author="Windows User" w:date="2017-10-14T03:28:00Z">
              <w:pPr>
                <w:pStyle w:val="TOC1"/>
                <w:tabs>
                  <w:tab w:val="right" w:leader="dot" w:pos="9350"/>
                </w:tabs>
                <w:bidi w:val="0"/>
              </w:pPr>
            </w:pPrChange>
          </w:pPr>
          <w:ins w:id="46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"_Toc495715065"</w:instrText>
            </w:r>
            <w:r w:rsidRPr="00692C24">
              <w:rPr>
                <w:rStyle w:val="Hyperlink"/>
                <w:noProof/>
              </w:rPr>
              <w:instrText xml:space="preserve"> </w:instrText>
            </w:r>
            <w:r w:rsidRPr="00692C24">
              <w:rPr>
                <w:rStyle w:val="Hyperlink"/>
                <w:noProof/>
              </w:rPr>
              <w:fldChar w:fldCharType="separate"/>
            </w:r>
            <w:r w:rsidRPr="00692C24">
              <w:rPr>
                <w:rStyle w:val="Hyperlink"/>
                <w:noProof/>
                <w:rtl/>
              </w:rPr>
              <w:t>فصل هفتم: بحث و نت</w:t>
            </w:r>
            <w:r w:rsidRPr="00692C24">
              <w:rPr>
                <w:rStyle w:val="Hyperlink"/>
                <w:rFonts w:hint="cs"/>
                <w:noProof/>
                <w:rtl/>
              </w:rPr>
              <w:t>ی</w:t>
            </w:r>
            <w:r w:rsidRPr="00692C24">
              <w:rPr>
                <w:rStyle w:val="Hyperlink"/>
                <w:noProof/>
                <w:rtl/>
              </w:rPr>
              <w:t>جه گ</w:t>
            </w:r>
            <w:r w:rsidRPr="00692C24">
              <w:rPr>
                <w:rStyle w:val="Hyperlink"/>
                <w:rFonts w:hint="cs"/>
                <w:noProof/>
                <w:rtl/>
              </w:rPr>
              <w:t>ی</w:t>
            </w:r>
            <w:r w:rsidRPr="00692C24">
              <w:rPr>
                <w:rStyle w:val="Hyperlink"/>
                <w:noProof/>
                <w:rtl/>
              </w:rPr>
              <w:t>ر</w:t>
            </w:r>
            <w:r w:rsidRPr="00692C24">
              <w:rPr>
                <w:rStyle w:val="Hyperlink"/>
                <w:rFonts w:hint="cs"/>
                <w:noProof/>
                <w:rtl/>
              </w:rPr>
              <w:t>ی</w:t>
            </w:r>
            <w:r>
              <w:rPr>
                <w:noProof/>
                <w:webHidden/>
              </w:rPr>
              <w:tab/>
            </w:r>
            <w:r>
              <w:rPr>
                <w:noProof/>
                <w:webHidden/>
              </w:rPr>
              <w:fldChar w:fldCharType="begin"/>
            </w:r>
            <w:r>
              <w:rPr>
                <w:noProof/>
                <w:webHidden/>
              </w:rPr>
              <w:instrText xml:space="preserve"> PAGEREF _Toc495715065 \h </w:instrText>
            </w:r>
          </w:ins>
          <w:r>
            <w:rPr>
              <w:noProof/>
              <w:webHidden/>
            </w:rPr>
          </w:r>
          <w:r>
            <w:rPr>
              <w:noProof/>
              <w:webHidden/>
            </w:rPr>
            <w:fldChar w:fldCharType="separate"/>
          </w:r>
          <w:ins w:id="462" w:author="Windows User" w:date="2017-10-14T03:40:00Z">
            <w:r w:rsidR="000D5978">
              <w:rPr>
                <w:noProof/>
                <w:webHidden/>
                <w:rtl/>
              </w:rPr>
              <w:t>73</w:t>
            </w:r>
          </w:ins>
          <w:ins w:id="463" w:author="Windows User" w:date="2017-10-14T03:27:00Z">
            <w:r>
              <w:rPr>
                <w:noProof/>
                <w:webHidden/>
              </w:rPr>
              <w:fldChar w:fldCharType="end"/>
            </w:r>
            <w:r w:rsidRPr="00692C24">
              <w:rPr>
                <w:rStyle w:val="Hyperlink"/>
                <w:noProof/>
              </w:rPr>
              <w:fldChar w:fldCharType="end"/>
            </w:r>
          </w:ins>
        </w:p>
        <w:p w14:paraId="0D271F8E" w14:textId="77777777" w:rsidR="008B55F5" w:rsidRDefault="008B55F5">
          <w:pPr>
            <w:pStyle w:val="TOC2"/>
            <w:tabs>
              <w:tab w:val="right" w:leader="dot" w:pos="9350"/>
            </w:tabs>
            <w:rPr>
              <w:ins w:id="464" w:author="Windows User" w:date="2017-10-14T03:27:00Z"/>
              <w:rFonts w:asciiTheme="minorHAnsi" w:eastAsiaTheme="minorEastAsia" w:hAnsiTheme="minorHAnsi" w:cstheme="minorBidi"/>
              <w:noProof/>
              <w:sz w:val="22"/>
              <w:szCs w:val="22"/>
              <w:lang w:bidi="ar-SA"/>
            </w:rPr>
            <w:pPrChange w:id="465" w:author="Windows User" w:date="2017-10-14T03:28:00Z">
              <w:pPr>
                <w:pStyle w:val="TOC2"/>
                <w:tabs>
                  <w:tab w:val="right" w:leader="dot" w:pos="9350"/>
                </w:tabs>
                <w:bidi w:val="0"/>
              </w:pPr>
            </w:pPrChange>
          </w:pPr>
          <w:ins w:id="46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"_Toc495715066"</w:instrText>
            </w:r>
            <w:r w:rsidRPr="00692C24">
              <w:rPr>
                <w:rStyle w:val="Hyperlink"/>
                <w:noProof/>
              </w:rPr>
              <w:instrText xml:space="preserve"> </w:instrText>
            </w:r>
            <w:r w:rsidRPr="00692C24">
              <w:rPr>
                <w:rStyle w:val="Hyperlink"/>
                <w:noProof/>
              </w:rPr>
              <w:fldChar w:fldCharType="separate"/>
            </w:r>
            <w:r w:rsidRPr="00692C24">
              <w:rPr>
                <w:rStyle w:val="Hyperlink"/>
                <w:noProof/>
                <w:rtl/>
              </w:rPr>
              <w:t>7-1-مقدمه</w:t>
            </w:r>
            <w:r>
              <w:rPr>
                <w:noProof/>
                <w:webHidden/>
              </w:rPr>
              <w:tab/>
            </w:r>
            <w:r>
              <w:rPr>
                <w:noProof/>
                <w:webHidden/>
              </w:rPr>
              <w:fldChar w:fldCharType="begin"/>
            </w:r>
            <w:r>
              <w:rPr>
                <w:noProof/>
                <w:webHidden/>
              </w:rPr>
              <w:instrText xml:space="preserve"> PAGEREF _Toc495715066 \h </w:instrText>
            </w:r>
          </w:ins>
          <w:r>
            <w:rPr>
              <w:noProof/>
              <w:webHidden/>
            </w:rPr>
          </w:r>
          <w:r>
            <w:rPr>
              <w:noProof/>
              <w:webHidden/>
            </w:rPr>
            <w:fldChar w:fldCharType="separate"/>
          </w:r>
          <w:ins w:id="467" w:author="Windows User" w:date="2017-10-14T03:40:00Z">
            <w:r w:rsidR="000D5978">
              <w:rPr>
                <w:noProof/>
                <w:webHidden/>
                <w:rtl/>
              </w:rPr>
              <w:t>73</w:t>
            </w:r>
          </w:ins>
          <w:ins w:id="468" w:author="Windows User" w:date="2017-10-14T03:27:00Z">
            <w:r>
              <w:rPr>
                <w:noProof/>
                <w:webHidden/>
              </w:rPr>
              <w:fldChar w:fldCharType="end"/>
            </w:r>
            <w:r w:rsidRPr="00692C24">
              <w:rPr>
                <w:rStyle w:val="Hyperlink"/>
                <w:noProof/>
              </w:rPr>
              <w:fldChar w:fldCharType="end"/>
            </w:r>
          </w:ins>
        </w:p>
        <w:p w14:paraId="30F240E9" w14:textId="77777777" w:rsidR="008B55F5" w:rsidRDefault="008B55F5">
          <w:pPr>
            <w:pStyle w:val="TOC2"/>
            <w:tabs>
              <w:tab w:val="right" w:leader="dot" w:pos="9350"/>
            </w:tabs>
            <w:rPr>
              <w:ins w:id="469" w:author="Windows User" w:date="2017-10-14T03:27:00Z"/>
              <w:rFonts w:asciiTheme="minorHAnsi" w:eastAsiaTheme="minorEastAsia" w:hAnsiTheme="minorHAnsi" w:cstheme="minorBidi"/>
              <w:noProof/>
              <w:sz w:val="22"/>
              <w:szCs w:val="22"/>
              <w:lang w:bidi="ar-SA"/>
            </w:rPr>
            <w:pPrChange w:id="470" w:author="Windows User" w:date="2017-10-14T03:28:00Z">
              <w:pPr>
                <w:pStyle w:val="TOC2"/>
                <w:tabs>
                  <w:tab w:val="right" w:leader="dot" w:pos="9350"/>
                </w:tabs>
                <w:bidi w:val="0"/>
              </w:pPr>
            </w:pPrChange>
          </w:pPr>
          <w:ins w:id="47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"_Toc495715067"</w:instrText>
            </w:r>
            <w:r w:rsidRPr="00692C24">
              <w:rPr>
                <w:rStyle w:val="Hyperlink"/>
                <w:noProof/>
              </w:rPr>
              <w:instrText xml:space="preserve"> </w:instrText>
            </w:r>
            <w:r w:rsidRPr="00692C24">
              <w:rPr>
                <w:rStyle w:val="Hyperlink"/>
                <w:noProof/>
              </w:rPr>
              <w:fldChar w:fldCharType="separate"/>
            </w:r>
            <w:r w:rsidRPr="00692C24">
              <w:rPr>
                <w:rStyle w:val="Hyperlink"/>
                <w:noProof/>
                <w:rtl/>
              </w:rPr>
              <w:t>7-2-مقا</w:t>
            </w:r>
            <w:r w:rsidRPr="00692C24">
              <w:rPr>
                <w:rStyle w:val="Hyperlink"/>
                <w:rFonts w:hint="cs"/>
                <w:noProof/>
                <w:rtl/>
              </w:rPr>
              <w:t>ی</w:t>
            </w:r>
            <w:r w:rsidRPr="00692C24">
              <w:rPr>
                <w:rStyle w:val="Hyperlink"/>
                <w:noProof/>
                <w:rtl/>
              </w:rPr>
              <w:t>سه کارها</w:t>
            </w:r>
            <w:r w:rsidRPr="00692C24">
              <w:rPr>
                <w:rStyle w:val="Hyperlink"/>
                <w:rFonts w:hint="cs"/>
                <w:noProof/>
                <w:rtl/>
              </w:rPr>
              <w:t>ی</w:t>
            </w:r>
            <w:r w:rsidRPr="00692C24">
              <w:rPr>
                <w:rStyle w:val="Hyperlink"/>
                <w:noProof/>
                <w:rtl/>
              </w:rPr>
              <w:t xml:space="preserve"> پ</w:t>
            </w:r>
            <w:r w:rsidRPr="00692C24">
              <w:rPr>
                <w:rStyle w:val="Hyperlink"/>
                <w:rFonts w:hint="cs"/>
                <w:noProof/>
                <w:rtl/>
              </w:rPr>
              <w:t>ی</w:t>
            </w:r>
            <w:r w:rsidRPr="00692C24">
              <w:rPr>
                <w:rStyle w:val="Hyperlink"/>
                <w:noProof/>
                <w:rtl/>
              </w:rPr>
              <w:t>ش</w:t>
            </w:r>
            <w:r w:rsidRPr="00692C24">
              <w:rPr>
                <w:rStyle w:val="Hyperlink"/>
                <w:rFonts w:hint="cs"/>
                <w:noProof/>
                <w:rtl/>
              </w:rPr>
              <w:t>ی</w:t>
            </w:r>
            <w:r w:rsidRPr="00692C24">
              <w:rPr>
                <w:rStyle w:val="Hyperlink"/>
                <w:noProof/>
                <w:rtl/>
              </w:rPr>
              <w:t>ن و آ</w:t>
            </w:r>
            <w:r w:rsidRPr="00692C24">
              <w:rPr>
                <w:rStyle w:val="Hyperlink"/>
                <w:rFonts w:hint="cs"/>
                <w:noProof/>
                <w:rtl/>
              </w:rPr>
              <w:t>ی</w:t>
            </w:r>
            <w:r w:rsidRPr="00692C24">
              <w:rPr>
                <w:rStyle w:val="Hyperlink"/>
                <w:noProof/>
                <w:rtl/>
              </w:rPr>
              <w:t>نده بحث</w:t>
            </w:r>
            <w:r>
              <w:rPr>
                <w:noProof/>
                <w:webHidden/>
              </w:rPr>
              <w:tab/>
            </w:r>
            <w:r>
              <w:rPr>
                <w:noProof/>
                <w:webHidden/>
              </w:rPr>
              <w:fldChar w:fldCharType="begin"/>
            </w:r>
            <w:r>
              <w:rPr>
                <w:noProof/>
                <w:webHidden/>
              </w:rPr>
              <w:instrText xml:space="preserve"> PAGEREF _Toc495715067 \h </w:instrText>
            </w:r>
          </w:ins>
          <w:r>
            <w:rPr>
              <w:noProof/>
              <w:webHidden/>
            </w:rPr>
          </w:r>
          <w:r>
            <w:rPr>
              <w:noProof/>
              <w:webHidden/>
            </w:rPr>
            <w:fldChar w:fldCharType="separate"/>
          </w:r>
          <w:ins w:id="472" w:author="Windows User" w:date="2017-10-14T03:40:00Z">
            <w:r w:rsidR="000D5978">
              <w:rPr>
                <w:noProof/>
                <w:webHidden/>
                <w:rtl/>
              </w:rPr>
              <w:t>73</w:t>
            </w:r>
          </w:ins>
          <w:ins w:id="473" w:author="Windows User" w:date="2017-10-14T03:27:00Z">
            <w:r>
              <w:rPr>
                <w:noProof/>
                <w:webHidden/>
              </w:rPr>
              <w:fldChar w:fldCharType="end"/>
            </w:r>
            <w:r w:rsidRPr="00692C24">
              <w:rPr>
                <w:rStyle w:val="Hyperlink"/>
                <w:noProof/>
              </w:rPr>
              <w:fldChar w:fldCharType="end"/>
            </w:r>
          </w:ins>
        </w:p>
        <w:p w14:paraId="58B0F892" w14:textId="77777777" w:rsidR="008B55F5" w:rsidRDefault="008B55F5">
          <w:pPr>
            <w:pStyle w:val="TOC2"/>
            <w:tabs>
              <w:tab w:val="right" w:leader="dot" w:pos="9350"/>
            </w:tabs>
            <w:rPr>
              <w:ins w:id="474" w:author="Windows User" w:date="2017-10-14T03:27:00Z"/>
              <w:rFonts w:asciiTheme="minorHAnsi" w:eastAsiaTheme="minorEastAsia" w:hAnsiTheme="minorHAnsi" w:cstheme="minorBidi"/>
              <w:noProof/>
              <w:sz w:val="22"/>
              <w:szCs w:val="22"/>
              <w:lang w:bidi="ar-SA"/>
            </w:rPr>
            <w:pPrChange w:id="475" w:author="Windows User" w:date="2017-10-14T03:28:00Z">
              <w:pPr>
                <w:pStyle w:val="TOC2"/>
                <w:tabs>
                  <w:tab w:val="right" w:leader="dot" w:pos="9350"/>
                </w:tabs>
                <w:bidi w:val="0"/>
              </w:pPr>
            </w:pPrChange>
          </w:pPr>
          <w:ins w:id="47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"_Toc495715068"</w:instrText>
            </w:r>
            <w:r w:rsidRPr="00692C24">
              <w:rPr>
                <w:rStyle w:val="Hyperlink"/>
                <w:noProof/>
              </w:rPr>
              <w:instrText xml:space="preserve"> </w:instrText>
            </w:r>
            <w:r w:rsidRPr="00692C24">
              <w:rPr>
                <w:rStyle w:val="Hyperlink"/>
                <w:noProof/>
              </w:rPr>
              <w:fldChar w:fldCharType="separate"/>
            </w:r>
            <w:r w:rsidRPr="00692C24">
              <w:rPr>
                <w:rStyle w:val="Hyperlink"/>
                <w:noProof/>
                <w:rtl/>
              </w:rPr>
              <w:t>7-3-مسائل باز</w:t>
            </w:r>
            <w:r>
              <w:rPr>
                <w:noProof/>
                <w:webHidden/>
              </w:rPr>
              <w:tab/>
            </w:r>
            <w:r>
              <w:rPr>
                <w:noProof/>
                <w:webHidden/>
              </w:rPr>
              <w:fldChar w:fldCharType="begin"/>
            </w:r>
            <w:r>
              <w:rPr>
                <w:noProof/>
                <w:webHidden/>
              </w:rPr>
              <w:instrText xml:space="preserve"> PAGEREF _Toc495715068 \h </w:instrText>
            </w:r>
          </w:ins>
          <w:r>
            <w:rPr>
              <w:noProof/>
              <w:webHidden/>
            </w:rPr>
          </w:r>
          <w:r>
            <w:rPr>
              <w:noProof/>
              <w:webHidden/>
            </w:rPr>
            <w:fldChar w:fldCharType="separate"/>
          </w:r>
          <w:ins w:id="477" w:author="Windows User" w:date="2017-10-14T03:40:00Z">
            <w:r w:rsidR="000D5978">
              <w:rPr>
                <w:noProof/>
                <w:webHidden/>
                <w:rtl/>
              </w:rPr>
              <w:t>74</w:t>
            </w:r>
          </w:ins>
          <w:ins w:id="478" w:author="Windows User" w:date="2017-10-14T03:27:00Z">
            <w:r>
              <w:rPr>
                <w:noProof/>
                <w:webHidden/>
              </w:rPr>
              <w:fldChar w:fldCharType="end"/>
            </w:r>
            <w:r w:rsidRPr="00692C24">
              <w:rPr>
                <w:rStyle w:val="Hyperlink"/>
                <w:noProof/>
              </w:rPr>
              <w:fldChar w:fldCharType="end"/>
            </w:r>
          </w:ins>
        </w:p>
        <w:p w14:paraId="183CCF49" w14:textId="77777777" w:rsidR="008B55F5" w:rsidRDefault="008B55F5">
          <w:pPr>
            <w:pStyle w:val="TOC2"/>
            <w:tabs>
              <w:tab w:val="right" w:leader="dot" w:pos="9350"/>
            </w:tabs>
            <w:rPr>
              <w:ins w:id="479" w:author="Windows User" w:date="2017-10-14T03:27:00Z"/>
              <w:rFonts w:asciiTheme="minorHAnsi" w:eastAsiaTheme="minorEastAsia" w:hAnsiTheme="minorHAnsi" w:cstheme="minorBidi"/>
              <w:noProof/>
              <w:sz w:val="22"/>
              <w:szCs w:val="22"/>
              <w:lang w:bidi="ar-SA"/>
            </w:rPr>
            <w:pPrChange w:id="480" w:author="Windows User" w:date="2017-10-14T03:28:00Z">
              <w:pPr>
                <w:pStyle w:val="TOC2"/>
                <w:tabs>
                  <w:tab w:val="right" w:leader="dot" w:pos="9350"/>
                </w:tabs>
                <w:bidi w:val="0"/>
              </w:pPr>
            </w:pPrChange>
          </w:pPr>
          <w:ins w:id="48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"_Toc495715069"</w:instrText>
            </w:r>
            <w:r w:rsidRPr="00692C24">
              <w:rPr>
                <w:rStyle w:val="Hyperlink"/>
                <w:noProof/>
              </w:rPr>
              <w:instrText xml:space="preserve"> </w:instrText>
            </w:r>
            <w:r w:rsidRPr="00692C24">
              <w:rPr>
                <w:rStyle w:val="Hyperlink"/>
                <w:noProof/>
              </w:rPr>
              <w:fldChar w:fldCharType="separate"/>
            </w:r>
            <w:r w:rsidRPr="00692C24">
              <w:rPr>
                <w:rStyle w:val="Hyperlink"/>
                <w:noProof/>
                <w:rtl/>
              </w:rPr>
              <w:t>7-4-پروژه کارشناس</w:t>
            </w:r>
            <w:r w:rsidRPr="00692C24">
              <w:rPr>
                <w:rStyle w:val="Hyperlink"/>
                <w:rFonts w:hint="cs"/>
                <w:noProof/>
                <w:rtl/>
              </w:rPr>
              <w:t>ی</w:t>
            </w:r>
            <w:r w:rsidRPr="00692C24">
              <w:rPr>
                <w:rStyle w:val="Hyperlink"/>
                <w:noProof/>
                <w:rtl/>
              </w:rPr>
              <w:t xml:space="preserve"> ارشد</w:t>
            </w:r>
            <w:r>
              <w:rPr>
                <w:noProof/>
                <w:webHidden/>
              </w:rPr>
              <w:tab/>
            </w:r>
            <w:r>
              <w:rPr>
                <w:noProof/>
                <w:webHidden/>
              </w:rPr>
              <w:fldChar w:fldCharType="begin"/>
            </w:r>
            <w:r>
              <w:rPr>
                <w:noProof/>
                <w:webHidden/>
              </w:rPr>
              <w:instrText xml:space="preserve"> PAGEREF _Toc495715069 \h </w:instrText>
            </w:r>
          </w:ins>
          <w:r>
            <w:rPr>
              <w:noProof/>
              <w:webHidden/>
            </w:rPr>
          </w:r>
          <w:r>
            <w:rPr>
              <w:noProof/>
              <w:webHidden/>
            </w:rPr>
            <w:fldChar w:fldCharType="separate"/>
          </w:r>
          <w:ins w:id="482" w:author="Windows User" w:date="2017-10-14T03:40:00Z">
            <w:r w:rsidR="000D5978">
              <w:rPr>
                <w:noProof/>
                <w:webHidden/>
                <w:rtl/>
              </w:rPr>
              <w:t>74</w:t>
            </w:r>
          </w:ins>
          <w:ins w:id="483" w:author="Windows User" w:date="2017-10-14T03:27:00Z">
            <w:r>
              <w:rPr>
                <w:noProof/>
                <w:webHidden/>
              </w:rPr>
              <w:fldChar w:fldCharType="end"/>
            </w:r>
            <w:r w:rsidRPr="00692C24">
              <w:rPr>
                <w:rStyle w:val="Hyperlink"/>
                <w:noProof/>
              </w:rPr>
              <w:fldChar w:fldCharType="end"/>
            </w:r>
          </w:ins>
        </w:p>
        <w:p w14:paraId="6FE8D99D" w14:textId="77777777" w:rsidR="008B55F5" w:rsidRDefault="008B55F5">
          <w:pPr>
            <w:pStyle w:val="TOC2"/>
            <w:tabs>
              <w:tab w:val="right" w:leader="dot" w:pos="9350"/>
            </w:tabs>
            <w:rPr>
              <w:ins w:id="484" w:author="Windows User" w:date="2017-10-14T03:27:00Z"/>
              <w:rFonts w:asciiTheme="minorHAnsi" w:eastAsiaTheme="minorEastAsia" w:hAnsiTheme="minorHAnsi" w:cstheme="minorBidi"/>
              <w:noProof/>
              <w:sz w:val="22"/>
              <w:szCs w:val="22"/>
              <w:lang w:bidi="ar-SA"/>
            </w:rPr>
            <w:pPrChange w:id="485" w:author="Windows User" w:date="2017-10-14T03:28:00Z">
              <w:pPr>
                <w:pStyle w:val="TOC2"/>
                <w:tabs>
                  <w:tab w:val="right" w:leader="dot" w:pos="9350"/>
                </w:tabs>
                <w:bidi w:val="0"/>
              </w:pPr>
            </w:pPrChange>
          </w:pPr>
          <w:ins w:id="486" w:author="Windows User" w:date="2017-10-14T03:27:00Z">
            <w:r w:rsidRPr="00692C24">
              <w:rPr>
                <w:rStyle w:val="Hyperlink"/>
                <w:noProof/>
              </w:rPr>
              <w:lastRenderedPageBreak/>
              <w:fldChar w:fldCharType="begin"/>
            </w:r>
            <w:r w:rsidRPr="00692C24">
              <w:rPr>
                <w:rStyle w:val="Hyperlink"/>
                <w:noProof/>
              </w:rPr>
              <w:instrText xml:space="preserve"> </w:instrText>
            </w:r>
            <w:r>
              <w:rPr>
                <w:noProof/>
              </w:rPr>
              <w:instrText>HYPERLINK \l "_Toc495715070"</w:instrText>
            </w:r>
            <w:r w:rsidRPr="00692C24">
              <w:rPr>
                <w:rStyle w:val="Hyperlink"/>
                <w:noProof/>
              </w:rPr>
              <w:instrText xml:space="preserve"> </w:instrText>
            </w:r>
            <w:r w:rsidRPr="00692C24">
              <w:rPr>
                <w:rStyle w:val="Hyperlink"/>
                <w:noProof/>
              </w:rPr>
              <w:fldChar w:fldCharType="separate"/>
            </w:r>
            <w:r w:rsidRPr="00692C24">
              <w:rPr>
                <w:rStyle w:val="Hyperlink"/>
                <w:noProof/>
                <w:rtl/>
              </w:rPr>
              <w:t>7-5-عنوان پروژه</w:t>
            </w:r>
            <w:r>
              <w:rPr>
                <w:noProof/>
                <w:webHidden/>
              </w:rPr>
              <w:tab/>
            </w:r>
            <w:r>
              <w:rPr>
                <w:noProof/>
                <w:webHidden/>
              </w:rPr>
              <w:fldChar w:fldCharType="begin"/>
            </w:r>
            <w:r>
              <w:rPr>
                <w:noProof/>
                <w:webHidden/>
              </w:rPr>
              <w:instrText xml:space="preserve"> PAGEREF _Toc495715070 \h </w:instrText>
            </w:r>
          </w:ins>
          <w:r>
            <w:rPr>
              <w:noProof/>
              <w:webHidden/>
            </w:rPr>
          </w:r>
          <w:r>
            <w:rPr>
              <w:noProof/>
              <w:webHidden/>
            </w:rPr>
            <w:fldChar w:fldCharType="separate"/>
          </w:r>
          <w:ins w:id="487" w:author="Windows User" w:date="2017-10-14T03:40:00Z">
            <w:r w:rsidR="000D5978">
              <w:rPr>
                <w:noProof/>
                <w:webHidden/>
                <w:rtl/>
              </w:rPr>
              <w:t>74</w:t>
            </w:r>
          </w:ins>
          <w:ins w:id="488" w:author="Windows User" w:date="2017-10-14T03:27:00Z">
            <w:r>
              <w:rPr>
                <w:noProof/>
                <w:webHidden/>
              </w:rPr>
              <w:fldChar w:fldCharType="end"/>
            </w:r>
            <w:r w:rsidRPr="00692C24">
              <w:rPr>
                <w:rStyle w:val="Hyperlink"/>
                <w:noProof/>
              </w:rPr>
              <w:fldChar w:fldCharType="end"/>
            </w:r>
          </w:ins>
        </w:p>
        <w:p w14:paraId="52F161C8" w14:textId="77777777" w:rsidR="008B55F5" w:rsidRDefault="008B55F5">
          <w:pPr>
            <w:pStyle w:val="TOC2"/>
            <w:tabs>
              <w:tab w:val="right" w:leader="dot" w:pos="9350"/>
            </w:tabs>
            <w:rPr>
              <w:ins w:id="489" w:author="Windows User" w:date="2017-10-14T03:27:00Z"/>
              <w:rFonts w:asciiTheme="minorHAnsi" w:eastAsiaTheme="minorEastAsia" w:hAnsiTheme="minorHAnsi" w:cstheme="minorBidi"/>
              <w:noProof/>
              <w:sz w:val="22"/>
              <w:szCs w:val="22"/>
              <w:lang w:bidi="ar-SA"/>
            </w:rPr>
            <w:pPrChange w:id="490" w:author="Windows User" w:date="2017-10-14T03:28:00Z">
              <w:pPr>
                <w:pStyle w:val="TOC2"/>
                <w:tabs>
                  <w:tab w:val="right" w:leader="dot" w:pos="9350"/>
                </w:tabs>
                <w:bidi w:val="0"/>
              </w:pPr>
            </w:pPrChange>
          </w:pPr>
          <w:ins w:id="49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"_Toc495715071"</w:instrText>
            </w:r>
            <w:r w:rsidRPr="00692C24">
              <w:rPr>
                <w:rStyle w:val="Hyperlink"/>
                <w:noProof/>
              </w:rPr>
              <w:instrText xml:space="preserve"> </w:instrText>
            </w:r>
            <w:r w:rsidRPr="00692C24">
              <w:rPr>
                <w:rStyle w:val="Hyperlink"/>
                <w:noProof/>
              </w:rPr>
              <w:fldChar w:fldCharType="separate"/>
            </w:r>
            <w:r w:rsidRPr="00692C24">
              <w:rPr>
                <w:rStyle w:val="Hyperlink"/>
                <w:noProof/>
                <w:rtl/>
              </w:rPr>
              <w:t>7-6-توض</w:t>
            </w:r>
            <w:r w:rsidRPr="00692C24">
              <w:rPr>
                <w:rStyle w:val="Hyperlink"/>
                <w:rFonts w:hint="cs"/>
                <w:noProof/>
                <w:rtl/>
              </w:rPr>
              <w:t>ی</w:t>
            </w:r>
            <w:r w:rsidRPr="00692C24">
              <w:rPr>
                <w:rStyle w:val="Hyperlink"/>
                <w:rFonts w:hint="eastAsia"/>
                <w:noProof/>
                <w:rtl/>
              </w:rPr>
              <w:t>ح</w:t>
            </w:r>
            <w:r w:rsidRPr="00692C24">
              <w:rPr>
                <w:rStyle w:val="Hyperlink"/>
                <w:noProof/>
                <w:rtl/>
              </w:rPr>
              <w:t xml:space="preserve"> اجمال</w:t>
            </w:r>
            <w:r w:rsidRPr="00692C24">
              <w:rPr>
                <w:rStyle w:val="Hyperlink"/>
                <w:rFonts w:hint="cs"/>
                <w:noProof/>
                <w:rtl/>
              </w:rPr>
              <w:t>ی</w:t>
            </w:r>
            <w:r w:rsidRPr="00692C24">
              <w:rPr>
                <w:rStyle w:val="Hyperlink"/>
                <w:noProof/>
                <w:rtl/>
              </w:rPr>
              <w:t xml:space="preserve"> پروژه</w:t>
            </w:r>
            <w:r>
              <w:rPr>
                <w:noProof/>
                <w:webHidden/>
              </w:rPr>
              <w:tab/>
            </w:r>
            <w:r>
              <w:rPr>
                <w:noProof/>
                <w:webHidden/>
              </w:rPr>
              <w:fldChar w:fldCharType="begin"/>
            </w:r>
            <w:r>
              <w:rPr>
                <w:noProof/>
                <w:webHidden/>
              </w:rPr>
              <w:instrText xml:space="preserve"> PAGEREF _Toc495715071 \h </w:instrText>
            </w:r>
          </w:ins>
          <w:r>
            <w:rPr>
              <w:noProof/>
              <w:webHidden/>
            </w:rPr>
          </w:r>
          <w:r>
            <w:rPr>
              <w:noProof/>
              <w:webHidden/>
            </w:rPr>
            <w:fldChar w:fldCharType="separate"/>
          </w:r>
          <w:ins w:id="492" w:author="Windows User" w:date="2017-10-14T03:40:00Z">
            <w:r w:rsidR="000D5978">
              <w:rPr>
                <w:noProof/>
                <w:webHidden/>
                <w:rtl/>
              </w:rPr>
              <w:t>74</w:t>
            </w:r>
          </w:ins>
          <w:ins w:id="493" w:author="Windows User" w:date="2017-10-14T03:27:00Z">
            <w:r>
              <w:rPr>
                <w:noProof/>
                <w:webHidden/>
              </w:rPr>
              <w:fldChar w:fldCharType="end"/>
            </w:r>
            <w:r w:rsidRPr="00692C24">
              <w:rPr>
                <w:rStyle w:val="Hyperlink"/>
                <w:noProof/>
              </w:rPr>
              <w:fldChar w:fldCharType="end"/>
            </w:r>
          </w:ins>
        </w:p>
        <w:p w14:paraId="11411857" w14:textId="77777777" w:rsidR="008B55F5" w:rsidRDefault="008B55F5">
          <w:pPr>
            <w:pStyle w:val="TOC2"/>
            <w:tabs>
              <w:tab w:val="right" w:leader="dot" w:pos="9350"/>
            </w:tabs>
            <w:rPr>
              <w:ins w:id="494" w:author="Windows User" w:date="2017-10-14T03:27:00Z"/>
              <w:rFonts w:asciiTheme="minorHAnsi" w:eastAsiaTheme="minorEastAsia" w:hAnsiTheme="minorHAnsi" w:cstheme="minorBidi"/>
              <w:noProof/>
              <w:sz w:val="22"/>
              <w:szCs w:val="22"/>
              <w:lang w:bidi="ar-SA"/>
            </w:rPr>
            <w:pPrChange w:id="495" w:author="Windows User" w:date="2017-10-14T03:28:00Z">
              <w:pPr>
                <w:pStyle w:val="TOC2"/>
                <w:tabs>
                  <w:tab w:val="right" w:leader="dot" w:pos="9350"/>
                </w:tabs>
                <w:bidi w:val="0"/>
              </w:pPr>
            </w:pPrChange>
          </w:pPr>
          <w:ins w:id="496"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"_Toc495715072"</w:instrText>
            </w:r>
            <w:r w:rsidRPr="00692C24">
              <w:rPr>
                <w:rStyle w:val="Hyperlink"/>
                <w:noProof/>
              </w:rPr>
              <w:instrText xml:space="preserve"> </w:instrText>
            </w:r>
            <w:r w:rsidRPr="00692C24">
              <w:rPr>
                <w:rStyle w:val="Hyperlink"/>
                <w:noProof/>
              </w:rPr>
              <w:fldChar w:fldCharType="separate"/>
            </w:r>
            <w:r w:rsidRPr="00692C24">
              <w:rPr>
                <w:rStyle w:val="Hyperlink"/>
                <w:noProof/>
                <w:rtl/>
              </w:rPr>
              <w:t>7-7-مراحل اجرا</w:t>
            </w:r>
            <w:r w:rsidRPr="00692C24">
              <w:rPr>
                <w:rStyle w:val="Hyperlink"/>
                <w:rFonts w:hint="cs"/>
                <w:noProof/>
                <w:rtl/>
              </w:rPr>
              <w:t>ی</w:t>
            </w:r>
            <w:r w:rsidRPr="00692C24">
              <w:rPr>
                <w:rStyle w:val="Hyperlink"/>
                <w:noProof/>
                <w:rtl/>
              </w:rPr>
              <w:t xml:space="preserve"> پروژه</w:t>
            </w:r>
            <w:r>
              <w:rPr>
                <w:noProof/>
                <w:webHidden/>
              </w:rPr>
              <w:tab/>
            </w:r>
            <w:r>
              <w:rPr>
                <w:noProof/>
                <w:webHidden/>
              </w:rPr>
              <w:fldChar w:fldCharType="begin"/>
            </w:r>
            <w:r>
              <w:rPr>
                <w:noProof/>
                <w:webHidden/>
              </w:rPr>
              <w:instrText xml:space="preserve"> PAGEREF _Toc495715072 \h </w:instrText>
            </w:r>
          </w:ins>
          <w:r>
            <w:rPr>
              <w:noProof/>
              <w:webHidden/>
            </w:rPr>
          </w:r>
          <w:r>
            <w:rPr>
              <w:noProof/>
              <w:webHidden/>
            </w:rPr>
            <w:fldChar w:fldCharType="separate"/>
          </w:r>
          <w:ins w:id="497" w:author="Windows User" w:date="2017-10-14T03:40:00Z">
            <w:r w:rsidR="000D5978">
              <w:rPr>
                <w:noProof/>
                <w:webHidden/>
                <w:rtl/>
              </w:rPr>
              <w:t>77</w:t>
            </w:r>
          </w:ins>
          <w:ins w:id="498" w:author="Windows User" w:date="2017-10-14T03:27:00Z">
            <w:r>
              <w:rPr>
                <w:noProof/>
                <w:webHidden/>
              </w:rPr>
              <w:fldChar w:fldCharType="end"/>
            </w:r>
            <w:r w:rsidRPr="00692C24">
              <w:rPr>
                <w:rStyle w:val="Hyperlink"/>
                <w:noProof/>
              </w:rPr>
              <w:fldChar w:fldCharType="end"/>
            </w:r>
          </w:ins>
        </w:p>
        <w:p w14:paraId="094F7D8D" w14:textId="77777777" w:rsidR="008B55F5" w:rsidRDefault="008B55F5">
          <w:pPr>
            <w:pStyle w:val="TOC1"/>
            <w:tabs>
              <w:tab w:val="right" w:leader="dot" w:pos="9350"/>
            </w:tabs>
            <w:rPr>
              <w:ins w:id="499" w:author="Windows User" w:date="2017-10-14T03:27:00Z"/>
              <w:rFonts w:asciiTheme="minorHAnsi" w:eastAsiaTheme="minorEastAsia" w:hAnsiTheme="minorHAnsi" w:cstheme="minorBidi"/>
              <w:noProof/>
              <w:sz w:val="22"/>
              <w:szCs w:val="22"/>
              <w:lang w:bidi="ar-SA"/>
            </w:rPr>
            <w:pPrChange w:id="500" w:author="Windows User" w:date="2017-10-14T03:28:00Z">
              <w:pPr>
                <w:pStyle w:val="TOC1"/>
                <w:tabs>
                  <w:tab w:val="right" w:leader="dot" w:pos="9350"/>
                </w:tabs>
                <w:bidi w:val="0"/>
              </w:pPr>
            </w:pPrChange>
          </w:pPr>
          <w:ins w:id="501" w:author="Windows User" w:date="2017-10-14T03:27:00Z">
            <w:r w:rsidRPr="00692C24">
              <w:rPr>
                <w:rStyle w:val="Hyperlink"/>
                <w:noProof/>
              </w:rPr>
              <w:fldChar w:fldCharType="begin"/>
            </w:r>
            <w:r w:rsidRPr="00692C24">
              <w:rPr>
                <w:rStyle w:val="Hyperlink"/>
                <w:noProof/>
              </w:rPr>
              <w:instrText xml:space="preserve"> </w:instrText>
            </w:r>
            <w:r>
              <w:rPr>
                <w:noProof/>
              </w:rPr>
              <w:instrText>HYPERLINK \l "_Toc495715073"</w:instrText>
            </w:r>
            <w:r w:rsidRPr="00692C24">
              <w:rPr>
                <w:rStyle w:val="Hyperlink"/>
                <w:noProof/>
              </w:rPr>
              <w:instrText xml:space="preserve"> </w:instrText>
            </w:r>
            <w:r w:rsidRPr="00692C24">
              <w:rPr>
                <w:rStyle w:val="Hyperlink"/>
                <w:noProof/>
              </w:rPr>
              <w:fldChar w:fldCharType="separate"/>
            </w:r>
            <w:r w:rsidRPr="00692C24">
              <w:rPr>
                <w:rStyle w:val="Hyperlink"/>
                <w:noProof/>
                <w:rtl/>
              </w:rPr>
              <w:t>فصل هشتم: مراجع</w:t>
            </w:r>
            <w:r>
              <w:rPr>
                <w:noProof/>
                <w:webHidden/>
              </w:rPr>
              <w:tab/>
            </w:r>
            <w:r>
              <w:rPr>
                <w:noProof/>
                <w:webHidden/>
              </w:rPr>
              <w:fldChar w:fldCharType="begin"/>
            </w:r>
            <w:r>
              <w:rPr>
                <w:noProof/>
                <w:webHidden/>
              </w:rPr>
              <w:instrText xml:space="preserve"> PAGEREF _Toc495715073 \h </w:instrText>
            </w:r>
          </w:ins>
          <w:r>
            <w:rPr>
              <w:noProof/>
              <w:webHidden/>
            </w:rPr>
          </w:r>
          <w:r>
            <w:rPr>
              <w:noProof/>
              <w:webHidden/>
            </w:rPr>
            <w:fldChar w:fldCharType="separate"/>
          </w:r>
          <w:ins w:id="502" w:author="Windows User" w:date="2017-10-14T03:40:00Z">
            <w:r w:rsidR="000D5978">
              <w:rPr>
                <w:noProof/>
                <w:webHidden/>
                <w:rtl/>
              </w:rPr>
              <w:t>79</w:t>
            </w:r>
          </w:ins>
          <w:ins w:id="503" w:author="Windows User" w:date="2017-10-14T03:27:00Z">
            <w:r>
              <w:rPr>
                <w:noProof/>
                <w:webHidden/>
              </w:rPr>
              <w:fldChar w:fldCharType="end"/>
            </w:r>
            <w:r w:rsidRPr="00692C24">
              <w:rPr>
                <w:rStyle w:val="Hyperlink"/>
                <w:noProof/>
              </w:rPr>
              <w:fldChar w:fldCharType="end"/>
            </w:r>
          </w:ins>
        </w:p>
        <w:p w14:paraId="592F3040" w14:textId="77777777" w:rsidR="00D6485B" w:rsidDel="008B55F5" w:rsidRDefault="00D6485B">
          <w:pPr>
            <w:pStyle w:val="TOC1"/>
            <w:tabs>
              <w:tab w:val="right" w:leader="dot" w:pos="9350"/>
            </w:tabs>
            <w:rPr>
              <w:ins w:id="504" w:author="Mahmoud" w:date="2017-10-08T14:00:00Z"/>
              <w:del w:id="505" w:author="Windows User" w:date="2017-10-14T03:27:00Z"/>
              <w:rFonts w:asciiTheme="minorHAnsi" w:eastAsiaTheme="minorEastAsia" w:hAnsiTheme="minorHAnsi" w:cstheme="minorBidi"/>
              <w:noProof/>
              <w:sz w:val="22"/>
              <w:szCs w:val="22"/>
              <w:lang w:bidi="ar-SA"/>
            </w:rPr>
            <w:pPrChange w:id="506" w:author="Windows User" w:date="2017-10-14T03:28:00Z">
              <w:pPr>
                <w:pStyle w:val="TOC1"/>
                <w:tabs>
                  <w:tab w:val="right" w:leader="dot" w:pos="9350"/>
                </w:tabs>
                <w:bidi w:val="0"/>
              </w:pPr>
            </w:pPrChange>
          </w:pPr>
          <w:ins w:id="507" w:author="Mahmoud" w:date="2017-10-08T14:00:00Z">
            <w:del w:id="508" w:author="Windows User" w:date="2017-10-14T03:27:00Z">
              <w:r w:rsidRPr="008B55F5" w:rsidDel="008B55F5">
                <w:rPr>
                  <w:rStyle w:val="Hyperlink"/>
                  <w:noProof/>
                  <w:rtl/>
                </w:rPr>
                <w:delText>فصل اول:مقدمه</w:delText>
              </w:r>
              <w:r w:rsidDel="008B55F5">
                <w:rPr>
                  <w:noProof/>
                  <w:webHidden/>
                </w:rPr>
                <w:tab/>
              </w:r>
            </w:del>
          </w:ins>
          <w:ins w:id="509" w:author="Mahmoud" w:date="2017-10-08T15:14:00Z">
            <w:del w:id="510" w:author="Windows User" w:date="2017-10-14T03:27:00Z">
              <w:r w:rsidR="002D3C4D" w:rsidDel="008B55F5">
                <w:rPr>
                  <w:noProof/>
                  <w:webHidden/>
                  <w:rtl/>
                </w:rPr>
                <w:delText>10</w:delText>
              </w:r>
            </w:del>
          </w:ins>
        </w:p>
        <w:p w14:paraId="025ADF72" w14:textId="77777777" w:rsidR="00D6485B" w:rsidDel="008B55F5" w:rsidRDefault="00D6485B">
          <w:pPr>
            <w:pStyle w:val="TOC2"/>
            <w:tabs>
              <w:tab w:val="right" w:leader="dot" w:pos="9350"/>
            </w:tabs>
            <w:rPr>
              <w:ins w:id="511" w:author="Mahmoud" w:date="2017-10-08T14:00:00Z"/>
              <w:del w:id="512" w:author="Windows User" w:date="2017-10-14T03:27:00Z"/>
              <w:rFonts w:asciiTheme="minorHAnsi" w:eastAsiaTheme="minorEastAsia" w:hAnsiTheme="minorHAnsi" w:cstheme="minorBidi"/>
              <w:noProof/>
              <w:sz w:val="22"/>
              <w:szCs w:val="22"/>
              <w:lang w:bidi="ar-SA"/>
            </w:rPr>
            <w:pPrChange w:id="513" w:author="Windows User" w:date="2017-10-14T03:28:00Z">
              <w:pPr>
                <w:pStyle w:val="TOC2"/>
                <w:tabs>
                  <w:tab w:val="right" w:leader="dot" w:pos="9350"/>
                </w:tabs>
                <w:bidi w:val="0"/>
              </w:pPr>
            </w:pPrChange>
          </w:pPr>
          <w:ins w:id="514" w:author="Mahmoud" w:date="2017-10-08T14:00:00Z">
            <w:del w:id="515" w:author="Windows User" w:date="2017-10-14T03:27:00Z">
              <w:r w:rsidRPr="008B55F5" w:rsidDel="008B55F5">
                <w:rPr>
                  <w:rStyle w:val="Hyperlink"/>
                  <w:noProof/>
                  <w:rtl/>
                </w:rPr>
                <w:delText>1-1-پ</w:delText>
              </w:r>
              <w:r w:rsidRPr="008B55F5" w:rsidDel="008B55F5">
                <w:rPr>
                  <w:rStyle w:val="Hyperlink"/>
                  <w:rFonts w:hint="cs"/>
                  <w:noProof/>
                  <w:rtl/>
                </w:rPr>
                <w:delText>یشینه</w:delText>
              </w:r>
              <w:r w:rsidRPr="008B55F5" w:rsidDel="008B55F5">
                <w:rPr>
                  <w:rStyle w:val="Hyperlink"/>
                  <w:noProof/>
                  <w:rtl/>
                </w:rPr>
                <w:delText xml:space="preserve"> موضوع</w:delText>
              </w:r>
              <w:r w:rsidDel="008B55F5">
                <w:rPr>
                  <w:noProof/>
                  <w:webHidden/>
                </w:rPr>
                <w:tab/>
              </w:r>
            </w:del>
          </w:ins>
          <w:ins w:id="516" w:author="Mahmoud" w:date="2017-10-08T15:14:00Z">
            <w:del w:id="517" w:author="Windows User" w:date="2017-10-14T03:27:00Z">
              <w:r w:rsidR="002D3C4D" w:rsidDel="008B55F5">
                <w:rPr>
                  <w:noProof/>
                  <w:webHidden/>
                  <w:rtl/>
                </w:rPr>
                <w:delText>11</w:delText>
              </w:r>
            </w:del>
          </w:ins>
        </w:p>
        <w:p w14:paraId="733AC3DF" w14:textId="77777777" w:rsidR="00D6485B" w:rsidDel="008B55F5" w:rsidRDefault="00D6485B">
          <w:pPr>
            <w:pStyle w:val="TOC2"/>
            <w:tabs>
              <w:tab w:val="right" w:leader="dot" w:pos="9350"/>
            </w:tabs>
            <w:rPr>
              <w:ins w:id="518" w:author="Mahmoud" w:date="2017-10-08T14:00:00Z"/>
              <w:del w:id="519" w:author="Windows User" w:date="2017-10-14T03:27:00Z"/>
              <w:rFonts w:asciiTheme="minorHAnsi" w:eastAsiaTheme="minorEastAsia" w:hAnsiTheme="minorHAnsi" w:cstheme="minorBidi"/>
              <w:noProof/>
              <w:sz w:val="22"/>
              <w:szCs w:val="22"/>
              <w:lang w:bidi="ar-SA"/>
            </w:rPr>
            <w:pPrChange w:id="520" w:author="Windows User" w:date="2017-10-14T03:28:00Z">
              <w:pPr>
                <w:pStyle w:val="TOC2"/>
                <w:tabs>
                  <w:tab w:val="right" w:leader="dot" w:pos="9350"/>
                </w:tabs>
                <w:bidi w:val="0"/>
              </w:pPr>
            </w:pPrChange>
          </w:pPr>
          <w:ins w:id="521" w:author="Mahmoud" w:date="2017-10-08T14:00:00Z">
            <w:del w:id="522" w:author="Windows User" w:date="2017-10-14T03:27:00Z">
              <w:r w:rsidRPr="008B55F5" w:rsidDel="008B55F5">
                <w:rPr>
                  <w:rStyle w:val="Hyperlink"/>
                  <w:noProof/>
                  <w:rtl/>
                </w:rPr>
                <w:delText>1-2-ساختار گزارش</w:delText>
              </w:r>
              <w:r w:rsidDel="008B55F5">
                <w:rPr>
                  <w:noProof/>
                  <w:webHidden/>
                </w:rPr>
                <w:tab/>
              </w:r>
            </w:del>
          </w:ins>
          <w:ins w:id="523" w:author="Mahmoud" w:date="2017-10-08T15:14:00Z">
            <w:del w:id="524" w:author="Windows User" w:date="2017-10-14T03:27:00Z">
              <w:r w:rsidR="002D3C4D" w:rsidDel="008B55F5">
                <w:rPr>
                  <w:noProof/>
                  <w:webHidden/>
                  <w:rtl/>
                </w:rPr>
                <w:delText>12</w:delText>
              </w:r>
            </w:del>
          </w:ins>
        </w:p>
        <w:p w14:paraId="30792957" w14:textId="77777777" w:rsidR="00D6485B" w:rsidDel="008B55F5" w:rsidRDefault="00D6485B">
          <w:pPr>
            <w:pStyle w:val="TOC1"/>
            <w:tabs>
              <w:tab w:val="right" w:leader="dot" w:pos="9350"/>
            </w:tabs>
            <w:rPr>
              <w:ins w:id="525" w:author="Mahmoud" w:date="2017-10-08T14:00:00Z"/>
              <w:del w:id="526" w:author="Windows User" w:date="2017-10-14T03:27:00Z"/>
              <w:rFonts w:asciiTheme="minorHAnsi" w:eastAsiaTheme="minorEastAsia" w:hAnsiTheme="minorHAnsi" w:cstheme="minorBidi"/>
              <w:noProof/>
              <w:sz w:val="22"/>
              <w:szCs w:val="22"/>
              <w:lang w:bidi="ar-SA"/>
            </w:rPr>
            <w:pPrChange w:id="527" w:author="Windows User" w:date="2017-10-14T03:28:00Z">
              <w:pPr>
                <w:pStyle w:val="TOC1"/>
                <w:tabs>
                  <w:tab w:val="right" w:leader="dot" w:pos="9350"/>
                </w:tabs>
                <w:bidi w:val="0"/>
              </w:pPr>
            </w:pPrChange>
          </w:pPr>
          <w:ins w:id="528" w:author="Mahmoud" w:date="2017-10-08T14:00:00Z">
            <w:del w:id="529" w:author="Windows User" w:date="2017-10-14T03:27:00Z">
              <w:r w:rsidRPr="008B55F5" w:rsidDel="008B55F5">
                <w:rPr>
                  <w:rStyle w:val="Hyperlink"/>
                  <w:noProof/>
                  <w:rtl/>
                </w:rPr>
                <w:delText>فصل دوم: اجرا</w:delText>
              </w:r>
              <w:r w:rsidRPr="008B55F5" w:rsidDel="008B55F5">
                <w:rPr>
                  <w:rStyle w:val="Hyperlink"/>
                  <w:rFonts w:hint="cs"/>
                  <w:noProof/>
                  <w:rtl/>
                </w:rPr>
                <w:delText>ی</w:delText>
              </w:r>
              <w:r w:rsidRPr="008B55F5" w:rsidDel="008B55F5">
                <w:rPr>
                  <w:rStyle w:val="Hyperlink"/>
                  <w:noProof/>
                  <w:rtl/>
                </w:rPr>
                <w:delText xml:space="preserve"> پو</w:delText>
              </w:r>
              <w:r w:rsidRPr="008B55F5" w:rsidDel="008B55F5">
                <w:rPr>
                  <w:rStyle w:val="Hyperlink"/>
                  <w:rFonts w:hint="cs"/>
                  <w:noProof/>
                  <w:rtl/>
                </w:rPr>
                <w:delText>ی</w:delText>
              </w:r>
              <w:r w:rsidRPr="008B55F5" w:rsidDel="008B55F5">
                <w:rPr>
                  <w:rStyle w:val="Hyperlink"/>
                  <w:noProof/>
                  <w:rtl/>
                </w:rPr>
                <w:delText>انماد</w:delText>
              </w:r>
              <w:r w:rsidRPr="008B55F5" w:rsidDel="008B55F5">
                <w:rPr>
                  <w:rStyle w:val="Hyperlink"/>
                  <w:rFonts w:hint="cs"/>
                  <w:noProof/>
                  <w:rtl/>
                </w:rPr>
                <w:delText>ی</w:delText>
              </w:r>
              <w:r w:rsidRPr="008B55F5" w:rsidDel="008B55F5">
                <w:rPr>
                  <w:rStyle w:val="Hyperlink"/>
                  <w:noProof/>
                  <w:rtl/>
                </w:rPr>
                <w:delText>ن</w:delText>
              </w:r>
              <w:r w:rsidDel="008B55F5">
                <w:rPr>
                  <w:noProof/>
                  <w:webHidden/>
                </w:rPr>
                <w:tab/>
              </w:r>
            </w:del>
          </w:ins>
          <w:ins w:id="530" w:author="Mahmoud" w:date="2017-10-08T15:14:00Z">
            <w:del w:id="531" w:author="Windows User" w:date="2017-10-14T03:27:00Z">
              <w:r w:rsidR="002D3C4D" w:rsidDel="008B55F5">
                <w:rPr>
                  <w:noProof/>
                  <w:webHidden/>
                  <w:rtl/>
                </w:rPr>
                <w:delText>15</w:delText>
              </w:r>
            </w:del>
          </w:ins>
        </w:p>
        <w:p w14:paraId="3333CB98" w14:textId="77777777" w:rsidR="00D6485B" w:rsidDel="008B55F5" w:rsidRDefault="00D6485B">
          <w:pPr>
            <w:pStyle w:val="TOC2"/>
            <w:tabs>
              <w:tab w:val="right" w:leader="dot" w:pos="9350"/>
            </w:tabs>
            <w:rPr>
              <w:ins w:id="532" w:author="Mahmoud" w:date="2017-10-08T14:00:00Z"/>
              <w:del w:id="533" w:author="Windows User" w:date="2017-10-14T03:27:00Z"/>
              <w:rFonts w:asciiTheme="minorHAnsi" w:eastAsiaTheme="minorEastAsia" w:hAnsiTheme="minorHAnsi" w:cstheme="minorBidi"/>
              <w:noProof/>
              <w:sz w:val="22"/>
              <w:szCs w:val="22"/>
              <w:lang w:bidi="ar-SA"/>
            </w:rPr>
            <w:pPrChange w:id="534" w:author="Windows User" w:date="2017-10-14T03:28:00Z">
              <w:pPr>
                <w:pStyle w:val="TOC2"/>
                <w:tabs>
                  <w:tab w:val="right" w:leader="dot" w:pos="9350"/>
                </w:tabs>
                <w:bidi w:val="0"/>
              </w:pPr>
            </w:pPrChange>
          </w:pPr>
          <w:ins w:id="535" w:author="Mahmoud" w:date="2017-10-08T14:00:00Z">
            <w:del w:id="536" w:author="Windows User" w:date="2017-10-14T03:27:00Z">
              <w:r w:rsidRPr="008B55F5" w:rsidDel="008B55F5">
                <w:rPr>
                  <w:rStyle w:val="Hyperlink"/>
                  <w:noProof/>
                  <w:rtl/>
                </w:rPr>
                <w:delText>2-1- اجرا</w:delText>
              </w:r>
              <w:r w:rsidRPr="008B55F5" w:rsidDel="008B55F5">
                <w:rPr>
                  <w:rStyle w:val="Hyperlink"/>
                  <w:rFonts w:hint="cs"/>
                  <w:noProof/>
                  <w:rtl/>
                </w:rPr>
                <w:delText>ی</w:delText>
              </w:r>
              <w:r w:rsidRPr="008B55F5" w:rsidDel="008B55F5">
                <w:rPr>
                  <w:rStyle w:val="Hyperlink"/>
                  <w:noProof/>
                  <w:rtl/>
                </w:rPr>
                <w:delText xml:space="preserve"> نماد</w:delText>
              </w:r>
              <w:r w:rsidRPr="008B55F5" w:rsidDel="008B55F5">
                <w:rPr>
                  <w:rStyle w:val="Hyperlink"/>
                  <w:rFonts w:hint="cs"/>
                  <w:noProof/>
                  <w:rtl/>
                </w:rPr>
                <w:delText>ین</w:delText>
              </w:r>
              <w:r w:rsidRPr="008B55F5" w:rsidDel="008B55F5">
                <w:rPr>
                  <w:rStyle w:val="Hyperlink"/>
                  <w:noProof/>
                  <w:rtl/>
                </w:rPr>
                <w:delText xml:space="preserve"> سنت</w:delText>
              </w:r>
              <w:r w:rsidRPr="008B55F5" w:rsidDel="008B55F5">
                <w:rPr>
                  <w:rStyle w:val="Hyperlink"/>
                  <w:rFonts w:hint="cs"/>
                  <w:noProof/>
                  <w:rtl/>
                </w:rPr>
                <w:delText>ی</w:delText>
              </w:r>
              <w:r w:rsidDel="008B55F5">
                <w:rPr>
                  <w:noProof/>
                  <w:webHidden/>
                </w:rPr>
                <w:tab/>
              </w:r>
            </w:del>
          </w:ins>
          <w:ins w:id="537" w:author="Mahmoud" w:date="2017-10-08T15:14:00Z">
            <w:del w:id="538" w:author="Windows User" w:date="2017-10-14T03:27:00Z">
              <w:r w:rsidR="002D3C4D" w:rsidDel="008B55F5">
                <w:rPr>
                  <w:noProof/>
                  <w:webHidden/>
                  <w:rtl/>
                </w:rPr>
                <w:delText>15</w:delText>
              </w:r>
            </w:del>
          </w:ins>
        </w:p>
        <w:p w14:paraId="651649A7" w14:textId="77777777" w:rsidR="00D6485B" w:rsidDel="008B55F5" w:rsidRDefault="00D6485B">
          <w:pPr>
            <w:pStyle w:val="TOC2"/>
            <w:tabs>
              <w:tab w:val="right" w:leader="dot" w:pos="9350"/>
            </w:tabs>
            <w:rPr>
              <w:ins w:id="539" w:author="Mahmoud" w:date="2017-10-08T14:00:00Z"/>
              <w:del w:id="540" w:author="Windows User" w:date="2017-10-14T03:27:00Z"/>
              <w:rFonts w:asciiTheme="minorHAnsi" w:eastAsiaTheme="minorEastAsia" w:hAnsiTheme="minorHAnsi" w:cstheme="minorBidi"/>
              <w:noProof/>
              <w:sz w:val="22"/>
              <w:szCs w:val="22"/>
              <w:lang w:bidi="ar-SA"/>
            </w:rPr>
            <w:pPrChange w:id="541" w:author="Windows User" w:date="2017-10-14T03:28:00Z">
              <w:pPr>
                <w:pStyle w:val="TOC2"/>
                <w:tabs>
                  <w:tab w:val="right" w:leader="dot" w:pos="9350"/>
                </w:tabs>
                <w:bidi w:val="0"/>
              </w:pPr>
            </w:pPrChange>
          </w:pPr>
          <w:ins w:id="542" w:author="Mahmoud" w:date="2017-10-08T14:00:00Z">
            <w:del w:id="543" w:author="Windows User" w:date="2017-10-14T03:27:00Z">
              <w:r w:rsidRPr="008B55F5" w:rsidDel="008B55F5">
                <w:rPr>
                  <w:rStyle w:val="Hyperlink"/>
                  <w:noProof/>
                  <w:rtl/>
                </w:rPr>
                <w:delText>2-2- اجرا</w:delText>
              </w:r>
              <w:r w:rsidRPr="008B55F5" w:rsidDel="008B55F5">
                <w:rPr>
                  <w:rStyle w:val="Hyperlink"/>
                  <w:rFonts w:hint="cs"/>
                  <w:noProof/>
                  <w:rtl/>
                </w:rPr>
                <w:delText>ی</w:delText>
              </w:r>
              <w:r w:rsidRPr="008B55F5" w:rsidDel="008B55F5">
                <w:rPr>
                  <w:rStyle w:val="Hyperlink"/>
                  <w:noProof/>
                  <w:rtl/>
                </w:rPr>
                <w:delText xml:space="preserve"> نماد</w:delText>
              </w:r>
              <w:r w:rsidRPr="008B55F5" w:rsidDel="008B55F5">
                <w:rPr>
                  <w:rStyle w:val="Hyperlink"/>
                  <w:rFonts w:hint="cs"/>
                  <w:noProof/>
                  <w:rtl/>
                </w:rPr>
                <w:delText>ین</w:delText>
              </w:r>
              <w:r w:rsidRPr="008B55F5" w:rsidDel="008B55F5">
                <w:rPr>
                  <w:rStyle w:val="Hyperlink"/>
                  <w:noProof/>
                  <w:rtl/>
                </w:rPr>
                <w:delText xml:space="preserve"> نو</w:delText>
              </w:r>
              <w:r w:rsidRPr="008B55F5" w:rsidDel="008B55F5">
                <w:rPr>
                  <w:rStyle w:val="Hyperlink"/>
                  <w:rFonts w:hint="cs"/>
                  <w:noProof/>
                  <w:rtl/>
                </w:rPr>
                <w:delText>ین</w:delText>
              </w:r>
              <w:r w:rsidDel="008B55F5">
                <w:rPr>
                  <w:noProof/>
                  <w:webHidden/>
                </w:rPr>
                <w:tab/>
              </w:r>
            </w:del>
          </w:ins>
          <w:ins w:id="544" w:author="Mahmoud" w:date="2017-10-08T15:14:00Z">
            <w:del w:id="545" w:author="Windows User" w:date="2017-10-14T03:27:00Z">
              <w:r w:rsidR="002D3C4D" w:rsidDel="008B55F5">
                <w:rPr>
                  <w:noProof/>
                  <w:webHidden/>
                  <w:rtl/>
                </w:rPr>
                <w:delText>19</w:delText>
              </w:r>
            </w:del>
          </w:ins>
        </w:p>
        <w:p w14:paraId="231477CB" w14:textId="77777777" w:rsidR="00D6485B" w:rsidDel="008B55F5" w:rsidRDefault="00D6485B">
          <w:pPr>
            <w:pStyle w:val="TOC3"/>
            <w:tabs>
              <w:tab w:val="right" w:leader="dot" w:pos="9350"/>
            </w:tabs>
            <w:rPr>
              <w:ins w:id="546" w:author="Mahmoud" w:date="2017-10-08T14:00:00Z"/>
              <w:del w:id="547" w:author="Windows User" w:date="2017-10-14T03:27:00Z"/>
              <w:rFonts w:asciiTheme="minorHAnsi" w:eastAsiaTheme="minorEastAsia" w:hAnsiTheme="minorHAnsi" w:cstheme="minorBidi"/>
              <w:noProof/>
              <w:sz w:val="22"/>
              <w:szCs w:val="22"/>
              <w:lang w:bidi="ar-SA"/>
            </w:rPr>
            <w:pPrChange w:id="548" w:author="Windows User" w:date="2017-10-14T03:28:00Z">
              <w:pPr>
                <w:pStyle w:val="TOC3"/>
                <w:tabs>
                  <w:tab w:val="right" w:leader="dot" w:pos="9350"/>
                </w:tabs>
                <w:bidi w:val="0"/>
              </w:pPr>
            </w:pPrChange>
          </w:pPr>
          <w:ins w:id="549" w:author="Mahmoud" w:date="2017-10-08T14:00:00Z">
            <w:del w:id="550" w:author="Windows User" w:date="2017-10-14T03:27:00Z">
              <w:r w:rsidRPr="008B55F5" w:rsidDel="008B55F5">
                <w:rPr>
                  <w:rStyle w:val="Hyperlink"/>
                  <w:noProof/>
                  <w:rtl/>
                </w:rPr>
                <w:delText>2-2-1-روش پو</w:delText>
              </w:r>
              <w:r w:rsidRPr="008B55F5" w:rsidDel="008B55F5">
                <w:rPr>
                  <w:rStyle w:val="Hyperlink"/>
                  <w:rFonts w:hint="cs"/>
                  <w:noProof/>
                  <w:rtl/>
                </w:rPr>
                <w:delText>یانمادین</w:delText>
              </w:r>
              <w:r w:rsidDel="008B55F5">
                <w:rPr>
                  <w:noProof/>
                  <w:webHidden/>
                </w:rPr>
                <w:tab/>
              </w:r>
            </w:del>
          </w:ins>
          <w:ins w:id="551" w:author="Mahmoud" w:date="2017-10-08T15:14:00Z">
            <w:del w:id="552" w:author="Windows User" w:date="2017-10-14T03:27:00Z">
              <w:r w:rsidR="002D3C4D" w:rsidDel="008B55F5">
                <w:rPr>
                  <w:noProof/>
                  <w:webHidden/>
                  <w:rtl/>
                </w:rPr>
                <w:delText>19</w:delText>
              </w:r>
            </w:del>
          </w:ins>
        </w:p>
        <w:p w14:paraId="63445E57" w14:textId="77777777" w:rsidR="00D6485B" w:rsidDel="008B55F5" w:rsidRDefault="00D6485B">
          <w:pPr>
            <w:pStyle w:val="TOC3"/>
            <w:tabs>
              <w:tab w:val="right" w:leader="dot" w:pos="9350"/>
            </w:tabs>
            <w:rPr>
              <w:ins w:id="553" w:author="Mahmoud" w:date="2017-10-08T14:00:00Z"/>
              <w:del w:id="554" w:author="Windows User" w:date="2017-10-14T03:27:00Z"/>
              <w:rFonts w:asciiTheme="minorHAnsi" w:eastAsiaTheme="minorEastAsia" w:hAnsiTheme="minorHAnsi" w:cstheme="minorBidi"/>
              <w:noProof/>
              <w:sz w:val="22"/>
              <w:szCs w:val="22"/>
              <w:lang w:bidi="ar-SA"/>
            </w:rPr>
            <w:pPrChange w:id="555" w:author="Windows User" w:date="2017-10-14T03:28:00Z">
              <w:pPr>
                <w:pStyle w:val="TOC3"/>
                <w:tabs>
                  <w:tab w:val="right" w:leader="dot" w:pos="9350"/>
                </w:tabs>
                <w:bidi w:val="0"/>
              </w:pPr>
            </w:pPrChange>
          </w:pPr>
          <w:ins w:id="556" w:author="Mahmoud" w:date="2017-10-08T14:00:00Z">
            <w:del w:id="557" w:author="Windows User" w:date="2017-10-14T03:27:00Z">
              <w:r w:rsidRPr="008B55F5" w:rsidDel="008B55F5">
                <w:rPr>
                  <w:rStyle w:val="Hyperlink"/>
                  <w:noProof/>
                  <w:rtl/>
                </w:rPr>
                <w:delText xml:space="preserve">2-2-2-روش </w:delText>
              </w:r>
              <w:r w:rsidRPr="008B55F5" w:rsidDel="008B55F5">
                <w:rPr>
                  <w:rStyle w:val="Hyperlink"/>
                  <w:noProof/>
                </w:rPr>
                <w:delText>EGT</w:delText>
              </w:r>
              <w:r w:rsidDel="008B55F5">
                <w:rPr>
                  <w:noProof/>
                  <w:webHidden/>
                </w:rPr>
                <w:tab/>
              </w:r>
            </w:del>
          </w:ins>
          <w:ins w:id="558" w:author="Mahmoud" w:date="2017-10-08T15:14:00Z">
            <w:del w:id="559" w:author="Windows User" w:date="2017-10-14T03:27:00Z">
              <w:r w:rsidR="002D3C4D" w:rsidDel="008B55F5">
                <w:rPr>
                  <w:noProof/>
                  <w:webHidden/>
                  <w:rtl/>
                </w:rPr>
                <w:delText>20</w:delText>
              </w:r>
            </w:del>
          </w:ins>
        </w:p>
        <w:p w14:paraId="50E42744" w14:textId="77777777" w:rsidR="00D6485B" w:rsidDel="008B55F5" w:rsidRDefault="00D6485B">
          <w:pPr>
            <w:pStyle w:val="TOC2"/>
            <w:tabs>
              <w:tab w:val="right" w:leader="dot" w:pos="9350"/>
            </w:tabs>
            <w:rPr>
              <w:ins w:id="560" w:author="Mahmoud" w:date="2017-10-08T14:00:00Z"/>
              <w:del w:id="561" w:author="Windows User" w:date="2017-10-14T03:27:00Z"/>
              <w:rFonts w:asciiTheme="minorHAnsi" w:eastAsiaTheme="minorEastAsia" w:hAnsiTheme="minorHAnsi" w:cstheme="minorBidi"/>
              <w:noProof/>
              <w:sz w:val="22"/>
              <w:szCs w:val="22"/>
              <w:lang w:bidi="ar-SA"/>
            </w:rPr>
            <w:pPrChange w:id="562" w:author="Windows User" w:date="2017-10-14T03:28:00Z">
              <w:pPr>
                <w:pStyle w:val="TOC2"/>
                <w:tabs>
                  <w:tab w:val="right" w:leader="dot" w:pos="9350"/>
                </w:tabs>
                <w:bidi w:val="0"/>
              </w:pPr>
            </w:pPrChange>
          </w:pPr>
          <w:ins w:id="563" w:author="Mahmoud" w:date="2017-10-08T14:00:00Z">
            <w:del w:id="564" w:author="Windows User" w:date="2017-10-14T03:27:00Z">
              <w:r w:rsidRPr="008B55F5" w:rsidDel="008B55F5">
                <w:rPr>
                  <w:rStyle w:val="Hyperlink"/>
                  <w:noProof/>
                  <w:rtl/>
                </w:rPr>
                <w:delText>2-3-چالش‌ها</w:delText>
              </w:r>
              <w:r w:rsidDel="008B55F5">
                <w:rPr>
                  <w:noProof/>
                  <w:webHidden/>
                </w:rPr>
                <w:tab/>
              </w:r>
            </w:del>
          </w:ins>
          <w:ins w:id="565" w:author="Mahmoud" w:date="2017-10-08T15:14:00Z">
            <w:del w:id="566" w:author="Windows User" w:date="2017-10-14T03:27:00Z">
              <w:r w:rsidR="002D3C4D" w:rsidDel="008B55F5">
                <w:rPr>
                  <w:noProof/>
                  <w:webHidden/>
                  <w:rtl/>
                </w:rPr>
                <w:delText>21</w:delText>
              </w:r>
            </w:del>
          </w:ins>
        </w:p>
        <w:p w14:paraId="5BC3389D" w14:textId="77777777" w:rsidR="00D6485B" w:rsidDel="008B55F5" w:rsidRDefault="00D6485B">
          <w:pPr>
            <w:pStyle w:val="TOC3"/>
            <w:tabs>
              <w:tab w:val="right" w:leader="dot" w:pos="9350"/>
            </w:tabs>
            <w:rPr>
              <w:ins w:id="567" w:author="Mahmoud" w:date="2017-10-08T14:00:00Z"/>
              <w:del w:id="568" w:author="Windows User" w:date="2017-10-14T03:27:00Z"/>
              <w:rFonts w:asciiTheme="minorHAnsi" w:eastAsiaTheme="minorEastAsia" w:hAnsiTheme="minorHAnsi" w:cstheme="minorBidi"/>
              <w:noProof/>
              <w:sz w:val="22"/>
              <w:szCs w:val="22"/>
              <w:lang w:bidi="ar-SA"/>
            </w:rPr>
            <w:pPrChange w:id="569" w:author="Windows User" w:date="2017-10-14T03:28:00Z">
              <w:pPr>
                <w:pStyle w:val="TOC3"/>
                <w:tabs>
                  <w:tab w:val="right" w:leader="dot" w:pos="9350"/>
                </w:tabs>
                <w:bidi w:val="0"/>
              </w:pPr>
            </w:pPrChange>
          </w:pPr>
          <w:ins w:id="570" w:author="Mahmoud" w:date="2017-10-08T14:00:00Z">
            <w:del w:id="571" w:author="Windows User" w:date="2017-10-14T03:27:00Z">
              <w:r w:rsidRPr="008B55F5" w:rsidDel="008B55F5">
                <w:rPr>
                  <w:rStyle w:val="Hyperlink"/>
                  <w:noProof/>
                  <w:rtl/>
                </w:rPr>
                <w:delText>2-3-2-حل ق</w:delText>
              </w:r>
              <w:r w:rsidRPr="008B55F5" w:rsidDel="008B55F5">
                <w:rPr>
                  <w:rStyle w:val="Hyperlink"/>
                  <w:rFonts w:hint="cs"/>
                  <w:noProof/>
                  <w:rtl/>
                </w:rPr>
                <w:delText>یدها</w:delText>
              </w:r>
              <w:r w:rsidDel="008B55F5">
                <w:rPr>
                  <w:noProof/>
                  <w:webHidden/>
                </w:rPr>
                <w:tab/>
              </w:r>
            </w:del>
          </w:ins>
          <w:ins w:id="572" w:author="Mahmoud" w:date="2017-10-08T15:14:00Z">
            <w:del w:id="573" w:author="Windows User" w:date="2017-10-14T03:27:00Z">
              <w:r w:rsidR="002D3C4D" w:rsidDel="008B55F5">
                <w:rPr>
                  <w:noProof/>
                  <w:webHidden/>
                  <w:rtl/>
                </w:rPr>
                <w:delText>21</w:delText>
              </w:r>
            </w:del>
          </w:ins>
        </w:p>
        <w:p w14:paraId="6B5FC1DD" w14:textId="77777777" w:rsidR="00D6485B" w:rsidDel="008B55F5" w:rsidRDefault="00D6485B">
          <w:pPr>
            <w:pStyle w:val="TOC3"/>
            <w:tabs>
              <w:tab w:val="right" w:leader="dot" w:pos="9350"/>
            </w:tabs>
            <w:rPr>
              <w:ins w:id="574" w:author="Mahmoud" w:date="2017-10-08T14:00:00Z"/>
              <w:del w:id="575" w:author="Windows User" w:date="2017-10-14T03:27:00Z"/>
              <w:rFonts w:asciiTheme="minorHAnsi" w:eastAsiaTheme="minorEastAsia" w:hAnsiTheme="minorHAnsi" w:cstheme="minorBidi"/>
              <w:noProof/>
              <w:sz w:val="22"/>
              <w:szCs w:val="22"/>
              <w:lang w:bidi="ar-SA"/>
            </w:rPr>
            <w:pPrChange w:id="576" w:author="Windows User" w:date="2017-10-14T03:28:00Z">
              <w:pPr>
                <w:pStyle w:val="TOC3"/>
                <w:tabs>
                  <w:tab w:val="right" w:leader="dot" w:pos="9350"/>
                </w:tabs>
                <w:bidi w:val="0"/>
              </w:pPr>
            </w:pPrChange>
          </w:pPr>
          <w:ins w:id="577" w:author="Mahmoud" w:date="2017-10-08T14:00:00Z">
            <w:del w:id="578" w:author="Windows User" w:date="2017-10-14T03:27:00Z">
              <w:r w:rsidRPr="008B55F5" w:rsidDel="008B55F5">
                <w:rPr>
                  <w:rStyle w:val="Hyperlink"/>
                  <w:noProof/>
                  <w:rtl/>
                </w:rPr>
                <w:delText>2-3-3-مدل‌ساز</w:delText>
              </w:r>
              <w:r w:rsidRPr="008B55F5" w:rsidDel="008B55F5">
                <w:rPr>
                  <w:rStyle w:val="Hyperlink"/>
                  <w:rFonts w:hint="cs"/>
                  <w:noProof/>
                  <w:rtl/>
                </w:rPr>
                <w:delText>ی</w:delText>
              </w:r>
              <w:r w:rsidRPr="008B55F5" w:rsidDel="008B55F5">
                <w:rPr>
                  <w:rStyle w:val="Hyperlink"/>
                  <w:noProof/>
                  <w:rtl/>
                </w:rPr>
                <w:delText xml:space="preserve"> حافظه</w:delText>
              </w:r>
              <w:r w:rsidDel="008B55F5">
                <w:rPr>
                  <w:noProof/>
                  <w:webHidden/>
                </w:rPr>
                <w:tab/>
              </w:r>
            </w:del>
          </w:ins>
          <w:ins w:id="579" w:author="Mahmoud" w:date="2017-10-08T15:14:00Z">
            <w:del w:id="580" w:author="Windows User" w:date="2017-10-14T03:27:00Z">
              <w:r w:rsidR="002D3C4D" w:rsidDel="008B55F5">
                <w:rPr>
                  <w:noProof/>
                  <w:webHidden/>
                  <w:rtl/>
                </w:rPr>
                <w:delText>21</w:delText>
              </w:r>
            </w:del>
          </w:ins>
        </w:p>
        <w:p w14:paraId="539D2B87" w14:textId="77777777" w:rsidR="00D6485B" w:rsidDel="008B55F5" w:rsidRDefault="00D6485B">
          <w:pPr>
            <w:pStyle w:val="TOC3"/>
            <w:tabs>
              <w:tab w:val="right" w:leader="dot" w:pos="9350"/>
            </w:tabs>
            <w:rPr>
              <w:ins w:id="581" w:author="Mahmoud" w:date="2017-10-08T14:00:00Z"/>
              <w:del w:id="582" w:author="Windows User" w:date="2017-10-14T03:27:00Z"/>
              <w:rFonts w:asciiTheme="minorHAnsi" w:eastAsiaTheme="minorEastAsia" w:hAnsiTheme="minorHAnsi" w:cstheme="minorBidi"/>
              <w:noProof/>
              <w:sz w:val="22"/>
              <w:szCs w:val="22"/>
              <w:lang w:bidi="ar-SA"/>
            </w:rPr>
            <w:pPrChange w:id="583" w:author="Windows User" w:date="2017-10-14T03:28:00Z">
              <w:pPr>
                <w:pStyle w:val="TOC3"/>
                <w:tabs>
                  <w:tab w:val="right" w:leader="dot" w:pos="9350"/>
                </w:tabs>
                <w:bidi w:val="0"/>
              </w:pPr>
            </w:pPrChange>
          </w:pPr>
          <w:ins w:id="584" w:author="Mahmoud" w:date="2017-10-08T14:00:00Z">
            <w:del w:id="585" w:author="Windows User" w:date="2017-10-14T03:27:00Z">
              <w:r w:rsidRPr="008B55F5" w:rsidDel="008B55F5">
                <w:rPr>
                  <w:rStyle w:val="Hyperlink"/>
                  <w:noProof/>
                  <w:rtl/>
                </w:rPr>
                <w:delText>2-3-4-همروند</w:delText>
              </w:r>
              <w:r w:rsidRPr="008B55F5" w:rsidDel="008B55F5">
                <w:rPr>
                  <w:rStyle w:val="Hyperlink"/>
                  <w:rFonts w:hint="cs"/>
                  <w:noProof/>
                  <w:rtl/>
                </w:rPr>
                <w:delText>ی</w:delText>
              </w:r>
              <w:r w:rsidDel="008B55F5">
                <w:rPr>
                  <w:noProof/>
                  <w:webHidden/>
                </w:rPr>
                <w:tab/>
              </w:r>
            </w:del>
          </w:ins>
          <w:ins w:id="586" w:author="Mahmoud" w:date="2017-10-08T15:14:00Z">
            <w:del w:id="587" w:author="Windows User" w:date="2017-10-14T03:27:00Z">
              <w:r w:rsidR="002D3C4D" w:rsidDel="008B55F5">
                <w:rPr>
                  <w:noProof/>
                  <w:webHidden/>
                  <w:rtl/>
                </w:rPr>
                <w:delText>21</w:delText>
              </w:r>
            </w:del>
          </w:ins>
        </w:p>
        <w:p w14:paraId="4F9BB7C7" w14:textId="77777777" w:rsidR="00D6485B" w:rsidDel="008B55F5" w:rsidRDefault="00D6485B">
          <w:pPr>
            <w:pStyle w:val="TOC1"/>
            <w:tabs>
              <w:tab w:val="right" w:leader="dot" w:pos="9350"/>
            </w:tabs>
            <w:rPr>
              <w:ins w:id="588" w:author="Mahmoud" w:date="2017-10-08T14:00:00Z"/>
              <w:del w:id="589" w:author="Windows User" w:date="2017-10-14T03:27:00Z"/>
              <w:rFonts w:asciiTheme="minorHAnsi" w:eastAsiaTheme="minorEastAsia" w:hAnsiTheme="minorHAnsi" w:cstheme="minorBidi"/>
              <w:noProof/>
              <w:sz w:val="22"/>
              <w:szCs w:val="22"/>
              <w:lang w:bidi="ar-SA"/>
            </w:rPr>
            <w:pPrChange w:id="590" w:author="Windows User" w:date="2017-10-14T03:28:00Z">
              <w:pPr>
                <w:pStyle w:val="TOC1"/>
                <w:tabs>
                  <w:tab w:val="right" w:leader="dot" w:pos="9350"/>
                </w:tabs>
                <w:bidi w:val="0"/>
              </w:pPr>
            </w:pPrChange>
          </w:pPr>
          <w:ins w:id="591" w:author="Mahmoud" w:date="2017-10-08T14:00:00Z">
            <w:del w:id="592" w:author="Windows User" w:date="2017-10-14T03:27:00Z">
              <w:r w:rsidRPr="008B55F5" w:rsidDel="008B55F5">
                <w:rPr>
                  <w:rStyle w:val="Hyperlink"/>
                  <w:noProof/>
                  <w:rtl/>
                </w:rPr>
                <w:delText>فصل سوم: ابزار ها</w:delText>
              </w:r>
              <w:r w:rsidRPr="008B55F5" w:rsidDel="008B55F5">
                <w:rPr>
                  <w:rStyle w:val="Hyperlink"/>
                  <w:rFonts w:hint="cs"/>
                  <w:noProof/>
                  <w:rtl/>
                </w:rPr>
                <w:delText>ی</w:delText>
              </w:r>
              <w:r w:rsidRPr="008B55F5" w:rsidDel="008B55F5">
                <w:rPr>
                  <w:rStyle w:val="Hyperlink"/>
                  <w:noProof/>
                  <w:rtl/>
                </w:rPr>
                <w:delText xml:space="preserve"> اجرا</w:delText>
              </w:r>
              <w:r w:rsidRPr="008B55F5" w:rsidDel="008B55F5">
                <w:rPr>
                  <w:rStyle w:val="Hyperlink"/>
                  <w:rFonts w:hint="cs"/>
                  <w:noProof/>
                  <w:rtl/>
                </w:rPr>
                <w:delText>ی</w:delText>
              </w:r>
              <w:r w:rsidRPr="008B55F5" w:rsidDel="008B55F5">
                <w:rPr>
                  <w:rStyle w:val="Hyperlink"/>
                  <w:noProof/>
                  <w:rtl/>
                </w:rPr>
                <w:delText xml:space="preserve"> پو</w:delText>
              </w:r>
              <w:r w:rsidRPr="008B55F5" w:rsidDel="008B55F5">
                <w:rPr>
                  <w:rStyle w:val="Hyperlink"/>
                  <w:rFonts w:hint="cs"/>
                  <w:noProof/>
                  <w:rtl/>
                </w:rPr>
                <w:delText>ی</w:delText>
              </w:r>
              <w:r w:rsidRPr="008B55F5" w:rsidDel="008B55F5">
                <w:rPr>
                  <w:rStyle w:val="Hyperlink"/>
                  <w:noProof/>
                  <w:rtl/>
                </w:rPr>
                <w:delText>انماد</w:delText>
              </w:r>
              <w:r w:rsidRPr="008B55F5" w:rsidDel="008B55F5">
                <w:rPr>
                  <w:rStyle w:val="Hyperlink"/>
                  <w:rFonts w:hint="cs"/>
                  <w:noProof/>
                  <w:rtl/>
                </w:rPr>
                <w:delText>ی</w:delText>
              </w:r>
              <w:r w:rsidRPr="008B55F5" w:rsidDel="008B55F5">
                <w:rPr>
                  <w:rStyle w:val="Hyperlink"/>
                  <w:noProof/>
                  <w:rtl/>
                </w:rPr>
                <w:delText>ن برا</w:delText>
              </w:r>
              <w:r w:rsidRPr="008B55F5" w:rsidDel="008B55F5">
                <w:rPr>
                  <w:rStyle w:val="Hyperlink"/>
                  <w:rFonts w:hint="cs"/>
                  <w:noProof/>
                  <w:rtl/>
                </w:rPr>
                <w:delText>ی</w:delText>
              </w:r>
              <w:r w:rsidRPr="008B55F5" w:rsidDel="008B55F5">
                <w:rPr>
                  <w:rStyle w:val="Hyperlink"/>
                  <w:noProof/>
                  <w:rtl/>
                </w:rPr>
                <w:delText xml:space="preserve"> تحل</w:delText>
              </w:r>
              <w:r w:rsidRPr="008B55F5" w:rsidDel="008B55F5">
                <w:rPr>
                  <w:rStyle w:val="Hyperlink"/>
                  <w:rFonts w:hint="cs"/>
                  <w:noProof/>
                  <w:rtl/>
                </w:rPr>
                <w:delText>ی</w:delText>
              </w:r>
              <w:r w:rsidRPr="008B55F5" w:rsidDel="008B55F5">
                <w:rPr>
                  <w:rStyle w:val="Hyperlink"/>
                  <w:noProof/>
                  <w:rtl/>
                </w:rPr>
                <w:delText>ل برنامه</w:delText>
              </w:r>
              <w:r w:rsidDel="008B55F5">
                <w:rPr>
                  <w:noProof/>
                  <w:webHidden/>
                </w:rPr>
                <w:tab/>
              </w:r>
            </w:del>
          </w:ins>
          <w:ins w:id="593" w:author="Mahmoud" w:date="2017-10-08T15:14:00Z">
            <w:del w:id="594" w:author="Windows User" w:date="2017-10-14T03:27:00Z">
              <w:r w:rsidR="002D3C4D" w:rsidDel="008B55F5">
                <w:rPr>
                  <w:noProof/>
                  <w:webHidden/>
                  <w:rtl/>
                </w:rPr>
                <w:delText>23</w:delText>
              </w:r>
            </w:del>
          </w:ins>
        </w:p>
        <w:p w14:paraId="23E6300D" w14:textId="77777777" w:rsidR="00D6485B" w:rsidDel="008B55F5" w:rsidRDefault="00D6485B">
          <w:pPr>
            <w:pStyle w:val="TOC2"/>
            <w:tabs>
              <w:tab w:val="right" w:leader="dot" w:pos="9350"/>
            </w:tabs>
            <w:rPr>
              <w:ins w:id="595" w:author="Mahmoud" w:date="2017-10-08T14:00:00Z"/>
              <w:del w:id="596" w:author="Windows User" w:date="2017-10-14T03:27:00Z"/>
              <w:rFonts w:asciiTheme="minorHAnsi" w:eastAsiaTheme="minorEastAsia" w:hAnsiTheme="minorHAnsi" w:cstheme="minorBidi"/>
              <w:noProof/>
              <w:sz w:val="22"/>
              <w:szCs w:val="22"/>
              <w:lang w:bidi="ar-SA"/>
            </w:rPr>
            <w:pPrChange w:id="597" w:author="Windows User" w:date="2017-10-14T03:28:00Z">
              <w:pPr>
                <w:pStyle w:val="TOC2"/>
                <w:tabs>
                  <w:tab w:val="right" w:leader="dot" w:pos="9350"/>
                </w:tabs>
                <w:bidi w:val="0"/>
              </w:pPr>
            </w:pPrChange>
          </w:pPr>
          <w:ins w:id="598" w:author="Mahmoud" w:date="2017-10-08T14:00:00Z">
            <w:del w:id="599" w:author="Windows User" w:date="2017-10-14T03:27:00Z">
              <w:r w:rsidRPr="008B55F5" w:rsidDel="008B55F5">
                <w:rPr>
                  <w:rStyle w:val="Hyperlink"/>
                  <w:noProof/>
                  <w:rtl/>
                </w:rPr>
                <w:delText>3-1-ابزار</w:delText>
              </w:r>
              <w:r w:rsidRPr="008B55F5" w:rsidDel="008B55F5">
                <w:rPr>
                  <w:rStyle w:val="Hyperlink"/>
                  <w:noProof/>
                </w:rPr>
                <w:delText>DART</w:delText>
              </w:r>
              <w:r w:rsidDel="008B55F5">
                <w:rPr>
                  <w:noProof/>
                  <w:webHidden/>
                </w:rPr>
                <w:tab/>
              </w:r>
            </w:del>
          </w:ins>
          <w:ins w:id="600" w:author="Mahmoud" w:date="2017-10-08T15:14:00Z">
            <w:del w:id="601" w:author="Windows User" w:date="2017-10-14T03:27:00Z">
              <w:r w:rsidR="002D3C4D" w:rsidDel="008B55F5">
                <w:rPr>
                  <w:noProof/>
                  <w:webHidden/>
                  <w:rtl/>
                </w:rPr>
                <w:delText>23</w:delText>
              </w:r>
            </w:del>
          </w:ins>
        </w:p>
        <w:p w14:paraId="50CE25A2" w14:textId="77777777" w:rsidR="00D6485B" w:rsidDel="008B55F5" w:rsidRDefault="00D6485B">
          <w:pPr>
            <w:pStyle w:val="TOC3"/>
            <w:tabs>
              <w:tab w:val="right" w:leader="dot" w:pos="9350"/>
            </w:tabs>
            <w:rPr>
              <w:ins w:id="602" w:author="Mahmoud" w:date="2017-10-08T14:00:00Z"/>
              <w:del w:id="603" w:author="Windows User" w:date="2017-10-14T03:27:00Z"/>
              <w:rFonts w:asciiTheme="minorHAnsi" w:eastAsiaTheme="minorEastAsia" w:hAnsiTheme="minorHAnsi" w:cstheme="minorBidi"/>
              <w:noProof/>
              <w:sz w:val="22"/>
              <w:szCs w:val="22"/>
              <w:lang w:bidi="ar-SA"/>
            </w:rPr>
            <w:pPrChange w:id="604" w:author="Windows User" w:date="2017-10-14T03:28:00Z">
              <w:pPr>
                <w:pStyle w:val="TOC3"/>
                <w:tabs>
                  <w:tab w:val="right" w:leader="dot" w:pos="9350"/>
                </w:tabs>
                <w:bidi w:val="0"/>
              </w:pPr>
            </w:pPrChange>
          </w:pPr>
          <w:ins w:id="605" w:author="Mahmoud" w:date="2017-10-08T14:00:00Z">
            <w:del w:id="606" w:author="Windows User" w:date="2017-10-14T03:27:00Z">
              <w:r w:rsidRPr="008B55F5" w:rsidDel="008B55F5">
                <w:rPr>
                  <w:rStyle w:val="Hyperlink"/>
                  <w:noProof/>
                  <w:rtl/>
                </w:rPr>
                <w:delText>3-1-1-مقدمه</w:delText>
              </w:r>
              <w:r w:rsidDel="008B55F5">
                <w:rPr>
                  <w:noProof/>
                  <w:webHidden/>
                </w:rPr>
                <w:tab/>
              </w:r>
            </w:del>
          </w:ins>
          <w:ins w:id="607" w:author="Mahmoud" w:date="2017-10-08T15:14:00Z">
            <w:del w:id="608" w:author="Windows User" w:date="2017-10-14T03:27:00Z">
              <w:r w:rsidR="002D3C4D" w:rsidDel="008B55F5">
                <w:rPr>
                  <w:noProof/>
                  <w:webHidden/>
                  <w:rtl/>
                </w:rPr>
                <w:delText>23</w:delText>
              </w:r>
            </w:del>
          </w:ins>
        </w:p>
        <w:p w14:paraId="0F869990" w14:textId="77777777" w:rsidR="00D6485B" w:rsidDel="008B55F5" w:rsidRDefault="00D6485B">
          <w:pPr>
            <w:pStyle w:val="TOC3"/>
            <w:tabs>
              <w:tab w:val="right" w:leader="dot" w:pos="9350"/>
            </w:tabs>
            <w:rPr>
              <w:ins w:id="609" w:author="Mahmoud" w:date="2017-10-08T14:00:00Z"/>
              <w:del w:id="610" w:author="Windows User" w:date="2017-10-14T03:27:00Z"/>
              <w:rFonts w:asciiTheme="minorHAnsi" w:eastAsiaTheme="minorEastAsia" w:hAnsiTheme="minorHAnsi" w:cstheme="minorBidi"/>
              <w:noProof/>
              <w:sz w:val="22"/>
              <w:szCs w:val="22"/>
              <w:lang w:bidi="ar-SA"/>
            </w:rPr>
            <w:pPrChange w:id="611" w:author="Windows User" w:date="2017-10-14T03:28:00Z">
              <w:pPr>
                <w:pStyle w:val="TOC3"/>
                <w:tabs>
                  <w:tab w:val="right" w:leader="dot" w:pos="9350"/>
                </w:tabs>
                <w:bidi w:val="0"/>
              </w:pPr>
            </w:pPrChange>
          </w:pPr>
          <w:ins w:id="612" w:author="Mahmoud" w:date="2017-10-08T14:00:00Z">
            <w:del w:id="613" w:author="Windows User" w:date="2017-10-14T03:27:00Z">
              <w:r w:rsidRPr="008B55F5" w:rsidDel="008B55F5">
                <w:rPr>
                  <w:rStyle w:val="Hyperlink"/>
                  <w:noProof/>
                  <w:rtl/>
                </w:rPr>
                <w:delText>3-1-3-طرح کل</w:delText>
              </w:r>
              <w:r w:rsidRPr="008B55F5" w:rsidDel="008B55F5">
                <w:rPr>
                  <w:rStyle w:val="Hyperlink"/>
                  <w:rFonts w:hint="cs"/>
                  <w:noProof/>
                  <w:rtl/>
                </w:rPr>
                <w:delText>ی</w:delText>
              </w:r>
              <w:r w:rsidRPr="008B55F5" w:rsidDel="008B55F5">
                <w:rPr>
                  <w:rStyle w:val="Hyperlink"/>
                  <w:noProof/>
                </w:rPr>
                <w:delText xml:space="preserve"> DART</w:delText>
              </w:r>
              <w:r w:rsidRPr="008B55F5" w:rsidDel="008B55F5">
                <w:rPr>
                  <w:rStyle w:val="Hyperlink"/>
                  <w:noProof/>
                  <w:rtl/>
                </w:rPr>
                <w:delText xml:space="preserve"> با استفاده از دو مثال</w:delText>
              </w:r>
              <w:r w:rsidDel="008B55F5">
                <w:rPr>
                  <w:noProof/>
                  <w:webHidden/>
                </w:rPr>
                <w:tab/>
              </w:r>
            </w:del>
          </w:ins>
          <w:ins w:id="614" w:author="Mahmoud" w:date="2017-10-08T15:14:00Z">
            <w:del w:id="615" w:author="Windows User" w:date="2017-10-14T03:27:00Z">
              <w:r w:rsidR="002D3C4D" w:rsidDel="008B55F5">
                <w:rPr>
                  <w:noProof/>
                  <w:webHidden/>
                  <w:rtl/>
                </w:rPr>
                <w:delText>24</w:delText>
              </w:r>
            </w:del>
          </w:ins>
        </w:p>
        <w:p w14:paraId="39BDD765" w14:textId="77777777" w:rsidR="00D6485B" w:rsidDel="008B55F5" w:rsidRDefault="00D6485B">
          <w:pPr>
            <w:pStyle w:val="TOC2"/>
            <w:tabs>
              <w:tab w:val="right" w:leader="dot" w:pos="9350"/>
            </w:tabs>
            <w:rPr>
              <w:ins w:id="616" w:author="Mahmoud" w:date="2017-10-08T14:00:00Z"/>
              <w:del w:id="617" w:author="Windows User" w:date="2017-10-14T03:27:00Z"/>
              <w:rFonts w:asciiTheme="minorHAnsi" w:eastAsiaTheme="minorEastAsia" w:hAnsiTheme="minorHAnsi" w:cstheme="minorBidi"/>
              <w:noProof/>
              <w:sz w:val="22"/>
              <w:szCs w:val="22"/>
              <w:lang w:bidi="ar-SA"/>
            </w:rPr>
            <w:pPrChange w:id="618" w:author="Windows User" w:date="2017-10-14T03:28:00Z">
              <w:pPr>
                <w:pStyle w:val="TOC2"/>
                <w:tabs>
                  <w:tab w:val="right" w:leader="dot" w:pos="9350"/>
                </w:tabs>
                <w:bidi w:val="0"/>
              </w:pPr>
            </w:pPrChange>
          </w:pPr>
          <w:ins w:id="619" w:author="Mahmoud" w:date="2017-10-08T14:00:00Z">
            <w:del w:id="620" w:author="Windows User" w:date="2017-10-14T03:27:00Z">
              <w:r w:rsidRPr="008B55F5" w:rsidDel="008B55F5">
                <w:rPr>
                  <w:rStyle w:val="Hyperlink"/>
                  <w:noProof/>
                  <w:rtl/>
                </w:rPr>
                <w:delText xml:space="preserve">3-2-ابزار </w:delText>
              </w:r>
              <w:r w:rsidRPr="008B55F5" w:rsidDel="008B55F5">
                <w:rPr>
                  <w:rStyle w:val="Hyperlink"/>
                  <w:noProof/>
                </w:rPr>
                <w:delText>Mayhem</w:delText>
              </w:r>
              <w:r w:rsidDel="008B55F5">
                <w:rPr>
                  <w:noProof/>
                  <w:webHidden/>
                </w:rPr>
                <w:tab/>
              </w:r>
            </w:del>
          </w:ins>
          <w:ins w:id="621" w:author="Mahmoud" w:date="2017-10-08T15:14:00Z">
            <w:del w:id="622" w:author="Windows User" w:date="2017-10-14T03:27:00Z">
              <w:r w:rsidR="002D3C4D" w:rsidDel="008B55F5">
                <w:rPr>
                  <w:noProof/>
                  <w:webHidden/>
                  <w:rtl/>
                </w:rPr>
                <w:delText>27</w:delText>
              </w:r>
            </w:del>
          </w:ins>
        </w:p>
        <w:p w14:paraId="42FD0C5E" w14:textId="77777777" w:rsidR="00D6485B" w:rsidDel="008B55F5" w:rsidRDefault="00D6485B">
          <w:pPr>
            <w:pStyle w:val="TOC3"/>
            <w:tabs>
              <w:tab w:val="right" w:leader="dot" w:pos="9350"/>
            </w:tabs>
            <w:rPr>
              <w:ins w:id="623" w:author="Mahmoud" w:date="2017-10-08T14:00:00Z"/>
              <w:del w:id="624" w:author="Windows User" w:date="2017-10-14T03:27:00Z"/>
              <w:rFonts w:asciiTheme="minorHAnsi" w:eastAsiaTheme="minorEastAsia" w:hAnsiTheme="minorHAnsi" w:cstheme="minorBidi"/>
              <w:noProof/>
              <w:sz w:val="22"/>
              <w:szCs w:val="22"/>
              <w:lang w:bidi="ar-SA"/>
            </w:rPr>
            <w:pPrChange w:id="625" w:author="Windows User" w:date="2017-10-14T03:28:00Z">
              <w:pPr>
                <w:pStyle w:val="TOC3"/>
                <w:tabs>
                  <w:tab w:val="right" w:leader="dot" w:pos="9350"/>
                </w:tabs>
                <w:bidi w:val="0"/>
              </w:pPr>
            </w:pPrChange>
          </w:pPr>
          <w:ins w:id="626" w:author="Mahmoud" w:date="2017-10-08T14:00:00Z">
            <w:del w:id="627" w:author="Windows User" w:date="2017-10-14T03:27:00Z">
              <w:r w:rsidRPr="008B55F5" w:rsidDel="008B55F5">
                <w:rPr>
                  <w:rStyle w:val="Hyperlink"/>
                  <w:noProof/>
                  <w:rtl/>
                </w:rPr>
                <w:delText>3-2-1- مقدمه</w:delText>
              </w:r>
              <w:r w:rsidDel="008B55F5">
                <w:rPr>
                  <w:noProof/>
                  <w:webHidden/>
                </w:rPr>
                <w:tab/>
              </w:r>
            </w:del>
          </w:ins>
          <w:ins w:id="628" w:author="Mahmoud" w:date="2017-10-08T15:14:00Z">
            <w:del w:id="629" w:author="Windows User" w:date="2017-10-14T03:27:00Z">
              <w:r w:rsidR="002D3C4D" w:rsidDel="008B55F5">
                <w:rPr>
                  <w:noProof/>
                  <w:webHidden/>
                  <w:rtl/>
                </w:rPr>
                <w:delText>27</w:delText>
              </w:r>
            </w:del>
          </w:ins>
        </w:p>
        <w:p w14:paraId="00D0415A" w14:textId="77777777" w:rsidR="00D6485B" w:rsidDel="008B55F5" w:rsidRDefault="00D6485B">
          <w:pPr>
            <w:pStyle w:val="TOC3"/>
            <w:tabs>
              <w:tab w:val="right" w:leader="dot" w:pos="9350"/>
            </w:tabs>
            <w:rPr>
              <w:ins w:id="630" w:author="Mahmoud" w:date="2017-10-08T14:00:00Z"/>
              <w:del w:id="631" w:author="Windows User" w:date="2017-10-14T03:27:00Z"/>
              <w:rFonts w:asciiTheme="minorHAnsi" w:eastAsiaTheme="minorEastAsia" w:hAnsiTheme="minorHAnsi" w:cstheme="minorBidi"/>
              <w:noProof/>
              <w:sz w:val="22"/>
              <w:szCs w:val="22"/>
              <w:lang w:bidi="ar-SA"/>
            </w:rPr>
            <w:pPrChange w:id="632" w:author="Windows User" w:date="2017-10-14T03:28:00Z">
              <w:pPr>
                <w:pStyle w:val="TOC3"/>
                <w:tabs>
                  <w:tab w:val="right" w:leader="dot" w:pos="9350"/>
                </w:tabs>
                <w:bidi w:val="0"/>
              </w:pPr>
            </w:pPrChange>
          </w:pPr>
          <w:ins w:id="633" w:author="Mahmoud" w:date="2017-10-08T14:00:00Z">
            <w:del w:id="634" w:author="Windows User" w:date="2017-10-14T03:27:00Z">
              <w:r w:rsidRPr="008B55F5" w:rsidDel="008B55F5">
                <w:rPr>
                  <w:rStyle w:val="Hyperlink"/>
                  <w:noProof/>
                  <w:rtl/>
                </w:rPr>
                <w:delText>3-2-2-دستاوردها</w:delText>
              </w:r>
              <w:r w:rsidRPr="008B55F5" w:rsidDel="008B55F5">
                <w:rPr>
                  <w:rStyle w:val="Hyperlink"/>
                  <w:rFonts w:hint="cs"/>
                  <w:noProof/>
                  <w:rtl/>
                </w:rPr>
                <w:delText>ی</w:delText>
              </w:r>
              <w:r w:rsidRPr="008B55F5" w:rsidDel="008B55F5">
                <w:rPr>
                  <w:rStyle w:val="Hyperlink"/>
                  <w:noProof/>
                  <w:rtl/>
                </w:rPr>
                <w:delText xml:space="preserve"> جد</w:delText>
              </w:r>
              <w:r w:rsidRPr="008B55F5" w:rsidDel="008B55F5">
                <w:rPr>
                  <w:rStyle w:val="Hyperlink"/>
                  <w:rFonts w:hint="cs"/>
                  <w:noProof/>
                  <w:rtl/>
                </w:rPr>
                <w:delText>ی</w:delText>
              </w:r>
              <w:r w:rsidRPr="008B55F5" w:rsidDel="008B55F5">
                <w:rPr>
                  <w:rStyle w:val="Hyperlink"/>
                  <w:noProof/>
                  <w:rtl/>
                </w:rPr>
                <w:delText xml:space="preserve">د </w:delText>
              </w:r>
              <w:r w:rsidRPr="008B55F5" w:rsidDel="008B55F5">
                <w:rPr>
                  <w:rStyle w:val="Hyperlink"/>
                  <w:noProof/>
                </w:rPr>
                <w:delText>MAYHEM</w:delText>
              </w:r>
              <w:r w:rsidRPr="008B55F5" w:rsidDel="008B55F5">
                <w:rPr>
                  <w:rStyle w:val="Hyperlink"/>
                  <w:noProof/>
                  <w:rtl/>
                </w:rPr>
                <w:delText>:</w:delText>
              </w:r>
              <w:r w:rsidDel="008B55F5">
                <w:rPr>
                  <w:noProof/>
                  <w:webHidden/>
                </w:rPr>
                <w:tab/>
              </w:r>
            </w:del>
          </w:ins>
          <w:ins w:id="635" w:author="Mahmoud" w:date="2017-10-08T15:14:00Z">
            <w:del w:id="636" w:author="Windows User" w:date="2017-10-14T03:27:00Z">
              <w:r w:rsidR="002D3C4D" w:rsidDel="008B55F5">
                <w:rPr>
                  <w:noProof/>
                  <w:webHidden/>
                  <w:rtl/>
                </w:rPr>
                <w:delText>29</w:delText>
              </w:r>
            </w:del>
          </w:ins>
        </w:p>
        <w:p w14:paraId="5067CCF2" w14:textId="77777777" w:rsidR="00D6485B" w:rsidDel="008B55F5" w:rsidRDefault="00D6485B">
          <w:pPr>
            <w:pStyle w:val="TOC3"/>
            <w:tabs>
              <w:tab w:val="right" w:leader="dot" w:pos="9350"/>
            </w:tabs>
            <w:rPr>
              <w:ins w:id="637" w:author="Mahmoud" w:date="2017-10-08T14:00:00Z"/>
              <w:del w:id="638" w:author="Windows User" w:date="2017-10-14T03:27:00Z"/>
              <w:rFonts w:asciiTheme="minorHAnsi" w:eastAsiaTheme="minorEastAsia" w:hAnsiTheme="minorHAnsi" w:cstheme="minorBidi"/>
              <w:noProof/>
              <w:sz w:val="22"/>
              <w:szCs w:val="22"/>
              <w:lang w:bidi="ar-SA"/>
            </w:rPr>
            <w:pPrChange w:id="639" w:author="Windows User" w:date="2017-10-14T03:28:00Z">
              <w:pPr>
                <w:pStyle w:val="TOC3"/>
                <w:tabs>
                  <w:tab w:val="right" w:leader="dot" w:pos="9350"/>
                </w:tabs>
                <w:bidi w:val="0"/>
              </w:pPr>
            </w:pPrChange>
          </w:pPr>
          <w:ins w:id="640" w:author="Mahmoud" w:date="2017-10-08T14:00:00Z">
            <w:del w:id="641" w:author="Windows User" w:date="2017-10-14T03:27:00Z">
              <w:r w:rsidRPr="008B55F5" w:rsidDel="008B55F5">
                <w:rPr>
                  <w:rStyle w:val="Hyperlink"/>
                  <w:noProof/>
                  <w:rtl/>
                </w:rPr>
                <w:delText>3-2-3-ساختار کل</w:delText>
              </w:r>
              <w:r w:rsidRPr="008B55F5" w:rsidDel="008B55F5">
                <w:rPr>
                  <w:rStyle w:val="Hyperlink"/>
                  <w:rFonts w:hint="cs"/>
                  <w:noProof/>
                  <w:rtl/>
                </w:rPr>
                <w:delText>ی</w:delText>
              </w:r>
              <w:r w:rsidRPr="008B55F5" w:rsidDel="008B55F5">
                <w:rPr>
                  <w:rStyle w:val="Hyperlink"/>
                  <w:noProof/>
                  <w:rtl/>
                </w:rPr>
                <w:delText xml:space="preserve"> ابزار </w:delText>
              </w:r>
              <w:r w:rsidRPr="008B55F5" w:rsidDel="008B55F5">
                <w:rPr>
                  <w:rStyle w:val="Hyperlink"/>
                  <w:noProof/>
                </w:rPr>
                <w:delText>MAYHEM</w:delText>
              </w:r>
              <w:r w:rsidDel="008B55F5">
                <w:rPr>
                  <w:noProof/>
                  <w:webHidden/>
                </w:rPr>
                <w:tab/>
              </w:r>
            </w:del>
          </w:ins>
          <w:ins w:id="642" w:author="Mahmoud" w:date="2017-10-08T15:14:00Z">
            <w:del w:id="643" w:author="Windows User" w:date="2017-10-14T03:27:00Z">
              <w:r w:rsidR="002D3C4D" w:rsidDel="008B55F5">
                <w:rPr>
                  <w:noProof/>
                  <w:webHidden/>
                  <w:rtl/>
                </w:rPr>
                <w:delText>29</w:delText>
              </w:r>
            </w:del>
          </w:ins>
        </w:p>
        <w:p w14:paraId="392E430C" w14:textId="77777777" w:rsidR="00D6485B" w:rsidDel="008B55F5" w:rsidRDefault="00D6485B">
          <w:pPr>
            <w:pStyle w:val="TOC3"/>
            <w:tabs>
              <w:tab w:val="right" w:leader="dot" w:pos="9350"/>
            </w:tabs>
            <w:rPr>
              <w:ins w:id="644" w:author="Mahmoud" w:date="2017-10-08T14:00:00Z"/>
              <w:del w:id="645" w:author="Windows User" w:date="2017-10-14T03:27:00Z"/>
              <w:rFonts w:asciiTheme="minorHAnsi" w:eastAsiaTheme="minorEastAsia" w:hAnsiTheme="minorHAnsi" w:cstheme="minorBidi"/>
              <w:noProof/>
              <w:sz w:val="22"/>
              <w:szCs w:val="22"/>
              <w:lang w:bidi="ar-SA"/>
            </w:rPr>
            <w:pPrChange w:id="646" w:author="Windows User" w:date="2017-10-14T03:28:00Z">
              <w:pPr>
                <w:pStyle w:val="TOC3"/>
                <w:tabs>
                  <w:tab w:val="right" w:leader="dot" w:pos="9350"/>
                </w:tabs>
                <w:bidi w:val="0"/>
              </w:pPr>
            </w:pPrChange>
          </w:pPr>
          <w:ins w:id="647" w:author="Mahmoud" w:date="2017-10-08T14:00:00Z">
            <w:del w:id="648" w:author="Windows User" w:date="2017-10-14T03:27:00Z">
              <w:r w:rsidRPr="008B55F5" w:rsidDel="008B55F5">
                <w:rPr>
                  <w:rStyle w:val="Hyperlink"/>
                  <w:noProof/>
                  <w:rtl/>
                </w:rPr>
                <w:delText>3-2-4-اجرا</w:delText>
              </w:r>
              <w:r w:rsidRPr="008B55F5" w:rsidDel="008B55F5">
                <w:rPr>
                  <w:rStyle w:val="Hyperlink"/>
                  <w:rFonts w:hint="cs"/>
                  <w:noProof/>
                  <w:rtl/>
                </w:rPr>
                <w:delText>ی</w:delText>
              </w:r>
              <w:r w:rsidRPr="008B55F5" w:rsidDel="008B55F5">
                <w:rPr>
                  <w:rStyle w:val="Hyperlink"/>
                  <w:noProof/>
                  <w:rtl/>
                </w:rPr>
                <w:delText xml:space="preserve"> ه</w:delText>
              </w:r>
              <w:r w:rsidRPr="008B55F5" w:rsidDel="008B55F5">
                <w:rPr>
                  <w:rStyle w:val="Hyperlink"/>
                  <w:rFonts w:hint="cs"/>
                  <w:noProof/>
                  <w:rtl/>
                </w:rPr>
                <w:delText>یبرید</w:delText>
              </w:r>
              <w:r w:rsidRPr="008B55F5" w:rsidDel="008B55F5">
                <w:rPr>
                  <w:rStyle w:val="Hyperlink"/>
                  <w:noProof/>
                  <w:rtl/>
                </w:rPr>
                <w:delText xml:space="preserve"> پو</w:delText>
              </w:r>
              <w:r w:rsidRPr="008B55F5" w:rsidDel="008B55F5">
                <w:rPr>
                  <w:rStyle w:val="Hyperlink"/>
                  <w:rFonts w:hint="cs"/>
                  <w:noProof/>
                  <w:rtl/>
                </w:rPr>
                <w:delText>یانمادین</w:delText>
              </w:r>
              <w:r w:rsidRPr="008B55F5" w:rsidDel="008B55F5">
                <w:rPr>
                  <w:rStyle w:val="Hyperlink"/>
                  <w:noProof/>
                  <w:rtl/>
                </w:rPr>
                <w:delText xml:space="preserve"> در ابزار </w:delText>
              </w:r>
              <w:r w:rsidRPr="008B55F5" w:rsidDel="008B55F5">
                <w:rPr>
                  <w:rStyle w:val="Hyperlink"/>
                  <w:noProof/>
                </w:rPr>
                <w:delText>MAYHEM</w:delText>
              </w:r>
              <w:r w:rsidDel="008B55F5">
                <w:rPr>
                  <w:noProof/>
                  <w:webHidden/>
                </w:rPr>
                <w:tab/>
              </w:r>
            </w:del>
          </w:ins>
          <w:ins w:id="649" w:author="Mahmoud" w:date="2017-10-08T15:14:00Z">
            <w:del w:id="650" w:author="Windows User" w:date="2017-10-14T03:27:00Z">
              <w:r w:rsidR="002D3C4D" w:rsidDel="008B55F5">
                <w:rPr>
                  <w:noProof/>
                  <w:webHidden/>
                  <w:rtl/>
                </w:rPr>
                <w:delText>33</w:delText>
              </w:r>
            </w:del>
          </w:ins>
        </w:p>
        <w:p w14:paraId="3ECEEE37" w14:textId="77777777" w:rsidR="00D6485B" w:rsidDel="008B55F5" w:rsidRDefault="00D6485B">
          <w:pPr>
            <w:pStyle w:val="TOC3"/>
            <w:tabs>
              <w:tab w:val="right" w:leader="dot" w:pos="9350"/>
            </w:tabs>
            <w:rPr>
              <w:ins w:id="651" w:author="Mahmoud" w:date="2017-10-08T14:00:00Z"/>
              <w:del w:id="652" w:author="Windows User" w:date="2017-10-14T03:27:00Z"/>
              <w:rFonts w:asciiTheme="minorHAnsi" w:eastAsiaTheme="minorEastAsia" w:hAnsiTheme="minorHAnsi" w:cstheme="minorBidi"/>
              <w:noProof/>
              <w:sz w:val="22"/>
              <w:szCs w:val="22"/>
              <w:lang w:bidi="ar-SA"/>
            </w:rPr>
            <w:pPrChange w:id="653" w:author="Windows User" w:date="2017-10-14T03:28:00Z">
              <w:pPr>
                <w:pStyle w:val="TOC3"/>
                <w:tabs>
                  <w:tab w:val="right" w:leader="dot" w:pos="9350"/>
                </w:tabs>
                <w:bidi w:val="0"/>
              </w:pPr>
            </w:pPrChange>
          </w:pPr>
          <w:ins w:id="654" w:author="Mahmoud" w:date="2017-10-08T14:00:00Z">
            <w:del w:id="655" w:author="Windows User" w:date="2017-10-14T03:27:00Z">
              <w:r w:rsidRPr="008B55F5" w:rsidDel="008B55F5">
                <w:rPr>
                  <w:rStyle w:val="Hyperlink"/>
                  <w:noProof/>
                  <w:rtl/>
                </w:rPr>
                <w:delText>3-2-5-معمار</w:delText>
              </w:r>
              <w:r w:rsidRPr="008B55F5" w:rsidDel="008B55F5">
                <w:rPr>
                  <w:rStyle w:val="Hyperlink"/>
                  <w:rFonts w:hint="cs"/>
                  <w:noProof/>
                  <w:rtl/>
                </w:rPr>
                <w:delText>ی</w:delText>
              </w:r>
              <w:r w:rsidRPr="008B55F5" w:rsidDel="008B55F5">
                <w:rPr>
                  <w:rStyle w:val="Hyperlink"/>
                  <w:noProof/>
                  <w:rtl/>
                </w:rPr>
                <w:delText xml:space="preserve"> و پ</w:delText>
              </w:r>
              <w:r w:rsidRPr="008B55F5" w:rsidDel="008B55F5">
                <w:rPr>
                  <w:rStyle w:val="Hyperlink"/>
                  <w:rFonts w:hint="cs"/>
                  <w:noProof/>
                  <w:rtl/>
                </w:rPr>
                <w:delText>یاده‌سازی</w:delText>
              </w:r>
              <w:r w:rsidRPr="008B55F5" w:rsidDel="008B55F5">
                <w:rPr>
                  <w:rStyle w:val="Hyperlink"/>
                  <w:noProof/>
                  <w:rtl/>
                </w:rPr>
                <w:delText xml:space="preserve"> </w:delText>
              </w:r>
              <w:r w:rsidRPr="008B55F5" w:rsidDel="008B55F5">
                <w:rPr>
                  <w:rStyle w:val="Hyperlink"/>
                  <w:noProof/>
                </w:rPr>
                <w:delText>CEC</w:delText>
              </w:r>
              <w:r w:rsidDel="008B55F5">
                <w:rPr>
                  <w:noProof/>
                  <w:webHidden/>
                </w:rPr>
                <w:tab/>
              </w:r>
            </w:del>
          </w:ins>
          <w:ins w:id="656" w:author="Mahmoud" w:date="2017-10-08T15:14:00Z">
            <w:del w:id="657" w:author="Windows User" w:date="2017-10-14T03:27:00Z">
              <w:r w:rsidR="002D3C4D" w:rsidDel="008B55F5">
                <w:rPr>
                  <w:noProof/>
                  <w:webHidden/>
                  <w:rtl/>
                </w:rPr>
                <w:delText>34</w:delText>
              </w:r>
            </w:del>
          </w:ins>
        </w:p>
        <w:p w14:paraId="23957911" w14:textId="77777777" w:rsidR="00D6485B" w:rsidDel="008B55F5" w:rsidRDefault="00D6485B">
          <w:pPr>
            <w:pStyle w:val="TOC3"/>
            <w:tabs>
              <w:tab w:val="right" w:leader="dot" w:pos="9350"/>
            </w:tabs>
            <w:rPr>
              <w:ins w:id="658" w:author="Mahmoud" w:date="2017-10-08T14:00:00Z"/>
              <w:del w:id="659" w:author="Windows User" w:date="2017-10-14T03:27:00Z"/>
              <w:rFonts w:asciiTheme="minorHAnsi" w:eastAsiaTheme="minorEastAsia" w:hAnsiTheme="minorHAnsi" w:cstheme="minorBidi"/>
              <w:noProof/>
              <w:sz w:val="22"/>
              <w:szCs w:val="22"/>
              <w:lang w:bidi="ar-SA"/>
            </w:rPr>
            <w:pPrChange w:id="660" w:author="Windows User" w:date="2017-10-14T03:28:00Z">
              <w:pPr>
                <w:pStyle w:val="TOC3"/>
                <w:tabs>
                  <w:tab w:val="right" w:leader="dot" w:pos="9350"/>
                </w:tabs>
                <w:bidi w:val="0"/>
              </w:pPr>
            </w:pPrChange>
          </w:pPr>
          <w:ins w:id="661" w:author="Mahmoud" w:date="2017-10-08T14:00:00Z">
            <w:del w:id="662" w:author="Windows User" w:date="2017-10-14T03:27:00Z">
              <w:r w:rsidRPr="008B55F5" w:rsidDel="008B55F5">
                <w:rPr>
                  <w:rStyle w:val="Hyperlink"/>
                  <w:noProof/>
                  <w:rtl/>
                </w:rPr>
                <w:delText>3-2-6-معمار</w:delText>
              </w:r>
              <w:r w:rsidRPr="008B55F5" w:rsidDel="008B55F5">
                <w:rPr>
                  <w:rStyle w:val="Hyperlink"/>
                  <w:rFonts w:hint="cs"/>
                  <w:noProof/>
                  <w:rtl/>
                </w:rPr>
                <w:delText>ی</w:delText>
              </w:r>
              <w:r w:rsidRPr="008B55F5" w:rsidDel="008B55F5">
                <w:rPr>
                  <w:rStyle w:val="Hyperlink"/>
                  <w:noProof/>
                  <w:rtl/>
                </w:rPr>
                <w:delText xml:space="preserve"> و پ</w:delText>
              </w:r>
              <w:r w:rsidRPr="008B55F5" w:rsidDel="008B55F5">
                <w:rPr>
                  <w:rStyle w:val="Hyperlink"/>
                  <w:rFonts w:hint="cs"/>
                  <w:noProof/>
                  <w:rtl/>
                </w:rPr>
                <w:delText>یاده‌سازی</w:delText>
              </w:r>
              <w:r w:rsidRPr="008B55F5" w:rsidDel="008B55F5">
                <w:rPr>
                  <w:rStyle w:val="Hyperlink"/>
                  <w:noProof/>
                  <w:rtl/>
                </w:rPr>
                <w:delText xml:space="preserve"> </w:delText>
              </w:r>
              <w:r w:rsidRPr="008B55F5" w:rsidDel="008B55F5">
                <w:rPr>
                  <w:rStyle w:val="Hyperlink"/>
                  <w:noProof/>
                </w:rPr>
                <w:delText>SES</w:delText>
              </w:r>
              <w:r w:rsidDel="008B55F5">
                <w:rPr>
                  <w:noProof/>
                  <w:webHidden/>
                </w:rPr>
                <w:tab/>
              </w:r>
            </w:del>
          </w:ins>
          <w:ins w:id="663" w:author="Mahmoud" w:date="2017-10-08T15:14:00Z">
            <w:del w:id="664" w:author="Windows User" w:date="2017-10-14T03:27:00Z">
              <w:r w:rsidR="002D3C4D" w:rsidDel="008B55F5">
                <w:rPr>
                  <w:noProof/>
                  <w:webHidden/>
                  <w:rtl/>
                </w:rPr>
                <w:delText>34</w:delText>
              </w:r>
            </w:del>
          </w:ins>
        </w:p>
        <w:p w14:paraId="385246C9" w14:textId="77777777" w:rsidR="00D6485B" w:rsidDel="008B55F5" w:rsidRDefault="00D6485B">
          <w:pPr>
            <w:pStyle w:val="TOC3"/>
            <w:tabs>
              <w:tab w:val="right" w:leader="dot" w:pos="9350"/>
            </w:tabs>
            <w:rPr>
              <w:ins w:id="665" w:author="Mahmoud" w:date="2017-10-08T14:00:00Z"/>
              <w:del w:id="666" w:author="Windows User" w:date="2017-10-14T03:27:00Z"/>
              <w:rFonts w:asciiTheme="minorHAnsi" w:eastAsiaTheme="minorEastAsia" w:hAnsiTheme="minorHAnsi" w:cstheme="minorBidi"/>
              <w:noProof/>
              <w:sz w:val="22"/>
              <w:szCs w:val="22"/>
              <w:lang w:bidi="ar-SA"/>
            </w:rPr>
            <w:pPrChange w:id="667" w:author="Windows User" w:date="2017-10-14T03:28:00Z">
              <w:pPr>
                <w:pStyle w:val="TOC3"/>
                <w:tabs>
                  <w:tab w:val="right" w:leader="dot" w:pos="9350"/>
                </w:tabs>
                <w:bidi w:val="0"/>
              </w:pPr>
            </w:pPrChange>
          </w:pPr>
          <w:ins w:id="668" w:author="Mahmoud" w:date="2017-10-08T14:00:00Z">
            <w:del w:id="669" w:author="Windows User" w:date="2017-10-14T03:27:00Z">
              <w:r w:rsidRPr="008B55F5" w:rsidDel="008B55F5">
                <w:rPr>
                  <w:rStyle w:val="Hyperlink"/>
                  <w:noProof/>
                  <w:rtl/>
                </w:rPr>
                <w:delText>3-2-7-مدل ساز</w:delText>
              </w:r>
              <w:r w:rsidRPr="008B55F5" w:rsidDel="008B55F5">
                <w:rPr>
                  <w:rStyle w:val="Hyperlink"/>
                  <w:rFonts w:hint="cs"/>
                  <w:noProof/>
                  <w:rtl/>
                </w:rPr>
                <w:delText>ی</w:delText>
              </w:r>
              <w:r w:rsidRPr="008B55F5" w:rsidDel="008B55F5">
                <w:rPr>
                  <w:rStyle w:val="Hyperlink"/>
                  <w:noProof/>
                  <w:rtl/>
                </w:rPr>
                <w:delText xml:space="preserve"> حافظه در </w:delText>
              </w:r>
              <w:r w:rsidRPr="008B55F5" w:rsidDel="008B55F5">
                <w:rPr>
                  <w:rStyle w:val="Hyperlink"/>
                  <w:noProof/>
                </w:rPr>
                <w:delText>MAYHEM</w:delText>
              </w:r>
              <w:r w:rsidDel="008B55F5">
                <w:rPr>
                  <w:noProof/>
                  <w:webHidden/>
                </w:rPr>
                <w:tab/>
              </w:r>
            </w:del>
          </w:ins>
          <w:ins w:id="670" w:author="Mahmoud" w:date="2017-10-08T15:14:00Z">
            <w:del w:id="671" w:author="Windows User" w:date="2017-10-14T03:27:00Z">
              <w:r w:rsidR="002D3C4D" w:rsidDel="008B55F5">
                <w:rPr>
                  <w:noProof/>
                  <w:webHidden/>
                  <w:rtl/>
                </w:rPr>
                <w:delText>35</w:delText>
              </w:r>
            </w:del>
          </w:ins>
        </w:p>
        <w:p w14:paraId="47725D0B" w14:textId="77777777" w:rsidR="00D6485B" w:rsidDel="008B55F5" w:rsidRDefault="00D6485B">
          <w:pPr>
            <w:pStyle w:val="TOC2"/>
            <w:tabs>
              <w:tab w:val="right" w:leader="dot" w:pos="9350"/>
            </w:tabs>
            <w:rPr>
              <w:ins w:id="672" w:author="Mahmoud" w:date="2017-10-08T14:00:00Z"/>
              <w:del w:id="673" w:author="Windows User" w:date="2017-10-14T03:27:00Z"/>
              <w:rFonts w:asciiTheme="minorHAnsi" w:eastAsiaTheme="minorEastAsia" w:hAnsiTheme="minorHAnsi" w:cstheme="minorBidi"/>
              <w:noProof/>
              <w:sz w:val="22"/>
              <w:szCs w:val="22"/>
              <w:lang w:bidi="ar-SA"/>
            </w:rPr>
            <w:pPrChange w:id="674" w:author="Windows User" w:date="2017-10-14T03:28:00Z">
              <w:pPr>
                <w:pStyle w:val="TOC2"/>
                <w:tabs>
                  <w:tab w:val="right" w:leader="dot" w:pos="9350"/>
                </w:tabs>
                <w:bidi w:val="0"/>
              </w:pPr>
            </w:pPrChange>
          </w:pPr>
          <w:ins w:id="675" w:author="Mahmoud" w:date="2017-10-08T14:00:00Z">
            <w:del w:id="676" w:author="Windows User" w:date="2017-10-14T03:27:00Z">
              <w:r w:rsidRPr="008B55F5" w:rsidDel="008B55F5">
                <w:rPr>
                  <w:rStyle w:val="Hyperlink"/>
                  <w:noProof/>
                  <w:rtl/>
                </w:rPr>
                <w:delText xml:space="preserve">3-3-ابزار </w:delText>
              </w:r>
              <w:r w:rsidRPr="008B55F5" w:rsidDel="008B55F5">
                <w:rPr>
                  <w:rStyle w:val="Hyperlink"/>
                  <w:noProof/>
                </w:rPr>
                <w:delText>Drilller</w:delText>
              </w:r>
              <w:r w:rsidDel="008B55F5">
                <w:rPr>
                  <w:noProof/>
                  <w:webHidden/>
                </w:rPr>
                <w:tab/>
              </w:r>
            </w:del>
          </w:ins>
          <w:ins w:id="677" w:author="Mahmoud" w:date="2017-10-08T15:14:00Z">
            <w:del w:id="678" w:author="Windows User" w:date="2017-10-14T03:27:00Z">
              <w:r w:rsidR="002D3C4D" w:rsidDel="008B55F5">
                <w:rPr>
                  <w:noProof/>
                  <w:webHidden/>
                  <w:rtl/>
                </w:rPr>
                <w:delText>37</w:delText>
              </w:r>
            </w:del>
          </w:ins>
        </w:p>
        <w:p w14:paraId="0968488A" w14:textId="77777777" w:rsidR="00D6485B" w:rsidDel="008B55F5" w:rsidRDefault="00D6485B">
          <w:pPr>
            <w:pStyle w:val="TOC3"/>
            <w:tabs>
              <w:tab w:val="right" w:leader="dot" w:pos="9350"/>
            </w:tabs>
            <w:rPr>
              <w:ins w:id="679" w:author="Mahmoud" w:date="2017-10-08T14:00:00Z"/>
              <w:del w:id="680" w:author="Windows User" w:date="2017-10-14T03:27:00Z"/>
              <w:rFonts w:asciiTheme="minorHAnsi" w:eastAsiaTheme="minorEastAsia" w:hAnsiTheme="minorHAnsi" w:cstheme="minorBidi"/>
              <w:noProof/>
              <w:sz w:val="22"/>
              <w:szCs w:val="22"/>
              <w:lang w:bidi="ar-SA"/>
            </w:rPr>
            <w:pPrChange w:id="681" w:author="Windows User" w:date="2017-10-14T03:28:00Z">
              <w:pPr>
                <w:pStyle w:val="TOC3"/>
                <w:tabs>
                  <w:tab w:val="right" w:leader="dot" w:pos="9350"/>
                </w:tabs>
                <w:bidi w:val="0"/>
              </w:pPr>
            </w:pPrChange>
          </w:pPr>
          <w:ins w:id="682" w:author="Mahmoud" w:date="2017-10-08T14:00:00Z">
            <w:del w:id="683" w:author="Windows User" w:date="2017-10-14T03:27:00Z">
              <w:r w:rsidRPr="008B55F5" w:rsidDel="008B55F5">
                <w:rPr>
                  <w:rStyle w:val="Hyperlink"/>
                  <w:noProof/>
                  <w:rtl/>
                </w:rPr>
                <w:delText>3-3-1-مقدمه</w:delText>
              </w:r>
              <w:r w:rsidDel="008B55F5">
                <w:rPr>
                  <w:noProof/>
                  <w:webHidden/>
                </w:rPr>
                <w:tab/>
              </w:r>
            </w:del>
          </w:ins>
          <w:ins w:id="684" w:author="Mahmoud" w:date="2017-10-08T15:14:00Z">
            <w:del w:id="685" w:author="Windows User" w:date="2017-10-14T03:27:00Z">
              <w:r w:rsidR="002D3C4D" w:rsidDel="008B55F5">
                <w:rPr>
                  <w:noProof/>
                  <w:webHidden/>
                  <w:rtl/>
                </w:rPr>
                <w:delText>37</w:delText>
              </w:r>
            </w:del>
          </w:ins>
        </w:p>
        <w:p w14:paraId="00B38BEF" w14:textId="77777777" w:rsidR="00D6485B" w:rsidDel="008B55F5" w:rsidRDefault="00D6485B">
          <w:pPr>
            <w:pStyle w:val="TOC3"/>
            <w:tabs>
              <w:tab w:val="right" w:leader="dot" w:pos="9350"/>
            </w:tabs>
            <w:rPr>
              <w:ins w:id="686" w:author="Mahmoud" w:date="2017-10-08T14:00:00Z"/>
              <w:del w:id="687" w:author="Windows User" w:date="2017-10-14T03:27:00Z"/>
              <w:rFonts w:asciiTheme="minorHAnsi" w:eastAsiaTheme="minorEastAsia" w:hAnsiTheme="minorHAnsi" w:cstheme="minorBidi"/>
              <w:noProof/>
              <w:sz w:val="22"/>
              <w:szCs w:val="22"/>
              <w:lang w:bidi="ar-SA"/>
            </w:rPr>
            <w:pPrChange w:id="688" w:author="Windows User" w:date="2017-10-14T03:28:00Z">
              <w:pPr>
                <w:pStyle w:val="TOC3"/>
                <w:tabs>
                  <w:tab w:val="right" w:leader="dot" w:pos="9350"/>
                </w:tabs>
                <w:bidi w:val="0"/>
              </w:pPr>
            </w:pPrChange>
          </w:pPr>
          <w:ins w:id="689" w:author="Mahmoud" w:date="2017-10-08T14:00:00Z">
            <w:del w:id="690" w:author="Windows User" w:date="2017-10-14T03:27:00Z">
              <w:r w:rsidRPr="008B55F5" w:rsidDel="008B55F5">
                <w:rPr>
                  <w:rStyle w:val="Hyperlink"/>
                  <w:noProof/>
                  <w:rtl/>
                </w:rPr>
                <w:delText xml:space="preserve">3-3-2-انواع </w:delText>
              </w:r>
              <w:r w:rsidRPr="008B55F5" w:rsidDel="008B55F5">
                <w:rPr>
                  <w:rStyle w:val="Hyperlink"/>
                  <w:noProof/>
                </w:rPr>
                <w:delText>Fuzzer</w:delText>
              </w:r>
              <w:r w:rsidRPr="008B55F5" w:rsidDel="008B55F5">
                <w:rPr>
                  <w:rStyle w:val="Hyperlink"/>
                  <w:noProof/>
                  <w:rtl/>
                </w:rPr>
                <w:delText xml:space="preserve"> ها:</w:delText>
              </w:r>
              <w:r w:rsidDel="008B55F5">
                <w:rPr>
                  <w:noProof/>
                  <w:webHidden/>
                </w:rPr>
                <w:tab/>
              </w:r>
            </w:del>
          </w:ins>
          <w:ins w:id="691" w:author="Mahmoud" w:date="2017-10-08T15:14:00Z">
            <w:del w:id="692" w:author="Windows User" w:date="2017-10-14T03:27:00Z">
              <w:r w:rsidR="002D3C4D" w:rsidDel="008B55F5">
                <w:rPr>
                  <w:noProof/>
                  <w:webHidden/>
                  <w:rtl/>
                </w:rPr>
                <w:delText>37</w:delText>
              </w:r>
            </w:del>
          </w:ins>
        </w:p>
        <w:p w14:paraId="030C1357" w14:textId="77777777" w:rsidR="00D6485B" w:rsidDel="008B55F5" w:rsidRDefault="00D6485B">
          <w:pPr>
            <w:pStyle w:val="TOC2"/>
            <w:tabs>
              <w:tab w:val="right" w:leader="dot" w:pos="9350"/>
            </w:tabs>
            <w:rPr>
              <w:ins w:id="693" w:author="Mahmoud" w:date="2017-10-08T14:00:00Z"/>
              <w:del w:id="694" w:author="Windows User" w:date="2017-10-14T03:27:00Z"/>
              <w:rFonts w:asciiTheme="minorHAnsi" w:eastAsiaTheme="minorEastAsia" w:hAnsiTheme="minorHAnsi" w:cstheme="minorBidi"/>
              <w:noProof/>
              <w:sz w:val="22"/>
              <w:szCs w:val="22"/>
              <w:lang w:bidi="ar-SA"/>
            </w:rPr>
            <w:pPrChange w:id="695" w:author="Windows User" w:date="2017-10-14T03:28:00Z">
              <w:pPr>
                <w:pStyle w:val="TOC2"/>
                <w:tabs>
                  <w:tab w:val="right" w:leader="dot" w:pos="9350"/>
                </w:tabs>
                <w:bidi w:val="0"/>
              </w:pPr>
            </w:pPrChange>
          </w:pPr>
          <w:ins w:id="696" w:author="Mahmoud" w:date="2017-10-08T14:00:00Z">
            <w:del w:id="697" w:author="Windows User" w:date="2017-10-14T03:27:00Z">
              <w:r w:rsidRPr="008B55F5" w:rsidDel="008B55F5">
                <w:rPr>
                  <w:rStyle w:val="Hyperlink"/>
                  <w:noProof/>
                  <w:rtl/>
                </w:rPr>
                <w:delText>3-4-مقا</w:delText>
              </w:r>
              <w:r w:rsidRPr="008B55F5" w:rsidDel="008B55F5">
                <w:rPr>
                  <w:rStyle w:val="Hyperlink"/>
                  <w:rFonts w:hint="cs"/>
                  <w:noProof/>
                  <w:rtl/>
                </w:rPr>
                <w:delText>یسه</w:delText>
              </w:r>
              <w:r w:rsidRPr="008B55F5" w:rsidDel="008B55F5">
                <w:rPr>
                  <w:rStyle w:val="Hyperlink"/>
                  <w:noProof/>
                  <w:rtl/>
                </w:rPr>
                <w:delText xml:space="preserve"> </w:delText>
              </w:r>
              <w:r w:rsidRPr="008B55F5" w:rsidDel="008B55F5">
                <w:rPr>
                  <w:rStyle w:val="Hyperlink"/>
                  <w:rFonts w:hint="cs"/>
                  <w:noProof/>
                  <w:rtl/>
                </w:rPr>
                <w:delText>ی</w:delText>
              </w:r>
              <w:r w:rsidRPr="008B55F5" w:rsidDel="008B55F5">
                <w:rPr>
                  <w:rStyle w:val="Hyperlink"/>
                  <w:noProof/>
                  <w:rtl/>
                </w:rPr>
                <w:delText xml:space="preserve">  ابزار ها</w:delText>
              </w:r>
              <w:r w:rsidRPr="008B55F5" w:rsidDel="008B55F5">
                <w:rPr>
                  <w:rStyle w:val="Hyperlink"/>
                  <w:rFonts w:hint="cs"/>
                  <w:noProof/>
                  <w:rtl/>
                </w:rPr>
                <w:delText>ی</w:delText>
              </w:r>
              <w:r w:rsidRPr="008B55F5" w:rsidDel="008B55F5">
                <w:rPr>
                  <w:rStyle w:val="Hyperlink"/>
                  <w:noProof/>
                  <w:rtl/>
                </w:rPr>
                <w:delText xml:space="preserve"> اجرا</w:delText>
              </w:r>
              <w:r w:rsidRPr="008B55F5" w:rsidDel="008B55F5">
                <w:rPr>
                  <w:rStyle w:val="Hyperlink"/>
                  <w:rFonts w:hint="cs"/>
                  <w:noProof/>
                  <w:rtl/>
                </w:rPr>
                <w:delText>ی</w:delText>
              </w:r>
              <w:r w:rsidRPr="008B55F5" w:rsidDel="008B55F5">
                <w:rPr>
                  <w:rStyle w:val="Hyperlink"/>
                  <w:noProof/>
                  <w:rtl/>
                </w:rPr>
                <w:delText xml:space="preserve"> پو</w:delText>
              </w:r>
              <w:r w:rsidRPr="008B55F5" w:rsidDel="008B55F5">
                <w:rPr>
                  <w:rStyle w:val="Hyperlink"/>
                  <w:rFonts w:hint="cs"/>
                  <w:noProof/>
                  <w:rtl/>
                </w:rPr>
                <w:delText>ی</w:delText>
              </w:r>
              <w:r w:rsidRPr="008B55F5" w:rsidDel="008B55F5">
                <w:rPr>
                  <w:rStyle w:val="Hyperlink"/>
                  <w:noProof/>
                  <w:rtl/>
                </w:rPr>
                <w:delText>انماد</w:delText>
              </w:r>
              <w:r w:rsidRPr="008B55F5" w:rsidDel="008B55F5">
                <w:rPr>
                  <w:rStyle w:val="Hyperlink"/>
                  <w:rFonts w:hint="cs"/>
                  <w:noProof/>
                  <w:rtl/>
                </w:rPr>
                <w:delText>ی</w:delText>
              </w:r>
              <w:r w:rsidRPr="008B55F5" w:rsidDel="008B55F5">
                <w:rPr>
                  <w:rStyle w:val="Hyperlink"/>
                  <w:noProof/>
                  <w:rtl/>
                </w:rPr>
                <w:delText>ن برا</w:delText>
              </w:r>
              <w:r w:rsidRPr="008B55F5" w:rsidDel="008B55F5">
                <w:rPr>
                  <w:rStyle w:val="Hyperlink"/>
                  <w:rFonts w:hint="cs"/>
                  <w:noProof/>
                  <w:rtl/>
                </w:rPr>
                <w:delText>ی</w:delText>
              </w:r>
              <w:r w:rsidRPr="008B55F5" w:rsidDel="008B55F5">
                <w:rPr>
                  <w:rStyle w:val="Hyperlink"/>
                  <w:noProof/>
                  <w:rtl/>
                </w:rPr>
                <w:delText xml:space="preserve"> تحل</w:delText>
              </w:r>
              <w:r w:rsidRPr="008B55F5" w:rsidDel="008B55F5">
                <w:rPr>
                  <w:rStyle w:val="Hyperlink"/>
                  <w:rFonts w:hint="cs"/>
                  <w:noProof/>
                  <w:rtl/>
                </w:rPr>
                <w:delText>ی</w:delText>
              </w:r>
              <w:r w:rsidRPr="008B55F5" w:rsidDel="008B55F5">
                <w:rPr>
                  <w:rStyle w:val="Hyperlink"/>
                  <w:noProof/>
                  <w:rtl/>
                </w:rPr>
                <w:delText>ل برنامه ها</w:delText>
              </w:r>
              <w:r w:rsidDel="008B55F5">
                <w:rPr>
                  <w:noProof/>
                  <w:webHidden/>
                </w:rPr>
                <w:tab/>
              </w:r>
            </w:del>
          </w:ins>
          <w:ins w:id="698" w:author="Mahmoud" w:date="2017-10-08T15:14:00Z">
            <w:del w:id="699" w:author="Windows User" w:date="2017-10-14T03:27:00Z">
              <w:r w:rsidR="002D3C4D" w:rsidDel="008B55F5">
                <w:rPr>
                  <w:noProof/>
                  <w:webHidden/>
                  <w:rtl/>
                </w:rPr>
                <w:delText>38</w:delText>
              </w:r>
            </w:del>
          </w:ins>
        </w:p>
        <w:p w14:paraId="014E96F9" w14:textId="77777777" w:rsidR="00D6485B" w:rsidDel="008B55F5" w:rsidRDefault="00D6485B">
          <w:pPr>
            <w:pStyle w:val="TOC1"/>
            <w:tabs>
              <w:tab w:val="right" w:leader="dot" w:pos="9350"/>
            </w:tabs>
            <w:rPr>
              <w:ins w:id="700" w:author="Mahmoud" w:date="2017-10-08T14:00:00Z"/>
              <w:del w:id="701" w:author="Windows User" w:date="2017-10-14T03:27:00Z"/>
              <w:rFonts w:asciiTheme="minorHAnsi" w:eastAsiaTheme="minorEastAsia" w:hAnsiTheme="minorHAnsi" w:cstheme="minorBidi"/>
              <w:noProof/>
              <w:sz w:val="22"/>
              <w:szCs w:val="22"/>
              <w:lang w:bidi="ar-SA"/>
            </w:rPr>
            <w:pPrChange w:id="702" w:author="Windows User" w:date="2017-10-14T03:28:00Z">
              <w:pPr>
                <w:pStyle w:val="TOC1"/>
                <w:tabs>
                  <w:tab w:val="right" w:leader="dot" w:pos="9350"/>
                </w:tabs>
                <w:bidi w:val="0"/>
              </w:pPr>
            </w:pPrChange>
          </w:pPr>
          <w:ins w:id="703" w:author="Mahmoud" w:date="2017-10-08T14:00:00Z">
            <w:del w:id="704" w:author="Windows User" w:date="2017-10-14T03:27:00Z">
              <w:r w:rsidRPr="008B55F5" w:rsidDel="008B55F5">
                <w:rPr>
                  <w:rStyle w:val="Hyperlink"/>
                  <w:noProof/>
                  <w:rtl/>
                </w:rPr>
                <w:delText>فصل چهارم: ابزار ها</w:delText>
              </w:r>
              <w:r w:rsidRPr="008B55F5" w:rsidDel="008B55F5">
                <w:rPr>
                  <w:rStyle w:val="Hyperlink"/>
                  <w:rFonts w:hint="cs"/>
                  <w:noProof/>
                  <w:rtl/>
                </w:rPr>
                <w:delText>ی</w:delText>
              </w:r>
              <w:r w:rsidRPr="008B55F5" w:rsidDel="008B55F5">
                <w:rPr>
                  <w:rStyle w:val="Hyperlink"/>
                  <w:noProof/>
                  <w:rtl/>
                </w:rPr>
                <w:delText xml:space="preserve"> اجرا</w:delText>
              </w:r>
              <w:r w:rsidRPr="008B55F5" w:rsidDel="008B55F5">
                <w:rPr>
                  <w:rStyle w:val="Hyperlink"/>
                  <w:rFonts w:hint="cs"/>
                  <w:noProof/>
                  <w:rtl/>
                </w:rPr>
                <w:delText>ی</w:delText>
              </w:r>
              <w:r w:rsidRPr="008B55F5" w:rsidDel="008B55F5">
                <w:rPr>
                  <w:rStyle w:val="Hyperlink"/>
                  <w:noProof/>
                  <w:rtl/>
                </w:rPr>
                <w:delText xml:space="preserve"> پو</w:delText>
              </w:r>
              <w:r w:rsidRPr="008B55F5" w:rsidDel="008B55F5">
                <w:rPr>
                  <w:rStyle w:val="Hyperlink"/>
                  <w:rFonts w:hint="cs"/>
                  <w:noProof/>
                  <w:rtl/>
                </w:rPr>
                <w:delText>ی</w:delText>
              </w:r>
              <w:r w:rsidRPr="008B55F5" w:rsidDel="008B55F5">
                <w:rPr>
                  <w:rStyle w:val="Hyperlink"/>
                  <w:noProof/>
                  <w:rtl/>
                </w:rPr>
                <w:delText>انماد</w:delText>
              </w:r>
              <w:r w:rsidRPr="008B55F5" w:rsidDel="008B55F5">
                <w:rPr>
                  <w:rStyle w:val="Hyperlink"/>
                  <w:rFonts w:hint="cs"/>
                  <w:noProof/>
                  <w:rtl/>
                </w:rPr>
                <w:delText>ی</w:delText>
              </w:r>
              <w:r w:rsidRPr="008B55F5" w:rsidDel="008B55F5">
                <w:rPr>
                  <w:rStyle w:val="Hyperlink"/>
                  <w:noProof/>
                  <w:rtl/>
                </w:rPr>
                <w:delText>ن برا</w:delText>
              </w:r>
              <w:r w:rsidRPr="008B55F5" w:rsidDel="008B55F5">
                <w:rPr>
                  <w:rStyle w:val="Hyperlink"/>
                  <w:rFonts w:hint="cs"/>
                  <w:noProof/>
                  <w:rtl/>
                </w:rPr>
                <w:delText>ی</w:delText>
              </w:r>
              <w:r w:rsidRPr="008B55F5" w:rsidDel="008B55F5">
                <w:rPr>
                  <w:rStyle w:val="Hyperlink"/>
                  <w:noProof/>
                  <w:rtl/>
                </w:rPr>
                <w:delText xml:space="preserve"> تحل</w:delText>
              </w:r>
              <w:r w:rsidRPr="008B55F5" w:rsidDel="008B55F5">
                <w:rPr>
                  <w:rStyle w:val="Hyperlink"/>
                  <w:rFonts w:hint="cs"/>
                  <w:noProof/>
                  <w:rtl/>
                </w:rPr>
                <w:delText>ی</w:delText>
              </w:r>
              <w:r w:rsidRPr="008B55F5" w:rsidDel="008B55F5">
                <w:rPr>
                  <w:rStyle w:val="Hyperlink"/>
                  <w:noProof/>
                  <w:rtl/>
                </w:rPr>
                <w:delText>ل برنامه ها</w:delText>
              </w:r>
              <w:r w:rsidRPr="008B55F5" w:rsidDel="008B55F5">
                <w:rPr>
                  <w:rStyle w:val="Hyperlink"/>
                  <w:rFonts w:hint="cs"/>
                  <w:noProof/>
                  <w:rtl/>
                </w:rPr>
                <w:delText>ی</w:delText>
              </w:r>
              <w:r w:rsidRPr="008B55F5" w:rsidDel="008B55F5">
                <w:rPr>
                  <w:rStyle w:val="Hyperlink"/>
                  <w:noProof/>
                  <w:rtl/>
                </w:rPr>
                <w:delText xml:space="preserve"> اندرو</w:delText>
              </w:r>
              <w:r w:rsidRPr="008B55F5" w:rsidDel="008B55F5">
                <w:rPr>
                  <w:rStyle w:val="Hyperlink"/>
                  <w:rFonts w:hint="cs"/>
                  <w:noProof/>
                  <w:rtl/>
                </w:rPr>
                <w:delText>ی</w:delText>
              </w:r>
              <w:r w:rsidRPr="008B55F5" w:rsidDel="008B55F5">
                <w:rPr>
                  <w:rStyle w:val="Hyperlink"/>
                  <w:noProof/>
                  <w:rtl/>
                </w:rPr>
                <w:delText>د</w:delText>
              </w:r>
              <w:r w:rsidRPr="008B55F5" w:rsidDel="008B55F5">
                <w:rPr>
                  <w:rStyle w:val="Hyperlink"/>
                  <w:rFonts w:hint="cs"/>
                  <w:noProof/>
                  <w:rtl/>
                </w:rPr>
                <w:delText>ی</w:delText>
              </w:r>
              <w:r w:rsidDel="008B55F5">
                <w:rPr>
                  <w:noProof/>
                  <w:webHidden/>
                </w:rPr>
                <w:tab/>
              </w:r>
            </w:del>
          </w:ins>
          <w:ins w:id="705" w:author="Mahmoud" w:date="2017-10-08T15:14:00Z">
            <w:del w:id="706" w:author="Windows User" w:date="2017-10-14T03:27:00Z">
              <w:r w:rsidR="002D3C4D" w:rsidDel="008B55F5">
                <w:rPr>
                  <w:noProof/>
                  <w:webHidden/>
                  <w:rtl/>
                </w:rPr>
                <w:delText>40</w:delText>
              </w:r>
            </w:del>
          </w:ins>
        </w:p>
        <w:p w14:paraId="3F028D6F" w14:textId="77777777" w:rsidR="00D6485B" w:rsidDel="008B55F5" w:rsidRDefault="00D6485B">
          <w:pPr>
            <w:pStyle w:val="TOC2"/>
            <w:tabs>
              <w:tab w:val="right" w:leader="dot" w:pos="9350"/>
            </w:tabs>
            <w:rPr>
              <w:ins w:id="707" w:author="Mahmoud" w:date="2017-10-08T14:00:00Z"/>
              <w:del w:id="708" w:author="Windows User" w:date="2017-10-14T03:27:00Z"/>
              <w:rFonts w:asciiTheme="minorHAnsi" w:eastAsiaTheme="minorEastAsia" w:hAnsiTheme="minorHAnsi" w:cstheme="minorBidi"/>
              <w:noProof/>
              <w:sz w:val="22"/>
              <w:szCs w:val="22"/>
              <w:lang w:bidi="ar-SA"/>
            </w:rPr>
            <w:pPrChange w:id="709" w:author="Windows User" w:date="2017-10-14T03:28:00Z">
              <w:pPr>
                <w:pStyle w:val="TOC2"/>
                <w:tabs>
                  <w:tab w:val="right" w:leader="dot" w:pos="9350"/>
                </w:tabs>
                <w:bidi w:val="0"/>
              </w:pPr>
            </w:pPrChange>
          </w:pPr>
          <w:ins w:id="710" w:author="Mahmoud" w:date="2017-10-08T14:00:00Z">
            <w:del w:id="711" w:author="Windows User" w:date="2017-10-14T03:27:00Z">
              <w:r w:rsidRPr="008B55F5" w:rsidDel="008B55F5">
                <w:rPr>
                  <w:rStyle w:val="Hyperlink"/>
                  <w:noProof/>
                  <w:rtl/>
                </w:rPr>
                <w:delText>4-1-چالش ها</w:delText>
              </w:r>
              <w:r w:rsidRPr="008B55F5" w:rsidDel="008B55F5">
                <w:rPr>
                  <w:rStyle w:val="Hyperlink"/>
                  <w:rFonts w:hint="cs"/>
                  <w:noProof/>
                  <w:rtl/>
                </w:rPr>
                <w:delText>ی</w:delText>
              </w:r>
              <w:r w:rsidRPr="008B55F5" w:rsidDel="008B55F5">
                <w:rPr>
                  <w:rStyle w:val="Hyperlink"/>
                  <w:noProof/>
                  <w:rtl/>
                </w:rPr>
                <w:delText xml:space="preserve"> علم</w:delText>
              </w:r>
              <w:r w:rsidRPr="008B55F5" w:rsidDel="008B55F5">
                <w:rPr>
                  <w:rStyle w:val="Hyperlink"/>
                  <w:rFonts w:hint="cs"/>
                  <w:noProof/>
                  <w:rtl/>
                </w:rPr>
                <w:delText>ی</w:delText>
              </w:r>
              <w:r w:rsidRPr="008B55F5" w:rsidDel="008B55F5">
                <w:rPr>
                  <w:rStyle w:val="Hyperlink"/>
                  <w:noProof/>
                  <w:rtl/>
                </w:rPr>
                <w:delText xml:space="preserve"> برا</w:delText>
              </w:r>
              <w:r w:rsidRPr="008B55F5" w:rsidDel="008B55F5">
                <w:rPr>
                  <w:rStyle w:val="Hyperlink"/>
                  <w:rFonts w:hint="cs"/>
                  <w:noProof/>
                  <w:rtl/>
                </w:rPr>
                <w:delText>ی</w:delText>
              </w:r>
              <w:r w:rsidRPr="008B55F5" w:rsidDel="008B55F5">
                <w:rPr>
                  <w:rStyle w:val="Hyperlink"/>
                  <w:noProof/>
                  <w:rtl/>
                </w:rPr>
                <w:delText xml:space="preserve"> تحل</w:delText>
              </w:r>
              <w:r w:rsidRPr="008B55F5" w:rsidDel="008B55F5">
                <w:rPr>
                  <w:rStyle w:val="Hyperlink"/>
                  <w:rFonts w:hint="cs"/>
                  <w:noProof/>
                  <w:rtl/>
                </w:rPr>
                <w:delText>یل</w:delText>
              </w:r>
              <w:r w:rsidRPr="008B55F5" w:rsidDel="008B55F5">
                <w:rPr>
                  <w:rStyle w:val="Hyperlink"/>
                  <w:noProof/>
                  <w:rtl/>
                </w:rPr>
                <w:delText xml:space="preserve"> برنامه در اندرو</w:delText>
              </w:r>
              <w:r w:rsidRPr="008B55F5" w:rsidDel="008B55F5">
                <w:rPr>
                  <w:rStyle w:val="Hyperlink"/>
                  <w:rFonts w:hint="cs"/>
                  <w:noProof/>
                  <w:rtl/>
                </w:rPr>
                <w:delText>ید</w:delText>
              </w:r>
              <w:r w:rsidDel="008B55F5">
                <w:rPr>
                  <w:noProof/>
                  <w:webHidden/>
                </w:rPr>
                <w:tab/>
              </w:r>
            </w:del>
          </w:ins>
          <w:ins w:id="712" w:author="Mahmoud" w:date="2017-10-08T15:14:00Z">
            <w:del w:id="713" w:author="Windows User" w:date="2017-10-14T03:27:00Z">
              <w:r w:rsidR="002D3C4D" w:rsidDel="008B55F5">
                <w:rPr>
                  <w:noProof/>
                  <w:webHidden/>
                  <w:rtl/>
                </w:rPr>
                <w:delText>40</w:delText>
              </w:r>
            </w:del>
          </w:ins>
        </w:p>
        <w:p w14:paraId="5FF8A4A6" w14:textId="77777777" w:rsidR="00D6485B" w:rsidDel="008B55F5" w:rsidRDefault="00D6485B">
          <w:pPr>
            <w:pStyle w:val="TOC2"/>
            <w:tabs>
              <w:tab w:val="right" w:leader="dot" w:pos="9350"/>
            </w:tabs>
            <w:rPr>
              <w:ins w:id="714" w:author="Mahmoud" w:date="2017-10-08T14:00:00Z"/>
              <w:del w:id="715" w:author="Windows User" w:date="2017-10-14T03:27:00Z"/>
              <w:rFonts w:asciiTheme="minorHAnsi" w:eastAsiaTheme="minorEastAsia" w:hAnsiTheme="minorHAnsi" w:cstheme="minorBidi"/>
              <w:noProof/>
              <w:sz w:val="22"/>
              <w:szCs w:val="22"/>
              <w:lang w:bidi="ar-SA"/>
            </w:rPr>
            <w:pPrChange w:id="716" w:author="Windows User" w:date="2017-10-14T03:28:00Z">
              <w:pPr>
                <w:pStyle w:val="TOC2"/>
                <w:tabs>
                  <w:tab w:val="right" w:leader="dot" w:pos="9350"/>
                </w:tabs>
                <w:bidi w:val="0"/>
              </w:pPr>
            </w:pPrChange>
          </w:pPr>
          <w:ins w:id="717" w:author="Mahmoud" w:date="2017-10-08T14:00:00Z">
            <w:del w:id="718" w:author="Windows User" w:date="2017-10-14T03:27:00Z">
              <w:r w:rsidRPr="008B55F5" w:rsidDel="008B55F5">
                <w:rPr>
                  <w:rStyle w:val="Hyperlink"/>
                  <w:noProof/>
                  <w:rtl/>
                </w:rPr>
                <w:delText>4-2-ابزار</w:delText>
              </w:r>
              <w:r w:rsidRPr="008B55F5" w:rsidDel="008B55F5">
                <w:rPr>
                  <w:rStyle w:val="Hyperlink"/>
                  <w:noProof/>
                </w:rPr>
                <w:delText xml:space="preserve"> ACTEV</w:delText>
              </w:r>
              <w:r w:rsidDel="008B55F5">
                <w:rPr>
                  <w:noProof/>
                  <w:webHidden/>
                </w:rPr>
                <w:tab/>
              </w:r>
            </w:del>
          </w:ins>
          <w:ins w:id="719" w:author="Mahmoud" w:date="2017-10-08T15:14:00Z">
            <w:del w:id="720" w:author="Windows User" w:date="2017-10-14T03:27:00Z">
              <w:r w:rsidR="002D3C4D" w:rsidDel="008B55F5">
                <w:rPr>
                  <w:noProof/>
                  <w:webHidden/>
                  <w:rtl/>
                </w:rPr>
                <w:delText>41</w:delText>
              </w:r>
            </w:del>
          </w:ins>
        </w:p>
        <w:p w14:paraId="60D15AF4" w14:textId="77777777" w:rsidR="00D6485B" w:rsidDel="008B55F5" w:rsidRDefault="00D6485B">
          <w:pPr>
            <w:pStyle w:val="TOC3"/>
            <w:tabs>
              <w:tab w:val="right" w:leader="dot" w:pos="9350"/>
            </w:tabs>
            <w:rPr>
              <w:ins w:id="721" w:author="Mahmoud" w:date="2017-10-08T14:00:00Z"/>
              <w:del w:id="722" w:author="Windows User" w:date="2017-10-14T03:27:00Z"/>
              <w:rFonts w:asciiTheme="minorHAnsi" w:eastAsiaTheme="minorEastAsia" w:hAnsiTheme="minorHAnsi" w:cstheme="minorBidi"/>
              <w:noProof/>
              <w:sz w:val="22"/>
              <w:szCs w:val="22"/>
              <w:lang w:bidi="ar-SA"/>
            </w:rPr>
            <w:pPrChange w:id="723" w:author="Windows User" w:date="2017-10-14T03:28:00Z">
              <w:pPr>
                <w:pStyle w:val="TOC3"/>
                <w:tabs>
                  <w:tab w:val="right" w:leader="dot" w:pos="9350"/>
                </w:tabs>
                <w:bidi w:val="0"/>
              </w:pPr>
            </w:pPrChange>
          </w:pPr>
          <w:ins w:id="724" w:author="Mahmoud" w:date="2017-10-08T14:00:00Z">
            <w:del w:id="725" w:author="Windows User" w:date="2017-10-14T03:27:00Z">
              <w:r w:rsidRPr="008B55F5" w:rsidDel="008B55F5">
                <w:rPr>
                  <w:rStyle w:val="Hyperlink"/>
                  <w:noProof/>
                  <w:rtl/>
                </w:rPr>
                <w:delText>4-2-1-مقدمه</w:delText>
              </w:r>
              <w:r w:rsidDel="008B55F5">
                <w:rPr>
                  <w:noProof/>
                  <w:webHidden/>
                </w:rPr>
                <w:tab/>
              </w:r>
            </w:del>
          </w:ins>
          <w:ins w:id="726" w:author="Mahmoud" w:date="2017-10-08T15:14:00Z">
            <w:del w:id="727" w:author="Windows User" w:date="2017-10-14T03:27:00Z">
              <w:r w:rsidR="002D3C4D" w:rsidDel="008B55F5">
                <w:rPr>
                  <w:noProof/>
                  <w:webHidden/>
                  <w:rtl/>
                </w:rPr>
                <w:delText>41</w:delText>
              </w:r>
            </w:del>
          </w:ins>
        </w:p>
        <w:p w14:paraId="5A9B3CFF" w14:textId="77777777" w:rsidR="00D6485B" w:rsidDel="008B55F5" w:rsidRDefault="00D6485B">
          <w:pPr>
            <w:pStyle w:val="TOC3"/>
            <w:tabs>
              <w:tab w:val="right" w:leader="dot" w:pos="9350"/>
            </w:tabs>
            <w:rPr>
              <w:ins w:id="728" w:author="Mahmoud" w:date="2017-10-08T14:00:00Z"/>
              <w:del w:id="729" w:author="Windows User" w:date="2017-10-14T03:27:00Z"/>
              <w:rFonts w:asciiTheme="minorHAnsi" w:eastAsiaTheme="minorEastAsia" w:hAnsiTheme="minorHAnsi" w:cstheme="minorBidi"/>
              <w:noProof/>
              <w:sz w:val="22"/>
              <w:szCs w:val="22"/>
              <w:lang w:bidi="ar-SA"/>
            </w:rPr>
            <w:pPrChange w:id="730" w:author="Windows User" w:date="2017-10-14T03:28:00Z">
              <w:pPr>
                <w:pStyle w:val="TOC3"/>
                <w:tabs>
                  <w:tab w:val="right" w:leader="dot" w:pos="9350"/>
                </w:tabs>
                <w:bidi w:val="0"/>
              </w:pPr>
            </w:pPrChange>
          </w:pPr>
          <w:ins w:id="731" w:author="Mahmoud" w:date="2017-10-08T14:00:00Z">
            <w:del w:id="732" w:author="Windows User" w:date="2017-10-14T03:27:00Z">
              <w:r w:rsidRPr="008B55F5" w:rsidDel="008B55F5">
                <w:rPr>
                  <w:rStyle w:val="Hyperlink"/>
                  <w:noProof/>
                  <w:rtl/>
                </w:rPr>
                <w:delText>4-2-2-کل</w:delText>
              </w:r>
              <w:r w:rsidRPr="008B55F5" w:rsidDel="008B55F5">
                <w:rPr>
                  <w:rStyle w:val="Hyperlink"/>
                  <w:rFonts w:hint="cs"/>
                  <w:noProof/>
                  <w:rtl/>
                </w:rPr>
                <w:delText>ی</w:delText>
              </w:r>
              <w:r w:rsidRPr="008B55F5" w:rsidDel="008B55F5">
                <w:rPr>
                  <w:rStyle w:val="Hyperlink"/>
                  <w:noProof/>
                  <w:rtl/>
                </w:rPr>
                <w:delText>ات طرح</w:delText>
              </w:r>
              <w:r w:rsidDel="008B55F5">
                <w:rPr>
                  <w:noProof/>
                  <w:webHidden/>
                </w:rPr>
                <w:tab/>
              </w:r>
            </w:del>
          </w:ins>
          <w:ins w:id="733" w:author="Mahmoud" w:date="2017-10-08T15:14:00Z">
            <w:del w:id="734" w:author="Windows User" w:date="2017-10-14T03:27:00Z">
              <w:r w:rsidR="002D3C4D" w:rsidDel="008B55F5">
                <w:rPr>
                  <w:noProof/>
                  <w:webHidden/>
                  <w:rtl/>
                </w:rPr>
                <w:delText>42</w:delText>
              </w:r>
            </w:del>
          </w:ins>
        </w:p>
        <w:p w14:paraId="107FF43B" w14:textId="77777777" w:rsidR="00D6485B" w:rsidDel="008B55F5" w:rsidRDefault="00D6485B">
          <w:pPr>
            <w:pStyle w:val="TOC3"/>
            <w:tabs>
              <w:tab w:val="right" w:leader="dot" w:pos="9350"/>
            </w:tabs>
            <w:rPr>
              <w:ins w:id="735" w:author="Mahmoud" w:date="2017-10-08T14:00:00Z"/>
              <w:del w:id="736" w:author="Windows User" w:date="2017-10-14T03:27:00Z"/>
              <w:rFonts w:asciiTheme="minorHAnsi" w:eastAsiaTheme="minorEastAsia" w:hAnsiTheme="minorHAnsi" w:cstheme="minorBidi"/>
              <w:noProof/>
              <w:sz w:val="22"/>
              <w:szCs w:val="22"/>
              <w:lang w:bidi="ar-SA"/>
            </w:rPr>
            <w:pPrChange w:id="737" w:author="Windows User" w:date="2017-10-14T03:28:00Z">
              <w:pPr>
                <w:pStyle w:val="TOC3"/>
                <w:tabs>
                  <w:tab w:val="right" w:leader="dot" w:pos="9350"/>
                </w:tabs>
                <w:bidi w:val="0"/>
              </w:pPr>
            </w:pPrChange>
          </w:pPr>
          <w:ins w:id="738" w:author="Mahmoud" w:date="2017-10-08T14:00:00Z">
            <w:del w:id="739" w:author="Windows User" w:date="2017-10-14T03:27:00Z">
              <w:r w:rsidRPr="008B55F5" w:rsidDel="008B55F5">
                <w:rPr>
                  <w:rStyle w:val="Hyperlink"/>
                  <w:noProof/>
                  <w:rtl/>
                </w:rPr>
                <w:delText>4-2-3-تول</w:delText>
              </w:r>
              <w:r w:rsidRPr="008B55F5" w:rsidDel="008B55F5">
                <w:rPr>
                  <w:rStyle w:val="Hyperlink"/>
                  <w:rFonts w:hint="cs"/>
                  <w:noProof/>
                  <w:rtl/>
                </w:rPr>
                <w:delText>ی</w:delText>
              </w:r>
              <w:r w:rsidRPr="008B55F5" w:rsidDel="008B55F5">
                <w:rPr>
                  <w:rStyle w:val="Hyperlink"/>
                  <w:noProof/>
                  <w:rtl/>
                </w:rPr>
                <w:delText xml:space="preserve">د </w:delText>
              </w:r>
              <w:r w:rsidRPr="008B55F5" w:rsidDel="008B55F5">
                <w:rPr>
                  <w:rStyle w:val="Hyperlink"/>
                  <w:rFonts w:hint="cs"/>
                  <w:noProof/>
                  <w:rtl/>
                </w:rPr>
                <w:delText>ی</w:delText>
              </w:r>
              <w:r w:rsidRPr="008B55F5" w:rsidDel="008B55F5">
                <w:rPr>
                  <w:rStyle w:val="Hyperlink"/>
                  <w:noProof/>
                  <w:rtl/>
                </w:rPr>
                <w:delText>ک رخداد</w:delText>
              </w:r>
              <w:r w:rsidDel="008B55F5">
                <w:rPr>
                  <w:noProof/>
                  <w:webHidden/>
                </w:rPr>
                <w:tab/>
              </w:r>
            </w:del>
          </w:ins>
          <w:ins w:id="740" w:author="Mahmoud" w:date="2017-10-08T15:14:00Z">
            <w:del w:id="741" w:author="Windows User" w:date="2017-10-14T03:27:00Z">
              <w:r w:rsidR="002D3C4D" w:rsidDel="008B55F5">
                <w:rPr>
                  <w:noProof/>
                  <w:webHidden/>
                  <w:rtl/>
                </w:rPr>
                <w:delText>44</w:delText>
              </w:r>
            </w:del>
          </w:ins>
        </w:p>
        <w:p w14:paraId="17C93D00" w14:textId="77777777" w:rsidR="00D6485B" w:rsidDel="008B55F5" w:rsidRDefault="00D6485B">
          <w:pPr>
            <w:pStyle w:val="TOC3"/>
            <w:tabs>
              <w:tab w:val="right" w:leader="dot" w:pos="9350"/>
            </w:tabs>
            <w:rPr>
              <w:ins w:id="742" w:author="Mahmoud" w:date="2017-10-08T14:00:00Z"/>
              <w:del w:id="743" w:author="Windows User" w:date="2017-10-14T03:27:00Z"/>
              <w:rFonts w:asciiTheme="minorHAnsi" w:eastAsiaTheme="minorEastAsia" w:hAnsiTheme="minorHAnsi" w:cstheme="minorBidi"/>
              <w:noProof/>
              <w:sz w:val="22"/>
              <w:szCs w:val="22"/>
              <w:lang w:bidi="ar-SA"/>
            </w:rPr>
            <w:pPrChange w:id="744" w:author="Windows User" w:date="2017-10-14T03:28:00Z">
              <w:pPr>
                <w:pStyle w:val="TOC3"/>
                <w:tabs>
                  <w:tab w:val="right" w:leader="dot" w:pos="9350"/>
                </w:tabs>
                <w:bidi w:val="0"/>
              </w:pPr>
            </w:pPrChange>
          </w:pPr>
          <w:ins w:id="745" w:author="Mahmoud" w:date="2017-10-08T14:00:00Z">
            <w:del w:id="746" w:author="Windows User" w:date="2017-10-14T03:27:00Z">
              <w:r w:rsidRPr="008B55F5" w:rsidDel="008B55F5">
                <w:rPr>
                  <w:rStyle w:val="Hyperlink"/>
                  <w:noProof/>
                  <w:rtl/>
                </w:rPr>
                <w:delText>4-2-4-تول</w:delText>
              </w:r>
              <w:r w:rsidRPr="008B55F5" w:rsidDel="008B55F5">
                <w:rPr>
                  <w:rStyle w:val="Hyperlink"/>
                  <w:rFonts w:hint="cs"/>
                  <w:noProof/>
                  <w:rtl/>
                </w:rPr>
                <w:delText>ی</w:delText>
              </w:r>
              <w:r w:rsidRPr="008B55F5" w:rsidDel="008B55F5">
                <w:rPr>
                  <w:rStyle w:val="Hyperlink"/>
                  <w:noProof/>
                  <w:rtl/>
                </w:rPr>
                <w:delText>د ترت</w:delText>
              </w:r>
              <w:r w:rsidRPr="008B55F5" w:rsidDel="008B55F5">
                <w:rPr>
                  <w:rStyle w:val="Hyperlink"/>
                  <w:rFonts w:hint="cs"/>
                  <w:noProof/>
                  <w:rtl/>
                </w:rPr>
                <w:delText>ی</w:delText>
              </w:r>
              <w:r w:rsidRPr="008B55F5" w:rsidDel="008B55F5">
                <w:rPr>
                  <w:rStyle w:val="Hyperlink"/>
                  <w:noProof/>
                  <w:rtl/>
                </w:rPr>
                <w:delText>ب</w:delText>
              </w:r>
              <w:r w:rsidRPr="008B55F5" w:rsidDel="008B55F5">
                <w:rPr>
                  <w:rStyle w:val="Hyperlink"/>
                  <w:rFonts w:hint="cs"/>
                  <w:noProof/>
                  <w:rtl/>
                </w:rPr>
                <w:delText>ی</w:delText>
              </w:r>
              <w:r w:rsidRPr="008B55F5" w:rsidDel="008B55F5">
                <w:rPr>
                  <w:rStyle w:val="Hyperlink"/>
                  <w:noProof/>
                  <w:rtl/>
                </w:rPr>
                <w:delText xml:space="preserve"> از رخدادها</w:delText>
              </w:r>
              <w:r w:rsidDel="008B55F5">
                <w:rPr>
                  <w:noProof/>
                  <w:webHidden/>
                </w:rPr>
                <w:tab/>
              </w:r>
            </w:del>
          </w:ins>
          <w:ins w:id="747" w:author="Mahmoud" w:date="2017-10-08T15:14:00Z">
            <w:del w:id="748" w:author="Windows User" w:date="2017-10-14T03:27:00Z">
              <w:r w:rsidR="002D3C4D" w:rsidDel="008B55F5">
                <w:rPr>
                  <w:noProof/>
                  <w:webHidden/>
                  <w:rtl/>
                </w:rPr>
                <w:delText>45</w:delText>
              </w:r>
            </w:del>
          </w:ins>
        </w:p>
        <w:p w14:paraId="1E35DA01" w14:textId="77777777" w:rsidR="00D6485B" w:rsidDel="008B55F5" w:rsidRDefault="00D6485B">
          <w:pPr>
            <w:pStyle w:val="TOC2"/>
            <w:tabs>
              <w:tab w:val="right" w:leader="dot" w:pos="9350"/>
            </w:tabs>
            <w:rPr>
              <w:ins w:id="749" w:author="Mahmoud" w:date="2017-10-08T14:00:00Z"/>
              <w:del w:id="750" w:author="Windows User" w:date="2017-10-14T03:27:00Z"/>
              <w:rFonts w:asciiTheme="minorHAnsi" w:eastAsiaTheme="minorEastAsia" w:hAnsiTheme="minorHAnsi" w:cstheme="minorBidi"/>
              <w:noProof/>
              <w:sz w:val="22"/>
              <w:szCs w:val="22"/>
              <w:lang w:bidi="ar-SA"/>
            </w:rPr>
            <w:pPrChange w:id="751" w:author="Windows User" w:date="2017-10-14T03:28:00Z">
              <w:pPr>
                <w:pStyle w:val="TOC2"/>
                <w:tabs>
                  <w:tab w:val="right" w:leader="dot" w:pos="9350"/>
                </w:tabs>
                <w:bidi w:val="0"/>
              </w:pPr>
            </w:pPrChange>
          </w:pPr>
          <w:ins w:id="752" w:author="Mahmoud" w:date="2017-10-08T14:00:00Z">
            <w:del w:id="753" w:author="Windows User" w:date="2017-10-14T03:27:00Z">
              <w:r w:rsidRPr="008B55F5" w:rsidDel="008B55F5">
                <w:rPr>
                  <w:rStyle w:val="Hyperlink"/>
                  <w:noProof/>
                  <w:rtl/>
                </w:rPr>
                <w:delText xml:space="preserve">4-3-ابزار </w:delText>
              </w:r>
              <w:r w:rsidRPr="008B55F5" w:rsidDel="008B55F5">
                <w:rPr>
                  <w:rStyle w:val="Hyperlink"/>
                  <w:noProof/>
                </w:rPr>
                <w:delText>Condroid</w:delText>
              </w:r>
              <w:r w:rsidDel="008B55F5">
                <w:rPr>
                  <w:noProof/>
                  <w:webHidden/>
                </w:rPr>
                <w:tab/>
              </w:r>
            </w:del>
          </w:ins>
          <w:ins w:id="754" w:author="Mahmoud" w:date="2017-10-08T15:14:00Z">
            <w:del w:id="755" w:author="Windows User" w:date="2017-10-14T03:27:00Z">
              <w:r w:rsidR="002D3C4D" w:rsidDel="008B55F5">
                <w:rPr>
                  <w:noProof/>
                  <w:webHidden/>
                  <w:rtl/>
                </w:rPr>
                <w:delText>46</w:delText>
              </w:r>
            </w:del>
          </w:ins>
        </w:p>
        <w:p w14:paraId="12F92A43" w14:textId="77777777" w:rsidR="00D6485B" w:rsidDel="008B55F5" w:rsidRDefault="00D6485B">
          <w:pPr>
            <w:pStyle w:val="TOC3"/>
            <w:tabs>
              <w:tab w:val="right" w:leader="dot" w:pos="9350"/>
            </w:tabs>
            <w:rPr>
              <w:ins w:id="756" w:author="Mahmoud" w:date="2017-10-08T14:00:00Z"/>
              <w:del w:id="757" w:author="Windows User" w:date="2017-10-14T03:27:00Z"/>
              <w:rFonts w:asciiTheme="minorHAnsi" w:eastAsiaTheme="minorEastAsia" w:hAnsiTheme="minorHAnsi" w:cstheme="minorBidi"/>
              <w:noProof/>
              <w:sz w:val="22"/>
              <w:szCs w:val="22"/>
              <w:lang w:bidi="ar-SA"/>
            </w:rPr>
            <w:pPrChange w:id="758" w:author="Windows User" w:date="2017-10-14T03:28:00Z">
              <w:pPr>
                <w:pStyle w:val="TOC3"/>
                <w:tabs>
                  <w:tab w:val="right" w:leader="dot" w:pos="9350"/>
                </w:tabs>
                <w:bidi w:val="0"/>
              </w:pPr>
            </w:pPrChange>
          </w:pPr>
          <w:ins w:id="759" w:author="Mahmoud" w:date="2017-10-08T14:00:00Z">
            <w:del w:id="760" w:author="Windows User" w:date="2017-10-14T03:27:00Z">
              <w:r w:rsidRPr="008B55F5" w:rsidDel="008B55F5">
                <w:rPr>
                  <w:rStyle w:val="Hyperlink"/>
                  <w:noProof/>
                  <w:rtl/>
                </w:rPr>
                <w:delText>4-3-1-</w:delText>
              </w:r>
              <w:r w:rsidRPr="008B55F5" w:rsidDel="008B55F5">
                <w:rPr>
                  <w:rStyle w:val="Hyperlink"/>
                  <w:rFonts w:ascii="Arial" w:hAnsi="Arial"/>
                  <w:noProof/>
                  <w:rtl/>
                </w:rPr>
                <w:delText>مقدمه</w:delText>
              </w:r>
              <w:r w:rsidDel="008B55F5">
                <w:rPr>
                  <w:noProof/>
                  <w:webHidden/>
                </w:rPr>
                <w:tab/>
              </w:r>
            </w:del>
          </w:ins>
          <w:ins w:id="761" w:author="Mahmoud" w:date="2017-10-08T15:14:00Z">
            <w:del w:id="762" w:author="Windows User" w:date="2017-10-14T03:27:00Z">
              <w:r w:rsidR="002D3C4D" w:rsidDel="008B55F5">
                <w:rPr>
                  <w:noProof/>
                  <w:webHidden/>
                  <w:rtl/>
                </w:rPr>
                <w:delText>46</w:delText>
              </w:r>
            </w:del>
          </w:ins>
        </w:p>
        <w:p w14:paraId="7BD71445" w14:textId="77777777" w:rsidR="00D6485B" w:rsidDel="008B55F5" w:rsidRDefault="00D6485B">
          <w:pPr>
            <w:pStyle w:val="TOC3"/>
            <w:tabs>
              <w:tab w:val="right" w:leader="dot" w:pos="9350"/>
            </w:tabs>
            <w:rPr>
              <w:ins w:id="763" w:author="Mahmoud" w:date="2017-10-08T14:00:00Z"/>
              <w:del w:id="764" w:author="Windows User" w:date="2017-10-14T03:27:00Z"/>
              <w:rFonts w:asciiTheme="minorHAnsi" w:eastAsiaTheme="minorEastAsia" w:hAnsiTheme="minorHAnsi" w:cstheme="minorBidi"/>
              <w:noProof/>
              <w:sz w:val="22"/>
              <w:szCs w:val="22"/>
              <w:lang w:bidi="ar-SA"/>
            </w:rPr>
            <w:pPrChange w:id="765" w:author="Windows User" w:date="2017-10-14T03:28:00Z">
              <w:pPr>
                <w:pStyle w:val="TOC3"/>
                <w:tabs>
                  <w:tab w:val="right" w:leader="dot" w:pos="9350"/>
                </w:tabs>
                <w:bidi w:val="0"/>
              </w:pPr>
            </w:pPrChange>
          </w:pPr>
          <w:ins w:id="766" w:author="Mahmoud" w:date="2017-10-08T14:00:00Z">
            <w:del w:id="767" w:author="Windows User" w:date="2017-10-14T03:27:00Z">
              <w:r w:rsidRPr="008B55F5" w:rsidDel="008B55F5">
                <w:rPr>
                  <w:rStyle w:val="Hyperlink"/>
                  <w:noProof/>
                  <w:rtl/>
                </w:rPr>
                <w:delText>4-3-2-بررس</w:delText>
              </w:r>
              <w:r w:rsidRPr="008B55F5" w:rsidDel="008B55F5">
                <w:rPr>
                  <w:rStyle w:val="Hyperlink"/>
                  <w:rFonts w:hint="cs"/>
                  <w:noProof/>
                  <w:rtl/>
                </w:rPr>
                <w:delText>ی</w:delText>
              </w:r>
              <w:r w:rsidRPr="008B55F5" w:rsidDel="008B55F5">
                <w:rPr>
                  <w:rStyle w:val="Hyperlink"/>
                  <w:noProof/>
                  <w:rtl/>
                </w:rPr>
                <w:delText xml:space="preserve"> اجمال</w:delText>
              </w:r>
              <w:r w:rsidRPr="008B55F5" w:rsidDel="008B55F5">
                <w:rPr>
                  <w:rStyle w:val="Hyperlink"/>
                  <w:rFonts w:hint="cs"/>
                  <w:noProof/>
                  <w:rtl/>
                </w:rPr>
                <w:delText>ی</w:delText>
              </w:r>
              <w:r w:rsidRPr="008B55F5" w:rsidDel="008B55F5">
                <w:rPr>
                  <w:rStyle w:val="Hyperlink"/>
                  <w:noProof/>
                  <w:rtl/>
                </w:rPr>
                <w:delText xml:space="preserve"> </w:delText>
              </w:r>
              <w:r w:rsidRPr="008B55F5" w:rsidDel="008B55F5">
                <w:rPr>
                  <w:rStyle w:val="Hyperlink"/>
                  <w:rFonts w:hint="cs"/>
                  <w:noProof/>
                  <w:rtl/>
                </w:rPr>
                <w:delText>یک</w:delText>
              </w:r>
              <w:r w:rsidRPr="008B55F5" w:rsidDel="008B55F5">
                <w:rPr>
                  <w:rStyle w:val="Hyperlink"/>
                  <w:noProof/>
                  <w:rtl/>
                </w:rPr>
                <w:delText xml:space="preserve"> مثال</w:delText>
              </w:r>
              <w:r w:rsidDel="008B55F5">
                <w:rPr>
                  <w:noProof/>
                  <w:webHidden/>
                </w:rPr>
                <w:tab/>
              </w:r>
            </w:del>
          </w:ins>
          <w:ins w:id="768" w:author="Mahmoud" w:date="2017-10-08T15:14:00Z">
            <w:del w:id="769" w:author="Windows User" w:date="2017-10-14T03:27:00Z">
              <w:r w:rsidR="002D3C4D" w:rsidDel="008B55F5">
                <w:rPr>
                  <w:noProof/>
                  <w:webHidden/>
                  <w:rtl/>
                </w:rPr>
                <w:delText>47</w:delText>
              </w:r>
            </w:del>
          </w:ins>
        </w:p>
        <w:p w14:paraId="0531834C" w14:textId="77777777" w:rsidR="00D6485B" w:rsidDel="008B55F5" w:rsidRDefault="00D6485B">
          <w:pPr>
            <w:pStyle w:val="TOC3"/>
            <w:tabs>
              <w:tab w:val="right" w:leader="dot" w:pos="9350"/>
            </w:tabs>
            <w:rPr>
              <w:ins w:id="770" w:author="Mahmoud" w:date="2017-10-08T14:00:00Z"/>
              <w:del w:id="771" w:author="Windows User" w:date="2017-10-14T03:27:00Z"/>
              <w:rFonts w:asciiTheme="minorHAnsi" w:eastAsiaTheme="minorEastAsia" w:hAnsiTheme="minorHAnsi" w:cstheme="minorBidi"/>
              <w:noProof/>
              <w:sz w:val="22"/>
              <w:szCs w:val="22"/>
              <w:lang w:bidi="ar-SA"/>
            </w:rPr>
            <w:pPrChange w:id="772" w:author="Windows User" w:date="2017-10-14T03:28:00Z">
              <w:pPr>
                <w:pStyle w:val="TOC3"/>
                <w:tabs>
                  <w:tab w:val="right" w:leader="dot" w:pos="9350"/>
                </w:tabs>
                <w:bidi w:val="0"/>
              </w:pPr>
            </w:pPrChange>
          </w:pPr>
          <w:ins w:id="773" w:author="Mahmoud" w:date="2017-10-08T14:00:00Z">
            <w:del w:id="774" w:author="Windows User" w:date="2017-10-14T03:27:00Z">
              <w:r w:rsidRPr="008B55F5" w:rsidDel="008B55F5">
                <w:rPr>
                  <w:rStyle w:val="Hyperlink"/>
                  <w:noProof/>
                  <w:rtl/>
                </w:rPr>
                <w:delText>4-3-3-چهارچوب ابزار</w:delText>
              </w:r>
              <w:r w:rsidRPr="008B55F5" w:rsidDel="008B55F5">
                <w:rPr>
                  <w:rStyle w:val="Hyperlink"/>
                  <w:noProof/>
                </w:rPr>
                <w:delText>Condroid</w:delText>
              </w:r>
              <w:r w:rsidDel="008B55F5">
                <w:rPr>
                  <w:noProof/>
                  <w:webHidden/>
                </w:rPr>
                <w:tab/>
              </w:r>
            </w:del>
          </w:ins>
          <w:ins w:id="775" w:author="Mahmoud" w:date="2017-10-08T15:14:00Z">
            <w:del w:id="776" w:author="Windows User" w:date="2017-10-14T03:27:00Z">
              <w:r w:rsidR="002D3C4D" w:rsidDel="008B55F5">
                <w:rPr>
                  <w:noProof/>
                  <w:webHidden/>
                  <w:rtl/>
                </w:rPr>
                <w:delText>48</w:delText>
              </w:r>
            </w:del>
          </w:ins>
        </w:p>
        <w:p w14:paraId="5786A132" w14:textId="77777777" w:rsidR="00D6485B" w:rsidDel="008B55F5" w:rsidRDefault="00D6485B">
          <w:pPr>
            <w:pStyle w:val="TOC2"/>
            <w:tabs>
              <w:tab w:val="right" w:leader="dot" w:pos="9350"/>
            </w:tabs>
            <w:rPr>
              <w:ins w:id="777" w:author="Mahmoud" w:date="2017-10-08T14:00:00Z"/>
              <w:del w:id="778" w:author="Windows User" w:date="2017-10-14T03:27:00Z"/>
              <w:rFonts w:asciiTheme="minorHAnsi" w:eastAsiaTheme="minorEastAsia" w:hAnsiTheme="minorHAnsi" w:cstheme="minorBidi"/>
              <w:noProof/>
              <w:sz w:val="22"/>
              <w:szCs w:val="22"/>
              <w:lang w:bidi="ar-SA"/>
            </w:rPr>
            <w:pPrChange w:id="779" w:author="Windows User" w:date="2017-10-14T03:28:00Z">
              <w:pPr>
                <w:pStyle w:val="TOC2"/>
                <w:tabs>
                  <w:tab w:val="right" w:leader="dot" w:pos="9350"/>
                </w:tabs>
                <w:bidi w:val="0"/>
              </w:pPr>
            </w:pPrChange>
          </w:pPr>
          <w:ins w:id="780" w:author="Mahmoud" w:date="2017-10-08T14:00:00Z">
            <w:del w:id="781" w:author="Windows User" w:date="2017-10-14T03:27:00Z">
              <w:r w:rsidRPr="008B55F5" w:rsidDel="008B55F5">
                <w:rPr>
                  <w:rStyle w:val="Hyperlink"/>
                  <w:noProof/>
                  <w:rtl/>
                </w:rPr>
                <w:delText xml:space="preserve">4-4-ابزار </w:delText>
              </w:r>
              <w:r w:rsidRPr="008B55F5" w:rsidDel="008B55F5">
                <w:rPr>
                  <w:rStyle w:val="Hyperlink"/>
                  <w:noProof/>
                </w:rPr>
                <w:delText>SIG-Droid</w:delText>
              </w:r>
              <w:r w:rsidDel="008B55F5">
                <w:rPr>
                  <w:noProof/>
                  <w:webHidden/>
                </w:rPr>
                <w:tab/>
              </w:r>
            </w:del>
          </w:ins>
          <w:ins w:id="782" w:author="Mahmoud" w:date="2017-10-08T15:14:00Z">
            <w:del w:id="783" w:author="Windows User" w:date="2017-10-14T03:27:00Z">
              <w:r w:rsidR="002D3C4D" w:rsidDel="008B55F5">
                <w:rPr>
                  <w:noProof/>
                  <w:webHidden/>
                  <w:rtl/>
                </w:rPr>
                <w:delText>49</w:delText>
              </w:r>
            </w:del>
          </w:ins>
        </w:p>
        <w:p w14:paraId="62E2E9E8" w14:textId="77777777" w:rsidR="00D6485B" w:rsidDel="008B55F5" w:rsidRDefault="00D6485B">
          <w:pPr>
            <w:pStyle w:val="TOC3"/>
            <w:tabs>
              <w:tab w:val="right" w:leader="dot" w:pos="9350"/>
            </w:tabs>
            <w:rPr>
              <w:ins w:id="784" w:author="Mahmoud" w:date="2017-10-08T14:00:00Z"/>
              <w:del w:id="785" w:author="Windows User" w:date="2017-10-14T03:27:00Z"/>
              <w:rFonts w:asciiTheme="minorHAnsi" w:eastAsiaTheme="minorEastAsia" w:hAnsiTheme="minorHAnsi" w:cstheme="minorBidi"/>
              <w:noProof/>
              <w:sz w:val="22"/>
              <w:szCs w:val="22"/>
              <w:lang w:bidi="ar-SA"/>
            </w:rPr>
            <w:pPrChange w:id="786" w:author="Windows User" w:date="2017-10-14T03:28:00Z">
              <w:pPr>
                <w:pStyle w:val="TOC3"/>
                <w:tabs>
                  <w:tab w:val="right" w:leader="dot" w:pos="9350"/>
                </w:tabs>
                <w:bidi w:val="0"/>
              </w:pPr>
            </w:pPrChange>
          </w:pPr>
          <w:ins w:id="787" w:author="Mahmoud" w:date="2017-10-08T14:00:00Z">
            <w:del w:id="788" w:author="Windows User" w:date="2017-10-14T03:27:00Z">
              <w:r w:rsidRPr="008B55F5" w:rsidDel="008B55F5">
                <w:rPr>
                  <w:rStyle w:val="Hyperlink"/>
                  <w:noProof/>
                  <w:rtl/>
                </w:rPr>
                <w:delText>4-4-1-مقدمه</w:delText>
              </w:r>
              <w:r w:rsidDel="008B55F5">
                <w:rPr>
                  <w:noProof/>
                  <w:webHidden/>
                </w:rPr>
                <w:tab/>
              </w:r>
            </w:del>
          </w:ins>
          <w:ins w:id="789" w:author="Mahmoud" w:date="2017-10-08T15:14:00Z">
            <w:del w:id="790" w:author="Windows User" w:date="2017-10-14T03:27:00Z">
              <w:r w:rsidR="002D3C4D" w:rsidDel="008B55F5">
                <w:rPr>
                  <w:noProof/>
                  <w:webHidden/>
                  <w:rtl/>
                </w:rPr>
                <w:delText>49</w:delText>
              </w:r>
            </w:del>
          </w:ins>
        </w:p>
        <w:p w14:paraId="363454F4" w14:textId="77777777" w:rsidR="00D6485B" w:rsidDel="008B55F5" w:rsidRDefault="00D6485B">
          <w:pPr>
            <w:pStyle w:val="TOC2"/>
            <w:tabs>
              <w:tab w:val="right" w:leader="dot" w:pos="9350"/>
            </w:tabs>
            <w:rPr>
              <w:ins w:id="791" w:author="Mahmoud" w:date="2017-10-08T14:00:00Z"/>
              <w:del w:id="792" w:author="Windows User" w:date="2017-10-14T03:27:00Z"/>
              <w:rFonts w:asciiTheme="minorHAnsi" w:eastAsiaTheme="minorEastAsia" w:hAnsiTheme="minorHAnsi" w:cstheme="minorBidi"/>
              <w:noProof/>
              <w:sz w:val="22"/>
              <w:szCs w:val="22"/>
              <w:lang w:bidi="ar-SA"/>
            </w:rPr>
            <w:pPrChange w:id="793" w:author="Windows User" w:date="2017-10-14T03:28:00Z">
              <w:pPr>
                <w:pStyle w:val="TOC2"/>
                <w:tabs>
                  <w:tab w:val="right" w:leader="dot" w:pos="9350"/>
                </w:tabs>
                <w:bidi w:val="0"/>
              </w:pPr>
            </w:pPrChange>
          </w:pPr>
          <w:ins w:id="794" w:author="Mahmoud" w:date="2017-10-08T14:00:00Z">
            <w:del w:id="795" w:author="Windows User" w:date="2017-10-14T03:27:00Z">
              <w:r w:rsidRPr="008B55F5" w:rsidDel="008B55F5">
                <w:rPr>
                  <w:rStyle w:val="Hyperlink"/>
                  <w:noProof/>
                  <w:rtl/>
                </w:rPr>
                <w:delText xml:space="preserve">4-5-ابزار </w:delText>
              </w:r>
              <w:r w:rsidRPr="008B55F5" w:rsidDel="008B55F5">
                <w:rPr>
                  <w:rStyle w:val="Hyperlink"/>
                  <w:noProof/>
                </w:rPr>
                <w:delText>APPINTENT</w:delText>
              </w:r>
              <w:r w:rsidDel="008B55F5">
                <w:rPr>
                  <w:noProof/>
                  <w:webHidden/>
                </w:rPr>
                <w:tab/>
              </w:r>
            </w:del>
          </w:ins>
          <w:ins w:id="796" w:author="Mahmoud" w:date="2017-10-08T15:14:00Z">
            <w:del w:id="797" w:author="Windows User" w:date="2017-10-14T03:27:00Z">
              <w:r w:rsidR="002D3C4D" w:rsidDel="008B55F5">
                <w:rPr>
                  <w:noProof/>
                  <w:webHidden/>
                  <w:rtl/>
                </w:rPr>
                <w:delText>51</w:delText>
              </w:r>
            </w:del>
          </w:ins>
        </w:p>
        <w:p w14:paraId="10ABEF28" w14:textId="77777777" w:rsidR="00D6485B" w:rsidDel="008B55F5" w:rsidRDefault="00D6485B">
          <w:pPr>
            <w:pStyle w:val="TOC3"/>
            <w:tabs>
              <w:tab w:val="right" w:leader="dot" w:pos="9350"/>
            </w:tabs>
            <w:rPr>
              <w:ins w:id="798" w:author="Mahmoud" w:date="2017-10-08T14:00:00Z"/>
              <w:del w:id="799" w:author="Windows User" w:date="2017-10-14T03:27:00Z"/>
              <w:rFonts w:asciiTheme="minorHAnsi" w:eastAsiaTheme="minorEastAsia" w:hAnsiTheme="minorHAnsi" w:cstheme="minorBidi"/>
              <w:noProof/>
              <w:sz w:val="22"/>
              <w:szCs w:val="22"/>
              <w:lang w:bidi="ar-SA"/>
            </w:rPr>
            <w:pPrChange w:id="800" w:author="Windows User" w:date="2017-10-14T03:28:00Z">
              <w:pPr>
                <w:pStyle w:val="TOC3"/>
                <w:tabs>
                  <w:tab w:val="right" w:leader="dot" w:pos="9350"/>
                </w:tabs>
                <w:bidi w:val="0"/>
              </w:pPr>
            </w:pPrChange>
          </w:pPr>
          <w:ins w:id="801" w:author="Mahmoud" w:date="2017-10-08T14:00:00Z">
            <w:del w:id="802" w:author="Windows User" w:date="2017-10-14T03:27:00Z">
              <w:r w:rsidRPr="008B55F5" w:rsidDel="008B55F5">
                <w:rPr>
                  <w:rStyle w:val="Hyperlink"/>
                  <w:noProof/>
                  <w:rtl/>
                </w:rPr>
                <w:delText>4-5-1-مقدمه</w:delText>
              </w:r>
              <w:r w:rsidDel="008B55F5">
                <w:rPr>
                  <w:noProof/>
                  <w:webHidden/>
                </w:rPr>
                <w:tab/>
              </w:r>
            </w:del>
          </w:ins>
          <w:ins w:id="803" w:author="Mahmoud" w:date="2017-10-08T15:14:00Z">
            <w:del w:id="804" w:author="Windows User" w:date="2017-10-14T03:27:00Z">
              <w:r w:rsidR="002D3C4D" w:rsidDel="008B55F5">
                <w:rPr>
                  <w:noProof/>
                  <w:webHidden/>
                  <w:rtl/>
                </w:rPr>
                <w:delText>51</w:delText>
              </w:r>
            </w:del>
          </w:ins>
        </w:p>
        <w:p w14:paraId="2F029531" w14:textId="77777777" w:rsidR="00D6485B" w:rsidDel="008B55F5" w:rsidRDefault="00D6485B">
          <w:pPr>
            <w:pStyle w:val="TOC3"/>
            <w:tabs>
              <w:tab w:val="right" w:leader="dot" w:pos="9350"/>
            </w:tabs>
            <w:rPr>
              <w:ins w:id="805" w:author="Mahmoud" w:date="2017-10-08T14:00:00Z"/>
              <w:del w:id="806" w:author="Windows User" w:date="2017-10-14T03:27:00Z"/>
              <w:rFonts w:asciiTheme="minorHAnsi" w:eastAsiaTheme="minorEastAsia" w:hAnsiTheme="minorHAnsi" w:cstheme="minorBidi"/>
              <w:noProof/>
              <w:sz w:val="22"/>
              <w:szCs w:val="22"/>
              <w:lang w:bidi="ar-SA"/>
            </w:rPr>
            <w:pPrChange w:id="807" w:author="Windows User" w:date="2017-10-14T03:28:00Z">
              <w:pPr>
                <w:pStyle w:val="TOC3"/>
                <w:tabs>
                  <w:tab w:val="right" w:leader="dot" w:pos="9350"/>
                </w:tabs>
                <w:bidi w:val="0"/>
              </w:pPr>
            </w:pPrChange>
          </w:pPr>
          <w:ins w:id="808" w:author="Mahmoud" w:date="2017-10-08T14:00:00Z">
            <w:del w:id="809" w:author="Windows User" w:date="2017-10-14T03:27:00Z">
              <w:r w:rsidRPr="008B55F5" w:rsidDel="008B55F5">
                <w:rPr>
                  <w:rStyle w:val="Hyperlink"/>
                  <w:noProof/>
                  <w:rtl/>
                </w:rPr>
                <w:delText>4-5-2-معمار</w:delText>
              </w:r>
              <w:r w:rsidRPr="008B55F5" w:rsidDel="008B55F5">
                <w:rPr>
                  <w:rStyle w:val="Hyperlink"/>
                  <w:rFonts w:hint="cs"/>
                  <w:noProof/>
                  <w:rtl/>
                </w:rPr>
                <w:delText>ی</w:delText>
              </w:r>
              <w:r w:rsidRPr="008B55F5" w:rsidDel="008B55F5">
                <w:rPr>
                  <w:rStyle w:val="Hyperlink"/>
                  <w:noProof/>
                  <w:rtl/>
                </w:rPr>
                <w:delText xml:space="preserve"> کل</w:delText>
              </w:r>
              <w:r w:rsidRPr="008B55F5" w:rsidDel="008B55F5">
                <w:rPr>
                  <w:rStyle w:val="Hyperlink"/>
                  <w:rFonts w:hint="cs"/>
                  <w:noProof/>
                  <w:rtl/>
                </w:rPr>
                <w:delText>ی</w:delText>
              </w:r>
              <w:r w:rsidRPr="008B55F5" w:rsidDel="008B55F5">
                <w:rPr>
                  <w:rStyle w:val="Hyperlink"/>
                  <w:noProof/>
                  <w:rtl/>
                </w:rPr>
                <w:delText xml:space="preserve"> ابزار </w:delText>
              </w:r>
              <w:r w:rsidRPr="008B55F5" w:rsidDel="008B55F5">
                <w:rPr>
                  <w:rStyle w:val="Hyperlink"/>
                  <w:noProof/>
                </w:rPr>
                <w:delText>APPINTENT</w:delText>
              </w:r>
              <w:r w:rsidDel="008B55F5">
                <w:rPr>
                  <w:noProof/>
                  <w:webHidden/>
                </w:rPr>
                <w:tab/>
              </w:r>
            </w:del>
          </w:ins>
          <w:ins w:id="810" w:author="Mahmoud" w:date="2017-10-08T15:14:00Z">
            <w:del w:id="811" w:author="Windows User" w:date="2017-10-14T03:27:00Z">
              <w:r w:rsidR="002D3C4D" w:rsidDel="008B55F5">
                <w:rPr>
                  <w:noProof/>
                  <w:webHidden/>
                  <w:rtl/>
                </w:rPr>
                <w:delText>52</w:delText>
              </w:r>
            </w:del>
          </w:ins>
        </w:p>
        <w:p w14:paraId="11225378" w14:textId="77777777" w:rsidR="00D6485B" w:rsidDel="008B55F5" w:rsidRDefault="00D6485B">
          <w:pPr>
            <w:pStyle w:val="TOC2"/>
            <w:tabs>
              <w:tab w:val="right" w:leader="dot" w:pos="9350"/>
            </w:tabs>
            <w:rPr>
              <w:ins w:id="812" w:author="Mahmoud" w:date="2017-10-08T14:00:00Z"/>
              <w:del w:id="813" w:author="Windows User" w:date="2017-10-14T03:27:00Z"/>
              <w:rFonts w:asciiTheme="minorHAnsi" w:eastAsiaTheme="minorEastAsia" w:hAnsiTheme="minorHAnsi" w:cstheme="minorBidi"/>
              <w:noProof/>
              <w:sz w:val="22"/>
              <w:szCs w:val="22"/>
              <w:lang w:bidi="ar-SA"/>
            </w:rPr>
            <w:pPrChange w:id="814" w:author="Windows User" w:date="2017-10-14T03:28:00Z">
              <w:pPr>
                <w:pStyle w:val="TOC2"/>
                <w:tabs>
                  <w:tab w:val="right" w:leader="dot" w:pos="9350"/>
                </w:tabs>
                <w:bidi w:val="0"/>
              </w:pPr>
            </w:pPrChange>
          </w:pPr>
          <w:ins w:id="815" w:author="Mahmoud" w:date="2017-10-08T14:00:00Z">
            <w:del w:id="816" w:author="Windows User" w:date="2017-10-14T03:27:00Z">
              <w:r w:rsidRPr="008B55F5" w:rsidDel="008B55F5">
                <w:rPr>
                  <w:rStyle w:val="Hyperlink"/>
                  <w:noProof/>
                  <w:rtl/>
                </w:rPr>
                <w:delText>4-6-مقا</w:delText>
              </w:r>
              <w:r w:rsidRPr="008B55F5" w:rsidDel="008B55F5">
                <w:rPr>
                  <w:rStyle w:val="Hyperlink"/>
                  <w:rFonts w:hint="cs"/>
                  <w:noProof/>
                  <w:rtl/>
                </w:rPr>
                <w:delText>ی</w:delText>
              </w:r>
              <w:r w:rsidRPr="008B55F5" w:rsidDel="008B55F5">
                <w:rPr>
                  <w:rStyle w:val="Hyperlink"/>
                  <w:noProof/>
                  <w:rtl/>
                </w:rPr>
                <w:delText>سه ابزارها</w:delText>
              </w:r>
              <w:r w:rsidRPr="008B55F5" w:rsidDel="008B55F5">
                <w:rPr>
                  <w:rStyle w:val="Hyperlink"/>
                  <w:rFonts w:hint="cs"/>
                  <w:noProof/>
                  <w:rtl/>
                </w:rPr>
                <w:delText>ی</w:delText>
              </w:r>
              <w:r w:rsidRPr="008B55F5" w:rsidDel="008B55F5">
                <w:rPr>
                  <w:rStyle w:val="Hyperlink"/>
                  <w:noProof/>
                  <w:rtl/>
                </w:rPr>
                <w:delText xml:space="preserve"> اجرا</w:delText>
              </w:r>
              <w:r w:rsidRPr="008B55F5" w:rsidDel="008B55F5">
                <w:rPr>
                  <w:rStyle w:val="Hyperlink"/>
                  <w:rFonts w:hint="cs"/>
                  <w:noProof/>
                  <w:rtl/>
                </w:rPr>
                <w:delText>ی</w:delText>
              </w:r>
              <w:r w:rsidRPr="008B55F5" w:rsidDel="008B55F5">
                <w:rPr>
                  <w:rStyle w:val="Hyperlink"/>
                  <w:noProof/>
                  <w:rtl/>
                </w:rPr>
                <w:delText xml:space="preserve"> پو</w:delText>
              </w:r>
              <w:r w:rsidRPr="008B55F5" w:rsidDel="008B55F5">
                <w:rPr>
                  <w:rStyle w:val="Hyperlink"/>
                  <w:rFonts w:hint="cs"/>
                  <w:noProof/>
                  <w:rtl/>
                </w:rPr>
                <w:delText>ی</w:delText>
              </w:r>
              <w:r w:rsidRPr="008B55F5" w:rsidDel="008B55F5">
                <w:rPr>
                  <w:rStyle w:val="Hyperlink"/>
                  <w:noProof/>
                  <w:rtl/>
                </w:rPr>
                <w:delText>انماد</w:delText>
              </w:r>
              <w:r w:rsidRPr="008B55F5" w:rsidDel="008B55F5">
                <w:rPr>
                  <w:rStyle w:val="Hyperlink"/>
                  <w:rFonts w:hint="cs"/>
                  <w:noProof/>
                  <w:rtl/>
                </w:rPr>
                <w:delText>ی</w:delText>
              </w:r>
              <w:r w:rsidRPr="008B55F5" w:rsidDel="008B55F5">
                <w:rPr>
                  <w:rStyle w:val="Hyperlink"/>
                  <w:noProof/>
                  <w:rtl/>
                </w:rPr>
                <w:delText>ن برا</w:delText>
              </w:r>
              <w:r w:rsidRPr="008B55F5" w:rsidDel="008B55F5">
                <w:rPr>
                  <w:rStyle w:val="Hyperlink"/>
                  <w:rFonts w:hint="cs"/>
                  <w:noProof/>
                  <w:rtl/>
                </w:rPr>
                <w:delText>ی</w:delText>
              </w:r>
              <w:r w:rsidRPr="008B55F5" w:rsidDel="008B55F5">
                <w:rPr>
                  <w:rStyle w:val="Hyperlink"/>
                  <w:noProof/>
                  <w:rtl/>
                </w:rPr>
                <w:delText xml:space="preserve"> تحل</w:delText>
              </w:r>
              <w:r w:rsidRPr="008B55F5" w:rsidDel="008B55F5">
                <w:rPr>
                  <w:rStyle w:val="Hyperlink"/>
                  <w:rFonts w:hint="cs"/>
                  <w:noProof/>
                  <w:rtl/>
                </w:rPr>
                <w:delText>ی</w:delText>
              </w:r>
              <w:r w:rsidRPr="008B55F5" w:rsidDel="008B55F5">
                <w:rPr>
                  <w:rStyle w:val="Hyperlink"/>
                  <w:noProof/>
                  <w:rtl/>
                </w:rPr>
                <w:delText>ل برنامه ها</w:delText>
              </w:r>
              <w:r w:rsidRPr="008B55F5" w:rsidDel="008B55F5">
                <w:rPr>
                  <w:rStyle w:val="Hyperlink"/>
                  <w:rFonts w:hint="cs"/>
                  <w:noProof/>
                  <w:rtl/>
                </w:rPr>
                <w:delText>ی</w:delText>
              </w:r>
              <w:r w:rsidRPr="008B55F5" w:rsidDel="008B55F5">
                <w:rPr>
                  <w:rStyle w:val="Hyperlink"/>
                  <w:noProof/>
                  <w:rtl/>
                </w:rPr>
                <w:delText xml:space="preserve"> اندرو</w:delText>
              </w:r>
              <w:r w:rsidRPr="008B55F5" w:rsidDel="008B55F5">
                <w:rPr>
                  <w:rStyle w:val="Hyperlink"/>
                  <w:rFonts w:hint="cs"/>
                  <w:noProof/>
                  <w:rtl/>
                </w:rPr>
                <w:delText>ی</w:delText>
              </w:r>
              <w:r w:rsidRPr="008B55F5" w:rsidDel="008B55F5">
                <w:rPr>
                  <w:rStyle w:val="Hyperlink"/>
                  <w:noProof/>
                  <w:rtl/>
                </w:rPr>
                <w:delText>د</w:delText>
              </w:r>
              <w:r w:rsidRPr="008B55F5" w:rsidDel="008B55F5">
                <w:rPr>
                  <w:rStyle w:val="Hyperlink"/>
                  <w:rFonts w:hint="cs"/>
                  <w:noProof/>
                  <w:rtl/>
                </w:rPr>
                <w:delText>ی</w:delText>
              </w:r>
              <w:r w:rsidDel="008B55F5">
                <w:rPr>
                  <w:noProof/>
                  <w:webHidden/>
                </w:rPr>
                <w:tab/>
              </w:r>
            </w:del>
          </w:ins>
          <w:ins w:id="817" w:author="Mahmoud" w:date="2017-10-08T15:14:00Z">
            <w:del w:id="818" w:author="Windows User" w:date="2017-10-14T03:27:00Z">
              <w:r w:rsidR="002D3C4D" w:rsidDel="008B55F5">
                <w:rPr>
                  <w:noProof/>
                  <w:webHidden/>
                  <w:rtl/>
                </w:rPr>
                <w:delText>54</w:delText>
              </w:r>
            </w:del>
          </w:ins>
        </w:p>
        <w:p w14:paraId="6CE8CDD3" w14:textId="77777777" w:rsidR="00D6485B" w:rsidDel="008B55F5" w:rsidRDefault="00D6485B">
          <w:pPr>
            <w:pStyle w:val="TOC1"/>
            <w:tabs>
              <w:tab w:val="right" w:leader="dot" w:pos="9350"/>
            </w:tabs>
            <w:rPr>
              <w:ins w:id="819" w:author="Mahmoud" w:date="2017-10-08T14:00:00Z"/>
              <w:del w:id="820" w:author="Windows User" w:date="2017-10-14T03:27:00Z"/>
              <w:rFonts w:asciiTheme="minorHAnsi" w:eastAsiaTheme="minorEastAsia" w:hAnsiTheme="minorHAnsi" w:cstheme="minorBidi"/>
              <w:noProof/>
              <w:sz w:val="22"/>
              <w:szCs w:val="22"/>
              <w:lang w:bidi="ar-SA"/>
            </w:rPr>
            <w:pPrChange w:id="821" w:author="Windows User" w:date="2017-10-14T03:28:00Z">
              <w:pPr>
                <w:pStyle w:val="TOC1"/>
                <w:tabs>
                  <w:tab w:val="right" w:leader="dot" w:pos="9350"/>
                </w:tabs>
                <w:bidi w:val="0"/>
              </w:pPr>
            </w:pPrChange>
          </w:pPr>
          <w:ins w:id="822" w:author="Mahmoud" w:date="2017-10-08T14:00:00Z">
            <w:del w:id="823" w:author="Windows User" w:date="2017-10-14T03:27:00Z">
              <w:r w:rsidRPr="008B55F5" w:rsidDel="008B55F5">
                <w:rPr>
                  <w:rStyle w:val="Hyperlink"/>
                  <w:noProof/>
                  <w:rtl/>
                </w:rPr>
                <w:delText>فصل پنجم: روش‌ها</w:delText>
              </w:r>
              <w:r w:rsidRPr="008B55F5" w:rsidDel="008B55F5">
                <w:rPr>
                  <w:rStyle w:val="Hyperlink"/>
                  <w:rFonts w:hint="cs"/>
                  <w:noProof/>
                  <w:rtl/>
                </w:rPr>
                <w:delText>ی</w:delText>
              </w:r>
              <w:r w:rsidRPr="008B55F5" w:rsidDel="008B55F5">
                <w:rPr>
                  <w:rStyle w:val="Hyperlink"/>
                  <w:noProof/>
                  <w:rtl/>
                </w:rPr>
                <w:delText xml:space="preserve"> تشخ</w:delText>
              </w:r>
              <w:r w:rsidRPr="008B55F5" w:rsidDel="008B55F5">
                <w:rPr>
                  <w:rStyle w:val="Hyperlink"/>
                  <w:rFonts w:hint="cs"/>
                  <w:noProof/>
                  <w:rtl/>
                </w:rPr>
                <w:delText>ی</w:delText>
              </w:r>
              <w:r w:rsidRPr="008B55F5" w:rsidDel="008B55F5">
                <w:rPr>
                  <w:rStyle w:val="Hyperlink"/>
                  <w:noProof/>
                  <w:rtl/>
                </w:rPr>
                <w:delText>ص دژافزار</w:delText>
              </w:r>
              <w:r w:rsidDel="008B55F5">
                <w:rPr>
                  <w:noProof/>
                  <w:webHidden/>
                </w:rPr>
                <w:tab/>
              </w:r>
            </w:del>
          </w:ins>
          <w:ins w:id="824" w:author="Mahmoud" w:date="2017-10-08T15:14:00Z">
            <w:del w:id="825" w:author="Windows User" w:date="2017-10-14T03:27:00Z">
              <w:r w:rsidR="002D3C4D" w:rsidDel="008B55F5">
                <w:rPr>
                  <w:noProof/>
                  <w:webHidden/>
                  <w:rtl/>
                </w:rPr>
                <w:delText>57</w:delText>
              </w:r>
            </w:del>
          </w:ins>
        </w:p>
        <w:p w14:paraId="3A2D1070" w14:textId="77777777" w:rsidR="00D6485B" w:rsidDel="008B55F5" w:rsidRDefault="00D6485B">
          <w:pPr>
            <w:pStyle w:val="TOC2"/>
            <w:tabs>
              <w:tab w:val="right" w:leader="dot" w:pos="9350"/>
            </w:tabs>
            <w:rPr>
              <w:ins w:id="826" w:author="Mahmoud" w:date="2017-10-08T14:00:00Z"/>
              <w:del w:id="827" w:author="Windows User" w:date="2017-10-14T03:27:00Z"/>
              <w:rFonts w:asciiTheme="minorHAnsi" w:eastAsiaTheme="minorEastAsia" w:hAnsiTheme="minorHAnsi" w:cstheme="minorBidi"/>
              <w:noProof/>
              <w:sz w:val="22"/>
              <w:szCs w:val="22"/>
              <w:lang w:bidi="ar-SA"/>
            </w:rPr>
            <w:pPrChange w:id="828" w:author="Windows User" w:date="2017-10-14T03:28:00Z">
              <w:pPr>
                <w:pStyle w:val="TOC2"/>
                <w:tabs>
                  <w:tab w:val="right" w:leader="dot" w:pos="9350"/>
                </w:tabs>
                <w:bidi w:val="0"/>
              </w:pPr>
            </w:pPrChange>
          </w:pPr>
          <w:ins w:id="829" w:author="Mahmoud" w:date="2017-10-08T14:00:00Z">
            <w:del w:id="830" w:author="Windows User" w:date="2017-10-14T03:27:00Z">
              <w:r w:rsidRPr="008B55F5" w:rsidDel="008B55F5">
                <w:rPr>
                  <w:rStyle w:val="Hyperlink"/>
                  <w:noProof/>
                  <w:rtl/>
                </w:rPr>
                <w:delText>5-1- تحل</w:delText>
              </w:r>
              <w:r w:rsidRPr="008B55F5" w:rsidDel="008B55F5">
                <w:rPr>
                  <w:rStyle w:val="Hyperlink"/>
                  <w:rFonts w:hint="cs"/>
                  <w:noProof/>
                  <w:rtl/>
                </w:rPr>
                <w:delText>یل</w:delText>
              </w:r>
              <w:r w:rsidRPr="008B55F5" w:rsidDel="008B55F5">
                <w:rPr>
                  <w:rStyle w:val="Hyperlink"/>
                  <w:noProof/>
                  <w:rtl/>
                </w:rPr>
                <w:delText xml:space="preserve"> ا</w:delText>
              </w:r>
              <w:r w:rsidRPr="008B55F5" w:rsidDel="008B55F5">
                <w:rPr>
                  <w:rStyle w:val="Hyperlink"/>
                  <w:rFonts w:hint="cs"/>
                  <w:noProof/>
                  <w:rtl/>
                </w:rPr>
                <w:delText>ی</w:delText>
              </w:r>
              <w:r w:rsidRPr="008B55F5" w:rsidDel="008B55F5">
                <w:rPr>
                  <w:rStyle w:val="Hyperlink"/>
                  <w:noProof/>
                  <w:rtl/>
                </w:rPr>
                <w:delText>ستا</w:delText>
              </w:r>
              <w:r w:rsidDel="008B55F5">
                <w:rPr>
                  <w:noProof/>
                  <w:webHidden/>
                </w:rPr>
                <w:tab/>
              </w:r>
            </w:del>
          </w:ins>
          <w:ins w:id="831" w:author="Mahmoud" w:date="2017-10-08T15:14:00Z">
            <w:del w:id="832" w:author="Windows User" w:date="2017-10-14T03:27:00Z">
              <w:r w:rsidR="002D3C4D" w:rsidDel="008B55F5">
                <w:rPr>
                  <w:noProof/>
                  <w:webHidden/>
                  <w:rtl/>
                </w:rPr>
                <w:delText>57</w:delText>
              </w:r>
            </w:del>
          </w:ins>
        </w:p>
        <w:p w14:paraId="6DDC6B08" w14:textId="77777777" w:rsidR="00D6485B" w:rsidDel="008B55F5" w:rsidRDefault="00D6485B">
          <w:pPr>
            <w:pStyle w:val="TOC2"/>
            <w:tabs>
              <w:tab w:val="right" w:leader="dot" w:pos="9350"/>
            </w:tabs>
            <w:rPr>
              <w:ins w:id="833" w:author="Mahmoud" w:date="2017-10-08T14:00:00Z"/>
              <w:del w:id="834" w:author="Windows User" w:date="2017-10-14T03:27:00Z"/>
              <w:rFonts w:asciiTheme="minorHAnsi" w:eastAsiaTheme="minorEastAsia" w:hAnsiTheme="minorHAnsi" w:cstheme="minorBidi"/>
              <w:noProof/>
              <w:sz w:val="22"/>
              <w:szCs w:val="22"/>
              <w:lang w:bidi="ar-SA"/>
            </w:rPr>
            <w:pPrChange w:id="835" w:author="Windows User" w:date="2017-10-14T03:28:00Z">
              <w:pPr>
                <w:pStyle w:val="TOC2"/>
                <w:tabs>
                  <w:tab w:val="right" w:leader="dot" w:pos="9350"/>
                </w:tabs>
                <w:bidi w:val="0"/>
              </w:pPr>
            </w:pPrChange>
          </w:pPr>
          <w:ins w:id="836" w:author="Mahmoud" w:date="2017-10-08T14:00:00Z">
            <w:del w:id="837" w:author="Windows User" w:date="2017-10-14T03:27:00Z">
              <w:r w:rsidRPr="008B55F5" w:rsidDel="008B55F5">
                <w:rPr>
                  <w:rStyle w:val="Hyperlink"/>
                  <w:noProof/>
                  <w:rtl/>
                </w:rPr>
                <w:delText>5-2-تحل</w:delText>
              </w:r>
              <w:r w:rsidRPr="008B55F5" w:rsidDel="008B55F5">
                <w:rPr>
                  <w:rStyle w:val="Hyperlink"/>
                  <w:rFonts w:hint="cs"/>
                  <w:noProof/>
                  <w:rtl/>
                </w:rPr>
                <w:delText>یل</w:delText>
              </w:r>
              <w:r w:rsidRPr="008B55F5" w:rsidDel="008B55F5">
                <w:rPr>
                  <w:rStyle w:val="Hyperlink"/>
                  <w:noProof/>
                  <w:rtl/>
                </w:rPr>
                <w:delText xml:space="preserve"> پو</w:delText>
              </w:r>
              <w:r w:rsidRPr="008B55F5" w:rsidDel="008B55F5">
                <w:rPr>
                  <w:rStyle w:val="Hyperlink"/>
                  <w:rFonts w:hint="cs"/>
                  <w:noProof/>
                  <w:rtl/>
                </w:rPr>
                <w:delText>ی</w:delText>
              </w:r>
              <w:r w:rsidRPr="008B55F5" w:rsidDel="008B55F5">
                <w:rPr>
                  <w:rStyle w:val="Hyperlink"/>
                  <w:noProof/>
                  <w:rtl/>
                </w:rPr>
                <w:delText>ا</w:delText>
              </w:r>
              <w:r w:rsidDel="008B55F5">
                <w:rPr>
                  <w:noProof/>
                  <w:webHidden/>
                </w:rPr>
                <w:tab/>
              </w:r>
            </w:del>
          </w:ins>
          <w:ins w:id="838" w:author="Mahmoud" w:date="2017-10-08T15:14:00Z">
            <w:del w:id="839" w:author="Windows User" w:date="2017-10-14T03:27:00Z">
              <w:r w:rsidR="002D3C4D" w:rsidDel="008B55F5">
                <w:rPr>
                  <w:noProof/>
                  <w:webHidden/>
                  <w:rtl/>
                </w:rPr>
                <w:delText>57</w:delText>
              </w:r>
            </w:del>
          </w:ins>
        </w:p>
        <w:p w14:paraId="3C0303A6" w14:textId="77777777" w:rsidR="00D6485B" w:rsidDel="008B55F5" w:rsidRDefault="00D6485B">
          <w:pPr>
            <w:pStyle w:val="TOC2"/>
            <w:tabs>
              <w:tab w:val="right" w:leader="dot" w:pos="9350"/>
            </w:tabs>
            <w:rPr>
              <w:ins w:id="840" w:author="Mahmoud" w:date="2017-10-08T14:00:00Z"/>
              <w:del w:id="841" w:author="Windows User" w:date="2017-10-14T03:27:00Z"/>
              <w:rFonts w:asciiTheme="minorHAnsi" w:eastAsiaTheme="minorEastAsia" w:hAnsiTheme="minorHAnsi" w:cstheme="minorBidi"/>
              <w:noProof/>
              <w:sz w:val="22"/>
              <w:szCs w:val="22"/>
              <w:lang w:bidi="ar-SA"/>
            </w:rPr>
            <w:pPrChange w:id="842" w:author="Windows User" w:date="2017-10-14T03:28:00Z">
              <w:pPr>
                <w:pStyle w:val="TOC2"/>
                <w:tabs>
                  <w:tab w:val="right" w:leader="dot" w:pos="9350"/>
                </w:tabs>
                <w:bidi w:val="0"/>
              </w:pPr>
            </w:pPrChange>
          </w:pPr>
          <w:ins w:id="843" w:author="Mahmoud" w:date="2017-10-08T14:00:00Z">
            <w:del w:id="844" w:author="Windows User" w:date="2017-10-14T03:27:00Z">
              <w:r w:rsidRPr="008B55F5" w:rsidDel="008B55F5">
                <w:rPr>
                  <w:rStyle w:val="Hyperlink"/>
                  <w:noProof/>
                  <w:rtl/>
                </w:rPr>
                <w:delText>5-3-روش ها</w:delText>
              </w:r>
              <w:r w:rsidRPr="008B55F5" w:rsidDel="008B55F5">
                <w:rPr>
                  <w:rStyle w:val="Hyperlink"/>
                  <w:rFonts w:hint="cs"/>
                  <w:noProof/>
                  <w:rtl/>
                </w:rPr>
                <w:delText>ی</w:delText>
              </w:r>
              <w:r w:rsidRPr="008B55F5" w:rsidDel="008B55F5">
                <w:rPr>
                  <w:rStyle w:val="Hyperlink"/>
                  <w:noProof/>
                  <w:rtl/>
                </w:rPr>
                <w:delText xml:space="preserve"> تشخ</w:delText>
              </w:r>
              <w:r w:rsidRPr="008B55F5" w:rsidDel="008B55F5">
                <w:rPr>
                  <w:rStyle w:val="Hyperlink"/>
                  <w:rFonts w:hint="cs"/>
                  <w:noProof/>
                  <w:rtl/>
                </w:rPr>
                <w:delText>ی</w:delText>
              </w:r>
              <w:r w:rsidRPr="008B55F5" w:rsidDel="008B55F5">
                <w:rPr>
                  <w:rStyle w:val="Hyperlink"/>
                  <w:noProof/>
                  <w:rtl/>
                </w:rPr>
                <w:delText>ص دژافزار ها</w:delText>
              </w:r>
              <w:r w:rsidRPr="008B55F5" w:rsidDel="008B55F5">
                <w:rPr>
                  <w:rStyle w:val="Hyperlink"/>
                  <w:rFonts w:hint="cs"/>
                  <w:noProof/>
                  <w:rtl/>
                </w:rPr>
                <w:delText>ی</w:delText>
              </w:r>
              <w:r w:rsidRPr="008B55F5" w:rsidDel="008B55F5">
                <w:rPr>
                  <w:rStyle w:val="Hyperlink"/>
                  <w:noProof/>
                  <w:rtl/>
                </w:rPr>
                <w:delText xml:space="preserve"> اندرو</w:delText>
              </w:r>
              <w:r w:rsidRPr="008B55F5" w:rsidDel="008B55F5">
                <w:rPr>
                  <w:rStyle w:val="Hyperlink"/>
                  <w:rFonts w:hint="cs"/>
                  <w:noProof/>
                  <w:rtl/>
                </w:rPr>
                <w:delText>ی</w:delText>
              </w:r>
              <w:r w:rsidRPr="008B55F5" w:rsidDel="008B55F5">
                <w:rPr>
                  <w:rStyle w:val="Hyperlink"/>
                  <w:noProof/>
                  <w:rtl/>
                </w:rPr>
                <w:delText>د</w:delText>
              </w:r>
              <w:r w:rsidRPr="008B55F5" w:rsidDel="008B55F5">
                <w:rPr>
                  <w:rStyle w:val="Hyperlink"/>
                  <w:rFonts w:hint="cs"/>
                  <w:noProof/>
                  <w:rtl/>
                </w:rPr>
                <w:delText>ی</w:delText>
              </w:r>
              <w:r w:rsidDel="008B55F5">
                <w:rPr>
                  <w:noProof/>
                  <w:webHidden/>
                </w:rPr>
                <w:tab/>
              </w:r>
            </w:del>
          </w:ins>
          <w:ins w:id="845" w:author="Mahmoud" w:date="2017-10-08T15:14:00Z">
            <w:del w:id="846" w:author="Windows User" w:date="2017-10-14T03:27:00Z">
              <w:r w:rsidR="002D3C4D" w:rsidDel="008B55F5">
                <w:rPr>
                  <w:noProof/>
                  <w:webHidden/>
                  <w:rtl/>
                </w:rPr>
                <w:delText>58</w:delText>
              </w:r>
            </w:del>
          </w:ins>
        </w:p>
        <w:p w14:paraId="5AAFC6F4" w14:textId="77777777" w:rsidR="00D6485B" w:rsidDel="008B55F5" w:rsidRDefault="00D6485B">
          <w:pPr>
            <w:pStyle w:val="TOC1"/>
            <w:tabs>
              <w:tab w:val="right" w:leader="dot" w:pos="9350"/>
            </w:tabs>
            <w:rPr>
              <w:ins w:id="847" w:author="Mahmoud" w:date="2017-10-08T14:00:00Z"/>
              <w:del w:id="848" w:author="Windows User" w:date="2017-10-14T03:27:00Z"/>
              <w:rFonts w:asciiTheme="minorHAnsi" w:eastAsiaTheme="minorEastAsia" w:hAnsiTheme="minorHAnsi" w:cstheme="minorBidi"/>
              <w:noProof/>
              <w:sz w:val="22"/>
              <w:szCs w:val="22"/>
              <w:lang w:bidi="ar-SA"/>
            </w:rPr>
            <w:pPrChange w:id="849" w:author="Windows User" w:date="2017-10-14T03:28:00Z">
              <w:pPr>
                <w:pStyle w:val="TOC1"/>
                <w:tabs>
                  <w:tab w:val="right" w:leader="dot" w:pos="9350"/>
                </w:tabs>
                <w:bidi w:val="0"/>
              </w:pPr>
            </w:pPrChange>
          </w:pPr>
          <w:ins w:id="850" w:author="Mahmoud" w:date="2017-10-08T14:00:00Z">
            <w:del w:id="851" w:author="Windows User" w:date="2017-10-14T03:27:00Z">
              <w:r w:rsidRPr="008B55F5" w:rsidDel="008B55F5">
                <w:rPr>
                  <w:rStyle w:val="Hyperlink"/>
                  <w:noProof/>
                  <w:rtl/>
                </w:rPr>
                <w:delText>فصل ششم:کارها</w:delText>
              </w:r>
              <w:r w:rsidRPr="008B55F5" w:rsidDel="008B55F5">
                <w:rPr>
                  <w:rStyle w:val="Hyperlink"/>
                  <w:rFonts w:hint="cs"/>
                  <w:noProof/>
                  <w:rtl/>
                </w:rPr>
                <w:delText>ی</w:delText>
              </w:r>
              <w:r w:rsidRPr="008B55F5" w:rsidDel="008B55F5">
                <w:rPr>
                  <w:rStyle w:val="Hyperlink"/>
                  <w:noProof/>
                  <w:rtl/>
                </w:rPr>
                <w:delText xml:space="preserve"> پ</w:delText>
              </w:r>
              <w:r w:rsidRPr="008B55F5" w:rsidDel="008B55F5">
                <w:rPr>
                  <w:rStyle w:val="Hyperlink"/>
                  <w:rFonts w:hint="cs"/>
                  <w:noProof/>
                  <w:rtl/>
                </w:rPr>
                <w:delText>ی</w:delText>
              </w:r>
              <w:r w:rsidRPr="008B55F5" w:rsidDel="008B55F5">
                <w:rPr>
                  <w:rStyle w:val="Hyperlink"/>
                  <w:noProof/>
                  <w:rtl/>
                </w:rPr>
                <w:delText>ش</w:delText>
              </w:r>
              <w:r w:rsidRPr="008B55F5" w:rsidDel="008B55F5">
                <w:rPr>
                  <w:rStyle w:val="Hyperlink"/>
                  <w:rFonts w:hint="cs"/>
                  <w:noProof/>
                  <w:rtl/>
                </w:rPr>
                <w:delText>ی</w:delText>
              </w:r>
              <w:r w:rsidRPr="008B55F5" w:rsidDel="008B55F5">
                <w:rPr>
                  <w:rStyle w:val="Hyperlink"/>
                  <w:noProof/>
                  <w:rtl/>
                </w:rPr>
                <w:delText>ن اجرا</w:delText>
              </w:r>
              <w:r w:rsidRPr="008B55F5" w:rsidDel="008B55F5">
                <w:rPr>
                  <w:rStyle w:val="Hyperlink"/>
                  <w:rFonts w:hint="cs"/>
                  <w:noProof/>
                  <w:rtl/>
                </w:rPr>
                <w:delText>ی</w:delText>
              </w:r>
              <w:r w:rsidRPr="008B55F5" w:rsidDel="008B55F5">
                <w:rPr>
                  <w:rStyle w:val="Hyperlink"/>
                  <w:noProof/>
                </w:rPr>
                <w:delText xml:space="preserve"> </w:delText>
              </w:r>
              <w:r w:rsidRPr="008B55F5" w:rsidDel="008B55F5">
                <w:rPr>
                  <w:rStyle w:val="Hyperlink"/>
                  <w:noProof/>
                  <w:rtl/>
                </w:rPr>
                <w:delText>پو</w:delText>
              </w:r>
              <w:r w:rsidRPr="008B55F5" w:rsidDel="008B55F5">
                <w:rPr>
                  <w:rStyle w:val="Hyperlink"/>
                  <w:rFonts w:hint="cs"/>
                  <w:noProof/>
                  <w:rtl/>
                </w:rPr>
                <w:delText>ی</w:delText>
              </w:r>
              <w:r w:rsidRPr="008B55F5" w:rsidDel="008B55F5">
                <w:rPr>
                  <w:rStyle w:val="Hyperlink"/>
                  <w:noProof/>
                  <w:rtl/>
                </w:rPr>
                <w:delText>انماد</w:delText>
              </w:r>
              <w:r w:rsidRPr="008B55F5" w:rsidDel="008B55F5">
                <w:rPr>
                  <w:rStyle w:val="Hyperlink"/>
                  <w:rFonts w:hint="cs"/>
                  <w:noProof/>
                  <w:rtl/>
                </w:rPr>
                <w:delText>ی</w:delText>
              </w:r>
              <w:r w:rsidRPr="008B55F5" w:rsidDel="008B55F5">
                <w:rPr>
                  <w:rStyle w:val="Hyperlink"/>
                  <w:noProof/>
                  <w:rtl/>
                </w:rPr>
                <w:delText>ن با هدف تشخ</w:delText>
              </w:r>
              <w:r w:rsidRPr="008B55F5" w:rsidDel="008B55F5">
                <w:rPr>
                  <w:rStyle w:val="Hyperlink"/>
                  <w:rFonts w:hint="cs"/>
                  <w:noProof/>
                  <w:rtl/>
                </w:rPr>
                <w:delText>ی</w:delText>
              </w:r>
              <w:r w:rsidRPr="008B55F5" w:rsidDel="008B55F5">
                <w:rPr>
                  <w:rStyle w:val="Hyperlink"/>
                  <w:noProof/>
                  <w:rtl/>
                </w:rPr>
                <w:delText xml:space="preserve">ص </w:delText>
              </w:r>
              <w:r w:rsidRPr="008B55F5" w:rsidDel="008B55F5">
                <w:rPr>
                  <w:rStyle w:val="Hyperlink"/>
                  <w:rFonts w:hint="cs"/>
                  <w:noProof/>
                  <w:rtl/>
                </w:rPr>
                <w:delText>ی</w:delText>
              </w:r>
              <w:r w:rsidRPr="008B55F5" w:rsidDel="008B55F5">
                <w:rPr>
                  <w:rStyle w:val="Hyperlink"/>
                  <w:noProof/>
                  <w:rtl/>
                </w:rPr>
                <w:delText>ا تحل</w:delText>
              </w:r>
              <w:r w:rsidRPr="008B55F5" w:rsidDel="008B55F5">
                <w:rPr>
                  <w:rStyle w:val="Hyperlink"/>
                  <w:rFonts w:hint="cs"/>
                  <w:noProof/>
                  <w:rtl/>
                </w:rPr>
                <w:delText>ی</w:delText>
              </w:r>
              <w:r w:rsidRPr="008B55F5" w:rsidDel="008B55F5">
                <w:rPr>
                  <w:rStyle w:val="Hyperlink"/>
                  <w:noProof/>
                  <w:rtl/>
                </w:rPr>
                <w:delText>ل دژافزار</w:delText>
              </w:r>
              <w:r w:rsidDel="008B55F5">
                <w:rPr>
                  <w:noProof/>
                  <w:webHidden/>
                </w:rPr>
                <w:tab/>
              </w:r>
            </w:del>
          </w:ins>
          <w:ins w:id="852" w:author="Mahmoud" w:date="2017-10-08T15:14:00Z">
            <w:del w:id="853" w:author="Windows User" w:date="2017-10-14T03:27:00Z">
              <w:r w:rsidR="002D3C4D" w:rsidDel="008B55F5">
                <w:rPr>
                  <w:noProof/>
                  <w:webHidden/>
                  <w:rtl/>
                </w:rPr>
                <w:delText>62</w:delText>
              </w:r>
            </w:del>
          </w:ins>
        </w:p>
        <w:p w14:paraId="24705BB4" w14:textId="77777777" w:rsidR="00D6485B" w:rsidDel="008B55F5" w:rsidRDefault="00D6485B">
          <w:pPr>
            <w:pStyle w:val="TOC2"/>
            <w:tabs>
              <w:tab w:val="right" w:leader="dot" w:pos="9350"/>
            </w:tabs>
            <w:rPr>
              <w:ins w:id="854" w:author="Mahmoud" w:date="2017-10-08T14:00:00Z"/>
              <w:del w:id="855" w:author="Windows User" w:date="2017-10-14T03:27:00Z"/>
              <w:rFonts w:asciiTheme="minorHAnsi" w:eastAsiaTheme="minorEastAsia" w:hAnsiTheme="minorHAnsi" w:cstheme="minorBidi"/>
              <w:noProof/>
              <w:sz w:val="22"/>
              <w:szCs w:val="22"/>
              <w:lang w:bidi="ar-SA"/>
            </w:rPr>
            <w:pPrChange w:id="856" w:author="Windows User" w:date="2017-10-14T03:28:00Z">
              <w:pPr>
                <w:pStyle w:val="TOC2"/>
                <w:tabs>
                  <w:tab w:val="right" w:leader="dot" w:pos="9350"/>
                </w:tabs>
                <w:bidi w:val="0"/>
              </w:pPr>
            </w:pPrChange>
          </w:pPr>
          <w:ins w:id="857" w:author="Mahmoud" w:date="2017-10-08T14:00:00Z">
            <w:del w:id="858" w:author="Windows User" w:date="2017-10-14T03:27:00Z">
              <w:r w:rsidRPr="008B55F5" w:rsidDel="008B55F5">
                <w:rPr>
                  <w:rStyle w:val="Hyperlink"/>
                  <w:noProof/>
                  <w:rtl/>
                </w:rPr>
                <w:delText xml:space="preserve">6-1- </w:delText>
              </w:r>
              <w:r w:rsidRPr="008B55F5" w:rsidDel="008B55F5">
                <w:rPr>
                  <w:rStyle w:val="Hyperlink"/>
                  <w:noProof/>
                </w:rPr>
                <w:delText>Automatically Identifying Trigger-based Behavior in Malware</w:delText>
              </w:r>
              <w:r w:rsidDel="008B55F5">
                <w:rPr>
                  <w:noProof/>
                  <w:webHidden/>
                </w:rPr>
                <w:tab/>
              </w:r>
            </w:del>
          </w:ins>
          <w:ins w:id="859" w:author="Mahmoud" w:date="2017-10-08T15:14:00Z">
            <w:del w:id="860" w:author="Windows User" w:date="2017-10-14T03:27:00Z">
              <w:r w:rsidR="002D3C4D" w:rsidDel="008B55F5">
                <w:rPr>
                  <w:noProof/>
                  <w:webHidden/>
                  <w:rtl/>
                </w:rPr>
                <w:delText>62</w:delText>
              </w:r>
            </w:del>
          </w:ins>
        </w:p>
        <w:p w14:paraId="057AD2CC" w14:textId="77777777" w:rsidR="00D6485B" w:rsidDel="008B55F5" w:rsidRDefault="00D6485B">
          <w:pPr>
            <w:pStyle w:val="TOC3"/>
            <w:tabs>
              <w:tab w:val="right" w:leader="dot" w:pos="9350"/>
            </w:tabs>
            <w:rPr>
              <w:ins w:id="861" w:author="Mahmoud" w:date="2017-10-08T14:00:00Z"/>
              <w:del w:id="862" w:author="Windows User" w:date="2017-10-14T03:27:00Z"/>
              <w:rFonts w:asciiTheme="minorHAnsi" w:eastAsiaTheme="minorEastAsia" w:hAnsiTheme="minorHAnsi" w:cstheme="minorBidi"/>
              <w:noProof/>
              <w:sz w:val="22"/>
              <w:szCs w:val="22"/>
              <w:lang w:bidi="ar-SA"/>
            </w:rPr>
            <w:pPrChange w:id="863" w:author="Windows User" w:date="2017-10-14T03:28:00Z">
              <w:pPr>
                <w:pStyle w:val="TOC3"/>
                <w:tabs>
                  <w:tab w:val="right" w:leader="dot" w:pos="9350"/>
                </w:tabs>
                <w:bidi w:val="0"/>
              </w:pPr>
            </w:pPrChange>
          </w:pPr>
          <w:ins w:id="864" w:author="Mahmoud" w:date="2017-10-08T14:00:00Z">
            <w:del w:id="865" w:author="Windows User" w:date="2017-10-14T03:27:00Z">
              <w:r w:rsidRPr="008B55F5" w:rsidDel="008B55F5">
                <w:rPr>
                  <w:rStyle w:val="Hyperlink"/>
                  <w:noProof/>
                  <w:rtl/>
                </w:rPr>
                <w:delText>6-1-1-مقدمه</w:delText>
              </w:r>
              <w:r w:rsidDel="008B55F5">
                <w:rPr>
                  <w:noProof/>
                  <w:webHidden/>
                </w:rPr>
                <w:tab/>
              </w:r>
            </w:del>
          </w:ins>
          <w:ins w:id="866" w:author="Mahmoud" w:date="2017-10-08T15:14:00Z">
            <w:del w:id="867" w:author="Windows User" w:date="2017-10-14T03:27:00Z">
              <w:r w:rsidR="002D3C4D" w:rsidDel="008B55F5">
                <w:rPr>
                  <w:noProof/>
                  <w:webHidden/>
                  <w:rtl/>
                </w:rPr>
                <w:delText>62</w:delText>
              </w:r>
            </w:del>
          </w:ins>
        </w:p>
        <w:p w14:paraId="53F59DBF" w14:textId="77777777" w:rsidR="00D6485B" w:rsidDel="008B55F5" w:rsidRDefault="00D6485B">
          <w:pPr>
            <w:pStyle w:val="TOC3"/>
            <w:tabs>
              <w:tab w:val="right" w:leader="dot" w:pos="9350"/>
            </w:tabs>
            <w:rPr>
              <w:ins w:id="868" w:author="Mahmoud" w:date="2017-10-08T14:00:00Z"/>
              <w:del w:id="869" w:author="Windows User" w:date="2017-10-14T03:27:00Z"/>
              <w:rFonts w:asciiTheme="minorHAnsi" w:eastAsiaTheme="minorEastAsia" w:hAnsiTheme="minorHAnsi" w:cstheme="minorBidi"/>
              <w:noProof/>
              <w:sz w:val="22"/>
              <w:szCs w:val="22"/>
              <w:lang w:bidi="ar-SA"/>
            </w:rPr>
            <w:pPrChange w:id="870" w:author="Windows User" w:date="2017-10-14T03:28:00Z">
              <w:pPr>
                <w:pStyle w:val="TOC3"/>
                <w:tabs>
                  <w:tab w:val="right" w:leader="dot" w:pos="9350"/>
                </w:tabs>
                <w:bidi w:val="0"/>
              </w:pPr>
            </w:pPrChange>
          </w:pPr>
          <w:ins w:id="871" w:author="Mahmoud" w:date="2017-10-08T14:00:00Z">
            <w:del w:id="872" w:author="Windows User" w:date="2017-10-14T03:27:00Z">
              <w:r w:rsidRPr="008B55F5" w:rsidDel="008B55F5">
                <w:rPr>
                  <w:rStyle w:val="Hyperlink"/>
                  <w:noProof/>
                  <w:rtl/>
                </w:rPr>
                <w:delText>6-1-2-تحل</w:delText>
              </w:r>
              <w:r w:rsidRPr="008B55F5" w:rsidDel="008B55F5">
                <w:rPr>
                  <w:rStyle w:val="Hyperlink"/>
                  <w:rFonts w:hint="cs"/>
                  <w:noProof/>
                  <w:rtl/>
                </w:rPr>
                <w:delText>یل</w:delText>
              </w:r>
              <w:r w:rsidRPr="008B55F5" w:rsidDel="008B55F5">
                <w:rPr>
                  <w:rStyle w:val="Hyperlink"/>
                  <w:noProof/>
                  <w:rtl/>
                </w:rPr>
                <w:delText xml:space="preserve"> دست</w:delText>
              </w:r>
              <w:r w:rsidRPr="008B55F5" w:rsidDel="008B55F5">
                <w:rPr>
                  <w:rStyle w:val="Hyperlink"/>
                  <w:rFonts w:hint="cs"/>
                  <w:noProof/>
                  <w:rtl/>
                </w:rPr>
                <w:delText>ی</w:delText>
              </w:r>
              <w:r w:rsidRPr="008B55F5" w:rsidDel="008B55F5">
                <w:rPr>
                  <w:rStyle w:val="Hyperlink"/>
                  <w:noProof/>
                  <w:rtl/>
                </w:rPr>
                <w:delText xml:space="preserve"> کد برا</w:delText>
              </w:r>
              <w:r w:rsidRPr="008B55F5" w:rsidDel="008B55F5">
                <w:rPr>
                  <w:rStyle w:val="Hyperlink"/>
                  <w:rFonts w:hint="cs"/>
                  <w:noProof/>
                  <w:rtl/>
                </w:rPr>
                <w:delText>ی</w:delText>
              </w:r>
              <w:r w:rsidRPr="008B55F5" w:rsidDel="008B55F5">
                <w:rPr>
                  <w:rStyle w:val="Hyperlink"/>
                  <w:noProof/>
                  <w:rtl/>
                </w:rPr>
                <w:delText xml:space="preserve"> تشخ</w:delText>
              </w:r>
              <w:r w:rsidRPr="008B55F5" w:rsidDel="008B55F5">
                <w:rPr>
                  <w:rStyle w:val="Hyperlink"/>
                  <w:rFonts w:hint="cs"/>
                  <w:noProof/>
                  <w:rtl/>
                </w:rPr>
                <w:delText>یص</w:delText>
              </w:r>
              <w:r w:rsidRPr="008B55F5" w:rsidDel="008B55F5">
                <w:rPr>
                  <w:rStyle w:val="Hyperlink"/>
                  <w:noProof/>
                  <w:rtl/>
                </w:rPr>
                <w:delText xml:space="preserve"> رفتار مبتن</w:delText>
              </w:r>
              <w:r w:rsidRPr="008B55F5" w:rsidDel="008B55F5">
                <w:rPr>
                  <w:rStyle w:val="Hyperlink"/>
                  <w:rFonts w:hint="cs"/>
                  <w:noProof/>
                  <w:rtl/>
                </w:rPr>
                <w:delText>ی</w:delText>
              </w:r>
              <w:r w:rsidRPr="008B55F5" w:rsidDel="008B55F5">
                <w:rPr>
                  <w:rStyle w:val="Hyperlink"/>
                  <w:noProof/>
                  <w:rtl/>
                </w:rPr>
                <w:delText xml:space="preserve"> بر  ماشه</w:delText>
              </w:r>
              <w:r w:rsidDel="008B55F5">
                <w:rPr>
                  <w:noProof/>
                  <w:webHidden/>
                </w:rPr>
                <w:tab/>
              </w:r>
            </w:del>
          </w:ins>
          <w:ins w:id="873" w:author="Mahmoud" w:date="2017-10-08T15:14:00Z">
            <w:del w:id="874" w:author="Windows User" w:date="2017-10-14T03:27:00Z">
              <w:r w:rsidR="002D3C4D" w:rsidDel="008B55F5">
                <w:rPr>
                  <w:noProof/>
                  <w:webHidden/>
                  <w:rtl/>
                </w:rPr>
                <w:delText>63</w:delText>
              </w:r>
            </w:del>
          </w:ins>
        </w:p>
        <w:p w14:paraId="10B186BA" w14:textId="77777777" w:rsidR="00D6485B" w:rsidDel="008B55F5" w:rsidRDefault="00D6485B">
          <w:pPr>
            <w:pStyle w:val="TOC3"/>
            <w:tabs>
              <w:tab w:val="right" w:leader="dot" w:pos="9350"/>
            </w:tabs>
            <w:rPr>
              <w:ins w:id="875" w:author="Mahmoud" w:date="2017-10-08T14:00:00Z"/>
              <w:del w:id="876" w:author="Windows User" w:date="2017-10-14T03:27:00Z"/>
              <w:rFonts w:asciiTheme="minorHAnsi" w:eastAsiaTheme="minorEastAsia" w:hAnsiTheme="minorHAnsi" w:cstheme="minorBidi"/>
              <w:noProof/>
              <w:sz w:val="22"/>
              <w:szCs w:val="22"/>
              <w:lang w:bidi="ar-SA"/>
            </w:rPr>
            <w:pPrChange w:id="877" w:author="Windows User" w:date="2017-10-14T03:28:00Z">
              <w:pPr>
                <w:pStyle w:val="TOC3"/>
                <w:tabs>
                  <w:tab w:val="right" w:leader="dot" w:pos="9350"/>
                </w:tabs>
                <w:bidi w:val="0"/>
              </w:pPr>
            </w:pPrChange>
          </w:pPr>
          <w:ins w:id="878" w:author="Mahmoud" w:date="2017-10-08T14:00:00Z">
            <w:del w:id="879" w:author="Windows User" w:date="2017-10-14T03:27:00Z">
              <w:r w:rsidRPr="008B55F5" w:rsidDel="008B55F5">
                <w:rPr>
                  <w:rStyle w:val="Hyperlink"/>
                  <w:noProof/>
                  <w:rtl/>
                </w:rPr>
                <w:delText>6-1-3-رو</w:delText>
              </w:r>
              <w:r w:rsidRPr="008B55F5" w:rsidDel="008B55F5">
                <w:rPr>
                  <w:rStyle w:val="Hyperlink"/>
                  <w:rFonts w:hint="cs"/>
                  <w:noProof/>
                  <w:rtl/>
                </w:rPr>
                <w:delText>یکرد</w:delText>
              </w:r>
              <w:r w:rsidRPr="008B55F5" w:rsidDel="008B55F5">
                <w:rPr>
                  <w:rStyle w:val="Hyperlink"/>
                  <w:noProof/>
                  <w:rtl/>
                </w:rPr>
                <w:delText xml:space="preserve"> ابزار</w:delText>
              </w:r>
              <w:r w:rsidRPr="008B55F5" w:rsidDel="008B55F5">
                <w:rPr>
                  <w:rStyle w:val="Hyperlink"/>
                  <w:noProof/>
                </w:rPr>
                <w:delText>MinSweeper</w:delText>
              </w:r>
              <w:r w:rsidDel="008B55F5">
                <w:rPr>
                  <w:noProof/>
                  <w:webHidden/>
                </w:rPr>
                <w:tab/>
              </w:r>
            </w:del>
          </w:ins>
          <w:ins w:id="880" w:author="Mahmoud" w:date="2017-10-08T15:14:00Z">
            <w:del w:id="881" w:author="Windows User" w:date="2017-10-14T03:27:00Z">
              <w:r w:rsidR="002D3C4D" w:rsidDel="008B55F5">
                <w:rPr>
                  <w:noProof/>
                  <w:webHidden/>
                  <w:rtl/>
                </w:rPr>
                <w:delText>64</w:delText>
              </w:r>
            </w:del>
          </w:ins>
        </w:p>
        <w:p w14:paraId="058A34FD" w14:textId="77777777" w:rsidR="00D6485B" w:rsidDel="008B55F5" w:rsidRDefault="00D6485B">
          <w:pPr>
            <w:pStyle w:val="TOC3"/>
            <w:tabs>
              <w:tab w:val="right" w:leader="dot" w:pos="9350"/>
            </w:tabs>
            <w:rPr>
              <w:ins w:id="882" w:author="Mahmoud" w:date="2017-10-08T14:00:00Z"/>
              <w:del w:id="883" w:author="Windows User" w:date="2017-10-14T03:27:00Z"/>
              <w:rFonts w:asciiTheme="minorHAnsi" w:eastAsiaTheme="minorEastAsia" w:hAnsiTheme="minorHAnsi" w:cstheme="minorBidi"/>
              <w:noProof/>
              <w:sz w:val="22"/>
              <w:szCs w:val="22"/>
              <w:lang w:bidi="ar-SA"/>
            </w:rPr>
            <w:pPrChange w:id="884" w:author="Windows User" w:date="2017-10-14T03:28:00Z">
              <w:pPr>
                <w:pStyle w:val="TOC3"/>
                <w:tabs>
                  <w:tab w:val="right" w:leader="dot" w:pos="9350"/>
                </w:tabs>
                <w:bidi w:val="0"/>
              </w:pPr>
            </w:pPrChange>
          </w:pPr>
          <w:ins w:id="885" w:author="Mahmoud" w:date="2017-10-08T14:00:00Z">
            <w:del w:id="886" w:author="Windows User" w:date="2017-10-14T03:27:00Z">
              <w:r w:rsidRPr="008B55F5" w:rsidDel="008B55F5">
                <w:rPr>
                  <w:rStyle w:val="Hyperlink"/>
                  <w:noProof/>
                  <w:rtl/>
                </w:rPr>
                <w:delText>6-1-4-شرح مساله تشخ</w:delText>
              </w:r>
              <w:r w:rsidRPr="008B55F5" w:rsidDel="008B55F5">
                <w:rPr>
                  <w:rStyle w:val="Hyperlink"/>
                  <w:rFonts w:hint="cs"/>
                  <w:noProof/>
                  <w:rtl/>
                </w:rPr>
                <w:delText>یص</w:delText>
              </w:r>
              <w:r w:rsidRPr="008B55F5" w:rsidDel="008B55F5">
                <w:rPr>
                  <w:rStyle w:val="Hyperlink"/>
                  <w:noProof/>
                  <w:rtl/>
                </w:rPr>
                <w:delText xml:space="preserve"> رفتار مبتن</w:delText>
              </w:r>
              <w:r w:rsidRPr="008B55F5" w:rsidDel="008B55F5">
                <w:rPr>
                  <w:rStyle w:val="Hyperlink"/>
                  <w:rFonts w:hint="cs"/>
                  <w:noProof/>
                  <w:rtl/>
                </w:rPr>
                <w:delText>ی</w:delText>
              </w:r>
              <w:r w:rsidRPr="008B55F5" w:rsidDel="008B55F5">
                <w:rPr>
                  <w:rStyle w:val="Hyperlink"/>
                  <w:noProof/>
                  <w:rtl/>
                </w:rPr>
                <w:delText xml:space="preserve"> بر ماشه</w:delText>
              </w:r>
              <w:r w:rsidDel="008B55F5">
                <w:rPr>
                  <w:noProof/>
                  <w:webHidden/>
                </w:rPr>
                <w:tab/>
              </w:r>
            </w:del>
          </w:ins>
          <w:ins w:id="887" w:author="Mahmoud" w:date="2017-10-08T15:14:00Z">
            <w:del w:id="888" w:author="Windows User" w:date="2017-10-14T03:27:00Z">
              <w:r w:rsidR="002D3C4D" w:rsidDel="008B55F5">
                <w:rPr>
                  <w:noProof/>
                  <w:webHidden/>
                  <w:rtl/>
                </w:rPr>
                <w:delText>65</w:delText>
              </w:r>
            </w:del>
          </w:ins>
        </w:p>
        <w:p w14:paraId="221F6FDB" w14:textId="77777777" w:rsidR="00D6485B" w:rsidDel="008B55F5" w:rsidRDefault="00D6485B">
          <w:pPr>
            <w:pStyle w:val="TOC2"/>
            <w:tabs>
              <w:tab w:val="right" w:leader="dot" w:pos="9350"/>
            </w:tabs>
            <w:rPr>
              <w:ins w:id="889" w:author="Mahmoud" w:date="2017-10-08T14:00:00Z"/>
              <w:del w:id="890" w:author="Windows User" w:date="2017-10-14T03:27:00Z"/>
              <w:rFonts w:asciiTheme="minorHAnsi" w:eastAsiaTheme="minorEastAsia" w:hAnsiTheme="minorHAnsi" w:cstheme="minorBidi"/>
              <w:noProof/>
              <w:sz w:val="22"/>
              <w:szCs w:val="22"/>
              <w:lang w:bidi="ar-SA"/>
            </w:rPr>
            <w:pPrChange w:id="891" w:author="Windows User" w:date="2017-10-14T03:28:00Z">
              <w:pPr>
                <w:pStyle w:val="TOC2"/>
                <w:tabs>
                  <w:tab w:val="right" w:leader="dot" w:pos="9350"/>
                </w:tabs>
                <w:bidi w:val="0"/>
              </w:pPr>
            </w:pPrChange>
          </w:pPr>
          <w:ins w:id="892" w:author="Mahmoud" w:date="2017-10-08T14:00:00Z">
            <w:del w:id="893" w:author="Windows User" w:date="2017-10-14T03:27:00Z">
              <w:r w:rsidRPr="008B55F5" w:rsidDel="008B55F5">
                <w:rPr>
                  <w:rStyle w:val="Hyperlink"/>
                  <w:noProof/>
                  <w:rtl/>
                </w:rPr>
                <w:delText>6-2-</w:delText>
              </w:r>
              <w:r w:rsidRPr="008B55F5" w:rsidDel="008B55F5">
                <w:rPr>
                  <w:rStyle w:val="Hyperlink"/>
                  <w:noProof/>
                </w:rPr>
                <w:delText xml:space="preserve"> Exploring Multiple Execution Paths for Malware Analysis</w:delText>
              </w:r>
              <w:r w:rsidDel="008B55F5">
                <w:rPr>
                  <w:noProof/>
                  <w:webHidden/>
                </w:rPr>
                <w:tab/>
              </w:r>
            </w:del>
          </w:ins>
          <w:ins w:id="894" w:author="Mahmoud" w:date="2017-10-08T15:14:00Z">
            <w:del w:id="895" w:author="Windows User" w:date="2017-10-14T03:27:00Z">
              <w:r w:rsidR="002D3C4D" w:rsidDel="008B55F5">
                <w:rPr>
                  <w:noProof/>
                  <w:webHidden/>
                  <w:rtl/>
                </w:rPr>
                <w:delText>69</w:delText>
              </w:r>
            </w:del>
          </w:ins>
        </w:p>
        <w:p w14:paraId="2B12E2E7" w14:textId="77777777" w:rsidR="00D6485B" w:rsidDel="008B55F5" w:rsidRDefault="00D6485B">
          <w:pPr>
            <w:pStyle w:val="TOC3"/>
            <w:tabs>
              <w:tab w:val="right" w:leader="dot" w:pos="9350"/>
            </w:tabs>
            <w:rPr>
              <w:ins w:id="896" w:author="Mahmoud" w:date="2017-10-08T14:00:00Z"/>
              <w:del w:id="897" w:author="Windows User" w:date="2017-10-14T03:27:00Z"/>
              <w:rFonts w:asciiTheme="minorHAnsi" w:eastAsiaTheme="minorEastAsia" w:hAnsiTheme="minorHAnsi" w:cstheme="minorBidi"/>
              <w:noProof/>
              <w:sz w:val="22"/>
              <w:szCs w:val="22"/>
              <w:lang w:bidi="ar-SA"/>
            </w:rPr>
            <w:pPrChange w:id="898" w:author="Windows User" w:date="2017-10-14T03:28:00Z">
              <w:pPr>
                <w:pStyle w:val="TOC3"/>
                <w:tabs>
                  <w:tab w:val="right" w:leader="dot" w:pos="9350"/>
                </w:tabs>
                <w:bidi w:val="0"/>
              </w:pPr>
            </w:pPrChange>
          </w:pPr>
          <w:ins w:id="899" w:author="Mahmoud" w:date="2017-10-08T14:00:00Z">
            <w:del w:id="900" w:author="Windows User" w:date="2017-10-14T03:27:00Z">
              <w:r w:rsidRPr="008B55F5" w:rsidDel="008B55F5">
                <w:rPr>
                  <w:rStyle w:val="Hyperlink"/>
                  <w:noProof/>
                  <w:rtl/>
                </w:rPr>
                <w:delText>6-2-1-مقدمه</w:delText>
              </w:r>
              <w:r w:rsidDel="008B55F5">
                <w:rPr>
                  <w:noProof/>
                  <w:webHidden/>
                </w:rPr>
                <w:tab/>
              </w:r>
            </w:del>
          </w:ins>
          <w:ins w:id="901" w:author="Mahmoud" w:date="2017-10-08T15:14:00Z">
            <w:del w:id="902" w:author="Windows User" w:date="2017-10-14T03:27:00Z">
              <w:r w:rsidR="002D3C4D" w:rsidDel="008B55F5">
                <w:rPr>
                  <w:noProof/>
                  <w:webHidden/>
                  <w:rtl/>
                </w:rPr>
                <w:delText>69</w:delText>
              </w:r>
            </w:del>
          </w:ins>
        </w:p>
        <w:p w14:paraId="0E977031" w14:textId="77777777" w:rsidR="00D6485B" w:rsidDel="008B55F5" w:rsidRDefault="00D6485B">
          <w:pPr>
            <w:pStyle w:val="TOC3"/>
            <w:tabs>
              <w:tab w:val="right" w:leader="dot" w:pos="9350"/>
            </w:tabs>
            <w:rPr>
              <w:ins w:id="903" w:author="Mahmoud" w:date="2017-10-08T14:00:00Z"/>
              <w:del w:id="904" w:author="Windows User" w:date="2017-10-14T03:27:00Z"/>
              <w:rFonts w:asciiTheme="minorHAnsi" w:eastAsiaTheme="minorEastAsia" w:hAnsiTheme="minorHAnsi" w:cstheme="minorBidi"/>
              <w:noProof/>
              <w:sz w:val="22"/>
              <w:szCs w:val="22"/>
              <w:lang w:bidi="ar-SA"/>
            </w:rPr>
            <w:pPrChange w:id="905" w:author="Windows User" w:date="2017-10-14T03:28:00Z">
              <w:pPr>
                <w:pStyle w:val="TOC3"/>
                <w:tabs>
                  <w:tab w:val="right" w:leader="dot" w:pos="9350"/>
                </w:tabs>
                <w:bidi w:val="0"/>
              </w:pPr>
            </w:pPrChange>
          </w:pPr>
          <w:ins w:id="906" w:author="Mahmoud" w:date="2017-10-08T14:00:00Z">
            <w:del w:id="907" w:author="Windows User" w:date="2017-10-14T03:27:00Z">
              <w:r w:rsidRPr="008B55F5" w:rsidDel="008B55F5">
                <w:rPr>
                  <w:rStyle w:val="Hyperlink"/>
                  <w:noProof/>
                  <w:rtl/>
                </w:rPr>
                <w:delText>6-2-2-بررس</w:delText>
              </w:r>
              <w:r w:rsidRPr="008B55F5" w:rsidDel="008B55F5">
                <w:rPr>
                  <w:rStyle w:val="Hyperlink"/>
                  <w:rFonts w:hint="cs"/>
                  <w:noProof/>
                  <w:rtl/>
                </w:rPr>
                <w:delText>ی</w:delText>
              </w:r>
              <w:r w:rsidRPr="008B55F5" w:rsidDel="008B55F5">
                <w:rPr>
                  <w:rStyle w:val="Hyperlink"/>
                  <w:noProof/>
                  <w:rtl/>
                </w:rPr>
                <w:delText xml:space="preserve"> اجمال</w:delText>
              </w:r>
              <w:r w:rsidRPr="008B55F5" w:rsidDel="008B55F5">
                <w:rPr>
                  <w:rStyle w:val="Hyperlink"/>
                  <w:rFonts w:hint="cs"/>
                  <w:noProof/>
                  <w:rtl/>
                </w:rPr>
                <w:delText>ی</w:delText>
              </w:r>
              <w:r w:rsidRPr="008B55F5" w:rsidDel="008B55F5">
                <w:rPr>
                  <w:rStyle w:val="Hyperlink"/>
                  <w:noProof/>
                  <w:rtl/>
                </w:rPr>
                <w:delText xml:space="preserve"> راهکار پ</w:delText>
              </w:r>
              <w:r w:rsidRPr="008B55F5" w:rsidDel="008B55F5">
                <w:rPr>
                  <w:rStyle w:val="Hyperlink"/>
                  <w:rFonts w:hint="cs"/>
                  <w:noProof/>
                  <w:rtl/>
                </w:rPr>
                <w:delText>یشنهادی</w:delText>
              </w:r>
              <w:r w:rsidDel="008B55F5">
                <w:rPr>
                  <w:noProof/>
                  <w:webHidden/>
                </w:rPr>
                <w:tab/>
              </w:r>
            </w:del>
          </w:ins>
          <w:ins w:id="908" w:author="Mahmoud" w:date="2017-10-08T15:14:00Z">
            <w:del w:id="909" w:author="Windows User" w:date="2017-10-14T03:27:00Z">
              <w:r w:rsidR="002D3C4D" w:rsidDel="008B55F5">
                <w:rPr>
                  <w:noProof/>
                  <w:webHidden/>
                  <w:rtl/>
                </w:rPr>
                <w:delText>69</w:delText>
              </w:r>
            </w:del>
          </w:ins>
        </w:p>
        <w:p w14:paraId="62B7CB16" w14:textId="77777777" w:rsidR="00D6485B" w:rsidDel="008B55F5" w:rsidRDefault="00D6485B">
          <w:pPr>
            <w:pStyle w:val="TOC3"/>
            <w:tabs>
              <w:tab w:val="right" w:leader="dot" w:pos="9350"/>
            </w:tabs>
            <w:rPr>
              <w:ins w:id="910" w:author="Mahmoud" w:date="2017-10-08T14:00:00Z"/>
              <w:del w:id="911" w:author="Windows User" w:date="2017-10-14T03:27:00Z"/>
              <w:rFonts w:asciiTheme="minorHAnsi" w:eastAsiaTheme="minorEastAsia" w:hAnsiTheme="minorHAnsi" w:cstheme="minorBidi"/>
              <w:noProof/>
              <w:sz w:val="22"/>
              <w:szCs w:val="22"/>
              <w:lang w:bidi="ar-SA"/>
            </w:rPr>
            <w:pPrChange w:id="912" w:author="Windows User" w:date="2017-10-14T03:28:00Z">
              <w:pPr>
                <w:pStyle w:val="TOC3"/>
                <w:tabs>
                  <w:tab w:val="right" w:leader="dot" w:pos="9350"/>
                </w:tabs>
                <w:bidi w:val="0"/>
              </w:pPr>
            </w:pPrChange>
          </w:pPr>
          <w:ins w:id="913" w:author="Mahmoud" w:date="2017-10-08T14:00:00Z">
            <w:del w:id="914" w:author="Windows User" w:date="2017-10-14T03:27:00Z">
              <w:r w:rsidRPr="008B55F5" w:rsidDel="008B55F5">
                <w:rPr>
                  <w:rStyle w:val="Hyperlink"/>
                  <w:noProof/>
                  <w:rtl/>
                </w:rPr>
                <w:delText>6-2-3-اجرا</w:delText>
              </w:r>
              <w:r w:rsidRPr="008B55F5" w:rsidDel="008B55F5">
                <w:rPr>
                  <w:rStyle w:val="Hyperlink"/>
                  <w:rFonts w:hint="cs"/>
                  <w:noProof/>
                  <w:rtl/>
                </w:rPr>
                <w:delText>ی</w:delText>
              </w:r>
              <w:r w:rsidRPr="008B55F5" w:rsidDel="008B55F5">
                <w:rPr>
                  <w:rStyle w:val="Hyperlink"/>
                  <w:noProof/>
                  <w:rtl/>
                </w:rPr>
                <w:delText xml:space="preserve"> چند</w:delText>
              </w:r>
              <w:r w:rsidRPr="008B55F5" w:rsidDel="008B55F5">
                <w:rPr>
                  <w:rStyle w:val="Hyperlink"/>
                  <w:rFonts w:hint="cs"/>
                  <w:noProof/>
                  <w:rtl/>
                </w:rPr>
                <w:delText>ین</w:delText>
              </w:r>
              <w:r w:rsidRPr="008B55F5" w:rsidDel="008B55F5">
                <w:rPr>
                  <w:rStyle w:val="Hyperlink"/>
                  <w:noProof/>
                  <w:rtl/>
                </w:rPr>
                <w:delText xml:space="preserve"> مس</w:delText>
              </w:r>
              <w:r w:rsidRPr="008B55F5" w:rsidDel="008B55F5">
                <w:rPr>
                  <w:rStyle w:val="Hyperlink"/>
                  <w:rFonts w:hint="cs"/>
                  <w:noProof/>
                  <w:rtl/>
                </w:rPr>
                <w:delText>یر</w:delText>
              </w:r>
              <w:r w:rsidRPr="008B55F5" w:rsidDel="008B55F5">
                <w:rPr>
                  <w:rStyle w:val="Hyperlink"/>
                  <w:noProof/>
                  <w:rtl/>
                </w:rPr>
                <w:delText xml:space="preserve"> اجرا</w:delText>
              </w:r>
              <w:r w:rsidDel="008B55F5">
                <w:rPr>
                  <w:noProof/>
                  <w:webHidden/>
                </w:rPr>
                <w:tab/>
              </w:r>
            </w:del>
          </w:ins>
          <w:ins w:id="915" w:author="Mahmoud" w:date="2017-10-08T15:14:00Z">
            <w:del w:id="916" w:author="Windows User" w:date="2017-10-14T03:27:00Z">
              <w:r w:rsidR="002D3C4D" w:rsidDel="008B55F5">
                <w:rPr>
                  <w:noProof/>
                  <w:webHidden/>
                  <w:rtl/>
                </w:rPr>
                <w:delText>70</w:delText>
              </w:r>
            </w:del>
          </w:ins>
        </w:p>
        <w:p w14:paraId="3FF6E92D" w14:textId="77777777" w:rsidR="00D6485B" w:rsidDel="008B55F5" w:rsidRDefault="00D6485B">
          <w:pPr>
            <w:pStyle w:val="TOC1"/>
            <w:tabs>
              <w:tab w:val="right" w:leader="dot" w:pos="9350"/>
            </w:tabs>
            <w:rPr>
              <w:ins w:id="917" w:author="Mahmoud" w:date="2017-10-08T14:00:00Z"/>
              <w:del w:id="918" w:author="Windows User" w:date="2017-10-14T03:27:00Z"/>
              <w:rFonts w:asciiTheme="minorHAnsi" w:eastAsiaTheme="minorEastAsia" w:hAnsiTheme="minorHAnsi" w:cstheme="minorBidi"/>
              <w:noProof/>
              <w:sz w:val="22"/>
              <w:szCs w:val="22"/>
              <w:lang w:bidi="ar-SA"/>
            </w:rPr>
            <w:pPrChange w:id="919" w:author="Windows User" w:date="2017-10-14T03:28:00Z">
              <w:pPr>
                <w:pStyle w:val="TOC1"/>
                <w:tabs>
                  <w:tab w:val="right" w:leader="dot" w:pos="9350"/>
                </w:tabs>
                <w:bidi w:val="0"/>
              </w:pPr>
            </w:pPrChange>
          </w:pPr>
          <w:ins w:id="920" w:author="Mahmoud" w:date="2017-10-08T14:00:00Z">
            <w:del w:id="921" w:author="Windows User" w:date="2017-10-14T03:27:00Z">
              <w:r w:rsidRPr="008B55F5" w:rsidDel="008B55F5">
                <w:rPr>
                  <w:rStyle w:val="Hyperlink"/>
                  <w:noProof/>
                  <w:rtl/>
                </w:rPr>
                <w:delText>فصل هفتم: بحث و نت</w:delText>
              </w:r>
              <w:r w:rsidRPr="008B55F5" w:rsidDel="008B55F5">
                <w:rPr>
                  <w:rStyle w:val="Hyperlink"/>
                  <w:rFonts w:hint="cs"/>
                  <w:noProof/>
                  <w:rtl/>
                </w:rPr>
                <w:delText>ی</w:delText>
              </w:r>
              <w:r w:rsidRPr="008B55F5" w:rsidDel="008B55F5">
                <w:rPr>
                  <w:rStyle w:val="Hyperlink"/>
                  <w:noProof/>
                  <w:rtl/>
                </w:rPr>
                <w:delText>جه گ</w:delText>
              </w:r>
              <w:r w:rsidRPr="008B55F5" w:rsidDel="008B55F5">
                <w:rPr>
                  <w:rStyle w:val="Hyperlink"/>
                  <w:rFonts w:hint="cs"/>
                  <w:noProof/>
                  <w:rtl/>
                </w:rPr>
                <w:delText>ی</w:delText>
              </w:r>
              <w:r w:rsidRPr="008B55F5" w:rsidDel="008B55F5">
                <w:rPr>
                  <w:rStyle w:val="Hyperlink"/>
                  <w:noProof/>
                  <w:rtl/>
                </w:rPr>
                <w:delText>ر</w:delText>
              </w:r>
              <w:r w:rsidRPr="008B55F5" w:rsidDel="008B55F5">
                <w:rPr>
                  <w:rStyle w:val="Hyperlink"/>
                  <w:rFonts w:hint="cs"/>
                  <w:noProof/>
                  <w:rtl/>
                </w:rPr>
                <w:delText>ی</w:delText>
              </w:r>
              <w:r w:rsidDel="008B55F5">
                <w:rPr>
                  <w:noProof/>
                  <w:webHidden/>
                </w:rPr>
                <w:tab/>
              </w:r>
            </w:del>
          </w:ins>
          <w:ins w:id="922" w:author="Mahmoud" w:date="2017-10-08T15:14:00Z">
            <w:del w:id="923" w:author="Windows User" w:date="2017-10-14T03:27:00Z">
              <w:r w:rsidR="002D3C4D" w:rsidDel="008B55F5">
                <w:rPr>
                  <w:noProof/>
                  <w:webHidden/>
                  <w:rtl/>
                </w:rPr>
                <w:delText>72</w:delText>
              </w:r>
            </w:del>
          </w:ins>
        </w:p>
        <w:p w14:paraId="7E5C498C" w14:textId="77777777" w:rsidR="00D6485B" w:rsidDel="008B55F5" w:rsidRDefault="00D6485B">
          <w:pPr>
            <w:pStyle w:val="TOC2"/>
            <w:tabs>
              <w:tab w:val="right" w:leader="dot" w:pos="9350"/>
            </w:tabs>
            <w:rPr>
              <w:ins w:id="924" w:author="Mahmoud" w:date="2017-10-08T14:00:00Z"/>
              <w:del w:id="925" w:author="Windows User" w:date="2017-10-14T03:27:00Z"/>
              <w:rFonts w:asciiTheme="minorHAnsi" w:eastAsiaTheme="minorEastAsia" w:hAnsiTheme="minorHAnsi" w:cstheme="minorBidi"/>
              <w:noProof/>
              <w:sz w:val="22"/>
              <w:szCs w:val="22"/>
              <w:lang w:bidi="ar-SA"/>
            </w:rPr>
            <w:pPrChange w:id="926" w:author="Windows User" w:date="2017-10-14T03:28:00Z">
              <w:pPr>
                <w:pStyle w:val="TOC2"/>
                <w:tabs>
                  <w:tab w:val="right" w:leader="dot" w:pos="9350"/>
                </w:tabs>
                <w:bidi w:val="0"/>
              </w:pPr>
            </w:pPrChange>
          </w:pPr>
          <w:ins w:id="927" w:author="Mahmoud" w:date="2017-10-08T14:00:00Z">
            <w:del w:id="928" w:author="Windows User" w:date="2017-10-14T03:27:00Z">
              <w:r w:rsidRPr="008B55F5" w:rsidDel="008B55F5">
                <w:rPr>
                  <w:rStyle w:val="Hyperlink"/>
                  <w:noProof/>
                  <w:rtl/>
                </w:rPr>
                <w:delText>7-1-مقدمه</w:delText>
              </w:r>
              <w:r w:rsidDel="008B55F5">
                <w:rPr>
                  <w:noProof/>
                  <w:webHidden/>
                </w:rPr>
                <w:tab/>
              </w:r>
            </w:del>
          </w:ins>
          <w:ins w:id="929" w:author="Mahmoud" w:date="2017-10-08T15:14:00Z">
            <w:del w:id="930" w:author="Windows User" w:date="2017-10-14T03:27:00Z">
              <w:r w:rsidR="002D3C4D" w:rsidDel="008B55F5">
                <w:rPr>
                  <w:noProof/>
                  <w:webHidden/>
                  <w:rtl/>
                </w:rPr>
                <w:delText>72</w:delText>
              </w:r>
            </w:del>
          </w:ins>
        </w:p>
        <w:p w14:paraId="357E76C6" w14:textId="77777777" w:rsidR="00D6485B" w:rsidDel="008B55F5" w:rsidRDefault="00D6485B">
          <w:pPr>
            <w:pStyle w:val="TOC2"/>
            <w:tabs>
              <w:tab w:val="right" w:leader="dot" w:pos="9350"/>
            </w:tabs>
            <w:rPr>
              <w:ins w:id="931" w:author="Mahmoud" w:date="2017-10-08T14:00:00Z"/>
              <w:del w:id="932" w:author="Windows User" w:date="2017-10-14T03:27:00Z"/>
              <w:rFonts w:asciiTheme="minorHAnsi" w:eastAsiaTheme="minorEastAsia" w:hAnsiTheme="minorHAnsi" w:cstheme="minorBidi"/>
              <w:noProof/>
              <w:sz w:val="22"/>
              <w:szCs w:val="22"/>
              <w:lang w:bidi="ar-SA"/>
            </w:rPr>
            <w:pPrChange w:id="933" w:author="Windows User" w:date="2017-10-14T03:28:00Z">
              <w:pPr>
                <w:pStyle w:val="TOC2"/>
                <w:tabs>
                  <w:tab w:val="right" w:leader="dot" w:pos="9350"/>
                </w:tabs>
                <w:bidi w:val="0"/>
              </w:pPr>
            </w:pPrChange>
          </w:pPr>
          <w:ins w:id="934" w:author="Mahmoud" w:date="2017-10-08T14:00:00Z">
            <w:del w:id="935" w:author="Windows User" w:date="2017-10-14T03:27:00Z">
              <w:r w:rsidRPr="008B55F5" w:rsidDel="008B55F5">
                <w:rPr>
                  <w:rStyle w:val="Hyperlink"/>
                  <w:noProof/>
                  <w:rtl/>
                </w:rPr>
                <w:delText>7-2-مقا</w:delText>
              </w:r>
              <w:r w:rsidRPr="008B55F5" w:rsidDel="008B55F5">
                <w:rPr>
                  <w:rStyle w:val="Hyperlink"/>
                  <w:rFonts w:hint="cs"/>
                  <w:noProof/>
                  <w:rtl/>
                </w:rPr>
                <w:delText>ی</w:delText>
              </w:r>
              <w:r w:rsidRPr="008B55F5" w:rsidDel="008B55F5">
                <w:rPr>
                  <w:rStyle w:val="Hyperlink"/>
                  <w:noProof/>
                  <w:rtl/>
                </w:rPr>
                <w:delText>سه کارها</w:delText>
              </w:r>
              <w:r w:rsidRPr="008B55F5" w:rsidDel="008B55F5">
                <w:rPr>
                  <w:rStyle w:val="Hyperlink"/>
                  <w:rFonts w:hint="cs"/>
                  <w:noProof/>
                  <w:rtl/>
                </w:rPr>
                <w:delText>ی</w:delText>
              </w:r>
              <w:r w:rsidRPr="008B55F5" w:rsidDel="008B55F5">
                <w:rPr>
                  <w:rStyle w:val="Hyperlink"/>
                  <w:noProof/>
                  <w:rtl/>
                </w:rPr>
                <w:delText xml:space="preserve"> پ</w:delText>
              </w:r>
              <w:r w:rsidRPr="008B55F5" w:rsidDel="008B55F5">
                <w:rPr>
                  <w:rStyle w:val="Hyperlink"/>
                  <w:rFonts w:hint="cs"/>
                  <w:noProof/>
                  <w:rtl/>
                </w:rPr>
                <w:delText>ی</w:delText>
              </w:r>
              <w:r w:rsidRPr="008B55F5" w:rsidDel="008B55F5">
                <w:rPr>
                  <w:rStyle w:val="Hyperlink"/>
                  <w:noProof/>
                  <w:rtl/>
                </w:rPr>
                <w:delText>ش</w:delText>
              </w:r>
              <w:r w:rsidRPr="008B55F5" w:rsidDel="008B55F5">
                <w:rPr>
                  <w:rStyle w:val="Hyperlink"/>
                  <w:rFonts w:hint="cs"/>
                  <w:noProof/>
                  <w:rtl/>
                </w:rPr>
                <w:delText>ی</w:delText>
              </w:r>
              <w:r w:rsidRPr="008B55F5" w:rsidDel="008B55F5">
                <w:rPr>
                  <w:rStyle w:val="Hyperlink"/>
                  <w:noProof/>
                  <w:rtl/>
                </w:rPr>
                <w:delText>ن و آ</w:delText>
              </w:r>
              <w:r w:rsidRPr="008B55F5" w:rsidDel="008B55F5">
                <w:rPr>
                  <w:rStyle w:val="Hyperlink"/>
                  <w:rFonts w:hint="cs"/>
                  <w:noProof/>
                  <w:rtl/>
                </w:rPr>
                <w:delText>ی</w:delText>
              </w:r>
              <w:r w:rsidRPr="008B55F5" w:rsidDel="008B55F5">
                <w:rPr>
                  <w:rStyle w:val="Hyperlink"/>
                  <w:noProof/>
                  <w:rtl/>
                </w:rPr>
                <w:delText>نده بحث</w:delText>
              </w:r>
              <w:r w:rsidDel="008B55F5">
                <w:rPr>
                  <w:noProof/>
                  <w:webHidden/>
                </w:rPr>
                <w:tab/>
              </w:r>
            </w:del>
          </w:ins>
          <w:ins w:id="936" w:author="Mahmoud" w:date="2017-10-08T15:14:00Z">
            <w:del w:id="937" w:author="Windows User" w:date="2017-10-14T03:27:00Z">
              <w:r w:rsidR="002D3C4D" w:rsidDel="008B55F5">
                <w:rPr>
                  <w:noProof/>
                  <w:webHidden/>
                  <w:rtl/>
                </w:rPr>
                <w:delText>72</w:delText>
              </w:r>
            </w:del>
          </w:ins>
        </w:p>
        <w:p w14:paraId="4F9F4798" w14:textId="77777777" w:rsidR="00D6485B" w:rsidDel="008B55F5" w:rsidRDefault="00D6485B">
          <w:pPr>
            <w:pStyle w:val="TOC2"/>
            <w:tabs>
              <w:tab w:val="right" w:leader="dot" w:pos="9350"/>
            </w:tabs>
            <w:rPr>
              <w:ins w:id="938" w:author="Mahmoud" w:date="2017-10-08T14:00:00Z"/>
              <w:del w:id="939" w:author="Windows User" w:date="2017-10-14T03:27:00Z"/>
              <w:rFonts w:asciiTheme="minorHAnsi" w:eastAsiaTheme="minorEastAsia" w:hAnsiTheme="minorHAnsi" w:cstheme="minorBidi"/>
              <w:noProof/>
              <w:sz w:val="22"/>
              <w:szCs w:val="22"/>
              <w:lang w:bidi="ar-SA"/>
            </w:rPr>
            <w:pPrChange w:id="940" w:author="Windows User" w:date="2017-10-14T03:28:00Z">
              <w:pPr>
                <w:pStyle w:val="TOC2"/>
                <w:tabs>
                  <w:tab w:val="right" w:leader="dot" w:pos="9350"/>
                </w:tabs>
                <w:bidi w:val="0"/>
              </w:pPr>
            </w:pPrChange>
          </w:pPr>
          <w:ins w:id="941" w:author="Mahmoud" w:date="2017-10-08T14:00:00Z">
            <w:del w:id="942" w:author="Windows User" w:date="2017-10-14T03:27:00Z">
              <w:r w:rsidRPr="008B55F5" w:rsidDel="008B55F5">
                <w:rPr>
                  <w:rStyle w:val="Hyperlink"/>
                  <w:noProof/>
                  <w:rtl/>
                </w:rPr>
                <w:delText>7-3-مسائل باز</w:delText>
              </w:r>
              <w:r w:rsidDel="008B55F5">
                <w:rPr>
                  <w:noProof/>
                  <w:webHidden/>
                </w:rPr>
                <w:tab/>
              </w:r>
            </w:del>
          </w:ins>
          <w:ins w:id="943" w:author="Mahmoud" w:date="2017-10-08T15:14:00Z">
            <w:del w:id="944" w:author="Windows User" w:date="2017-10-14T03:27:00Z">
              <w:r w:rsidR="002D3C4D" w:rsidDel="008B55F5">
                <w:rPr>
                  <w:noProof/>
                  <w:webHidden/>
                  <w:rtl/>
                </w:rPr>
                <w:delText>72</w:delText>
              </w:r>
            </w:del>
          </w:ins>
        </w:p>
        <w:p w14:paraId="2C8A7EDE" w14:textId="77777777" w:rsidR="00D6485B" w:rsidDel="008B55F5" w:rsidRDefault="00D6485B">
          <w:pPr>
            <w:pStyle w:val="TOC2"/>
            <w:tabs>
              <w:tab w:val="right" w:leader="dot" w:pos="9350"/>
            </w:tabs>
            <w:rPr>
              <w:ins w:id="945" w:author="Mahmoud" w:date="2017-10-08T14:00:00Z"/>
              <w:del w:id="946" w:author="Windows User" w:date="2017-10-14T03:27:00Z"/>
              <w:rFonts w:asciiTheme="minorHAnsi" w:eastAsiaTheme="minorEastAsia" w:hAnsiTheme="minorHAnsi" w:cstheme="minorBidi"/>
              <w:noProof/>
              <w:sz w:val="22"/>
              <w:szCs w:val="22"/>
              <w:lang w:bidi="ar-SA"/>
            </w:rPr>
            <w:pPrChange w:id="947" w:author="Windows User" w:date="2017-10-14T03:28:00Z">
              <w:pPr>
                <w:pStyle w:val="TOC2"/>
                <w:tabs>
                  <w:tab w:val="right" w:leader="dot" w:pos="9350"/>
                </w:tabs>
                <w:bidi w:val="0"/>
              </w:pPr>
            </w:pPrChange>
          </w:pPr>
          <w:ins w:id="948" w:author="Mahmoud" w:date="2017-10-08T14:00:00Z">
            <w:del w:id="949" w:author="Windows User" w:date="2017-10-14T03:27:00Z">
              <w:r w:rsidRPr="008B55F5" w:rsidDel="008B55F5">
                <w:rPr>
                  <w:rStyle w:val="Hyperlink"/>
                  <w:noProof/>
                  <w:rtl/>
                </w:rPr>
                <w:delText>7-4-پروژه کارشناس</w:delText>
              </w:r>
              <w:r w:rsidRPr="008B55F5" w:rsidDel="008B55F5">
                <w:rPr>
                  <w:rStyle w:val="Hyperlink"/>
                  <w:rFonts w:hint="cs"/>
                  <w:noProof/>
                  <w:rtl/>
                </w:rPr>
                <w:delText>ی</w:delText>
              </w:r>
              <w:r w:rsidRPr="008B55F5" w:rsidDel="008B55F5">
                <w:rPr>
                  <w:rStyle w:val="Hyperlink"/>
                  <w:noProof/>
                  <w:rtl/>
                </w:rPr>
                <w:delText xml:space="preserve"> ارشد</w:delText>
              </w:r>
              <w:r w:rsidDel="008B55F5">
                <w:rPr>
                  <w:noProof/>
                  <w:webHidden/>
                </w:rPr>
                <w:tab/>
              </w:r>
            </w:del>
          </w:ins>
          <w:ins w:id="950" w:author="Mahmoud" w:date="2017-10-08T15:14:00Z">
            <w:del w:id="951" w:author="Windows User" w:date="2017-10-14T03:27:00Z">
              <w:r w:rsidR="002D3C4D" w:rsidDel="008B55F5">
                <w:rPr>
                  <w:noProof/>
                  <w:webHidden/>
                  <w:rtl/>
                </w:rPr>
                <w:delText>72</w:delText>
              </w:r>
            </w:del>
          </w:ins>
        </w:p>
        <w:p w14:paraId="5831CCA9" w14:textId="77777777" w:rsidR="00D6485B" w:rsidDel="008B55F5" w:rsidRDefault="00D6485B">
          <w:pPr>
            <w:pStyle w:val="TOC2"/>
            <w:tabs>
              <w:tab w:val="right" w:leader="dot" w:pos="9350"/>
            </w:tabs>
            <w:rPr>
              <w:ins w:id="952" w:author="Mahmoud" w:date="2017-10-08T14:00:00Z"/>
              <w:del w:id="953" w:author="Windows User" w:date="2017-10-14T03:27:00Z"/>
              <w:rFonts w:asciiTheme="minorHAnsi" w:eastAsiaTheme="minorEastAsia" w:hAnsiTheme="minorHAnsi" w:cstheme="minorBidi"/>
              <w:noProof/>
              <w:sz w:val="22"/>
              <w:szCs w:val="22"/>
              <w:lang w:bidi="ar-SA"/>
            </w:rPr>
            <w:pPrChange w:id="954" w:author="Windows User" w:date="2017-10-14T03:28:00Z">
              <w:pPr>
                <w:pStyle w:val="TOC2"/>
                <w:tabs>
                  <w:tab w:val="right" w:leader="dot" w:pos="9350"/>
                </w:tabs>
                <w:bidi w:val="0"/>
              </w:pPr>
            </w:pPrChange>
          </w:pPr>
          <w:ins w:id="955" w:author="Mahmoud" w:date="2017-10-08T14:00:00Z">
            <w:del w:id="956" w:author="Windows User" w:date="2017-10-14T03:27:00Z">
              <w:r w:rsidRPr="008B55F5" w:rsidDel="008B55F5">
                <w:rPr>
                  <w:rStyle w:val="Hyperlink"/>
                  <w:noProof/>
                  <w:rtl/>
                </w:rPr>
                <w:delText>7-5-عنوان پروژه</w:delText>
              </w:r>
              <w:r w:rsidDel="008B55F5">
                <w:rPr>
                  <w:noProof/>
                  <w:webHidden/>
                </w:rPr>
                <w:tab/>
              </w:r>
            </w:del>
          </w:ins>
          <w:ins w:id="957" w:author="Mahmoud" w:date="2017-10-08T15:14:00Z">
            <w:del w:id="958" w:author="Windows User" w:date="2017-10-14T03:27:00Z">
              <w:r w:rsidR="002D3C4D" w:rsidDel="008B55F5">
                <w:rPr>
                  <w:noProof/>
                  <w:webHidden/>
                  <w:rtl/>
                </w:rPr>
                <w:delText>72</w:delText>
              </w:r>
            </w:del>
          </w:ins>
        </w:p>
        <w:p w14:paraId="09854A36" w14:textId="77777777" w:rsidR="00D6485B" w:rsidDel="008B55F5" w:rsidRDefault="00D6485B">
          <w:pPr>
            <w:pStyle w:val="TOC2"/>
            <w:tabs>
              <w:tab w:val="right" w:leader="dot" w:pos="9350"/>
            </w:tabs>
            <w:rPr>
              <w:ins w:id="959" w:author="Mahmoud" w:date="2017-10-08T14:00:00Z"/>
              <w:del w:id="960" w:author="Windows User" w:date="2017-10-14T03:27:00Z"/>
              <w:rFonts w:asciiTheme="minorHAnsi" w:eastAsiaTheme="minorEastAsia" w:hAnsiTheme="minorHAnsi" w:cstheme="minorBidi"/>
              <w:noProof/>
              <w:sz w:val="22"/>
              <w:szCs w:val="22"/>
              <w:lang w:bidi="ar-SA"/>
            </w:rPr>
            <w:pPrChange w:id="961" w:author="Windows User" w:date="2017-10-14T03:28:00Z">
              <w:pPr>
                <w:pStyle w:val="TOC2"/>
                <w:tabs>
                  <w:tab w:val="right" w:leader="dot" w:pos="9350"/>
                </w:tabs>
                <w:bidi w:val="0"/>
              </w:pPr>
            </w:pPrChange>
          </w:pPr>
          <w:ins w:id="962" w:author="Mahmoud" w:date="2017-10-08T14:00:00Z">
            <w:del w:id="963" w:author="Windows User" w:date="2017-10-14T03:27:00Z">
              <w:r w:rsidRPr="008B55F5" w:rsidDel="008B55F5">
                <w:rPr>
                  <w:rStyle w:val="Hyperlink"/>
                  <w:noProof/>
                  <w:rtl/>
                </w:rPr>
                <w:delText>7-6-توض</w:delText>
              </w:r>
              <w:r w:rsidRPr="008B55F5" w:rsidDel="008B55F5">
                <w:rPr>
                  <w:rStyle w:val="Hyperlink"/>
                  <w:rFonts w:hint="cs"/>
                  <w:noProof/>
                  <w:rtl/>
                </w:rPr>
                <w:delText>یح</w:delText>
              </w:r>
              <w:r w:rsidRPr="008B55F5" w:rsidDel="008B55F5">
                <w:rPr>
                  <w:rStyle w:val="Hyperlink"/>
                  <w:noProof/>
                  <w:rtl/>
                </w:rPr>
                <w:delText xml:space="preserve"> اجمال</w:delText>
              </w:r>
              <w:r w:rsidRPr="008B55F5" w:rsidDel="008B55F5">
                <w:rPr>
                  <w:rStyle w:val="Hyperlink"/>
                  <w:rFonts w:hint="cs"/>
                  <w:noProof/>
                  <w:rtl/>
                </w:rPr>
                <w:delText>ی</w:delText>
              </w:r>
              <w:r w:rsidRPr="008B55F5" w:rsidDel="008B55F5">
                <w:rPr>
                  <w:rStyle w:val="Hyperlink"/>
                  <w:noProof/>
                  <w:rtl/>
                </w:rPr>
                <w:delText xml:space="preserve"> پروژه</w:delText>
              </w:r>
              <w:r w:rsidDel="008B55F5">
                <w:rPr>
                  <w:noProof/>
                  <w:webHidden/>
                </w:rPr>
                <w:tab/>
              </w:r>
            </w:del>
          </w:ins>
          <w:ins w:id="964" w:author="Mahmoud" w:date="2017-10-08T15:14:00Z">
            <w:del w:id="965" w:author="Windows User" w:date="2017-10-14T03:27:00Z">
              <w:r w:rsidR="002D3C4D" w:rsidDel="008B55F5">
                <w:rPr>
                  <w:noProof/>
                  <w:webHidden/>
                  <w:rtl/>
                </w:rPr>
                <w:delText>72</w:delText>
              </w:r>
            </w:del>
          </w:ins>
        </w:p>
        <w:p w14:paraId="597CB2C9" w14:textId="77777777" w:rsidR="00D6485B" w:rsidDel="008B55F5" w:rsidRDefault="00D6485B">
          <w:pPr>
            <w:pStyle w:val="TOC2"/>
            <w:tabs>
              <w:tab w:val="right" w:leader="dot" w:pos="9350"/>
            </w:tabs>
            <w:rPr>
              <w:ins w:id="966" w:author="Mahmoud" w:date="2017-10-08T14:00:00Z"/>
              <w:del w:id="967" w:author="Windows User" w:date="2017-10-14T03:27:00Z"/>
              <w:rFonts w:asciiTheme="minorHAnsi" w:eastAsiaTheme="minorEastAsia" w:hAnsiTheme="minorHAnsi" w:cstheme="minorBidi"/>
              <w:noProof/>
              <w:sz w:val="22"/>
              <w:szCs w:val="22"/>
              <w:lang w:bidi="ar-SA"/>
            </w:rPr>
            <w:pPrChange w:id="968" w:author="Windows User" w:date="2017-10-14T03:28:00Z">
              <w:pPr>
                <w:pStyle w:val="TOC2"/>
                <w:tabs>
                  <w:tab w:val="right" w:leader="dot" w:pos="9350"/>
                </w:tabs>
                <w:bidi w:val="0"/>
              </w:pPr>
            </w:pPrChange>
          </w:pPr>
          <w:ins w:id="969" w:author="Mahmoud" w:date="2017-10-08T14:00:00Z">
            <w:del w:id="970" w:author="Windows User" w:date="2017-10-14T03:27:00Z">
              <w:r w:rsidRPr="008B55F5" w:rsidDel="008B55F5">
                <w:rPr>
                  <w:rStyle w:val="Hyperlink"/>
                  <w:noProof/>
                  <w:rtl/>
                </w:rPr>
                <w:delText>7-7-مراحل اجرا</w:delText>
              </w:r>
              <w:r w:rsidRPr="008B55F5" w:rsidDel="008B55F5">
                <w:rPr>
                  <w:rStyle w:val="Hyperlink"/>
                  <w:rFonts w:hint="cs"/>
                  <w:noProof/>
                  <w:rtl/>
                </w:rPr>
                <w:delText>ی</w:delText>
              </w:r>
              <w:r w:rsidRPr="008B55F5" w:rsidDel="008B55F5">
                <w:rPr>
                  <w:rStyle w:val="Hyperlink"/>
                  <w:noProof/>
                  <w:rtl/>
                </w:rPr>
                <w:delText xml:space="preserve"> پروژه</w:delText>
              </w:r>
              <w:r w:rsidDel="008B55F5">
                <w:rPr>
                  <w:noProof/>
                  <w:webHidden/>
                </w:rPr>
                <w:tab/>
              </w:r>
            </w:del>
          </w:ins>
          <w:ins w:id="971" w:author="Mahmoud" w:date="2017-10-08T15:14:00Z">
            <w:del w:id="972" w:author="Windows User" w:date="2017-10-14T03:27:00Z">
              <w:r w:rsidR="002D3C4D" w:rsidDel="008B55F5">
                <w:rPr>
                  <w:noProof/>
                  <w:webHidden/>
                  <w:rtl/>
                </w:rPr>
                <w:delText>75</w:delText>
              </w:r>
            </w:del>
          </w:ins>
        </w:p>
        <w:p w14:paraId="1FE3B990" w14:textId="77777777" w:rsidR="00D6485B" w:rsidDel="008B55F5" w:rsidRDefault="00D6485B">
          <w:pPr>
            <w:pStyle w:val="TOC1"/>
            <w:tabs>
              <w:tab w:val="right" w:leader="dot" w:pos="9350"/>
            </w:tabs>
            <w:rPr>
              <w:ins w:id="973" w:author="Mahmoud" w:date="2017-10-08T14:00:00Z"/>
              <w:del w:id="974" w:author="Windows User" w:date="2017-10-14T03:27:00Z"/>
              <w:rFonts w:asciiTheme="minorHAnsi" w:eastAsiaTheme="minorEastAsia" w:hAnsiTheme="minorHAnsi" w:cstheme="minorBidi"/>
              <w:noProof/>
              <w:sz w:val="22"/>
              <w:szCs w:val="22"/>
              <w:lang w:bidi="ar-SA"/>
            </w:rPr>
            <w:pPrChange w:id="975" w:author="Windows User" w:date="2017-10-14T03:28:00Z">
              <w:pPr>
                <w:pStyle w:val="TOC1"/>
                <w:tabs>
                  <w:tab w:val="right" w:leader="dot" w:pos="9350"/>
                </w:tabs>
                <w:bidi w:val="0"/>
              </w:pPr>
            </w:pPrChange>
          </w:pPr>
          <w:ins w:id="976" w:author="Mahmoud" w:date="2017-10-08T14:00:00Z">
            <w:del w:id="977" w:author="Windows User" w:date="2017-10-14T03:27:00Z">
              <w:r w:rsidRPr="008B55F5" w:rsidDel="008B55F5">
                <w:rPr>
                  <w:rStyle w:val="Hyperlink"/>
                  <w:noProof/>
                  <w:rtl/>
                </w:rPr>
                <w:delText>فصل هشتم: مراجع</w:delText>
              </w:r>
              <w:r w:rsidDel="008B55F5">
                <w:rPr>
                  <w:noProof/>
                  <w:webHidden/>
                </w:rPr>
                <w:tab/>
              </w:r>
            </w:del>
          </w:ins>
          <w:ins w:id="978" w:author="Mahmoud" w:date="2017-10-08T15:14:00Z">
            <w:del w:id="979" w:author="Windows User" w:date="2017-10-14T03:27:00Z">
              <w:r w:rsidR="002D3C4D" w:rsidDel="008B55F5">
                <w:rPr>
                  <w:noProof/>
                  <w:webHidden/>
                  <w:rtl/>
                </w:rPr>
                <w:delText>77</w:delText>
              </w:r>
            </w:del>
          </w:ins>
        </w:p>
        <w:p w14:paraId="7D135CC8" w14:textId="7B4D7D60" w:rsidR="009E501E" w:rsidRDefault="009E501E">
          <w:pPr>
            <w:jc w:val="left"/>
            <w:rPr>
              <w:ins w:id="980" w:author="Mahmoud" w:date="2017-10-06T15:09:00Z"/>
            </w:rPr>
            <w:pPrChange w:id="981" w:author="Windows User" w:date="2017-10-14T03:28:00Z">
              <w:pPr>
                <w:jc w:val="center"/>
              </w:pPr>
            </w:pPrChange>
          </w:pPr>
          <w:ins w:id="982" w:author="Mahmoud" w:date="2017-10-06T15:09:00Z">
            <w:r>
              <w:rPr>
                <w:b/>
                <w:bCs/>
                <w:noProof/>
              </w:rPr>
              <w:fldChar w:fldCharType="end"/>
            </w:r>
          </w:ins>
        </w:p>
        <w:customXmlInsRangeStart w:id="983" w:author="Mahmoud" w:date="2017-10-06T15:09:00Z"/>
      </w:sdtContent>
    </w:sdt>
    <w:customXmlInsRangeEnd w:id="983"/>
    <w:p w14:paraId="4C653AF8" w14:textId="77777777" w:rsidR="009E501E" w:rsidRDefault="009E501E" w:rsidP="00E2341D">
      <w:pPr>
        <w:jc w:val="center"/>
        <w:rPr>
          <w:ins w:id="984" w:author="Mahmoud" w:date="2017-10-06T15:10:00Z"/>
          <w:rtl/>
        </w:rPr>
        <w:sectPr w:rsidR="009E501E" w:rsidSect="00865D1E">
          <w:headerReference w:type="default" r:id="rId15"/>
          <w:footnotePr>
            <w:numRestart w:val="eachPage"/>
          </w:footnotePr>
          <w:pgSz w:w="12240" w:h="15840"/>
          <w:pgMar w:top="1440" w:right="1440" w:bottom="1440" w:left="1440" w:header="720" w:footer="720" w:gutter="0"/>
          <w:cols w:space="720"/>
          <w:docGrid w:linePitch="360"/>
        </w:sectPr>
      </w:pPr>
    </w:p>
    <w:p w14:paraId="17446181" w14:textId="1DD8DDAD" w:rsidR="00573569" w:rsidRPr="00573569" w:rsidDel="009E501E" w:rsidRDefault="00573569" w:rsidP="00E2341D">
      <w:pPr>
        <w:jc w:val="center"/>
        <w:rPr>
          <w:del w:id="987" w:author="Mahmoud" w:date="2017-10-06T15:09:00Z"/>
          <w:rtl/>
        </w:rPr>
      </w:pPr>
      <w:del w:id="988" w:author="Mahmoud" w:date="2017-10-06T15:09:00Z">
        <w:r w:rsidRPr="00573569" w:rsidDel="009E501E">
          <w:rPr>
            <w:rFonts w:hint="cs"/>
            <w:rtl/>
          </w:rPr>
          <w:lastRenderedPageBreak/>
          <w:delText>فهرست مطالب</w:delText>
        </w:r>
      </w:del>
    </w:p>
    <w:customXmlDelRangeStart w:id="989" w:author="Mahmoud" w:date="2017-10-06T15:09:00Z"/>
    <w:sdt>
      <w:sdtPr>
        <w:rPr>
          <w:rtl/>
        </w:rPr>
        <w:id w:val="-1447227096"/>
        <w:docPartObj>
          <w:docPartGallery w:val="Table of Contents"/>
          <w:docPartUnique/>
        </w:docPartObj>
      </w:sdtPr>
      <w:sdtEndPr>
        <w:rPr>
          <w:rFonts w:ascii="Times New Roman" w:eastAsiaTheme="minorHAnsi" w:hAnsi="Times New Roman" w:cs="B Nazanin"/>
          <w:b w:val="0"/>
          <w:bCs w:val="0"/>
          <w:noProof/>
          <w:color w:val="auto"/>
          <w:sz w:val="26"/>
          <w:lang w:eastAsia="en-US" w:bidi="fa-IR"/>
        </w:rPr>
      </w:sdtEndPr>
      <w:sdtContent>
        <w:customXmlDelRangeEnd w:id="989"/>
        <w:p w14:paraId="5584D46D" w14:textId="22575EFF" w:rsidR="00573569" w:rsidDel="009E501E" w:rsidRDefault="00573569">
          <w:pPr>
            <w:pStyle w:val="TOCHeading"/>
            <w:bidi/>
            <w:jc w:val="center"/>
            <w:rPr>
              <w:del w:id="990" w:author="Mahmoud" w:date="2017-10-06T15:09:00Z"/>
            </w:rPr>
            <w:pPrChange w:id="991" w:author="Windows User" w:date="2017-10-14T03:28:00Z">
              <w:pPr>
                <w:pStyle w:val="TOCHeading"/>
                <w:bidi/>
              </w:pPr>
            </w:pPrChange>
          </w:pPr>
        </w:p>
        <w:p w14:paraId="1EE13F1E" w14:textId="0F8730AB" w:rsidR="004642A6" w:rsidDel="00C87A04" w:rsidRDefault="00573569">
          <w:pPr>
            <w:pStyle w:val="TOC1"/>
            <w:tabs>
              <w:tab w:val="right" w:leader="dot" w:pos="9350"/>
            </w:tabs>
            <w:jc w:val="center"/>
            <w:rPr>
              <w:ins w:id="992" w:author="Windows User" w:date="2017-09-30T20:13:00Z"/>
              <w:del w:id="993" w:author="Mahmoud" w:date="2017-10-06T12:56:00Z"/>
              <w:rFonts w:asciiTheme="minorHAnsi" w:eastAsiaTheme="minorEastAsia" w:hAnsiTheme="minorHAnsi" w:cstheme="minorBidi"/>
              <w:noProof/>
              <w:sz w:val="22"/>
              <w:szCs w:val="22"/>
              <w:lang w:bidi="ar-SA"/>
            </w:rPr>
            <w:pPrChange w:id="994" w:author="Windows User" w:date="2017-10-14T03:28:00Z">
              <w:pPr>
                <w:pStyle w:val="TOC1"/>
                <w:tabs>
                  <w:tab w:val="right" w:leader="dot" w:pos="9350"/>
                </w:tabs>
                <w:bidi w:val="0"/>
              </w:pPr>
            </w:pPrChange>
          </w:pPr>
          <w:del w:id="995" w:author="Mahmoud" w:date="2017-10-06T15:09:00Z">
            <w:r w:rsidDel="009E501E">
              <w:fldChar w:fldCharType="begin"/>
            </w:r>
            <w:r w:rsidDel="009E501E">
              <w:delInstrText xml:space="preserve"> TOC \o "1-3" \h \z \u </w:delInstrText>
            </w:r>
            <w:r w:rsidDel="009E501E">
              <w:fldChar w:fldCharType="separate"/>
            </w:r>
          </w:del>
          <w:ins w:id="996" w:author="Windows User" w:date="2017-09-30T20:13:00Z">
            <w:del w:id="997" w:author="Mahmoud" w:date="2017-10-06T12:56:00Z">
              <w:r w:rsidR="004642A6" w:rsidRPr="00C87A04" w:rsidDel="00C87A04">
                <w:rPr>
                  <w:rStyle w:val="Hyperlink"/>
                  <w:noProof/>
                  <w:rtl/>
                </w:rPr>
                <w:delText>فصل اول:مقدمه</w:delText>
              </w:r>
              <w:r w:rsidR="004642A6" w:rsidDel="00C87A04">
                <w:rPr>
                  <w:noProof/>
                  <w:webHidden/>
                </w:rPr>
                <w:tab/>
              </w:r>
              <w:r w:rsidR="004642A6" w:rsidDel="00C87A04">
                <w:rPr>
                  <w:noProof/>
                  <w:webHidden/>
                  <w:lang w:bidi="ar-SA"/>
                </w:rPr>
                <w:delText>9</w:delText>
              </w:r>
            </w:del>
          </w:ins>
        </w:p>
        <w:p w14:paraId="423F22C9" w14:textId="77777777" w:rsidR="004642A6" w:rsidDel="00C87A04" w:rsidRDefault="004642A6">
          <w:pPr>
            <w:pStyle w:val="TOC1"/>
            <w:tabs>
              <w:tab w:val="right" w:leader="dot" w:pos="9350"/>
            </w:tabs>
            <w:jc w:val="center"/>
            <w:rPr>
              <w:ins w:id="998" w:author="Windows User" w:date="2017-09-30T20:13:00Z"/>
              <w:del w:id="999" w:author="Mahmoud" w:date="2017-10-06T12:56:00Z"/>
              <w:rFonts w:asciiTheme="minorHAnsi" w:eastAsiaTheme="minorEastAsia" w:hAnsiTheme="minorHAnsi" w:cstheme="minorBidi"/>
              <w:noProof/>
              <w:sz w:val="22"/>
              <w:szCs w:val="22"/>
              <w:lang w:bidi="ar-SA"/>
            </w:rPr>
            <w:pPrChange w:id="1000" w:author="Windows User" w:date="2017-10-14T03:28:00Z">
              <w:pPr>
                <w:pStyle w:val="TOC1"/>
                <w:tabs>
                  <w:tab w:val="right" w:leader="dot" w:pos="9350"/>
                </w:tabs>
                <w:bidi w:val="0"/>
              </w:pPr>
            </w:pPrChange>
          </w:pPr>
          <w:ins w:id="1001" w:author="Windows User" w:date="2017-09-30T20:13:00Z">
            <w:del w:id="1002" w:author="Mahmoud" w:date="2017-10-06T12:56:00Z">
              <w:r w:rsidRPr="00C87A04" w:rsidDel="00C87A04">
                <w:rPr>
                  <w:rStyle w:val="Hyperlink"/>
                  <w:noProof/>
                  <w:rtl/>
                </w:rPr>
                <w:delText>فصل دوم: اجرا</w:delText>
              </w:r>
              <w:r w:rsidRPr="00C87A04" w:rsidDel="00C87A04">
                <w:rPr>
                  <w:rStyle w:val="Hyperlink"/>
                  <w:rFonts w:hint="cs"/>
                  <w:noProof/>
                  <w:rtl/>
                </w:rPr>
                <w:delText>ی</w:delText>
              </w:r>
              <w:r w:rsidRPr="00C87A04" w:rsidDel="00C87A04">
                <w:rPr>
                  <w:rStyle w:val="Hyperlink"/>
                  <w:noProof/>
                  <w:rtl/>
                </w:rPr>
                <w:delText xml:space="preserve"> پو</w:delText>
              </w:r>
              <w:r w:rsidRPr="00C87A04" w:rsidDel="00C87A04">
                <w:rPr>
                  <w:rStyle w:val="Hyperlink"/>
                  <w:rFonts w:hint="cs"/>
                  <w:noProof/>
                  <w:rtl/>
                </w:rPr>
                <w:delText>ی</w:delText>
              </w:r>
              <w:r w:rsidRPr="00C87A04" w:rsidDel="00C87A04">
                <w:rPr>
                  <w:rStyle w:val="Hyperlink"/>
                  <w:noProof/>
                  <w:rtl/>
                </w:rPr>
                <w:delText>انماد</w:delText>
              </w:r>
              <w:r w:rsidRPr="00C87A04" w:rsidDel="00C87A04">
                <w:rPr>
                  <w:rStyle w:val="Hyperlink"/>
                  <w:rFonts w:hint="cs"/>
                  <w:noProof/>
                  <w:rtl/>
                </w:rPr>
                <w:delText>ی</w:delText>
              </w:r>
              <w:r w:rsidRPr="00C87A04" w:rsidDel="00C87A04">
                <w:rPr>
                  <w:rStyle w:val="Hyperlink"/>
                  <w:noProof/>
                  <w:rtl/>
                </w:rPr>
                <w:delText>ن</w:delText>
              </w:r>
              <w:r w:rsidDel="00C87A04">
                <w:rPr>
                  <w:noProof/>
                  <w:webHidden/>
                </w:rPr>
                <w:tab/>
              </w:r>
              <w:r w:rsidDel="00C87A04">
                <w:rPr>
                  <w:noProof/>
                  <w:webHidden/>
                  <w:lang w:bidi="ar-SA"/>
                </w:rPr>
                <w:delText>11</w:delText>
              </w:r>
            </w:del>
          </w:ins>
        </w:p>
        <w:p w14:paraId="0B265E67" w14:textId="77777777" w:rsidR="004642A6" w:rsidDel="00C87A04" w:rsidRDefault="004642A6">
          <w:pPr>
            <w:pStyle w:val="TOC2"/>
            <w:tabs>
              <w:tab w:val="right" w:leader="dot" w:pos="9350"/>
            </w:tabs>
            <w:jc w:val="center"/>
            <w:rPr>
              <w:ins w:id="1003" w:author="Windows User" w:date="2017-09-30T20:13:00Z"/>
              <w:del w:id="1004" w:author="Mahmoud" w:date="2017-10-06T12:56:00Z"/>
              <w:rFonts w:asciiTheme="minorHAnsi" w:eastAsiaTheme="minorEastAsia" w:hAnsiTheme="minorHAnsi" w:cstheme="minorBidi"/>
              <w:noProof/>
              <w:sz w:val="22"/>
              <w:szCs w:val="22"/>
              <w:lang w:bidi="ar-SA"/>
            </w:rPr>
            <w:pPrChange w:id="1005" w:author="Windows User" w:date="2017-10-14T03:28:00Z">
              <w:pPr>
                <w:pStyle w:val="TOC2"/>
                <w:tabs>
                  <w:tab w:val="right" w:leader="dot" w:pos="9350"/>
                </w:tabs>
                <w:bidi w:val="0"/>
              </w:pPr>
            </w:pPrChange>
          </w:pPr>
          <w:ins w:id="1006" w:author="Windows User" w:date="2017-09-30T20:13:00Z">
            <w:del w:id="1007" w:author="Mahmoud" w:date="2017-10-06T12:56:00Z">
              <w:r w:rsidRPr="00C87A04" w:rsidDel="00C87A04">
                <w:rPr>
                  <w:rStyle w:val="Hyperlink"/>
                  <w:noProof/>
                  <w:rtl/>
                </w:rPr>
                <w:delText>2-1- اجرا</w:delText>
              </w:r>
              <w:r w:rsidRPr="00C87A04" w:rsidDel="00C87A04">
                <w:rPr>
                  <w:rStyle w:val="Hyperlink"/>
                  <w:rFonts w:hint="cs"/>
                  <w:noProof/>
                  <w:rtl/>
                </w:rPr>
                <w:delText>ی</w:delText>
              </w:r>
              <w:r w:rsidRPr="00C87A04" w:rsidDel="00C87A04">
                <w:rPr>
                  <w:rStyle w:val="Hyperlink"/>
                  <w:noProof/>
                  <w:rtl/>
                </w:rPr>
                <w:delText xml:space="preserve"> نماد</w:delText>
              </w:r>
              <w:r w:rsidRPr="00C87A04" w:rsidDel="00C87A04">
                <w:rPr>
                  <w:rStyle w:val="Hyperlink"/>
                  <w:rFonts w:hint="cs"/>
                  <w:noProof/>
                  <w:rtl/>
                </w:rPr>
                <w:delText>ی</w:delText>
              </w:r>
              <w:r w:rsidRPr="00C87A04" w:rsidDel="00C87A04">
                <w:rPr>
                  <w:rStyle w:val="Hyperlink"/>
                  <w:rFonts w:hint="eastAsia"/>
                  <w:noProof/>
                  <w:rtl/>
                </w:rPr>
                <w:delText>ن</w:delText>
              </w:r>
              <w:r w:rsidRPr="00C87A04" w:rsidDel="00C87A04">
                <w:rPr>
                  <w:rStyle w:val="Hyperlink"/>
                  <w:noProof/>
                  <w:rtl/>
                </w:rPr>
                <w:delText xml:space="preserve"> سنت</w:delText>
              </w:r>
              <w:r w:rsidRPr="00C87A04" w:rsidDel="00C87A04">
                <w:rPr>
                  <w:rStyle w:val="Hyperlink"/>
                  <w:rFonts w:hint="cs"/>
                  <w:noProof/>
                  <w:rtl/>
                </w:rPr>
                <w:delText>ی</w:delText>
              </w:r>
              <w:r w:rsidDel="00C87A04">
                <w:rPr>
                  <w:noProof/>
                  <w:webHidden/>
                </w:rPr>
                <w:tab/>
              </w:r>
              <w:r w:rsidDel="00C87A04">
                <w:rPr>
                  <w:noProof/>
                  <w:webHidden/>
                  <w:lang w:bidi="ar-SA"/>
                </w:rPr>
                <w:delText>11</w:delText>
              </w:r>
            </w:del>
          </w:ins>
        </w:p>
        <w:p w14:paraId="5A003FAD" w14:textId="77777777" w:rsidR="004642A6" w:rsidDel="00C87A04" w:rsidRDefault="004642A6">
          <w:pPr>
            <w:pStyle w:val="TOC2"/>
            <w:tabs>
              <w:tab w:val="right" w:leader="dot" w:pos="9350"/>
            </w:tabs>
            <w:jc w:val="center"/>
            <w:rPr>
              <w:ins w:id="1008" w:author="Windows User" w:date="2017-09-30T20:13:00Z"/>
              <w:del w:id="1009" w:author="Mahmoud" w:date="2017-10-06T12:56:00Z"/>
              <w:rFonts w:asciiTheme="minorHAnsi" w:eastAsiaTheme="minorEastAsia" w:hAnsiTheme="minorHAnsi" w:cstheme="minorBidi"/>
              <w:noProof/>
              <w:sz w:val="22"/>
              <w:szCs w:val="22"/>
              <w:lang w:bidi="ar-SA"/>
            </w:rPr>
            <w:pPrChange w:id="1010" w:author="Windows User" w:date="2017-10-14T03:28:00Z">
              <w:pPr>
                <w:pStyle w:val="TOC2"/>
                <w:tabs>
                  <w:tab w:val="right" w:leader="dot" w:pos="9350"/>
                </w:tabs>
                <w:bidi w:val="0"/>
              </w:pPr>
            </w:pPrChange>
          </w:pPr>
          <w:ins w:id="1011" w:author="Windows User" w:date="2017-09-30T20:13:00Z">
            <w:del w:id="1012" w:author="Mahmoud" w:date="2017-10-06T12:56:00Z">
              <w:r w:rsidRPr="00C87A04" w:rsidDel="00C87A04">
                <w:rPr>
                  <w:rStyle w:val="Hyperlink"/>
                  <w:noProof/>
                  <w:rtl/>
                </w:rPr>
                <w:delText>2-2- اجرا</w:delText>
              </w:r>
              <w:r w:rsidRPr="00C87A04" w:rsidDel="00C87A04">
                <w:rPr>
                  <w:rStyle w:val="Hyperlink"/>
                  <w:rFonts w:hint="cs"/>
                  <w:noProof/>
                  <w:rtl/>
                </w:rPr>
                <w:delText>ی</w:delText>
              </w:r>
              <w:r w:rsidRPr="00C87A04" w:rsidDel="00C87A04">
                <w:rPr>
                  <w:rStyle w:val="Hyperlink"/>
                  <w:noProof/>
                  <w:rtl/>
                </w:rPr>
                <w:delText xml:space="preserve"> نماد</w:delText>
              </w:r>
              <w:r w:rsidRPr="00C87A04" w:rsidDel="00C87A04">
                <w:rPr>
                  <w:rStyle w:val="Hyperlink"/>
                  <w:rFonts w:hint="cs"/>
                  <w:noProof/>
                  <w:rtl/>
                </w:rPr>
                <w:delText>ی</w:delText>
              </w:r>
              <w:r w:rsidRPr="00C87A04" w:rsidDel="00C87A04">
                <w:rPr>
                  <w:rStyle w:val="Hyperlink"/>
                  <w:rFonts w:hint="eastAsia"/>
                  <w:noProof/>
                  <w:rtl/>
                </w:rPr>
                <w:delText>ن</w:delText>
              </w:r>
              <w:r w:rsidRPr="00C87A04" w:rsidDel="00C87A04">
                <w:rPr>
                  <w:rStyle w:val="Hyperlink"/>
                  <w:noProof/>
                  <w:rtl/>
                </w:rPr>
                <w:delText xml:space="preserve"> نو</w:delText>
              </w:r>
              <w:r w:rsidRPr="00C87A04" w:rsidDel="00C87A04">
                <w:rPr>
                  <w:rStyle w:val="Hyperlink"/>
                  <w:rFonts w:hint="cs"/>
                  <w:noProof/>
                  <w:rtl/>
                </w:rPr>
                <w:delText>ی</w:delText>
              </w:r>
              <w:r w:rsidRPr="00C87A04" w:rsidDel="00C87A04">
                <w:rPr>
                  <w:rStyle w:val="Hyperlink"/>
                  <w:rFonts w:hint="eastAsia"/>
                  <w:noProof/>
                  <w:rtl/>
                </w:rPr>
                <w:delText>ن</w:delText>
              </w:r>
              <w:r w:rsidDel="00C87A04">
                <w:rPr>
                  <w:noProof/>
                  <w:webHidden/>
                </w:rPr>
                <w:tab/>
              </w:r>
              <w:r w:rsidDel="00C87A04">
                <w:rPr>
                  <w:noProof/>
                  <w:webHidden/>
                  <w:lang w:bidi="ar-SA"/>
                </w:rPr>
                <w:delText>15</w:delText>
              </w:r>
            </w:del>
          </w:ins>
        </w:p>
        <w:p w14:paraId="5697BAC5" w14:textId="77777777" w:rsidR="004642A6" w:rsidDel="00C87A04" w:rsidRDefault="004642A6">
          <w:pPr>
            <w:pStyle w:val="TOC3"/>
            <w:tabs>
              <w:tab w:val="right" w:leader="dot" w:pos="9350"/>
            </w:tabs>
            <w:jc w:val="center"/>
            <w:rPr>
              <w:ins w:id="1013" w:author="Windows User" w:date="2017-09-30T20:13:00Z"/>
              <w:del w:id="1014" w:author="Mahmoud" w:date="2017-10-06T12:56:00Z"/>
              <w:rFonts w:asciiTheme="minorHAnsi" w:eastAsiaTheme="minorEastAsia" w:hAnsiTheme="minorHAnsi" w:cstheme="minorBidi"/>
              <w:noProof/>
              <w:sz w:val="22"/>
              <w:szCs w:val="22"/>
              <w:lang w:bidi="ar-SA"/>
            </w:rPr>
            <w:pPrChange w:id="1015" w:author="Windows User" w:date="2017-10-14T03:28:00Z">
              <w:pPr>
                <w:pStyle w:val="TOC3"/>
                <w:tabs>
                  <w:tab w:val="right" w:leader="dot" w:pos="9350"/>
                </w:tabs>
                <w:bidi w:val="0"/>
              </w:pPr>
            </w:pPrChange>
          </w:pPr>
          <w:ins w:id="1016" w:author="Windows User" w:date="2017-09-30T20:13:00Z">
            <w:del w:id="1017" w:author="Mahmoud" w:date="2017-10-06T12:56:00Z">
              <w:r w:rsidRPr="00C87A04" w:rsidDel="00C87A04">
                <w:rPr>
                  <w:rStyle w:val="Hyperlink"/>
                  <w:noProof/>
                  <w:rtl/>
                </w:rPr>
                <w:delText>2-2-1-روش پو</w:delText>
              </w:r>
              <w:r w:rsidRPr="00C87A04" w:rsidDel="00C87A04">
                <w:rPr>
                  <w:rStyle w:val="Hyperlink"/>
                  <w:rFonts w:hint="cs"/>
                  <w:noProof/>
                  <w:rtl/>
                </w:rPr>
                <w:delText>ی</w:delText>
              </w:r>
              <w:r w:rsidRPr="00C87A04" w:rsidDel="00C87A04">
                <w:rPr>
                  <w:rStyle w:val="Hyperlink"/>
                  <w:rFonts w:hint="eastAsia"/>
                  <w:noProof/>
                  <w:rtl/>
                </w:rPr>
                <w:delText>انماد</w:delText>
              </w:r>
              <w:r w:rsidRPr="00C87A04" w:rsidDel="00C87A04">
                <w:rPr>
                  <w:rStyle w:val="Hyperlink"/>
                  <w:rFonts w:hint="cs"/>
                  <w:noProof/>
                  <w:rtl/>
                </w:rPr>
                <w:delText>ی</w:delText>
              </w:r>
              <w:r w:rsidRPr="00C87A04" w:rsidDel="00C87A04">
                <w:rPr>
                  <w:rStyle w:val="Hyperlink"/>
                  <w:rFonts w:hint="eastAsia"/>
                  <w:noProof/>
                  <w:rtl/>
                </w:rPr>
                <w:delText>ن</w:delText>
              </w:r>
              <w:r w:rsidDel="00C87A04">
                <w:rPr>
                  <w:noProof/>
                  <w:webHidden/>
                </w:rPr>
                <w:tab/>
              </w:r>
              <w:r w:rsidDel="00C87A04">
                <w:rPr>
                  <w:noProof/>
                  <w:webHidden/>
                  <w:lang w:bidi="ar-SA"/>
                </w:rPr>
                <w:delText>15</w:delText>
              </w:r>
            </w:del>
          </w:ins>
        </w:p>
        <w:p w14:paraId="15E4F920" w14:textId="77777777" w:rsidR="004642A6" w:rsidDel="00C87A04" w:rsidRDefault="004642A6">
          <w:pPr>
            <w:pStyle w:val="TOC3"/>
            <w:tabs>
              <w:tab w:val="right" w:leader="dot" w:pos="9350"/>
            </w:tabs>
            <w:jc w:val="center"/>
            <w:rPr>
              <w:ins w:id="1018" w:author="Windows User" w:date="2017-09-30T20:13:00Z"/>
              <w:del w:id="1019" w:author="Mahmoud" w:date="2017-10-06T12:56:00Z"/>
              <w:rFonts w:asciiTheme="minorHAnsi" w:eastAsiaTheme="minorEastAsia" w:hAnsiTheme="minorHAnsi" w:cstheme="minorBidi"/>
              <w:noProof/>
              <w:sz w:val="22"/>
              <w:szCs w:val="22"/>
              <w:lang w:bidi="ar-SA"/>
            </w:rPr>
            <w:pPrChange w:id="1020" w:author="Windows User" w:date="2017-10-14T03:28:00Z">
              <w:pPr>
                <w:pStyle w:val="TOC3"/>
                <w:tabs>
                  <w:tab w:val="right" w:leader="dot" w:pos="9350"/>
                </w:tabs>
                <w:bidi w:val="0"/>
              </w:pPr>
            </w:pPrChange>
          </w:pPr>
          <w:ins w:id="1021" w:author="Windows User" w:date="2017-09-30T20:13:00Z">
            <w:del w:id="1022" w:author="Mahmoud" w:date="2017-10-06T12:56:00Z">
              <w:r w:rsidRPr="00C87A04" w:rsidDel="00C87A04">
                <w:rPr>
                  <w:rStyle w:val="Hyperlink"/>
                  <w:noProof/>
                  <w:rtl/>
                </w:rPr>
                <w:delText xml:space="preserve">2-2-2-روش </w:delText>
              </w:r>
              <w:r w:rsidRPr="00C87A04" w:rsidDel="00C87A04">
                <w:rPr>
                  <w:rStyle w:val="Hyperlink"/>
                  <w:noProof/>
                </w:rPr>
                <w:delText>EGT</w:delText>
              </w:r>
              <w:r w:rsidDel="00C87A04">
                <w:rPr>
                  <w:noProof/>
                  <w:webHidden/>
                </w:rPr>
                <w:tab/>
              </w:r>
              <w:r w:rsidDel="00C87A04">
                <w:rPr>
                  <w:noProof/>
                  <w:webHidden/>
                  <w:lang w:bidi="ar-SA"/>
                </w:rPr>
                <w:delText>16</w:delText>
              </w:r>
            </w:del>
          </w:ins>
        </w:p>
        <w:p w14:paraId="0C360723" w14:textId="77777777" w:rsidR="004642A6" w:rsidDel="00C87A04" w:rsidRDefault="004642A6">
          <w:pPr>
            <w:pStyle w:val="TOC2"/>
            <w:tabs>
              <w:tab w:val="right" w:leader="dot" w:pos="9350"/>
            </w:tabs>
            <w:jc w:val="center"/>
            <w:rPr>
              <w:ins w:id="1023" w:author="Windows User" w:date="2017-09-30T20:13:00Z"/>
              <w:del w:id="1024" w:author="Mahmoud" w:date="2017-10-06T12:56:00Z"/>
              <w:rFonts w:asciiTheme="minorHAnsi" w:eastAsiaTheme="minorEastAsia" w:hAnsiTheme="minorHAnsi" w:cstheme="minorBidi"/>
              <w:noProof/>
              <w:sz w:val="22"/>
              <w:szCs w:val="22"/>
              <w:lang w:bidi="ar-SA"/>
            </w:rPr>
            <w:pPrChange w:id="1025" w:author="Windows User" w:date="2017-10-14T03:28:00Z">
              <w:pPr>
                <w:pStyle w:val="TOC2"/>
                <w:tabs>
                  <w:tab w:val="right" w:leader="dot" w:pos="9350"/>
                </w:tabs>
                <w:bidi w:val="0"/>
              </w:pPr>
            </w:pPrChange>
          </w:pPr>
          <w:ins w:id="1026" w:author="Windows User" w:date="2017-09-30T20:13:00Z">
            <w:del w:id="1027" w:author="Mahmoud" w:date="2017-10-06T12:56:00Z">
              <w:r w:rsidRPr="00C87A04" w:rsidDel="00C87A04">
                <w:rPr>
                  <w:rStyle w:val="Hyperlink"/>
                  <w:noProof/>
                  <w:rtl/>
                </w:rPr>
                <w:delText>2-3-چالش‌ها</w:delText>
              </w:r>
              <w:r w:rsidDel="00C87A04">
                <w:rPr>
                  <w:noProof/>
                  <w:webHidden/>
                </w:rPr>
                <w:tab/>
              </w:r>
              <w:r w:rsidDel="00C87A04">
                <w:rPr>
                  <w:noProof/>
                  <w:webHidden/>
                  <w:lang w:bidi="ar-SA"/>
                </w:rPr>
                <w:delText>17</w:delText>
              </w:r>
            </w:del>
          </w:ins>
        </w:p>
        <w:p w14:paraId="0FBC7A46" w14:textId="77777777" w:rsidR="004642A6" w:rsidDel="00C87A04" w:rsidRDefault="004642A6">
          <w:pPr>
            <w:pStyle w:val="TOC3"/>
            <w:tabs>
              <w:tab w:val="right" w:leader="dot" w:pos="9350"/>
            </w:tabs>
            <w:jc w:val="center"/>
            <w:rPr>
              <w:ins w:id="1028" w:author="Windows User" w:date="2017-09-30T20:13:00Z"/>
              <w:del w:id="1029" w:author="Mahmoud" w:date="2017-10-06T12:56:00Z"/>
              <w:rFonts w:asciiTheme="minorHAnsi" w:eastAsiaTheme="minorEastAsia" w:hAnsiTheme="minorHAnsi" w:cstheme="minorBidi"/>
              <w:noProof/>
              <w:sz w:val="22"/>
              <w:szCs w:val="22"/>
              <w:lang w:bidi="ar-SA"/>
            </w:rPr>
            <w:pPrChange w:id="1030" w:author="Windows User" w:date="2017-10-14T03:28:00Z">
              <w:pPr>
                <w:pStyle w:val="TOC3"/>
                <w:tabs>
                  <w:tab w:val="right" w:leader="dot" w:pos="9350"/>
                </w:tabs>
                <w:bidi w:val="0"/>
              </w:pPr>
            </w:pPrChange>
          </w:pPr>
          <w:ins w:id="1031" w:author="Windows User" w:date="2017-09-30T20:13:00Z">
            <w:del w:id="1032" w:author="Mahmoud" w:date="2017-10-06T12:56:00Z">
              <w:r w:rsidRPr="00C87A04" w:rsidDel="00C87A04">
                <w:rPr>
                  <w:rStyle w:val="Hyperlink"/>
                  <w:noProof/>
                  <w:rtl/>
                </w:rPr>
                <w:delText>2-3-2-حل ق</w:delText>
              </w:r>
              <w:r w:rsidRPr="00C87A04" w:rsidDel="00C87A04">
                <w:rPr>
                  <w:rStyle w:val="Hyperlink"/>
                  <w:rFonts w:hint="cs"/>
                  <w:noProof/>
                  <w:rtl/>
                </w:rPr>
                <w:delText>ی</w:delText>
              </w:r>
              <w:r w:rsidRPr="00C87A04" w:rsidDel="00C87A04">
                <w:rPr>
                  <w:rStyle w:val="Hyperlink"/>
                  <w:rFonts w:hint="eastAsia"/>
                  <w:noProof/>
                  <w:rtl/>
                </w:rPr>
                <w:delText>دها</w:delText>
              </w:r>
              <w:r w:rsidDel="00C87A04">
                <w:rPr>
                  <w:noProof/>
                  <w:webHidden/>
                </w:rPr>
                <w:tab/>
              </w:r>
              <w:r w:rsidDel="00C87A04">
                <w:rPr>
                  <w:noProof/>
                  <w:webHidden/>
                  <w:lang w:bidi="ar-SA"/>
                </w:rPr>
                <w:delText>17</w:delText>
              </w:r>
            </w:del>
          </w:ins>
        </w:p>
        <w:p w14:paraId="4CAB7784" w14:textId="77777777" w:rsidR="004642A6" w:rsidDel="00C87A04" w:rsidRDefault="004642A6">
          <w:pPr>
            <w:pStyle w:val="TOC3"/>
            <w:tabs>
              <w:tab w:val="right" w:leader="dot" w:pos="9350"/>
            </w:tabs>
            <w:jc w:val="center"/>
            <w:rPr>
              <w:ins w:id="1033" w:author="Windows User" w:date="2017-09-30T20:13:00Z"/>
              <w:del w:id="1034" w:author="Mahmoud" w:date="2017-10-06T12:56:00Z"/>
              <w:rFonts w:asciiTheme="minorHAnsi" w:eastAsiaTheme="minorEastAsia" w:hAnsiTheme="minorHAnsi" w:cstheme="minorBidi"/>
              <w:noProof/>
              <w:sz w:val="22"/>
              <w:szCs w:val="22"/>
              <w:lang w:bidi="ar-SA"/>
            </w:rPr>
            <w:pPrChange w:id="1035" w:author="Windows User" w:date="2017-10-14T03:28:00Z">
              <w:pPr>
                <w:pStyle w:val="TOC3"/>
                <w:tabs>
                  <w:tab w:val="right" w:leader="dot" w:pos="9350"/>
                </w:tabs>
                <w:bidi w:val="0"/>
              </w:pPr>
            </w:pPrChange>
          </w:pPr>
          <w:ins w:id="1036" w:author="Windows User" w:date="2017-09-30T20:13:00Z">
            <w:del w:id="1037" w:author="Mahmoud" w:date="2017-10-06T12:56:00Z">
              <w:r w:rsidRPr="00C87A04" w:rsidDel="00C87A04">
                <w:rPr>
                  <w:rStyle w:val="Hyperlink"/>
                  <w:noProof/>
                  <w:rtl/>
                </w:rPr>
                <w:delText>2-3-3-مدل‌ساز</w:delText>
              </w:r>
              <w:r w:rsidRPr="00C87A04" w:rsidDel="00C87A04">
                <w:rPr>
                  <w:rStyle w:val="Hyperlink"/>
                  <w:rFonts w:hint="cs"/>
                  <w:noProof/>
                  <w:rtl/>
                </w:rPr>
                <w:delText>ی</w:delText>
              </w:r>
              <w:r w:rsidRPr="00C87A04" w:rsidDel="00C87A04">
                <w:rPr>
                  <w:rStyle w:val="Hyperlink"/>
                  <w:noProof/>
                  <w:rtl/>
                </w:rPr>
                <w:delText xml:space="preserve"> حافظه</w:delText>
              </w:r>
              <w:r w:rsidDel="00C87A04">
                <w:rPr>
                  <w:noProof/>
                  <w:webHidden/>
                </w:rPr>
                <w:tab/>
              </w:r>
              <w:r w:rsidDel="00C87A04">
                <w:rPr>
                  <w:noProof/>
                  <w:webHidden/>
                  <w:lang w:bidi="ar-SA"/>
                </w:rPr>
                <w:delText>17</w:delText>
              </w:r>
            </w:del>
          </w:ins>
        </w:p>
        <w:p w14:paraId="6914E39C" w14:textId="77777777" w:rsidR="004642A6" w:rsidDel="00C87A04" w:rsidRDefault="004642A6">
          <w:pPr>
            <w:pStyle w:val="TOC3"/>
            <w:tabs>
              <w:tab w:val="right" w:leader="dot" w:pos="9350"/>
            </w:tabs>
            <w:jc w:val="center"/>
            <w:rPr>
              <w:ins w:id="1038" w:author="Windows User" w:date="2017-09-30T20:13:00Z"/>
              <w:del w:id="1039" w:author="Mahmoud" w:date="2017-10-06T12:56:00Z"/>
              <w:rFonts w:asciiTheme="minorHAnsi" w:eastAsiaTheme="minorEastAsia" w:hAnsiTheme="minorHAnsi" w:cstheme="minorBidi"/>
              <w:noProof/>
              <w:sz w:val="22"/>
              <w:szCs w:val="22"/>
              <w:lang w:bidi="ar-SA"/>
            </w:rPr>
            <w:pPrChange w:id="1040" w:author="Windows User" w:date="2017-10-14T03:28:00Z">
              <w:pPr>
                <w:pStyle w:val="TOC3"/>
                <w:tabs>
                  <w:tab w:val="right" w:leader="dot" w:pos="9350"/>
                </w:tabs>
                <w:bidi w:val="0"/>
              </w:pPr>
            </w:pPrChange>
          </w:pPr>
          <w:ins w:id="1041" w:author="Windows User" w:date="2017-09-30T20:13:00Z">
            <w:del w:id="1042" w:author="Mahmoud" w:date="2017-10-06T12:56:00Z">
              <w:r w:rsidRPr="00C87A04" w:rsidDel="00C87A04">
                <w:rPr>
                  <w:rStyle w:val="Hyperlink"/>
                  <w:noProof/>
                  <w:rtl/>
                </w:rPr>
                <w:delText>2-3-4-همروند</w:delText>
              </w:r>
              <w:r w:rsidRPr="00C87A04" w:rsidDel="00C87A04">
                <w:rPr>
                  <w:rStyle w:val="Hyperlink"/>
                  <w:rFonts w:hint="cs"/>
                  <w:noProof/>
                  <w:rtl/>
                </w:rPr>
                <w:delText>ی</w:delText>
              </w:r>
              <w:r w:rsidDel="00C87A04">
                <w:rPr>
                  <w:noProof/>
                  <w:webHidden/>
                </w:rPr>
                <w:tab/>
              </w:r>
              <w:r w:rsidDel="00C87A04">
                <w:rPr>
                  <w:noProof/>
                  <w:webHidden/>
                  <w:lang w:bidi="ar-SA"/>
                </w:rPr>
                <w:delText>17</w:delText>
              </w:r>
            </w:del>
          </w:ins>
        </w:p>
        <w:p w14:paraId="616CBDA6" w14:textId="77777777" w:rsidR="004642A6" w:rsidDel="00C87A04" w:rsidRDefault="004642A6">
          <w:pPr>
            <w:pStyle w:val="TOC1"/>
            <w:tabs>
              <w:tab w:val="right" w:leader="dot" w:pos="9350"/>
            </w:tabs>
            <w:jc w:val="center"/>
            <w:rPr>
              <w:ins w:id="1043" w:author="Windows User" w:date="2017-09-30T20:13:00Z"/>
              <w:del w:id="1044" w:author="Mahmoud" w:date="2017-10-06T12:56:00Z"/>
              <w:rFonts w:asciiTheme="minorHAnsi" w:eastAsiaTheme="minorEastAsia" w:hAnsiTheme="minorHAnsi" w:cstheme="minorBidi"/>
              <w:noProof/>
              <w:sz w:val="22"/>
              <w:szCs w:val="22"/>
              <w:lang w:bidi="ar-SA"/>
            </w:rPr>
            <w:pPrChange w:id="1045" w:author="Windows User" w:date="2017-10-14T03:28:00Z">
              <w:pPr>
                <w:pStyle w:val="TOC1"/>
                <w:tabs>
                  <w:tab w:val="right" w:leader="dot" w:pos="9350"/>
                </w:tabs>
                <w:bidi w:val="0"/>
              </w:pPr>
            </w:pPrChange>
          </w:pPr>
          <w:ins w:id="1046" w:author="Windows User" w:date="2017-09-30T20:13:00Z">
            <w:del w:id="1047" w:author="Mahmoud" w:date="2017-10-06T12:56:00Z">
              <w:r w:rsidRPr="00C87A04" w:rsidDel="00C87A04">
                <w:rPr>
                  <w:rStyle w:val="Hyperlink"/>
                  <w:noProof/>
                  <w:rtl/>
                </w:rPr>
                <w:delText>فصل سوم: ابزار ها</w:delText>
              </w:r>
              <w:r w:rsidRPr="00C87A04" w:rsidDel="00C87A04">
                <w:rPr>
                  <w:rStyle w:val="Hyperlink"/>
                  <w:rFonts w:hint="cs"/>
                  <w:noProof/>
                  <w:rtl/>
                </w:rPr>
                <w:delText>ی</w:delText>
              </w:r>
              <w:r w:rsidRPr="00C87A04" w:rsidDel="00C87A04">
                <w:rPr>
                  <w:rStyle w:val="Hyperlink"/>
                  <w:noProof/>
                  <w:rtl/>
                </w:rPr>
                <w:delText xml:space="preserve"> اجرا</w:delText>
              </w:r>
              <w:r w:rsidRPr="00C87A04" w:rsidDel="00C87A04">
                <w:rPr>
                  <w:rStyle w:val="Hyperlink"/>
                  <w:rFonts w:hint="cs"/>
                  <w:noProof/>
                  <w:rtl/>
                </w:rPr>
                <w:delText>ی</w:delText>
              </w:r>
              <w:r w:rsidRPr="00C87A04" w:rsidDel="00C87A04">
                <w:rPr>
                  <w:rStyle w:val="Hyperlink"/>
                  <w:noProof/>
                  <w:rtl/>
                </w:rPr>
                <w:delText xml:space="preserve"> پو</w:delText>
              </w:r>
              <w:r w:rsidRPr="00C87A04" w:rsidDel="00C87A04">
                <w:rPr>
                  <w:rStyle w:val="Hyperlink"/>
                  <w:rFonts w:hint="cs"/>
                  <w:noProof/>
                  <w:rtl/>
                </w:rPr>
                <w:delText>ی</w:delText>
              </w:r>
              <w:r w:rsidRPr="00C87A04" w:rsidDel="00C87A04">
                <w:rPr>
                  <w:rStyle w:val="Hyperlink"/>
                  <w:noProof/>
                  <w:rtl/>
                </w:rPr>
                <w:delText>انماد</w:delText>
              </w:r>
              <w:r w:rsidRPr="00C87A04" w:rsidDel="00C87A04">
                <w:rPr>
                  <w:rStyle w:val="Hyperlink"/>
                  <w:rFonts w:hint="cs"/>
                  <w:noProof/>
                  <w:rtl/>
                </w:rPr>
                <w:delText>ی</w:delText>
              </w:r>
              <w:r w:rsidRPr="00C87A04" w:rsidDel="00C87A04">
                <w:rPr>
                  <w:rStyle w:val="Hyperlink"/>
                  <w:noProof/>
                  <w:rtl/>
                </w:rPr>
                <w:delText>ن برا</w:delText>
              </w:r>
              <w:r w:rsidRPr="00C87A04" w:rsidDel="00C87A04">
                <w:rPr>
                  <w:rStyle w:val="Hyperlink"/>
                  <w:rFonts w:hint="cs"/>
                  <w:noProof/>
                  <w:rtl/>
                </w:rPr>
                <w:delText>ی</w:delText>
              </w:r>
              <w:r w:rsidRPr="00C87A04" w:rsidDel="00C87A04">
                <w:rPr>
                  <w:rStyle w:val="Hyperlink"/>
                  <w:noProof/>
                  <w:rtl/>
                </w:rPr>
                <w:delText xml:space="preserve"> تحل</w:delText>
              </w:r>
              <w:r w:rsidRPr="00C87A04" w:rsidDel="00C87A04">
                <w:rPr>
                  <w:rStyle w:val="Hyperlink"/>
                  <w:rFonts w:hint="cs"/>
                  <w:noProof/>
                  <w:rtl/>
                </w:rPr>
                <w:delText>ی</w:delText>
              </w:r>
              <w:r w:rsidRPr="00C87A04" w:rsidDel="00C87A04">
                <w:rPr>
                  <w:rStyle w:val="Hyperlink"/>
                  <w:noProof/>
                  <w:rtl/>
                </w:rPr>
                <w:delText>ل برنامه</w:delText>
              </w:r>
              <w:r w:rsidDel="00C87A04">
                <w:rPr>
                  <w:noProof/>
                  <w:webHidden/>
                </w:rPr>
                <w:tab/>
              </w:r>
              <w:r w:rsidDel="00C87A04">
                <w:rPr>
                  <w:noProof/>
                  <w:webHidden/>
                  <w:lang w:bidi="ar-SA"/>
                </w:rPr>
                <w:delText>19</w:delText>
              </w:r>
            </w:del>
          </w:ins>
        </w:p>
        <w:p w14:paraId="23B46B50" w14:textId="77777777" w:rsidR="004642A6" w:rsidDel="00C87A04" w:rsidRDefault="004642A6">
          <w:pPr>
            <w:pStyle w:val="TOC2"/>
            <w:tabs>
              <w:tab w:val="right" w:leader="dot" w:pos="9350"/>
            </w:tabs>
            <w:jc w:val="center"/>
            <w:rPr>
              <w:ins w:id="1048" w:author="Windows User" w:date="2017-09-30T20:13:00Z"/>
              <w:del w:id="1049" w:author="Mahmoud" w:date="2017-10-06T12:56:00Z"/>
              <w:rFonts w:asciiTheme="minorHAnsi" w:eastAsiaTheme="minorEastAsia" w:hAnsiTheme="minorHAnsi" w:cstheme="minorBidi"/>
              <w:noProof/>
              <w:sz w:val="22"/>
              <w:szCs w:val="22"/>
              <w:lang w:bidi="ar-SA"/>
            </w:rPr>
            <w:pPrChange w:id="1050" w:author="Windows User" w:date="2017-10-14T03:28:00Z">
              <w:pPr>
                <w:pStyle w:val="TOC2"/>
                <w:tabs>
                  <w:tab w:val="right" w:leader="dot" w:pos="9350"/>
                </w:tabs>
                <w:bidi w:val="0"/>
              </w:pPr>
            </w:pPrChange>
          </w:pPr>
          <w:ins w:id="1051" w:author="Windows User" w:date="2017-09-30T20:13:00Z">
            <w:del w:id="1052" w:author="Mahmoud" w:date="2017-10-06T12:56:00Z">
              <w:r w:rsidRPr="00C87A04" w:rsidDel="00C87A04">
                <w:rPr>
                  <w:rStyle w:val="Hyperlink"/>
                  <w:noProof/>
                  <w:rtl/>
                </w:rPr>
                <w:delText>3-1-ابزار</w:delText>
              </w:r>
              <w:r w:rsidRPr="00C87A04" w:rsidDel="00C87A04">
                <w:rPr>
                  <w:rStyle w:val="Hyperlink"/>
                  <w:noProof/>
                </w:rPr>
                <w:delText>DART</w:delText>
              </w:r>
              <w:r w:rsidDel="00C87A04">
                <w:rPr>
                  <w:noProof/>
                  <w:webHidden/>
                </w:rPr>
                <w:tab/>
              </w:r>
              <w:r w:rsidDel="00C87A04">
                <w:rPr>
                  <w:noProof/>
                  <w:webHidden/>
                  <w:lang w:bidi="ar-SA"/>
                </w:rPr>
                <w:delText>19</w:delText>
              </w:r>
            </w:del>
          </w:ins>
        </w:p>
        <w:p w14:paraId="5B85A604" w14:textId="77777777" w:rsidR="004642A6" w:rsidDel="00C87A04" w:rsidRDefault="004642A6">
          <w:pPr>
            <w:pStyle w:val="TOC3"/>
            <w:tabs>
              <w:tab w:val="right" w:leader="dot" w:pos="9350"/>
            </w:tabs>
            <w:jc w:val="center"/>
            <w:rPr>
              <w:ins w:id="1053" w:author="Windows User" w:date="2017-09-30T20:13:00Z"/>
              <w:del w:id="1054" w:author="Mahmoud" w:date="2017-10-06T12:56:00Z"/>
              <w:rFonts w:asciiTheme="minorHAnsi" w:eastAsiaTheme="minorEastAsia" w:hAnsiTheme="minorHAnsi" w:cstheme="minorBidi"/>
              <w:noProof/>
              <w:sz w:val="22"/>
              <w:szCs w:val="22"/>
              <w:lang w:bidi="ar-SA"/>
            </w:rPr>
            <w:pPrChange w:id="1055" w:author="Windows User" w:date="2017-10-14T03:28:00Z">
              <w:pPr>
                <w:pStyle w:val="TOC3"/>
                <w:tabs>
                  <w:tab w:val="right" w:leader="dot" w:pos="9350"/>
                </w:tabs>
                <w:bidi w:val="0"/>
              </w:pPr>
            </w:pPrChange>
          </w:pPr>
          <w:ins w:id="1056" w:author="Windows User" w:date="2017-09-30T20:13:00Z">
            <w:del w:id="1057" w:author="Mahmoud" w:date="2017-10-06T12:56:00Z">
              <w:r w:rsidRPr="00C87A04" w:rsidDel="00C87A04">
                <w:rPr>
                  <w:rStyle w:val="Hyperlink"/>
                  <w:noProof/>
                  <w:rtl/>
                </w:rPr>
                <w:delText>3-1-1-مقدمه</w:delText>
              </w:r>
              <w:r w:rsidDel="00C87A04">
                <w:rPr>
                  <w:noProof/>
                  <w:webHidden/>
                </w:rPr>
                <w:tab/>
              </w:r>
              <w:r w:rsidDel="00C87A04">
                <w:rPr>
                  <w:noProof/>
                  <w:webHidden/>
                  <w:lang w:bidi="ar-SA"/>
                </w:rPr>
                <w:delText>19</w:delText>
              </w:r>
            </w:del>
          </w:ins>
        </w:p>
        <w:p w14:paraId="313ECC02" w14:textId="77777777" w:rsidR="004642A6" w:rsidDel="00C87A04" w:rsidRDefault="004642A6">
          <w:pPr>
            <w:pStyle w:val="TOC3"/>
            <w:tabs>
              <w:tab w:val="right" w:leader="dot" w:pos="9350"/>
            </w:tabs>
            <w:jc w:val="center"/>
            <w:rPr>
              <w:ins w:id="1058" w:author="Windows User" w:date="2017-09-30T20:13:00Z"/>
              <w:del w:id="1059" w:author="Mahmoud" w:date="2017-10-06T12:56:00Z"/>
              <w:rFonts w:asciiTheme="minorHAnsi" w:eastAsiaTheme="minorEastAsia" w:hAnsiTheme="minorHAnsi" w:cstheme="minorBidi"/>
              <w:noProof/>
              <w:sz w:val="22"/>
              <w:szCs w:val="22"/>
              <w:lang w:bidi="ar-SA"/>
            </w:rPr>
            <w:pPrChange w:id="1060" w:author="Windows User" w:date="2017-10-14T03:28:00Z">
              <w:pPr>
                <w:pStyle w:val="TOC3"/>
                <w:tabs>
                  <w:tab w:val="right" w:leader="dot" w:pos="9350"/>
                </w:tabs>
                <w:bidi w:val="0"/>
              </w:pPr>
            </w:pPrChange>
          </w:pPr>
          <w:ins w:id="1061" w:author="Windows User" w:date="2017-09-30T20:13:00Z">
            <w:del w:id="1062" w:author="Mahmoud" w:date="2017-10-06T12:56:00Z">
              <w:r w:rsidRPr="00C87A04" w:rsidDel="00C87A04">
                <w:rPr>
                  <w:rStyle w:val="Hyperlink"/>
                  <w:noProof/>
                  <w:rtl/>
                </w:rPr>
                <w:delText>3-1-3-طرح کل</w:delText>
              </w:r>
              <w:r w:rsidRPr="00C87A04" w:rsidDel="00C87A04">
                <w:rPr>
                  <w:rStyle w:val="Hyperlink"/>
                  <w:rFonts w:hint="cs"/>
                  <w:noProof/>
                  <w:rtl/>
                </w:rPr>
                <w:delText>ی</w:delText>
              </w:r>
              <w:r w:rsidRPr="00C87A04" w:rsidDel="00C87A04">
                <w:rPr>
                  <w:rStyle w:val="Hyperlink"/>
                  <w:noProof/>
                </w:rPr>
                <w:delText xml:space="preserve"> DART</w:delText>
              </w:r>
              <w:r w:rsidRPr="00C87A04" w:rsidDel="00C87A04">
                <w:rPr>
                  <w:rStyle w:val="Hyperlink"/>
                  <w:noProof/>
                  <w:rtl/>
                </w:rPr>
                <w:delText xml:space="preserve"> با استفاده از دو مثال</w:delText>
              </w:r>
              <w:r w:rsidDel="00C87A04">
                <w:rPr>
                  <w:noProof/>
                  <w:webHidden/>
                </w:rPr>
                <w:tab/>
              </w:r>
              <w:r w:rsidDel="00C87A04">
                <w:rPr>
                  <w:noProof/>
                  <w:webHidden/>
                  <w:lang w:bidi="ar-SA"/>
                </w:rPr>
                <w:delText>20</w:delText>
              </w:r>
            </w:del>
          </w:ins>
        </w:p>
        <w:p w14:paraId="5125396C" w14:textId="77777777" w:rsidR="004642A6" w:rsidDel="00C87A04" w:rsidRDefault="004642A6">
          <w:pPr>
            <w:pStyle w:val="TOC2"/>
            <w:tabs>
              <w:tab w:val="right" w:leader="dot" w:pos="9350"/>
            </w:tabs>
            <w:jc w:val="center"/>
            <w:rPr>
              <w:ins w:id="1063" w:author="Windows User" w:date="2017-09-30T20:13:00Z"/>
              <w:del w:id="1064" w:author="Mahmoud" w:date="2017-10-06T12:56:00Z"/>
              <w:rFonts w:asciiTheme="minorHAnsi" w:eastAsiaTheme="minorEastAsia" w:hAnsiTheme="minorHAnsi" w:cstheme="minorBidi"/>
              <w:noProof/>
              <w:sz w:val="22"/>
              <w:szCs w:val="22"/>
              <w:lang w:bidi="ar-SA"/>
            </w:rPr>
            <w:pPrChange w:id="1065" w:author="Windows User" w:date="2017-10-14T03:28:00Z">
              <w:pPr>
                <w:pStyle w:val="TOC2"/>
                <w:tabs>
                  <w:tab w:val="right" w:leader="dot" w:pos="9350"/>
                </w:tabs>
                <w:bidi w:val="0"/>
              </w:pPr>
            </w:pPrChange>
          </w:pPr>
          <w:ins w:id="1066" w:author="Windows User" w:date="2017-09-30T20:13:00Z">
            <w:del w:id="1067" w:author="Mahmoud" w:date="2017-10-06T12:56:00Z">
              <w:r w:rsidRPr="00C87A04" w:rsidDel="00C87A04">
                <w:rPr>
                  <w:rStyle w:val="Hyperlink"/>
                  <w:noProof/>
                  <w:rtl/>
                </w:rPr>
                <w:delText xml:space="preserve">3-2-ابزار </w:delText>
              </w:r>
              <w:r w:rsidRPr="00C87A04" w:rsidDel="00C87A04">
                <w:rPr>
                  <w:rStyle w:val="Hyperlink"/>
                  <w:noProof/>
                </w:rPr>
                <w:delText>Mayhem</w:delText>
              </w:r>
              <w:r w:rsidDel="00C87A04">
                <w:rPr>
                  <w:noProof/>
                  <w:webHidden/>
                </w:rPr>
                <w:tab/>
              </w:r>
              <w:r w:rsidDel="00C87A04">
                <w:rPr>
                  <w:noProof/>
                  <w:webHidden/>
                  <w:lang w:bidi="ar-SA"/>
                </w:rPr>
                <w:delText>23</w:delText>
              </w:r>
            </w:del>
          </w:ins>
        </w:p>
        <w:p w14:paraId="1C18D621" w14:textId="77777777" w:rsidR="004642A6" w:rsidDel="00C87A04" w:rsidRDefault="004642A6">
          <w:pPr>
            <w:pStyle w:val="TOC3"/>
            <w:tabs>
              <w:tab w:val="right" w:leader="dot" w:pos="9350"/>
            </w:tabs>
            <w:jc w:val="center"/>
            <w:rPr>
              <w:ins w:id="1068" w:author="Windows User" w:date="2017-09-30T20:13:00Z"/>
              <w:del w:id="1069" w:author="Mahmoud" w:date="2017-10-06T12:56:00Z"/>
              <w:rFonts w:asciiTheme="minorHAnsi" w:eastAsiaTheme="minorEastAsia" w:hAnsiTheme="minorHAnsi" w:cstheme="minorBidi"/>
              <w:noProof/>
              <w:sz w:val="22"/>
              <w:szCs w:val="22"/>
              <w:lang w:bidi="ar-SA"/>
            </w:rPr>
            <w:pPrChange w:id="1070" w:author="Windows User" w:date="2017-10-14T03:28:00Z">
              <w:pPr>
                <w:pStyle w:val="TOC3"/>
                <w:tabs>
                  <w:tab w:val="right" w:leader="dot" w:pos="9350"/>
                </w:tabs>
                <w:bidi w:val="0"/>
              </w:pPr>
            </w:pPrChange>
          </w:pPr>
          <w:ins w:id="1071" w:author="Windows User" w:date="2017-09-30T20:13:00Z">
            <w:del w:id="1072" w:author="Mahmoud" w:date="2017-10-06T12:56:00Z">
              <w:r w:rsidRPr="00C87A04" w:rsidDel="00C87A04">
                <w:rPr>
                  <w:rStyle w:val="Hyperlink"/>
                  <w:noProof/>
                  <w:rtl/>
                </w:rPr>
                <w:delText>3-2-1- مقدمه</w:delText>
              </w:r>
              <w:r w:rsidDel="00C87A04">
                <w:rPr>
                  <w:noProof/>
                  <w:webHidden/>
                </w:rPr>
                <w:tab/>
              </w:r>
              <w:r w:rsidDel="00C87A04">
                <w:rPr>
                  <w:noProof/>
                  <w:webHidden/>
                  <w:lang w:bidi="ar-SA"/>
                </w:rPr>
                <w:delText>23</w:delText>
              </w:r>
            </w:del>
          </w:ins>
        </w:p>
        <w:p w14:paraId="7FDB670F" w14:textId="77777777" w:rsidR="004642A6" w:rsidDel="00C87A04" w:rsidRDefault="004642A6">
          <w:pPr>
            <w:pStyle w:val="TOC3"/>
            <w:tabs>
              <w:tab w:val="right" w:leader="dot" w:pos="9350"/>
            </w:tabs>
            <w:jc w:val="center"/>
            <w:rPr>
              <w:ins w:id="1073" w:author="Windows User" w:date="2017-09-30T20:13:00Z"/>
              <w:del w:id="1074" w:author="Mahmoud" w:date="2017-10-06T12:56:00Z"/>
              <w:rFonts w:asciiTheme="minorHAnsi" w:eastAsiaTheme="minorEastAsia" w:hAnsiTheme="minorHAnsi" w:cstheme="minorBidi"/>
              <w:noProof/>
              <w:sz w:val="22"/>
              <w:szCs w:val="22"/>
              <w:lang w:bidi="ar-SA"/>
            </w:rPr>
            <w:pPrChange w:id="1075" w:author="Windows User" w:date="2017-10-14T03:28:00Z">
              <w:pPr>
                <w:pStyle w:val="TOC3"/>
                <w:tabs>
                  <w:tab w:val="right" w:leader="dot" w:pos="9350"/>
                </w:tabs>
                <w:bidi w:val="0"/>
              </w:pPr>
            </w:pPrChange>
          </w:pPr>
          <w:ins w:id="1076" w:author="Windows User" w:date="2017-09-30T20:13:00Z">
            <w:del w:id="1077" w:author="Mahmoud" w:date="2017-10-06T12:56:00Z">
              <w:r w:rsidRPr="00C87A04" w:rsidDel="00C87A04">
                <w:rPr>
                  <w:rStyle w:val="Hyperlink"/>
                  <w:noProof/>
                  <w:rtl/>
                </w:rPr>
                <w:delText>3-2-2-دستاوردها</w:delText>
              </w:r>
              <w:r w:rsidRPr="00C87A04" w:rsidDel="00C87A04">
                <w:rPr>
                  <w:rStyle w:val="Hyperlink"/>
                  <w:rFonts w:hint="cs"/>
                  <w:noProof/>
                  <w:rtl/>
                </w:rPr>
                <w:delText>ی</w:delText>
              </w:r>
              <w:r w:rsidRPr="00C87A04" w:rsidDel="00C87A04">
                <w:rPr>
                  <w:rStyle w:val="Hyperlink"/>
                  <w:noProof/>
                  <w:rtl/>
                </w:rPr>
                <w:delText xml:space="preserve"> جد</w:delText>
              </w:r>
              <w:r w:rsidRPr="00C87A04" w:rsidDel="00C87A04">
                <w:rPr>
                  <w:rStyle w:val="Hyperlink"/>
                  <w:rFonts w:hint="cs"/>
                  <w:noProof/>
                  <w:rtl/>
                </w:rPr>
                <w:delText>ی</w:delText>
              </w:r>
              <w:r w:rsidRPr="00C87A04" w:rsidDel="00C87A04">
                <w:rPr>
                  <w:rStyle w:val="Hyperlink"/>
                  <w:noProof/>
                  <w:rtl/>
                </w:rPr>
                <w:delText xml:space="preserve">د </w:delText>
              </w:r>
              <w:r w:rsidRPr="00C87A04" w:rsidDel="00C87A04">
                <w:rPr>
                  <w:rStyle w:val="Hyperlink"/>
                  <w:noProof/>
                </w:rPr>
                <w:delText>MAYHEM</w:delText>
              </w:r>
              <w:r w:rsidRPr="00C87A04" w:rsidDel="00C87A04">
                <w:rPr>
                  <w:rStyle w:val="Hyperlink"/>
                  <w:noProof/>
                  <w:rtl/>
                </w:rPr>
                <w:delText>:</w:delText>
              </w:r>
              <w:r w:rsidDel="00C87A04">
                <w:rPr>
                  <w:noProof/>
                  <w:webHidden/>
                </w:rPr>
                <w:tab/>
              </w:r>
              <w:r w:rsidDel="00C87A04">
                <w:rPr>
                  <w:noProof/>
                  <w:webHidden/>
                  <w:lang w:bidi="ar-SA"/>
                </w:rPr>
                <w:delText>25</w:delText>
              </w:r>
            </w:del>
          </w:ins>
        </w:p>
        <w:p w14:paraId="1F0D97B2" w14:textId="77777777" w:rsidR="004642A6" w:rsidDel="00C87A04" w:rsidRDefault="004642A6">
          <w:pPr>
            <w:pStyle w:val="TOC3"/>
            <w:tabs>
              <w:tab w:val="right" w:leader="dot" w:pos="9350"/>
            </w:tabs>
            <w:jc w:val="center"/>
            <w:rPr>
              <w:ins w:id="1078" w:author="Windows User" w:date="2017-09-30T20:13:00Z"/>
              <w:del w:id="1079" w:author="Mahmoud" w:date="2017-10-06T12:56:00Z"/>
              <w:rFonts w:asciiTheme="minorHAnsi" w:eastAsiaTheme="minorEastAsia" w:hAnsiTheme="minorHAnsi" w:cstheme="minorBidi"/>
              <w:noProof/>
              <w:sz w:val="22"/>
              <w:szCs w:val="22"/>
              <w:lang w:bidi="ar-SA"/>
            </w:rPr>
            <w:pPrChange w:id="1080" w:author="Windows User" w:date="2017-10-14T03:28:00Z">
              <w:pPr>
                <w:pStyle w:val="TOC3"/>
                <w:tabs>
                  <w:tab w:val="right" w:leader="dot" w:pos="9350"/>
                </w:tabs>
                <w:bidi w:val="0"/>
              </w:pPr>
            </w:pPrChange>
          </w:pPr>
          <w:ins w:id="1081" w:author="Windows User" w:date="2017-09-30T20:13:00Z">
            <w:del w:id="1082" w:author="Mahmoud" w:date="2017-10-06T12:56:00Z">
              <w:r w:rsidRPr="00C87A04" w:rsidDel="00C87A04">
                <w:rPr>
                  <w:rStyle w:val="Hyperlink"/>
                  <w:noProof/>
                  <w:rtl/>
                </w:rPr>
                <w:delText>3-2-3-ساختار کل</w:delText>
              </w:r>
              <w:r w:rsidRPr="00C87A04" w:rsidDel="00C87A04">
                <w:rPr>
                  <w:rStyle w:val="Hyperlink"/>
                  <w:rFonts w:hint="cs"/>
                  <w:noProof/>
                  <w:rtl/>
                </w:rPr>
                <w:delText>ی</w:delText>
              </w:r>
              <w:r w:rsidRPr="00C87A04" w:rsidDel="00C87A04">
                <w:rPr>
                  <w:rStyle w:val="Hyperlink"/>
                  <w:noProof/>
                  <w:rtl/>
                </w:rPr>
                <w:delText xml:space="preserve"> ابزار </w:delText>
              </w:r>
              <w:r w:rsidRPr="00C87A04" w:rsidDel="00C87A04">
                <w:rPr>
                  <w:rStyle w:val="Hyperlink"/>
                  <w:noProof/>
                </w:rPr>
                <w:delText>MAYHEM</w:delText>
              </w:r>
              <w:r w:rsidDel="00C87A04">
                <w:rPr>
                  <w:noProof/>
                  <w:webHidden/>
                </w:rPr>
                <w:tab/>
              </w:r>
              <w:r w:rsidDel="00C87A04">
                <w:rPr>
                  <w:noProof/>
                  <w:webHidden/>
                  <w:lang w:bidi="ar-SA"/>
                </w:rPr>
                <w:delText>25</w:delText>
              </w:r>
            </w:del>
          </w:ins>
        </w:p>
        <w:p w14:paraId="67815B35" w14:textId="77777777" w:rsidR="004642A6" w:rsidDel="00C87A04" w:rsidRDefault="004642A6">
          <w:pPr>
            <w:pStyle w:val="TOC3"/>
            <w:tabs>
              <w:tab w:val="right" w:leader="dot" w:pos="9350"/>
            </w:tabs>
            <w:jc w:val="center"/>
            <w:rPr>
              <w:ins w:id="1083" w:author="Windows User" w:date="2017-09-30T20:13:00Z"/>
              <w:del w:id="1084" w:author="Mahmoud" w:date="2017-10-06T12:56:00Z"/>
              <w:rFonts w:asciiTheme="minorHAnsi" w:eastAsiaTheme="minorEastAsia" w:hAnsiTheme="minorHAnsi" w:cstheme="minorBidi"/>
              <w:noProof/>
              <w:sz w:val="22"/>
              <w:szCs w:val="22"/>
              <w:lang w:bidi="ar-SA"/>
            </w:rPr>
            <w:pPrChange w:id="1085" w:author="Windows User" w:date="2017-10-14T03:28:00Z">
              <w:pPr>
                <w:pStyle w:val="TOC3"/>
                <w:tabs>
                  <w:tab w:val="right" w:leader="dot" w:pos="9350"/>
                </w:tabs>
                <w:bidi w:val="0"/>
              </w:pPr>
            </w:pPrChange>
          </w:pPr>
          <w:ins w:id="1086" w:author="Windows User" w:date="2017-09-30T20:13:00Z">
            <w:del w:id="1087" w:author="Mahmoud" w:date="2017-10-06T12:56:00Z">
              <w:r w:rsidRPr="00C87A04" w:rsidDel="00C87A04">
                <w:rPr>
                  <w:rStyle w:val="Hyperlink"/>
                  <w:noProof/>
                  <w:rtl/>
                </w:rPr>
                <w:delText>3-2-4-اجرا</w:delText>
              </w:r>
              <w:r w:rsidRPr="00C87A04" w:rsidDel="00C87A04">
                <w:rPr>
                  <w:rStyle w:val="Hyperlink"/>
                  <w:rFonts w:hint="cs"/>
                  <w:noProof/>
                  <w:rtl/>
                </w:rPr>
                <w:delText>ی</w:delText>
              </w:r>
              <w:r w:rsidRPr="00C87A04" w:rsidDel="00C87A04">
                <w:rPr>
                  <w:rStyle w:val="Hyperlink"/>
                  <w:noProof/>
                  <w:rtl/>
                </w:rPr>
                <w:delText xml:space="preserve"> ه</w:delText>
              </w:r>
              <w:r w:rsidRPr="00C87A04" w:rsidDel="00C87A04">
                <w:rPr>
                  <w:rStyle w:val="Hyperlink"/>
                  <w:rFonts w:hint="cs"/>
                  <w:noProof/>
                  <w:rtl/>
                </w:rPr>
                <w:delText>ی</w:delText>
              </w:r>
              <w:r w:rsidRPr="00C87A04" w:rsidDel="00C87A04">
                <w:rPr>
                  <w:rStyle w:val="Hyperlink"/>
                  <w:rFonts w:hint="eastAsia"/>
                  <w:noProof/>
                  <w:rtl/>
                </w:rPr>
                <w:delText>بر</w:delText>
              </w:r>
              <w:r w:rsidRPr="00C87A04" w:rsidDel="00C87A04">
                <w:rPr>
                  <w:rStyle w:val="Hyperlink"/>
                  <w:rFonts w:hint="cs"/>
                  <w:noProof/>
                  <w:rtl/>
                </w:rPr>
                <w:delText>ی</w:delText>
              </w:r>
              <w:r w:rsidRPr="00C87A04" w:rsidDel="00C87A04">
                <w:rPr>
                  <w:rStyle w:val="Hyperlink"/>
                  <w:rFonts w:hint="eastAsia"/>
                  <w:noProof/>
                  <w:rtl/>
                </w:rPr>
                <w:delText>د</w:delText>
              </w:r>
              <w:r w:rsidRPr="00C87A04" w:rsidDel="00C87A04">
                <w:rPr>
                  <w:rStyle w:val="Hyperlink"/>
                  <w:noProof/>
                  <w:rtl/>
                </w:rPr>
                <w:delText xml:space="preserve"> پو</w:delText>
              </w:r>
              <w:r w:rsidRPr="00C87A04" w:rsidDel="00C87A04">
                <w:rPr>
                  <w:rStyle w:val="Hyperlink"/>
                  <w:rFonts w:hint="cs"/>
                  <w:noProof/>
                  <w:rtl/>
                </w:rPr>
                <w:delText>ی</w:delText>
              </w:r>
              <w:r w:rsidRPr="00C87A04" w:rsidDel="00C87A04">
                <w:rPr>
                  <w:rStyle w:val="Hyperlink"/>
                  <w:rFonts w:hint="eastAsia"/>
                  <w:noProof/>
                  <w:rtl/>
                </w:rPr>
                <w:delText>انماد</w:delText>
              </w:r>
              <w:r w:rsidRPr="00C87A04" w:rsidDel="00C87A04">
                <w:rPr>
                  <w:rStyle w:val="Hyperlink"/>
                  <w:rFonts w:hint="cs"/>
                  <w:noProof/>
                  <w:rtl/>
                </w:rPr>
                <w:delText>ی</w:delText>
              </w:r>
              <w:r w:rsidRPr="00C87A04" w:rsidDel="00C87A04">
                <w:rPr>
                  <w:rStyle w:val="Hyperlink"/>
                  <w:rFonts w:hint="eastAsia"/>
                  <w:noProof/>
                  <w:rtl/>
                </w:rPr>
                <w:delText>ن</w:delText>
              </w:r>
              <w:r w:rsidRPr="00C87A04" w:rsidDel="00C87A04">
                <w:rPr>
                  <w:rStyle w:val="Hyperlink"/>
                  <w:noProof/>
                  <w:rtl/>
                </w:rPr>
                <w:delText xml:space="preserve"> در ابزار </w:delText>
              </w:r>
              <w:r w:rsidRPr="00C87A04" w:rsidDel="00C87A04">
                <w:rPr>
                  <w:rStyle w:val="Hyperlink"/>
                  <w:noProof/>
                </w:rPr>
                <w:delText>MAYHEM</w:delText>
              </w:r>
              <w:r w:rsidDel="00C87A04">
                <w:rPr>
                  <w:noProof/>
                  <w:webHidden/>
                </w:rPr>
                <w:tab/>
              </w:r>
              <w:r w:rsidDel="00C87A04">
                <w:rPr>
                  <w:noProof/>
                  <w:webHidden/>
                  <w:lang w:bidi="ar-SA"/>
                </w:rPr>
                <w:delText>29</w:delText>
              </w:r>
            </w:del>
          </w:ins>
        </w:p>
        <w:p w14:paraId="6894EE65" w14:textId="77777777" w:rsidR="004642A6" w:rsidDel="00C87A04" w:rsidRDefault="004642A6">
          <w:pPr>
            <w:pStyle w:val="TOC3"/>
            <w:tabs>
              <w:tab w:val="right" w:leader="dot" w:pos="9350"/>
            </w:tabs>
            <w:jc w:val="center"/>
            <w:rPr>
              <w:ins w:id="1088" w:author="Windows User" w:date="2017-09-30T20:13:00Z"/>
              <w:del w:id="1089" w:author="Mahmoud" w:date="2017-10-06T12:56:00Z"/>
              <w:rFonts w:asciiTheme="minorHAnsi" w:eastAsiaTheme="minorEastAsia" w:hAnsiTheme="minorHAnsi" w:cstheme="minorBidi"/>
              <w:noProof/>
              <w:sz w:val="22"/>
              <w:szCs w:val="22"/>
              <w:lang w:bidi="ar-SA"/>
            </w:rPr>
            <w:pPrChange w:id="1090" w:author="Windows User" w:date="2017-10-14T03:28:00Z">
              <w:pPr>
                <w:pStyle w:val="TOC3"/>
                <w:tabs>
                  <w:tab w:val="right" w:leader="dot" w:pos="9350"/>
                </w:tabs>
                <w:bidi w:val="0"/>
              </w:pPr>
            </w:pPrChange>
          </w:pPr>
          <w:ins w:id="1091" w:author="Windows User" w:date="2017-09-30T20:13:00Z">
            <w:del w:id="1092" w:author="Mahmoud" w:date="2017-10-06T12:56:00Z">
              <w:r w:rsidRPr="00C87A04" w:rsidDel="00C87A04">
                <w:rPr>
                  <w:rStyle w:val="Hyperlink"/>
                  <w:noProof/>
                  <w:rtl/>
                </w:rPr>
                <w:delText>3-2-5-معمار</w:delText>
              </w:r>
              <w:r w:rsidRPr="00C87A04" w:rsidDel="00C87A04">
                <w:rPr>
                  <w:rStyle w:val="Hyperlink"/>
                  <w:rFonts w:hint="cs"/>
                  <w:noProof/>
                  <w:rtl/>
                </w:rPr>
                <w:delText>ی</w:delText>
              </w:r>
              <w:r w:rsidRPr="00C87A04" w:rsidDel="00C87A04">
                <w:rPr>
                  <w:rStyle w:val="Hyperlink"/>
                  <w:noProof/>
                  <w:rtl/>
                </w:rPr>
                <w:delText xml:space="preserve"> و پ</w:delText>
              </w:r>
              <w:r w:rsidRPr="00C87A04" w:rsidDel="00C87A04">
                <w:rPr>
                  <w:rStyle w:val="Hyperlink"/>
                  <w:rFonts w:hint="cs"/>
                  <w:noProof/>
                  <w:rtl/>
                </w:rPr>
                <w:delText>ی</w:delText>
              </w:r>
              <w:r w:rsidRPr="00C87A04" w:rsidDel="00C87A04">
                <w:rPr>
                  <w:rStyle w:val="Hyperlink"/>
                  <w:rFonts w:hint="eastAsia"/>
                  <w:noProof/>
                  <w:rtl/>
                </w:rPr>
                <w:delText>اده‌ساز</w:delText>
              </w:r>
              <w:r w:rsidRPr="00C87A04" w:rsidDel="00C87A04">
                <w:rPr>
                  <w:rStyle w:val="Hyperlink"/>
                  <w:rFonts w:hint="cs"/>
                  <w:noProof/>
                  <w:rtl/>
                </w:rPr>
                <w:delText>ی</w:delText>
              </w:r>
              <w:r w:rsidRPr="00C87A04" w:rsidDel="00C87A04">
                <w:rPr>
                  <w:rStyle w:val="Hyperlink"/>
                  <w:noProof/>
                  <w:rtl/>
                </w:rPr>
                <w:delText xml:space="preserve"> </w:delText>
              </w:r>
              <w:r w:rsidRPr="00C87A04" w:rsidDel="00C87A04">
                <w:rPr>
                  <w:rStyle w:val="Hyperlink"/>
                  <w:noProof/>
                </w:rPr>
                <w:delText>CEC</w:delText>
              </w:r>
              <w:r w:rsidRPr="00C87A04" w:rsidDel="00C87A04">
                <w:rPr>
                  <w:rStyle w:val="Hyperlink"/>
                  <w:noProof/>
                  <w:rtl/>
                </w:rPr>
                <w:delText>:</w:delText>
              </w:r>
              <w:r w:rsidDel="00C87A04">
                <w:rPr>
                  <w:noProof/>
                  <w:webHidden/>
                </w:rPr>
                <w:tab/>
              </w:r>
              <w:r w:rsidDel="00C87A04">
                <w:rPr>
                  <w:noProof/>
                  <w:webHidden/>
                  <w:lang w:bidi="ar-SA"/>
                </w:rPr>
                <w:delText>30</w:delText>
              </w:r>
            </w:del>
          </w:ins>
        </w:p>
        <w:p w14:paraId="348A9958" w14:textId="77777777" w:rsidR="004642A6" w:rsidDel="00C87A04" w:rsidRDefault="004642A6">
          <w:pPr>
            <w:pStyle w:val="TOC3"/>
            <w:tabs>
              <w:tab w:val="right" w:leader="dot" w:pos="9350"/>
            </w:tabs>
            <w:jc w:val="center"/>
            <w:rPr>
              <w:ins w:id="1093" w:author="Windows User" w:date="2017-09-30T20:13:00Z"/>
              <w:del w:id="1094" w:author="Mahmoud" w:date="2017-10-06T12:56:00Z"/>
              <w:rFonts w:asciiTheme="minorHAnsi" w:eastAsiaTheme="minorEastAsia" w:hAnsiTheme="minorHAnsi" w:cstheme="minorBidi"/>
              <w:noProof/>
              <w:sz w:val="22"/>
              <w:szCs w:val="22"/>
              <w:lang w:bidi="ar-SA"/>
            </w:rPr>
            <w:pPrChange w:id="1095" w:author="Windows User" w:date="2017-10-14T03:28:00Z">
              <w:pPr>
                <w:pStyle w:val="TOC3"/>
                <w:tabs>
                  <w:tab w:val="right" w:leader="dot" w:pos="9350"/>
                </w:tabs>
                <w:bidi w:val="0"/>
              </w:pPr>
            </w:pPrChange>
          </w:pPr>
          <w:ins w:id="1096" w:author="Windows User" w:date="2017-09-30T20:13:00Z">
            <w:del w:id="1097" w:author="Mahmoud" w:date="2017-10-06T12:56:00Z">
              <w:r w:rsidRPr="00C87A04" w:rsidDel="00C87A04">
                <w:rPr>
                  <w:rStyle w:val="Hyperlink"/>
                  <w:noProof/>
                  <w:rtl/>
                </w:rPr>
                <w:delText>3-2-6-معمار</w:delText>
              </w:r>
              <w:r w:rsidRPr="00C87A04" w:rsidDel="00C87A04">
                <w:rPr>
                  <w:rStyle w:val="Hyperlink"/>
                  <w:rFonts w:hint="cs"/>
                  <w:noProof/>
                  <w:rtl/>
                </w:rPr>
                <w:delText>ی</w:delText>
              </w:r>
              <w:r w:rsidRPr="00C87A04" w:rsidDel="00C87A04">
                <w:rPr>
                  <w:rStyle w:val="Hyperlink"/>
                  <w:noProof/>
                  <w:rtl/>
                </w:rPr>
                <w:delText xml:space="preserve"> و پ</w:delText>
              </w:r>
              <w:r w:rsidRPr="00C87A04" w:rsidDel="00C87A04">
                <w:rPr>
                  <w:rStyle w:val="Hyperlink"/>
                  <w:rFonts w:hint="cs"/>
                  <w:noProof/>
                  <w:rtl/>
                </w:rPr>
                <w:delText>ی</w:delText>
              </w:r>
              <w:r w:rsidRPr="00C87A04" w:rsidDel="00C87A04">
                <w:rPr>
                  <w:rStyle w:val="Hyperlink"/>
                  <w:rFonts w:hint="eastAsia"/>
                  <w:noProof/>
                  <w:rtl/>
                </w:rPr>
                <w:delText>اده‌ساز</w:delText>
              </w:r>
              <w:r w:rsidRPr="00C87A04" w:rsidDel="00C87A04">
                <w:rPr>
                  <w:rStyle w:val="Hyperlink"/>
                  <w:rFonts w:hint="cs"/>
                  <w:noProof/>
                  <w:rtl/>
                </w:rPr>
                <w:delText>ی</w:delText>
              </w:r>
              <w:r w:rsidRPr="00C87A04" w:rsidDel="00C87A04">
                <w:rPr>
                  <w:rStyle w:val="Hyperlink"/>
                  <w:noProof/>
                  <w:rtl/>
                </w:rPr>
                <w:delText xml:space="preserve"> </w:delText>
              </w:r>
              <w:r w:rsidRPr="00C87A04" w:rsidDel="00C87A04">
                <w:rPr>
                  <w:rStyle w:val="Hyperlink"/>
                  <w:noProof/>
                </w:rPr>
                <w:delText>SES</w:delText>
              </w:r>
              <w:r w:rsidRPr="00C87A04" w:rsidDel="00C87A04">
                <w:rPr>
                  <w:rStyle w:val="Hyperlink"/>
                  <w:noProof/>
                  <w:rtl/>
                </w:rPr>
                <w:delText>:</w:delText>
              </w:r>
              <w:r w:rsidDel="00C87A04">
                <w:rPr>
                  <w:noProof/>
                  <w:webHidden/>
                </w:rPr>
                <w:tab/>
              </w:r>
              <w:r w:rsidDel="00C87A04">
                <w:rPr>
                  <w:noProof/>
                  <w:webHidden/>
                  <w:lang w:bidi="ar-SA"/>
                </w:rPr>
                <w:delText>30</w:delText>
              </w:r>
            </w:del>
          </w:ins>
        </w:p>
        <w:p w14:paraId="44299A16" w14:textId="77777777" w:rsidR="004642A6" w:rsidDel="00C87A04" w:rsidRDefault="004642A6">
          <w:pPr>
            <w:pStyle w:val="TOC3"/>
            <w:tabs>
              <w:tab w:val="right" w:leader="dot" w:pos="9350"/>
            </w:tabs>
            <w:jc w:val="center"/>
            <w:rPr>
              <w:ins w:id="1098" w:author="Windows User" w:date="2017-09-30T20:13:00Z"/>
              <w:del w:id="1099" w:author="Mahmoud" w:date="2017-10-06T12:56:00Z"/>
              <w:rFonts w:asciiTheme="minorHAnsi" w:eastAsiaTheme="minorEastAsia" w:hAnsiTheme="minorHAnsi" w:cstheme="minorBidi"/>
              <w:noProof/>
              <w:sz w:val="22"/>
              <w:szCs w:val="22"/>
              <w:lang w:bidi="ar-SA"/>
            </w:rPr>
            <w:pPrChange w:id="1100" w:author="Windows User" w:date="2017-10-14T03:28:00Z">
              <w:pPr>
                <w:pStyle w:val="TOC3"/>
                <w:tabs>
                  <w:tab w:val="right" w:leader="dot" w:pos="9350"/>
                </w:tabs>
                <w:bidi w:val="0"/>
              </w:pPr>
            </w:pPrChange>
          </w:pPr>
          <w:ins w:id="1101" w:author="Windows User" w:date="2017-09-30T20:13:00Z">
            <w:del w:id="1102" w:author="Mahmoud" w:date="2017-10-06T12:56:00Z">
              <w:r w:rsidRPr="00C87A04" w:rsidDel="00C87A04">
                <w:rPr>
                  <w:rStyle w:val="Hyperlink"/>
                  <w:noProof/>
                  <w:rtl/>
                </w:rPr>
                <w:delText>3-2-7-مدل ساز</w:delText>
              </w:r>
              <w:r w:rsidRPr="00C87A04" w:rsidDel="00C87A04">
                <w:rPr>
                  <w:rStyle w:val="Hyperlink"/>
                  <w:rFonts w:hint="cs"/>
                  <w:noProof/>
                  <w:rtl/>
                </w:rPr>
                <w:delText>ی</w:delText>
              </w:r>
              <w:r w:rsidRPr="00C87A04" w:rsidDel="00C87A04">
                <w:rPr>
                  <w:rStyle w:val="Hyperlink"/>
                  <w:noProof/>
                  <w:rtl/>
                </w:rPr>
                <w:delText xml:space="preserve"> حافظه در </w:delText>
              </w:r>
              <w:r w:rsidRPr="00C87A04" w:rsidDel="00C87A04">
                <w:rPr>
                  <w:rStyle w:val="Hyperlink"/>
                  <w:noProof/>
                </w:rPr>
                <w:delText>MAYHEM</w:delText>
              </w:r>
              <w:r w:rsidDel="00C87A04">
                <w:rPr>
                  <w:noProof/>
                  <w:webHidden/>
                </w:rPr>
                <w:tab/>
              </w:r>
              <w:r w:rsidDel="00C87A04">
                <w:rPr>
                  <w:noProof/>
                  <w:webHidden/>
                  <w:lang w:bidi="ar-SA"/>
                </w:rPr>
                <w:delText>31</w:delText>
              </w:r>
            </w:del>
          </w:ins>
        </w:p>
        <w:p w14:paraId="0B092506" w14:textId="77777777" w:rsidR="004642A6" w:rsidDel="00C87A04" w:rsidRDefault="004642A6">
          <w:pPr>
            <w:pStyle w:val="TOC2"/>
            <w:tabs>
              <w:tab w:val="right" w:leader="dot" w:pos="9350"/>
            </w:tabs>
            <w:jc w:val="center"/>
            <w:rPr>
              <w:ins w:id="1103" w:author="Windows User" w:date="2017-09-30T20:13:00Z"/>
              <w:del w:id="1104" w:author="Mahmoud" w:date="2017-10-06T12:56:00Z"/>
              <w:rFonts w:asciiTheme="minorHAnsi" w:eastAsiaTheme="minorEastAsia" w:hAnsiTheme="minorHAnsi" w:cstheme="minorBidi"/>
              <w:noProof/>
              <w:sz w:val="22"/>
              <w:szCs w:val="22"/>
              <w:lang w:bidi="ar-SA"/>
            </w:rPr>
            <w:pPrChange w:id="1105" w:author="Windows User" w:date="2017-10-14T03:28:00Z">
              <w:pPr>
                <w:pStyle w:val="TOC2"/>
                <w:tabs>
                  <w:tab w:val="right" w:leader="dot" w:pos="9350"/>
                </w:tabs>
                <w:bidi w:val="0"/>
              </w:pPr>
            </w:pPrChange>
          </w:pPr>
          <w:ins w:id="1106" w:author="Windows User" w:date="2017-09-30T20:13:00Z">
            <w:del w:id="1107" w:author="Mahmoud" w:date="2017-10-06T12:56:00Z">
              <w:r w:rsidRPr="00C87A04" w:rsidDel="00C87A04">
                <w:rPr>
                  <w:rStyle w:val="Hyperlink"/>
                  <w:noProof/>
                  <w:rtl/>
                </w:rPr>
                <w:delText xml:space="preserve">3-3-ابزار </w:delText>
              </w:r>
              <w:r w:rsidRPr="00C87A04" w:rsidDel="00C87A04">
                <w:rPr>
                  <w:rStyle w:val="Hyperlink"/>
                  <w:noProof/>
                </w:rPr>
                <w:delText>Drilller</w:delText>
              </w:r>
              <w:r w:rsidDel="00C87A04">
                <w:rPr>
                  <w:noProof/>
                  <w:webHidden/>
                </w:rPr>
                <w:tab/>
              </w:r>
              <w:r w:rsidDel="00C87A04">
                <w:rPr>
                  <w:noProof/>
                  <w:webHidden/>
                  <w:lang w:bidi="ar-SA"/>
                </w:rPr>
                <w:delText>33</w:delText>
              </w:r>
            </w:del>
          </w:ins>
        </w:p>
        <w:p w14:paraId="78DE0149" w14:textId="77777777" w:rsidR="004642A6" w:rsidDel="00C87A04" w:rsidRDefault="004642A6">
          <w:pPr>
            <w:pStyle w:val="TOC2"/>
            <w:tabs>
              <w:tab w:val="right" w:leader="dot" w:pos="9350"/>
            </w:tabs>
            <w:jc w:val="center"/>
            <w:rPr>
              <w:ins w:id="1108" w:author="Windows User" w:date="2017-09-30T20:13:00Z"/>
              <w:del w:id="1109" w:author="Mahmoud" w:date="2017-10-06T12:56:00Z"/>
              <w:rFonts w:asciiTheme="minorHAnsi" w:eastAsiaTheme="minorEastAsia" w:hAnsiTheme="minorHAnsi" w:cstheme="minorBidi"/>
              <w:noProof/>
              <w:sz w:val="22"/>
              <w:szCs w:val="22"/>
              <w:lang w:bidi="ar-SA"/>
            </w:rPr>
            <w:pPrChange w:id="1110" w:author="Windows User" w:date="2017-10-14T03:28:00Z">
              <w:pPr>
                <w:pStyle w:val="TOC2"/>
                <w:tabs>
                  <w:tab w:val="right" w:leader="dot" w:pos="9350"/>
                </w:tabs>
                <w:bidi w:val="0"/>
              </w:pPr>
            </w:pPrChange>
          </w:pPr>
          <w:ins w:id="1111" w:author="Windows User" w:date="2017-09-30T20:13:00Z">
            <w:del w:id="1112" w:author="Mahmoud" w:date="2017-10-06T12:56:00Z">
              <w:r w:rsidRPr="00C87A04" w:rsidDel="00C87A04">
                <w:rPr>
                  <w:rStyle w:val="Hyperlink"/>
                  <w:noProof/>
                  <w:rtl/>
                </w:rPr>
                <w:delText>3-4-مقا</w:delText>
              </w:r>
              <w:r w:rsidRPr="00C87A04" w:rsidDel="00C87A04">
                <w:rPr>
                  <w:rStyle w:val="Hyperlink"/>
                  <w:rFonts w:hint="cs"/>
                  <w:noProof/>
                  <w:rtl/>
                </w:rPr>
                <w:delText>ی</w:delText>
              </w:r>
              <w:r w:rsidRPr="00C87A04" w:rsidDel="00C87A04">
                <w:rPr>
                  <w:rStyle w:val="Hyperlink"/>
                  <w:rFonts w:hint="eastAsia"/>
                  <w:noProof/>
                  <w:rtl/>
                </w:rPr>
                <w:delText>س</w:delText>
              </w:r>
              <w:r w:rsidRPr="00C87A04" w:rsidDel="00C87A04">
                <w:rPr>
                  <w:rStyle w:val="Hyperlink"/>
                  <w:noProof/>
                  <w:rtl/>
                </w:rPr>
                <w:delText xml:space="preserve">ه </w:delText>
              </w:r>
              <w:r w:rsidRPr="00C87A04" w:rsidDel="00C87A04">
                <w:rPr>
                  <w:rStyle w:val="Hyperlink"/>
                  <w:rFonts w:hint="cs"/>
                  <w:noProof/>
                  <w:rtl/>
                </w:rPr>
                <w:delText>ی</w:delText>
              </w:r>
              <w:r w:rsidRPr="00C87A04" w:rsidDel="00C87A04">
                <w:rPr>
                  <w:rStyle w:val="Hyperlink"/>
                  <w:noProof/>
                  <w:rtl/>
                </w:rPr>
                <w:delText xml:space="preserve">  ابزار ها</w:delText>
              </w:r>
              <w:r w:rsidRPr="00C87A04" w:rsidDel="00C87A04">
                <w:rPr>
                  <w:rStyle w:val="Hyperlink"/>
                  <w:rFonts w:hint="cs"/>
                  <w:noProof/>
                  <w:rtl/>
                </w:rPr>
                <w:delText>ی</w:delText>
              </w:r>
              <w:r w:rsidRPr="00C87A04" w:rsidDel="00C87A04">
                <w:rPr>
                  <w:rStyle w:val="Hyperlink"/>
                  <w:noProof/>
                  <w:rtl/>
                </w:rPr>
                <w:delText xml:space="preserve"> اجرا</w:delText>
              </w:r>
              <w:r w:rsidRPr="00C87A04" w:rsidDel="00C87A04">
                <w:rPr>
                  <w:rStyle w:val="Hyperlink"/>
                  <w:rFonts w:hint="cs"/>
                  <w:noProof/>
                  <w:rtl/>
                </w:rPr>
                <w:delText>ی</w:delText>
              </w:r>
              <w:r w:rsidRPr="00C87A04" w:rsidDel="00C87A04">
                <w:rPr>
                  <w:rStyle w:val="Hyperlink"/>
                  <w:noProof/>
                  <w:rtl/>
                </w:rPr>
                <w:delText xml:space="preserve"> پو</w:delText>
              </w:r>
              <w:r w:rsidRPr="00C87A04" w:rsidDel="00C87A04">
                <w:rPr>
                  <w:rStyle w:val="Hyperlink"/>
                  <w:rFonts w:hint="cs"/>
                  <w:noProof/>
                  <w:rtl/>
                </w:rPr>
                <w:delText>ی</w:delText>
              </w:r>
              <w:r w:rsidRPr="00C87A04" w:rsidDel="00C87A04">
                <w:rPr>
                  <w:rStyle w:val="Hyperlink"/>
                  <w:noProof/>
                  <w:rtl/>
                </w:rPr>
                <w:delText>انماد</w:delText>
              </w:r>
              <w:r w:rsidRPr="00C87A04" w:rsidDel="00C87A04">
                <w:rPr>
                  <w:rStyle w:val="Hyperlink"/>
                  <w:rFonts w:hint="cs"/>
                  <w:noProof/>
                  <w:rtl/>
                </w:rPr>
                <w:delText>ی</w:delText>
              </w:r>
              <w:r w:rsidRPr="00C87A04" w:rsidDel="00C87A04">
                <w:rPr>
                  <w:rStyle w:val="Hyperlink"/>
                  <w:noProof/>
                  <w:rtl/>
                </w:rPr>
                <w:delText>ن برا</w:delText>
              </w:r>
              <w:r w:rsidRPr="00C87A04" w:rsidDel="00C87A04">
                <w:rPr>
                  <w:rStyle w:val="Hyperlink"/>
                  <w:rFonts w:hint="cs"/>
                  <w:noProof/>
                  <w:rtl/>
                </w:rPr>
                <w:delText>ی</w:delText>
              </w:r>
              <w:r w:rsidRPr="00C87A04" w:rsidDel="00C87A04">
                <w:rPr>
                  <w:rStyle w:val="Hyperlink"/>
                  <w:noProof/>
                  <w:rtl/>
                </w:rPr>
                <w:delText xml:space="preserve"> تحل</w:delText>
              </w:r>
              <w:r w:rsidRPr="00C87A04" w:rsidDel="00C87A04">
                <w:rPr>
                  <w:rStyle w:val="Hyperlink"/>
                  <w:rFonts w:hint="cs"/>
                  <w:noProof/>
                  <w:rtl/>
                </w:rPr>
                <w:delText>ی</w:delText>
              </w:r>
              <w:r w:rsidRPr="00C87A04" w:rsidDel="00C87A04">
                <w:rPr>
                  <w:rStyle w:val="Hyperlink"/>
                  <w:noProof/>
                  <w:rtl/>
                </w:rPr>
                <w:delText>ل برنامه ها</w:delText>
              </w:r>
              <w:r w:rsidDel="00C87A04">
                <w:rPr>
                  <w:noProof/>
                  <w:webHidden/>
                </w:rPr>
                <w:tab/>
              </w:r>
              <w:r w:rsidDel="00C87A04">
                <w:rPr>
                  <w:noProof/>
                  <w:webHidden/>
                  <w:lang w:bidi="ar-SA"/>
                </w:rPr>
                <w:delText>37</w:delText>
              </w:r>
            </w:del>
          </w:ins>
        </w:p>
        <w:p w14:paraId="77E450DE" w14:textId="77777777" w:rsidR="004642A6" w:rsidDel="00C87A04" w:rsidRDefault="004642A6">
          <w:pPr>
            <w:pStyle w:val="TOC1"/>
            <w:tabs>
              <w:tab w:val="right" w:leader="dot" w:pos="9350"/>
            </w:tabs>
            <w:jc w:val="center"/>
            <w:rPr>
              <w:ins w:id="1113" w:author="Windows User" w:date="2017-09-30T20:13:00Z"/>
              <w:del w:id="1114" w:author="Mahmoud" w:date="2017-10-06T12:56:00Z"/>
              <w:rFonts w:asciiTheme="minorHAnsi" w:eastAsiaTheme="minorEastAsia" w:hAnsiTheme="minorHAnsi" w:cstheme="minorBidi"/>
              <w:noProof/>
              <w:sz w:val="22"/>
              <w:szCs w:val="22"/>
              <w:lang w:bidi="ar-SA"/>
            </w:rPr>
            <w:pPrChange w:id="1115" w:author="Windows User" w:date="2017-10-14T03:28:00Z">
              <w:pPr>
                <w:pStyle w:val="TOC1"/>
                <w:tabs>
                  <w:tab w:val="right" w:leader="dot" w:pos="9350"/>
                </w:tabs>
                <w:bidi w:val="0"/>
              </w:pPr>
            </w:pPrChange>
          </w:pPr>
          <w:ins w:id="1116" w:author="Windows User" w:date="2017-09-30T20:13:00Z">
            <w:del w:id="1117" w:author="Mahmoud" w:date="2017-10-06T12:56:00Z">
              <w:r w:rsidRPr="00C87A04" w:rsidDel="00C87A04">
                <w:rPr>
                  <w:rStyle w:val="Hyperlink"/>
                  <w:noProof/>
                  <w:rtl/>
                </w:rPr>
                <w:delText>فصل چهارم: ابزار ها</w:delText>
              </w:r>
              <w:r w:rsidRPr="00C87A04" w:rsidDel="00C87A04">
                <w:rPr>
                  <w:rStyle w:val="Hyperlink"/>
                  <w:rFonts w:hint="cs"/>
                  <w:noProof/>
                  <w:rtl/>
                </w:rPr>
                <w:delText>ی</w:delText>
              </w:r>
              <w:r w:rsidRPr="00C87A04" w:rsidDel="00C87A04">
                <w:rPr>
                  <w:rStyle w:val="Hyperlink"/>
                  <w:noProof/>
                  <w:rtl/>
                </w:rPr>
                <w:delText xml:space="preserve"> اجرا</w:delText>
              </w:r>
              <w:r w:rsidRPr="00C87A04" w:rsidDel="00C87A04">
                <w:rPr>
                  <w:rStyle w:val="Hyperlink"/>
                  <w:rFonts w:hint="cs"/>
                  <w:noProof/>
                  <w:rtl/>
                </w:rPr>
                <w:delText>ی</w:delText>
              </w:r>
              <w:r w:rsidRPr="00C87A04" w:rsidDel="00C87A04">
                <w:rPr>
                  <w:rStyle w:val="Hyperlink"/>
                  <w:noProof/>
                  <w:rtl/>
                </w:rPr>
                <w:delText xml:space="preserve"> پو</w:delText>
              </w:r>
              <w:r w:rsidRPr="00C87A04" w:rsidDel="00C87A04">
                <w:rPr>
                  <w:rStyle w:val="Hyperlink"/>
                  <w:rFonts w:hint="cs"/>
                  <w:noProof/>
                  <w:rtl/>
                </w:rPr>
                <w:delText>ی</w:delText>
              </w:r>
              <w:r w:rsidRPr="00C87A04" w:rsidDel="00C87A04">
                <w:rPr>
                  <w:rStyle w:val="Hyperlink"/>
                  <w:noProof/>
                  <w:rtl/>
                </w:rPr>
                <w:delText>انماد</w:delText>
              </w:r>
              <w:r w:rsidRPr="00C87A04" w:rsidDel="00C87A04">
                <w:rPr>
                  <w:rStyle w:val="Hyperlink"/>
                  <w:rFonts w:hint="cs"/>
                  <w:noProof/>
                  <w:rtl/>
                </w:rPr>
                <w:delText>ی</w:delText>
              </w:r>
              <w:r w:rsidRPr="00C87A04" w:rsidDel="00C87A04">
                <w:rPr>
                  <w:rStyle w:val="Hyperlink"/>
                  <w:noProof/>
                  <w:rtl/>
                </w:rPr>
                <w:delText>ن برا</w:delText>
              </w:r>
              <w:r w:rsidRPr="00C87A04" w:rsidDel="00C87A04">
                <w:rPr>
                  <w:rStyle w:val="Hyperlink"/>
                  <w:rFonts w:hint="cs"/>
                  <w:noProof/>
                  <w:rtl/>
                </w:rPr>
                <w:delText>ی</w:delText>
              </w:r>
              <w:r w:rsidRPr="00C87A04" w:rsidDel="00C87A04">
                <w:rPr>
                  <w:rStyle w:val="Hyperlink"/>
                  <w:noProof/>
                  <w:rtl/>
                </w:rPr>
                <w:delText xml:space="preserve"> تحل</w:delText>
              </w:r>
              <w:r w:rsidRPr="00C87A04" w:rsidDel="00C87A04">
                <w:rPr>
                  <w:rStyle w:val="Hyperlink"/>
                  <w:rFonts w:hint="cs"/>
                  <w:noProof/>
                  <w:rtl/>
                </w:rPr>
                <w:delText>ی</w:delText>
              </w:r>
              <w:r w:rsidRPr="00C87A04" w:rsidDel="00C87A04">
                <w:rPr>
                  <w:rStyle w:val="Hyperlink"/>
                  <w:noProof/>
                  <w:rtl/>
                </w:rPr>
                <w:delText>ل برنامه ها</w:delText>
              </w:r>
              <w:r w:rsidRPr="00C87A04" w:rsidDel="00C87A04">
                <w:rPr>
                  <w:rStyle w:val="Hyperlink"/>
                  <w:rFonts w:hint="cs"/>
                  <w:noProof/>
                  <w:rtl/>
                </w:rPr>
                <w:delText>ی</w:delText>
              </w:r>
              <w:r w:rsidRPr="00C87A04" w:rsidDel="00C87A04">
                <w:rPr>
                  <w:rStyle w:val="Hyperlink"/>
                  <w:noProof/>
                  <w:rtl/>
                </w:rPr>
                <w:delText xml:space="preserve"> اندرو</w:delText>
              </w:r>
              <w:r w:rsidRPr="00C87A04" w:rsidDel="00C87A04">
                <w:rPr>
                  <w:rStyle w:val="Hyperlink"/>
                  <w:rFonts w:hint="cs"/>
                  <w:noProof/>
                  <w:rtl/>
                </w:rPr>
                <w:delText>ی</w:delText>
              </w:r>
              <w:r w:rsidRPr="00C87A04" w:rsidDel="00C87A04">
                <w:rPr>
                  <w:rStyle w:val="Hyperlink"/>
                  <w:noProof/>
                  <w:rtl/>
                </w:rPr>
                <w:delText>د</w:delText>
              </w:r>
              <w:r w:rsidRPr="00C87A04" w:rsidDel="00C87A04">
                <w:rPr>
                  <w:rStyle w:val="Hyperlink"/>
                  <w:rFonts w:hint="cs"/>
                  <w:noProof/>
                  <w:rtl/>
                </w:rPr>
                <w:delText>ی</w:delText>
              </w:r>
              <w:r w:rsidDel="00C87A04">
                <w:rPr>
                  <w:noProof/>
                  <w:webHidden/>
                </w:rPr>
                <w:tab/>
              </w:r>
              <w:r w:rsidDel="00C87A04">
                <w:rPr>
                  <w:noProof/>
                  <w:webHidden/>
                  <w:lang w:bidi="ar-SA"/>
                </w:rPr>
                <w:delText>39</w:delText>
              </w:r>
            </w:del>
          </w:ins>
        </w:p>
        <w:p w14:paraId="0CFF3E87" w14:textId="77777777" w:rsidR="004642A6" w:rsidDel="00C87A04" w:rsidRDefault="004642A6">
          <w:pPr>
            <w:pStyle w:val="TOC2"/>
            <w:tabs>
              <w:tab w:val="right" w:leader="dot" w:pos="9350"/>
            </w:tabs>
            <w:jc w:val="center"/>
            <w:rPr>
              <w:ins w:id="1118" w:author="Windows User" w:date="2017-09-30T20:13:00Z"/>
              <w:del w:id="1119" w:author="Mahmoud" w:date="2017-10-06T12:56:00Z"/>
              <w:rFonts w:asciiTheme="minorHAnsi" w:eastAsiaTheme="minorEastAsia" w:hAnsiTheme="minorHAnsi" w:cstheme="minorBidi"/>
              <w:noProof/>
              <w:sz w:val="22"/>
              <w:szCs w:val="22"/>
              <w:lang w:bidi="ar-SA"/>
            </w:rPr>
            <w:pPrChange w:id="1120" w:author="Windows User" w:date="2017-10-14T03:28:00Z">
              <w:pPr>
                <w:pStyle w:val="TOC2"/>
                <w:tabs>
                  <w:tab w:val="right" w:leader="dot" w:pos="9350"/>
                </w:tabs>
                <w:bidi w:val="0"/>
              </w:pPr>
            </w:pPrChange>
          </w:pPr>
          <w:ins w:id="1121" w:author="Windows User" w:date="2017-09-30T20:13:00Z">
            <w:del w:id="1122" w:author="Mahmoud" w:date="2017-10-06T12:56:00Z">
              <w:r w:rsidRPr="00C87A04" w:rsidDel="00C87A04">
                <w:rPr>
                  <w:rStyle w:val="Hyperlink"/>
                  <w:noProof/>
                  <w:rtl/>
                </w:rPr>
                <w:delText>4-1-مقدمه</w:delText>
              </w:r>
              <w:r w:rsidDel="00C87A04">
                <w:rPr>
                  <w:noProof/>
                  <w:webHidden/>
                </w:rPr>
                <w:tab/>
              </w:r>
              <w:r w:rsidDel="00C87A04">
                <w:rPr>
                  <w:noProof/>
                  <w:webHidden/>
                  <w:lang w:bidi="ar-SA"/>
                </w:rPr>
                <w:delText>39</w:delText>
              </w:r>
            </w:del>
          </w:ins>
        </w:p>
        <w:p w14:paraId="370E677B" w14:textId="77777777" w:rsidR="004642A6" w:rsidDel="00C87A04" w:rsidRDefault="004642A6">
          <w:pPr>
            <w:pStyle w:val="TOC2"/>
            <w:tabs>
              <w:tab w:val="right" w:leader="dot" w:pos="9350"/>
            </w:tabs>
            <w:jc w:val="center"/>
            <w:rPr>
              <w:ins w:id="1123" w:author="Windows User" w:date="2017-09-30T20:13:00Z"/>
              <w:del w:id="1124" w:author="Mahmoud" w:date="2017-10-06T12:56:00Z"/>
              <w:rFonts w:asciiTheme="minorHAnsi" w:eastAsiaTheme="minorEastAsia" w:hAnsiTheme="minorHAnsi" w:cstheme="minorBidi"/>
              <w:noProof/>
              <w:sz w:val="22"/>
              <w:szCs w:val="22"/>
              <w:lang w:bidi="ar-SA"/>
            </w:rPr>
            <w:pPrChange w:id="1125" w:author="Windows User" w:date="2017-10-14T03:28:00Z">
              <w:pPr>
                <w:pStyle w:val="TOC2"/>
                <w:tabs>
                  <w:tab w:val="right" w:leader="dot" w:pos="9350"/>
                </w:tabs>
                <w:bidi w:val="0"/>
              </w:pPr>
            </w:pPrChange>
          </w:pPr>
          <w:ins w:id="1126" w:author="Windows User" w:date="2017-09-30T20:13:00Z">
            <w:del w:id="1127" w:author="Mahmoud" w:date="2017-10-06T12:56:00Z">
              <w:r w:rsidRPr="00C87A04" w:rsidDel="00C87A04">
                <w:rPr>
                  <w:rStyle w:val="Hyperlink"/>
                  <w:noProof/>
                  <w:rtl/>
                </w:rPr>
                <w:delText>4-2-ابزار</w:delText>
              </w:r>
              <w:r w:rsidRPr="00C87A04" w:rsidDel="00C87A04">
                <w:rPr>
                  <w:rStyle w:val="Hyperlink"/>
                  <w:noProof/>
                </w:rPr>
                <w:delText xml:space="preserve"> ACTEV</w:delText>
              </w:r>
              <w:r w:rsidDel="00C87A04">
                <w:rPr>
                  <w:noProof/>
                  <w:webHidden/>
                </w:rPr>
                <w:tab/>
              </w:r>
              <w:r w:rsidDel="00C87A04">
                <w:rPr>
                  <w:noProof/>
                  <w:webHidden/>
                  <w:lang w:bidi="ar-SA"/>
                </w:rPr>
                <w:delText>39</w:delText>
              </w:r>
            </w:del>
          </w:ins>
        </w:p>
        <w:p w14:paraId="3EA4BA7E" w14:textId="77777777" w:rsidR="004642A6" w:rsidDel="00C87A04" w:rsidRDefault="004642A6">
          <w:pPr>
            <w:pStyle w:val="TOC3"/>
            <w:tabs>
              <w:tab w:val="right" w:leader="dot" w:pos="9350"/>
            </w:tabs>
            <w:jc w:val="center"/>
            <w:rPr>
              <w:ins w:id="1128" w:author="Windows User" w:date="2017-09-30T20:13:00Z"/>
              <w:del w:id="1129" w:author="Mahmoud" w:date="2017-10-06T12:56:00Z"/>
              <w:rFonts w:asciiTheme="minorHAnsi" w:eastAsiaTheme="minorEastAsia" w:hAnsiTheme="minorHAnsi" w:cstheme="minorBidi"/>
              <w:noProof/>
              <w:sz w:val="22"/>
              <w:szCs w:val="22"/>
              <w:lang w:bidi="ar-SA"/>
            </w:rPr>
            <w:pPrChange w:id="1130" w:author="Windows User" w:date="2017-10-14T03:28:00Z">
              <w:pPr>
                <w:pStyle w:val="TOC3"/>
                <w:tabs>
                  <w:tab w:val="right" w:leader="dot" w:pos="9350"/>
                </w:tabs>
                <w:bidi w:val="0"/>
              </w:pPr>
            </w:pPrChange>
          </w:pPr>
          <w:ins w:id="1131" w:author="Windows User" w:date="2017-09-30T20:13:00Z">
            <w:del w:id="1132" w:author="Mahmoud" w:date="2017-10-06T12:56:00Z">
              <w:r w:rsidRPr="00C87A04" w:rsidDel="00C87A04">
                <w:rPr>
                  <w:rStyle w:val="Hyperlink"/>
                  <w:noProof/>
                  <w:rtl/>
                </w:rPr>
                <w:delText>4-2-1-مقدمه</w:delText>
              </w:r>
              <w:r w:rsidDel="00C87A04">
                <w:rPr>
                  <w:noProof/>
                  <w:webHidden/>
                </w:rPr>
                <w:tab/>
              </w:r>
              <w:r w:rsidDel="00C87A04">
                <w:rPr>
                  <w:noProof/>
                  <w:webHidden/>
                  <w:lang w:bidi="ar-SA"/>
                </w:rPr>
                <w:delText>39</w:delText>
              </w:r>
            </w:del>
          </w:ins>
        </w:p>
        <w:p w14:paraId="50934153" w14:textId="77777777" w:rsidR="004642A6" w:rsidDel="00C87A04" w:rsidRDefault="004642A6">
          <w:pPr>
            <w:pStyle w:val="TOC3"/>
            <w:tabs>
              <w:tab w:val="right" w:leader="dot" w:pos="9350"/>
            </w:tabs>
            <w:jc w:val="center"/>
            <w:rPr>
              <w:ins w:id="1133" w:author="Windows User" w:date="2017-09-30T20:13:00Z"/>
              <w:del w:id="1134" w:author="Mahmoud" w:date="2017-10-06T12:56:00Z"/>
              <w:rFonts w:asciiTheme="minorHAnsi" w:eastAsiaTheme="minorEastAsia" w:hAnsiTheme="minorHAnsi" w:cstheme="minorBidi"/>
              <w:noProof/>
              <w:sz w:val="22"/>
              <w:szCs w:val="22"/>
              <w:lang w:bidi="ar-SA"/>
            </w:rPr>
            <w:pPrChange w:id="1135" w:author="Windows User" w:date="2017-10-14T03:28:00Z">
              <w:pPr>
                <w:pStyle w:val="TOC3"/>
                <w:tabs>
                  <w:tab w:val="right" w:leader="dot" w:pos="9350"/>
                </w:tabs>
                <w:bidi w:val="0"/>
              </w:pPr>
            </w:pPrChange>
          </w:pPr>
          <w:ins w:id="1136" w:author="Windows User" w:date="2017-09-30T20:13:00Z">
            <w:del w:id="1137" w:author="Mahmoud" w:date="2017-10-06T12:56:00Z">
              <w:r w:rsidRPr="00C87A04" w:rsidDel="00C87A04">
                <w:rPr>
                  <w:rStyle w:val="Hyperlink"/>
                  <w:noProof/>
                  <w:rtl/>
                </w:rPr>
                <w:delText>4-2-2-کل</w:delText>
              </w:r>
              <w:r w:rsidRPr="00C87A04" w:rsidDel="00C87A04">
                <w:rPr>
                  <w:rStyle w:val="Hyperlink"/>
                  <w:rFonts w:hint="cs"/>
                  <w:noProof/>
                  <w:rtl/>
                </w:rPr>
                <w:delText>ی</w:delText>
              </w:r>
              <w:r w:rsidRPr="00C87A04" w:rsidDel="00C87A04">
                <w:rPr>
                  <w:rStyle w:val="Hyperlink"/>
                  <w:rFonts w:hint="eastAsia"/>
                  <w:noProof/>
                  <w:rtl/>
                </w:rPr>
                <w:delText>ات</w:delText>
              </w:r>
              <w:r w:rsidRPr="00C87A04" w:rsidDel="00C87A04">
                <w:rPr>
                  <w:rStyle w:val="Hyperlink"/>
                  <w:noProof/>
                  <w:rtl/>
                </w:rPr>
                <w:delText xml:space="preserve"> طرح</w:delText>
              </w:r>
              <w:r w:rsidDel="00C87A04">
                <w:rPr>
                  <w:noProof/>
                  <w:webHidden/>
                </w:rPr>
                <w:tab/>
              </w:r>
              <w:r w:rsidDel="00C87A04">
                <w:rPr>
                  <w:noProof/>
                  <w:webHidden/>
                  <w:lang w:bidi="ar-SA"/>
                </w:rPr>
                <w:delText>40</w:delText>
              </w:r>
            </w:del>
          </w:ins>
        </w:p>
        <w:p w14:paraId="3C3DE6EB" w14:textId="77777777" w:rsidR="004642A6" w:rsidDel="00C87A04" w:rsidRDefault="004642A6">
          <w:pPr>
            <w:pStyle w:val="TOC3"/>
            <w:tabs>
              <w:tab w:val="right" w:leader="dot" w:pos="9350"/>
            </w:tabs>
            <w:jc w:val="center"/>
            <w:rPr>
              <w:ins w:id="1138" w:author="Windows User" w:date="2017-09-30T20:13:00Z"/>
              <w:del w:id="1139" w:author="Mahmoud" w:date="2017-10-06T12:56:00Z"/>
              <w:rFonts w:asciiTheme="minorHAnsi" w:eastAsiaTheme="minorEastAsia" w:hAnsiTheme="minorHAnsi" w:cstheme="minorBidi"/>
              <w:noProof/>
              <w:sz w:val="22"/>
              <w:szCs w:val="22"/>
              <w:lang w:bidi="ar-SA"/>
            </w:rPr>
            <w:pPrChange w:id="1140" w:author="Windows User" w:date="2017-10-14T03:28:00Z">
              <w:pPr>
                <w:pStyle w:val="TOC3"/>
                <w:tabs>
                  <w:tab w:val="right" w:leader="dot" w:pos="9350"/>
                </w:tabs>
                <w:bidi w:val="0"/>
              </w:pPr>
            </w:pPrChange>
          </w:pPr>
          <w:ins w:id="1141" w:author="Windows User" w:date="2017-09-30T20:13:00Z">
            <w:del w:id="1142" w:author="Mahmoud" w:date="2017-10-06T12:56:00Z">
              <w:r w:rsidRPr="00C87A04" w:rsidDel="00C87A04">
                <w:rPr>
                  <w:rStyle w:val="Hyperlink"/>
                  <w:noProof/>
                  <w:rtl/>
                </w:rPr>
                <w:delText>4-2-3-تول</w:delText>
              </w:r>
              <w:r w:rsidRPr="00C87A04" w:rsidDel="00C87A04">
                <w:rPr>
                  <w:rStyle w:val="Hyperlink"/>
                  <w:rFonts w:hint="cs"/>
                  <w:noProof/>
                  <w:rtl/>
                </w:rPr>
                <w:delText>ی</w:delText>
              </w:r>
              <w:r w:rsidRPr="00C87A04" w:rsidDel="00C87A04">
                <w:rPr>
                  <w:rStyle w:val="Hyperlink"/>
                  <w:rFonts w:hint="eastAsia"/>
                  <w:noProof/>
                  <w:rtl/>
                </w:rPr>
                <w:delText>د</w:delText>
              </w:r>
              <w:r w:rsidRPr="00C87A04" w:rsidDel="00C87A04">
                <w:rPr>
                  <w:rStyle w:val="Hyperlink"/>
                  <w:noProof/>
                  <w:rtl/>
                </w:rPr>
                <w:delText xml:space="preserve"> </w:delText>
              </w:r>
              <w:r w:rsidRPr="00C87A04" w:rsidDel="00C87A04">
                <w:rPr>
                  <w:rStyle w:val="Hyperlink"/>
                  <w:rFonts w:hint="cs"/>
                  <w:noProof/>
                  <w:rtl/>
                </w:rPr>
                <w:delText>ی</w:delText>
              </w:r>
              <w:r w:rsidRPr="00C87A04" w:rsidDel="00C87A04">
                <w:rPr>
                  <w:rStyle w:val="Hyperlink"/>
                  <w:rFonts w:hint="eastAsia"/>
                  <w:noProof/>
                  <w:rtl/>
                </w:rPr>
                <w:delText>ک</w:delText>
              </w:r>
              <w:r w:rsidRPr="00C87A04" w:rsidDel="00C87A04">
                <w:rPr>
                  <w:rStyle w:val="Hyperlink"/>
                  <w:noProof/>
                  <w:rtl/>
                </w:rPr>
                <w:delText xml:space="preserve"> رخداد</w:delText>
              </w:r>
              <w:r w:rsidDel="00C87A04">
                <w:rPr>
                  <w:noProof/>
                  <w:webHidden/>
                </w:rPr>
                <w:tab/>
              </w:r>
              <w:r w:rsidDel="00C87A04">
                <w:rPr>
                  <w:noProof/>
                  <w:webHidden/>
                  <w:lang w:bidi="ar-SA"/>
                </w:rPr>
                <w:delText>41</w:delText>
              </w:r>
            </w:del>
          </w:ins>
        </w:p>
        <w:p w14:paraId="2DD09013" w14:textId="77777777" w:rsidR="004642A6" w:rsidDel="00C87A04" w:rsidRDefault="004642A6">
          <w:pPr>
            <w:pStyle w:val="TOC3"/>
            <w:tabs>
              <w:tab w:val="right" w:leader="dot" w:pos="9350"/>
            </w:tabs>
            <w:jc w:val="center"/>
            <w:rPr>
              <w:ins w:id="1143" w:author="Windows User" w:date="2017-09-30T20:13:00Z"/>
              <w:del w:id="1144" w:author="Mahmoud" w:date="2017-10-06T12:56:00Z"/>
              <w:rFonts w:asciiTheme="minorHAnsi" w:eastAsiaTheme="minorEastAsia" w:hAnsiTheme="minorHAnsi" w:cstheme="minorBidi"/>
              <w:noProof/>
              <w:sz w:val="22"/>
              <w:szCs w:val="22"/>
              <w:lang w:bidi="ar-SA"/>
            </w:rPr>
            <w:pPrChange w:id="1145" w:author="Windows User" w:date="2017-10-14T03:28:00Z">
              <w:pPr>
                <w:pStyle w:val="TOC3"/>
                <w:tabs>
                  <w:tab w:val="right" w:leader="dot" w:pos="9350"/>
                </w:tabs>
                <w:bidi w:val="0"/>
              </w:pPr>
            </w:pPrChange>
          </w:pPr>
          <w:ins w:id="1146" w:author="Windows User" w:date="2017-09-30T20:13:00Z">
            <w:del w:id="1147" w:author="Mahmoud" w:date="2017-10-06T12:56:00Z">
              <w:r w:rsidRPr="00C87A04" w:rsidDel="00C87A04">
                <w:rPr>
                  <w:rStyle w:val="Hyperlink"/>
                  <w:noProof/>
                  <w:rtl/>
                </w:rPr>
                <w:delText>4-2-4-تول</w:delText>
              </w:r>
              <w:r w:rsidRPr="00C87A04" w:rsidDel="00C87A04">
                <w:rPr>
                  <w:rStyle w:val="Hyperlink"/>
                  <w:rFonts w:hint="cs"/>
                  <w:noProof/>
                  <w:rtl/>
                </w:rPr>
                <w:delText>ی</w:delText>
              </w:r>
              <w:r w:rsidRPr="00C87A04" w:rsidDel="00C87A04">
                <w:rPr>
                  <w:rStyle w:val="Hyperlink"/>
                  <w:rFonts w:hint="eastAsia"/>
                  <w:noProof/>
                  <w:rtl/>
                </w:rPr>
                <w:delText>د</w:delText>
              </w:r>
              <w:r w:rsidRPr="00C87A04" w:rsidDel="00C87A04">
                <w:rPr>
                  <w:rStyle w:val="Hyperlink"/>
                  <w:noProof/>
                  <w:rtl/>
                </w:rPr>
                <w:delText xml:space="preserve"> ترت</w:delText>
              </w:r>
              <w:r w:rsidRPr="00C87A04" w:rsidDel="00C87A04">
                <w:rPr>
                  <w:rStyle w:val="Hyperlink"/>
                  <w:rFonts w:hint="cs"/>
                  <w:noProof/>
                  <w:rtl/>
                </w:rPr>
                <w:delText>ی</w:delText>
              </w:r>
              <w:r w:rsidRPr="00C87A04" w:rsidDel="00C87A04">
                <w:rPr>
                  <w:rStyle w:val="Hyperlink"/>
                  <w:rFonts w:hint="eastAsia"/>
                  <w:noProof/>
                  <w:rtl/>
                </w:rPr>
                <w:delText>ب</w:delText>
              </w:r>
              <w:r w:rsidRPr="00C87A04" w:rsidDel="00C87A04">
                <w:rPr>
                  <w:rStyle w:val="Hyperlink"/>
                  <w:rFonts w:hint="cs"/>
                  <w:noProof/>
                  <w:rtl/>
                </w:rPr>
                <w:delText>ی</w:delText>
              </w:r>
              <w:r w:rsidRPr="00C87A04" w:rsidDel="00C87A04">
                <w:rPr>
                  <w:rStyle w:val="Hyperlink"/>
                  <w:noProof/>
                  <w:rtl/>
                </w:rPr>
                <w:delText xml:space="preserve"> از رخدادها</w:delText>
              </w:r>
              <w:r w:rsidDel="00C87A04">
                <w:rPr>
                  <w:noProof/>
                  <w:webHidden/>
                </w:rPr>
                <w:tab/>
              </w:r>
              <w:r w:rsidDel="00C87A04">
                <w:rPr>
                  <w:noProof/>
                  <w:webHidden/>
                  <w:lang w:bidi="ar-SA"/>
                </w:rPr>
                <w:delText>42</w:delText>
              </w:r>
            </w:del>
          </w:ins>
        </w:p>
        <w:p w14:paraId="3534066A" w14:textId="77777777" w:rsidR="004642A6" w:rsidDel="00C87A04" w:rsidRDefault="004642A6">
          <w:pPr>
            <w:pStyle w:val="TOC2"/>
            <w:tabs>
              <w:tab w:val="right" w:leader="dot" w:pos="9350"/>
            </w:tabs>
            <w:jc w:val="center"/>
            <w:rPr>
              <w:ins w:id="1148" w:author="Windows User" w:date="2017-09-30T20:13:00Z"/>
              <w:del w:id="1149" w:author="Mahmoud" w:date="2017-10-06T12:56:00Z"/>
              <w:rFonts w:asciiTheme="minorHAnsi" w:eastAsiaTheme="minorEastAsia" w:hAnsiTheme="minorHAnsi" w:cstheme="minorBidi"/>
              <w:noProof/>
              <w:sz w:val="22"/>
              <w:szCs w:val="22"/>
              <w:lang w:bidi="ar-SA"/>
            </w:rPr>
            <w:pPrChange w:id="1150" w:author="Windows User" w:date="2017-10-14T03:28:00Z">
              <w:pPr>
                <w:pStyle w:val="TOC2"/>
                <w:tabs>
                  <w:tab w:val="right" w:leader="dot" w:pos="9350"/>
                </w:tabs>
                <w:bidi w:val="0"/>
              </w:pPr>
            </w:pPrChange>
          </w:pPr>
          <w:ins w:id="1151" w:author="Windows User" w:date="2017-09-30T20:13:00Z">
            <w:del w:id="1152" w:author="Mahmoud" w:date="2017-10-06T12:56:00Z">
              <w:r w:rsidRPr="00C87A04" w:rsidDel="00C87A04">
                <w:rPr>
                  <w:rStyle w:val="Hyperlink"/>
                  <w:noProof/>
                  <w:rtl/>
                </w:rPr>
                <w:delText xml:space="preserve">4-3-ابزار </w:delText>
              </w:r>
              <w:r w:rsidRPr="00C87A04" w:rsidDel="00C87A04">
                <w:rPr>
                  <w:rStyle w:val="Hyperlink"/>
                  <w:noProof/>
                </w:rPr>
                <w:delText>Condroid</w:delText>
              </w:r>
              <w:r w:rsidDel="00C87A04">
                <w:rPr>
                  <w:noProof/>
                  <w:webHidden/>
                </w:rPr>
                <w:tab/>
              </w:r>
              <w:r w:rsidDel="00C87A04">
                <w:rPr>
                  <w:noProof/>
                  <w:webHidden/>
                  <w:lang w:bidi="ar-SA"/>
                </w:rPr>
                <w:delText>44</w:delText>
              </w:r>
            </w:del>
          </w:ins>
        </w:p>
        <w:p w14:paraId="27E6DE5C" w14:textId="77777777" w:rsidR="004642A6" w:rsidDel="00C87A04" w:rsidRDefault="004642A6">
          <w:pPr>
            <w:pStyle w:val="TOC2"/>
            <w:tabs>
              <w:tab w:val="right" w:leader="dot" w:pos="9350"/>
            </w:tabs>
            <w:jc w:val="center"/>
            <w:rPr>
              <w:ins w:id="1153" w:author="Windows User" w:date="2017-09-30T20:13:00Z"/>
              <w:del w:id="1154" w:author="Mahmoud" w:date="2017-10-06T12:56:00Z"/>
              <w:rFonts w:asciiTheme="minorHAnsi" w:eastAsiaTheme="minorEastAsia" w:hAnsiTheme="minorHAnsi" w:cstheme="minorBidi"/>
              <w:noProof/>
              <w:sz w:val="22"/>
              <w:szCs w:val="22"/>
              <w:lang w:bidi="ar-SA"/>
            </w:rPr>
            <w:pPrChange w:id="1155" w:author="Windows User" w:date="2017-10-14T03:28:00Z">
              <w:pPr>
                <w:pStyle w:val="TOC2"/>
                <w:tabs>
                  <w:tab w:val="right" w:leader="dot" w:pos="9350"/>
                </w:tabs>
                <w:bidi w:val="0"/>
              </w:pPr>
            </w:pPrChange>
          </w:pPr>
          <w:ins w:id="1156" w:author="Windows User" w:date="2017-09-30T20:13:00Z">
            <w:del w:id="1157" w:author="Mahmoud" w:date="2017-10-06T12:56:00Z">
              <w:r w:rsidRPr="00C87A04" w:rsidDel="00C87A04">
                <w:rPr>
                  <w:rStyle w:val="Hyperlink"/>
                  <w:noProof/>
                  <w:rtl/>
                </w:rPr>
                <w:delText xml:space="preserve">4-4-ابزار </w:delText>
              </w:r>
              <w:r w:rsidRPr="00C87A04" w:rsidDel="00C87A04">
                <w:rPr>
                  <w:rStyle w:val="Hyperlink"/>
                  <w:noProof/>
                </w:rPr>
                <w:delText>SIG-Droid</w:delText>
              </w:r>
              <w:r w:rsidDel="00C87A04">
                <w:rPr>
                  <w:noProof/>
                  <w:webHidden/>
                </w:rPr>
                <w:tab/>
              </w:r>
              <w:r w:rsidDel="00C87A04">
                <w:rPr>
                  <w:noProof/>
                  <w:webHidden/>
                  <w:lang w:bidi="ar-SA"/>
                </w:rPr>
                <w:delText>44</w:delText>
              </w:r>
            </w:del>
          </w:ins>
        </w:p>
        <w:p w14:paraId="5EED3EB2" w14:textId="77777777" w:rsidR="004642A6" w:rsidDel="00C87A04" w:rsidRDefault="004642A6">
          <w:pPr>
            <w:pStyle w:val="TOC2"/>
            <w:tabs>
              <w:tab w:val="right" w:leader="dot" w:pos="9350"/>
            </w:tabs>
            <w:jc w:val="center"/>
            <w:rPr>
              <w:ins w:id="1158" w:author="Windows User" w:date="2017-09-30T20:13:00Z"/>
              <w:del w:id="1159" w:author="Mahmoud" w:date="2017-10-06T12:56:00Z"/>
              <w:rFonts w:asciiTheme="minorHAnsi" w:eastAsiaTheme="minorEastAsia" w:hAnsiTheme="minorHAnsi" w:cstheme="minorBidi"/>
              <w:noProof/>
              <w:sz w:val="22"/>
              <w:szCs w:val="22"/>
              <w:lang w:bidi="ar-SA"/>
            </w:rPr>
            <w:pPrChange w:id="1160" w:author="Windows User" w:date="2017-10-14T03:28:00Z">
              <w:pPr>
                <w:pStyle w:val="TOC2"/>
                <w:tabs>
                  <w:tab w:val="right" w:leader="dot" w:pos="9350"/>
                </w:tabs>
                <w:bidi w:val="0"/>
              </w:pPr>
            </w:pPrChange>
          </w:pPr>
          <w:ins w:id="1161" w:author="Windows User" w:date="2017-09-30T20:13:00Z">
            <w:del w:id="1162" w:author="Mahmoud" w:date="2017-10-06T12:56:00Z">
              <w:r w:rsidRPr="00C87A04" w:rsidDel="00C87A04">
                <w:rPr>
                  <w:rStyle w:val="Hyperlink"/>
                  <w:noProof/>
                  <w:rtl/>
                </w:rPr>
                <w:delText xml:space="preserve">4-5-ابزار </w:delText>
              </w:r>
              <w:r w:rsidRPr="00C87A04" w:rsidDel="00C87A04">
                <w:rPr>
                  <w:rStyle w:val="Hyperlink"/>
                  <w:noProof/>
                </w:rPr>
                <w:delText>APPINTENT</w:delText>
              </w:r>
              <w:r w:rsidDel="00C87A04">
                <w:rPr>
                  <w:noProof/>
                  <w:webHidden/>
                </w:rPr>
                <w:tab/>
              </w:r>
              <w:r w:rsidDel="00C87A04">
                <w:rPr>
                  <w:noProof/>
                  <w:webHidden/>
                  <w:lang w:bidi="ar-SA"/>
                </w:rPr>
                <w:delText>46</w:delText>
              </w:r>
            </w:del>
          </w:ins>
        </w:p>
        <w:p w14:paraId="4E8B133F" w14:textId="77777777" w:rsidR="004642A6" w:rsidDel="00C87A04" w:rsidRDefault="004642A6">
          <w:pPr>
            <w:pStyle w:val="TOC2"/>
            <w:tabs>
              <w:tab w:val="right" w:leader="dot" w:pos="9350"/>
            </w:tabs>
            <w:jc w:val="center"/>
            <w:rPr>
              <w:ins w:id="1163" w:author="Windows User" w:date="2017-09-30T20:13:00Z"/>
              <w:del w:id="1164" w:author="Mahmoud" w:date="2017-10-06T12:56:00Z"/>
              <w:rFonts w:asciiTheme="minorHAnsi" w:eastAsiaTheme="minorEastAsia" w:hAnsiTheme="minorHAnsi" w:cstheme="minorBidi"/>
              <w:noProof/>
              <w:sz w:val="22"/>
              <w:szCs w:val="22"/>
              <w:lang w:bidi="ar-SA"/>
            </w:rPr>
            <w:pPrChange w:id="1165" w:author="Windows User" w:date="2017-10-14T03:28:00Z">
              <w:pPr>
                <w:pStyle w:val="TOC2"/>
                <w:tabs>
                  <w:tab w:val="right" w:leader="dot" w:pos="9350"/>
                </w:tabs>
                <w:bidi w:val="0"/>
              </w:pPr>
            </w:pPrChange>
          </w:pPr>
          <w:ins w:id="1166" w:author="Windows User" w:date="2017-09-30T20:13:00Z">
            <w:del w:id="1167" w:author="Mahmoud" w:date="2017-10-06T12:56:00Z">
              <w:r w:rsidRPr="00C87A04" w:rsidDel="00C87A04">
                <w:rPr>
                  <w:rStyle w:val="Hyperlink"/>
                  <w:noProof/>
                  <w:rtl/>
                </w:rPr>
                <w:delText>4-6-مقا</w:delText>
              </w:r>
              <w:r w:rsidRPr="00C87A04" w:rsidDel="00C87A04">
                <w:rPr>
                  <w:rStyle w:val="Hyperlink"/>
                  <w:rFonts w:hint="cs"/>
                  <w:noProof/>
                  <w:rtl/>
                </w:rPr>
                <w:delText>ی</w:delText>
              </w:r>
              <w:r w:rsidRPr="00C87A04" w:rsidDel="00C87A04">
                <w:rPr>
                  <w:rStyle w:val="Hyperlink"/>
                  <w:rFonts w:hint="eastAsia"/>
                  <w:noProof/>
                  <w:rtl/>
                </w:rPr>
                <w:delText>سه</w:delText>
              </w:r>
              <w:r w:rsidRPr="00C87A04" w:rsidDel="00C87A04">
                <w:rPr>
                  <w:rStyle w:val="Hyperlink"/>
                  <w:noProof/>
                  <w:rtl/>
                </w:rPr>
                <w:delText xml:space="preserve"> ابزارها</w:delText>
              </w:r>
              <w:r w:rsidRPr="00C87A04" w:rsidDel="00C87A04">
                <w:rPr>
                  <w:rStyle w:val="Hyperlink"/>
                  <w:rFonts w:hint="cs"/>
                  <w:noProof/>
                  <w:rtl/>
                </w:rPr>
                <w:delText>ی</w:delText>
              </w:r>
              <w:r w:rsidRPr="00C87A04" w:rsidDel="00C87A04">
                <w:rPr>
                  <w:rStyle w:val="Hyperlink"/>
                  <w:noProof/>
                  <w:rtl/>
                </w:rPr>
                <w:delText xml:space="preserve"> اجرا</w:delText>
              </w:r>
              <w:r w:rsidRPr="00C87A04" w:rsidDel="00C87A04">
                <w:rPr>
                  <w:rStyle w:val="Hyperlink"/>
                  <w:rFonts w:hint="cs"/>
                  <w:noProof/>
                  <w:rtl/>
                </w:rPr>
                <w:delText>ی</w:delText>
              </w:r>
              <w:r w:rsidRPr="00C87A04" w:rsidDel="00C87A04">
                <w:rPr>
                  <w:rStyle w:val="Hyperlink"/>
                  <w:noProof/>
                  <w:rtl/>
                </w:rPr>
                <w:delText xml:space="preserve"> پو</w:delText>
              </w:r>
              <w:r w:rsidRPr="00C87A04" w:rsidDel="00C87A04">
                <w:rPr>
                  <w:rStyle w:val="Hyperlink"/>
                  <w:rFonts w:hint="cs"/>
                  <w:noProof/>
                  <w:rtl/>
                </w:rPr>
                <w:delText>ی</w:delText>
              </w:r>
              <w:r w:rsidRPr="00C87A04" w:rsidDel="00C87A04">
                <w:rPr>
                  <w:rStyle w:val="Hyperlink"/>
                  <w:noProof/>
                  <w:rtl/>
                </w:rPr>
                <w:delText>انماد</w:delText>
              </w:r>
              <w:r w:rsidRPr="00C87A04" w:rsidDel="00C87A04">
                <w:rPr>
                  <w:rStyle w:val="Hyperlink"/>
                  <w:rFonts w:hint="cs"/>
                  <w:noProof/>
                  <w:rtl/>
                </w:rPr>
                <w:delText>ی</w:delText>
              </w:r>
              <w:r w:rsidRPr="00C87A04" w:rsidDel="00C87A04">
                <w:rPr>
                  <w:rStyle w:val="Hyperlink"/>
                  <w:noProof/>
                  <w:rtl/>
                </w:rPr>
                <w:delText>ن برا</w:delText>
              </w:r>
              <w:r w:rsidRPr="00C87A04" w:rsidDel="00C87A04">
                <w:rPr>
                  <w:rStyle w:val="Hyperlink"/>
                  <w:rFonts w:hint="cs"/>
                  <w:noProof/>
                  <w:rtl/>
                </w:rPr>
                <w:delText>ی</w:delText>
              </w:r>
              <w:r w:rsidRPr="00C87A04" w:rsidDel="00C87A04">
                <w:rPr>
                  <w:rStyle w:val="Hyperlink"/>
                  <w:noProof/>
                  <w:rtl/>
                </w:rPr>
                <w:delText xml:space="preserve"> تحل</w:delText>
              </w:r>
              <w:r w:rsidRPr="00C87A04" w:rsidDel="00C87A04">
                <w:rPr>
                  <w:rStyle w:val="Hyperlink"/>
                  <w:rFonts w:hint="cs"/>
                  <w:noProof/>
                  <w:rtl/>
                </w:rPr>
                <w:delText>ی</w:delText>
              </w:r>
              <w:r w:rsidRPr="00C87A04" w:rsidDel="00C87A04">
                <w:rPr>
                  <w:rStyle w:val="Hyperlink"/>
                  <w:noProof/>
                  <w:rtl/>
                </w:rPr>
                <w:delText>ل برنامه ها</w:delText>
              </w:r>
              <w:r w:rsidRPr="00C87A04" w:rsidDel="00C87A04">
                <w:rPr>
                  <w:rStyle w:val="Hyperlink"/>
                  <w:rFonts w:hint="cs"/>
                  <w:noProof/>
                  <w:rtl/>
                </w:rPr>
                <w:delText>ی</w:delText>
              </w:r>
              <w:r w:rsidRPr="00C87A04" w:rsidDel="00C87A04">
                <w:rPr>
                  <w:rStyle w:val="Hyperlink"/>
                  <w:noProof/>
                  <w:rtl/>
                </w:rPr>
                <w:delText xml:space="preserve"> اندرو</w:delText>
              </w:r>
              <w:r w:rsidRPr="00C87A04" w:rsidDel="00C87A04">
                <w:rPr>
                  <w:rStyle w:val="Hyperlink"/>
                  <w:rFonts w:hint="cs"/>
                  <w:noProof/>
                  <w:rtl/>
                </w:rPr>
                <w:delText>ی</w:delText>
              </w:r>
              <w:r w:rsidRPr="00C87A04" w:rsidDel="00C87A04">
                <w:rPr>
                  <w:rStyle w:val="Hyperlink"/>
                  <w:noProof/>
                  <w:rtl/>
                </w:rPr>
                <w:delText>د</w:delText>
              </w:r>
              <w:r w:rsidRPr="00C87A04" w:rsidDel="00C87A04">
                <w:rPr>
                  <w:rStyle w:val="Hyperlink"/>
                  <w:rFonts w:hint="cs"/>
                  <w:noProof/>
                  <w:rtl/>
                </w:rPr>
                <w:delText>ی</w:delText>
              </w:r>
              <w:r w:rsidDel="00C87A04">
                <w:rPr>
                  <w:noProof/>
                  <w:webHidden/>
                </w:rPr>
                <w:tab/>
              </w:r>
              <w:r w:rsidDel="00C87A04">
                <w:rPr>
                  <w:noProof/>
                  <w:webHidden/>
                  <w:lang w:bidi="ar-SA"/>
                </w:rPr>
                <w:delText>46</w:delText>
              </w:r>
            </w:del>
          </w:ins>
        </w:p>
        <w:p w14:paraId="486E36E5" w14:textId="77777777" w:rsidR="004642A6" w:rsidDel="00C87A04" w:rsidRDefault="004642A6">
          <w:pPr>
            <w:pStyle w:val="TOC1"/>
            <w:tabs>
              <w:tab w:val="right" w:leader="dot" w:pos="9350"/>
            </w:tabs>
            <w:jc w:val="center"/>
            <w:rPr>
              <w:ins w:id="1168" w:author="Windows User" w:date="2017-09-30T20:13:00Z"/>
              <w:del w:id="1169" w:author="Mahmoud" w:date="2017-10-06T12:56:00Z"/>
              <w:rFonts w:asciiTheme="minorHAnsi" w:eastAsiaTheme="minorEastAsia" w:hAnsiTheme="minorHAnsi" w:cstheme="minorBidi"/>
              <w:noProof/>
              <w:sz w:val="22"/>
              <w:szCs w:val="22"/>
              <w:lang w:bidi="ar-SA"/>
            </w:rPr>
            <w:pPrChange w:id="1170" w:author="Windows User" w:date="2017-10-14T03:28:00Z">
              <w:pPr>
                <w:pStyle w:val="TOC1"/>
                <w:tabs>
                  <w:tab w:val="right" w:leader="dot" w:pos="9350"/>
                </w:tabs>
                <w:bidi w:val="0"/>
              </w:pPr>
            </w:pPrChange>
          </w:pPr>
          <w:ins w:id="1171" w:author="Windows User" w:date="2017-09-30T20:13:00Z">
            <w:del w:id="1172" w:author="Mahmoud" w:date="2017-10-06T12:56:00Z">
              <w:r w:rsidRPr="00C87A04" w:rsidDel="00C87A04">
                <w:rPr>
                  <w:rStyle w:val="Hyperlink"/>
                  <w:noProof/>
                  <w:rtl/>
                </w:rPr>
                <w:delText>فصل پنجم: روش‌ها</w:delText>
              </w:r>
              <w:r w:rsidRPr="00C87A04" w:rsidDel="00C87A04">
                <w:rPr>
                  <w:rStyle w:val="Hyperlink"/>
                  <w:rFonts w:hint="cs"/>
                  <w:noProof/>
                  <w:rtl/>
                </w:rPr>
                <w:delText>ی</w:delText>
              </w:r>
              <w:r w:rsidRPr="00C87A04" w:rsidDel="00C87A04">
                <w:rPr>
                  <w:rStyle w:val="Hyperlink"/>
                  <w:noProof/>
                  <w:rtl/>
                </w:rPr>
                <w:delText xml:space="preserve"> تشخ</w:delText>
              </w:r>
              <w:r w:rsidRPr="00C87A04" w:rsidDel="00C87A04">
                <w:rPr>
                  <w:rStyle w:val="Hyperlink"/>
                  <w:rFonts w:hint="cs"/>
                  <w:noProof/>
                  <w:rtl/>
                </w:rPr>
                <w:delText>ی</w:delText>
              </w:r>
              <w:r w:rsidRPr="00C87A04" w:rsidDel="00C87A04">
                <w:rPr>
                  <w:rStyle w:val="Hyperlink"/>
                  <w:noProof/>
                  <w:rtl/>
                </w:rPr>
                <w:delText>ص دژافزار</w:delText>
              </w:r>
              <w:r w:rsidDel="00C87A04">
                <w:rPr>
                  <w:noProof/>
                  <w:webHidden/>
                </w:rPr>
                <w:tab/>
              </w:r>
              <w:r w:rsidDel="00C87A04">
                <w:rPr>
                  <w:noProof/>
                  <w:webHidden/>
                  <w:lang w:bidi="ar-SA"/>
                </w:rPr>
                <w:delText>48</w:delText>
              </w:r>
            </w:del>
          </w:ins>
        </w:p>
        <w:p w14:paraId="473CD552" w14:textId="77777777" w:rsidR="004642A6" w:rsidDel="00C87A04" w:rsidRDefault="004642A6">
          <w:pPr>
            <w:pStyle w:val="TOC2"/>
            <w:tabs>
              <w:tab w:val="right" w:leader="dot" w:pos="9350"/>
            </w:tabs>
            <w:jc w:val="center"/>
            <w:rPr>
              <w:ins w:id="1173" w:author="Windows User" w:date="2017-09-30T20:13:00Z"/>
              <w:del w:id="1174" w:author="Mahmoud" w:date="2017-10-06T12:56:00Z"/>
              <w:rFonts w:asciiTheme="minorHAnsi" w:eastAsiaTheme="minorEastAsia" w:hAnsiTheme="minorHAnsi" w:cstheme="minorBidi"/>
              <w:noProof/>
              <w:sz w:val="22"/>
              <w:szCs w:val="22"/>
              <w:lang w:bidi="ar-SA"/>
            </w:rPr>
            <w:pPrChange w:id="1175" w:author="Windows User" w:date="2017-10-14T03:28:00Z">
              <w:pPr>
                <w:pStyle w:val="TOC2"/>
                <w:tabs>
                  <w:tab w:val="right" w:leader="dot" w:pos="9350"/>
                </w:tabs>
                <w:bidi w:val="0"/>
              </w:pPr>
            </w:pPrChange>
          </w:pPr>
          <w:ins w:id="1176" w:author="Windows User" w:date="2017-09-30T20:13:00Z">
            <w:del w:id="1177" w:author="Mahmoud" w:date="2017-10-06T12:56:00Z">
              <w:r w:rsidRPr="00C87A04" w:rsidDel="00C87A04">
                <w:rPr>
                  <w:rStyle w:val="Hyperlink"/>
                  <w:noProof/>
                  <w:rtl/>
                </w:rPr>
                <w:delText>5-1- روش ا</w:delText>
              </w:r>
              <w:r w:rsidRPr="00C87A04" w:rsidDel="00C87A04">
                <w:rPr>
                  <w:rStyle w:val="Hyperlink"/>
                  <w:rFonts w:hint="cs"/>
                  <w:noProof/>
                  <w:rtl/>
                </w:rPr>
                <w:delText>ی</w:delText>
              </w:r>
              <w:r w:rsidRPr="00C87A04" w:rsidDel="00C87A04">
                <w:rPr>
                  <w:rStyle w:val="Hyperlink"/>
                  <w:noProof/>
                  <w:rtl/>
                </w:rPr>
                <w:delText>ستا</w:delText>
              </w:r>
              <w:r w:rsidDel="00C87A04">
                <w:rPr>
                  <w:noProof/>
                  <w:webHidden/>
                </w:rPr>
                <w:tab/>
              </w:r>
              <w:r w:rsidDel="00C87A04">
                <w:rPr>
                  <w:noProof/>
                  <w:webHidden/>
                  <w:lang w:bidi="ar-SA"/>
                </w:rPr>
                <w:delText>48</w:delText>
              </w:r>
            </w:del>
          </w:ins>
        </w:p>
        <w:p w14:paraId="03D0745F" w14:textId="77777777" w:rsidR="004642A6" w:rsidDel="00C87A04" w:rsidRDefault="004642A6">
          <w:pPr>
            <w:pStyle w:val="TOC2"/>
            <w:tabs>
              <w:tab w:val="right" w:leader="dot" w:pos="9350"/>
            </w:tabs>
            <w:jc w:val="center"/>
            <w:rPr>
              <w:ins w:id="1178" w:author="Windows User" w:date="2017-09-30T20:13:00Z"/>
              <w:del w:id="1179" w:author="Mahmoud" w:date="2017-10-06T12:56:00Z"/>
              <w:rFonts w:asciiTheme="minorHAnsi" w:eastAsiaTheme="minorEastAsia" w:hAnsiTheme="minorHAnsi" w:cstheme="minorBidi"/>
              <w:noProof/>
              <w:sz w:val="22"/>
              <w:szCs w:val="22"/>
              <w:lang w:bidi="ar-SA"/>
            </w:rPr>
            <w:pPrChange w:id="1180" w:author="Windows User" w:date="2017-10-14T03:28:00Z">
              <w:pPr>
                <w:pStyle w:val="TOC2"/>
                <w:tabs>
                  <w:tab w:val="right" w:leader="dot" w:pos="9350"/>
                </w:tabs>
                <w:bidi w:val="0"/>
              </w:pPr>
            </w:pPrChange>
          </w:pPr>
          <w:ins w:id="1181" w:author="Windows User" w:date="2017-09-30T20:13:00Z">
            <w:del w:id="1182" w:author="Mahmoud" w:date="2017-10-06T12:56:00Z">
              <w:r w:rsidRPr="00C87A04" w:rsidDel="00C87A04">
                <w:rPr>
                  <w:rStyle w:val="Hyperlink"/>
                  <w:noProof/>
                  <w:rtl/>
                </w:rPr>
                <w:delText>5-2-روش پو</w:delText>
              </w:r>
              <w:r w:rsidRPr="00C87A04" w:rsidDel="00C87A04">
                <w:rPr>
                  <w:rStyle w:val="Hyperlink"/>
                  <w:rFonts w:hint="cs"/>
                  <w:noProof/>
                  <w:rtl/>
                </w:rPr>
                <w:delText>ی</w:delText>
              </w:r>
              <w:r w:rsidRPr="00C87A04" w:rsidDel="00C87A04">
                <w:rPr>
                  <w:rStyle w:val="Hyperlink"/>
                  <w:noProof/>
                  <w:rtl/>
                </w:rPr>
                <w:delText>ا</w:delText>
              </w:r>
              <w:r w:rsidDel="00C87A04">
                <w:rPr>
                  <w:noProof/>
                  <w:webHidden/>
                </w:rPr>
                <w:tab/>
              </w:r>
              <w:r w:rsidDel="00C87A04">
                <w:rPr>
                  <w:noProof/>
                  <w:webHidden/>
                  <w:lang w:bidi="ar-SA"/>
                </w:rPr>
                <w:delText>48</w:delText>
              </w:r>
            </w:del>
          </w:ins>
        </w:p>
        <w:p w14:paraId="6F0D2239" w14:textId="77777777" w:rsidR="004642A6" w:rsidDel="00C87A04" w:rsidRDefault="004642A6">
          <w:pPr>
            <w:pStyle w:val="TOC2"/>
            <w:tabs>
              <w:tab w:val="right" w:leader="dot" w:pos="9350"/>
            </w:tabs>
            <w:jc w:val="center"/>
            <w:rPr>
              <w:ins w:id="1183" w:author="Windows User" w:date="2017-09-30T20:13:00Z"/>
              <w:del w:id="1184" w:author="Mahmoud" w:date="2017-10-06T12:56:00Z"/>
              <w:rFonts w:asciiTheme="minorHAnsi" w:eastAsiaTheme="minorEastAsia" w:hAnsiTheme="minorHAnsi" w:cstheme="minorBidi"/>
              <w:noProof/>
              <w:sz w:val="22"/>
              <w:szCs w:val="22"/>
              <w:lang w:bidi="ar-SA"/>
            </w:rPr>
            <w:pPrChange w:id="1185" w:author="Windows User" w:date="2017-10-14T03:28:00Z">
              <w:pPr>
                <w:pStyle w:val="TOC2"/>
                <w:tabs>
                  <w:tab w:val="right" w:leader="dot" w:pos="9350"/>
                </w:tabs>
                <w:bidi w:val="0"/>
              </w:pPr>
            </w:pPrChange>
          </w:pPr>
          <w:ins w:id="1186" w:author="Windows User" w:date="2017-09-30T20:13:00Z">
            <w:del w:id="1187" w:author="Mahmoud" w:date="2017-10-06T12:56:00Z">
              <w:r w:rsidRPr="00C87A04" w:rsidDel="00C87A04">
                <w:rPr>
                  <w:rStyle w:val="Hyperlink"/>
                  <w:noProof/>
                  <w:rtl/>
                </w:rPr>
                <w:delText>5-3-روش ها</w:delText>
              </w:r>
              <w:r w:rsidRPr="00C87A04" w:rsidDel="00C87A04">
                <w:rPr>
                  <w:rStyle w:val="Hyperlink"/>
                  <w:rFonts w:hint="cs"/>
                  <w:noProof/>
                  <w:rtl/>
                </w:rPr>
                <w:delText>ی</w:delText>
              </w:r>
              <w:r w:rsidRPr="00C87A04" w:rsidDel="00C87A04">
                <w:rPr>
                  <w:rStyle w:val="Hyperlink"/>
                  <w:noProof/>
                  <w:rtl/>
                </w:rPr>
                <w:delText xml:space="preserve"> تشخ</w:delText>
              </w:r>
              <w:r w:rsidRPr="00C87A04" w:rsidDel="00C87A04">
                <w:rPr>
                  <w:rStyle w:val="Hyperlink"/>
                  <w:rFonts w:hint="cs"/>
                  <w:noProof/>
                  <w:rtl/>
                </w:rPr>
                <w:delText>ی</w:delText>
              </w:r>
              <w:r w:rsidRPr="00C87A04" w:rsidDel="00C87A04">
                <w:rPr>
                  <w:rStyle w:val="Hyperlink"/>
                  <w:noProof/>
                  <w:rtl/>
                </w:rPr>
                <w:delText>ص دژافزار ها</w:delText>
              </w:r>
              <w:r w:rsidRPr="00C87A04" w:rsidDel="00C87A04">
                <w:rPr>
                  <w:rStyle w:val="Hyperlink"/>
                  <w:rFonts w:hint="cs"/>
                  <w:noProof/>
                  <w:rtl/>
                </w:rPr>
                <w:delText>ی</w:delText>
              </w:r>
              <w:r w:rsidRPr="00C87A04" w:rsidDel="00C87A04">
                <w:rPr>
                  <w:rStyle w:val="Hyperlink"/>
                  <w:noProof/>
                  <w:rtl/>
                </w:rPr>
                <w:delText xml:space="preserve"> اندرو</w:delText>
              </w:r>
              <w:r w:rsidRPr="00C87A04" w:rsidDel="00C87A04">
                <w:rPr>
                  <w:rStyle w:val="Hyperlink"/>
                  <w:rFonts w:hint="cs"/>
                  <w:noProof/>
                  <w:rtl/>
                </w:rPr>
                <w:delText>ی</w:delText>
              </w:r>
              <w:r w:rsidRPr="00C87A04" w:rsidDel="00C87A04">
                <w:rPr>
                  <w:rStyle w:val="Hyperlink"/>
                  <w:noProof/>
                  <w:rtl/>
                </w:rPr>
                <w:delText>د</w:delText>
              </w:r>
              <w:r w:rsidRPr="00C87A04" w:rsidDel="00C87A04">
                <w:rPr>
                  <w:rStyle w:val="Hyperlink"/>
                  <w:rFonts w:hint="cs"/>
                  <w:noProof/>
                  <w:rtl/>
                </w:rPr>
                <w:delText>ی</w:delText>
              </w:r>
              <w:r w:rsidDel="00C87A04">
                <w:rPr>
                  <w:noProof/>
                  <w:webHidden/>
                </w:rPr>
                <w:tab/>
              </w:r>
              <w:r w:rsidDel="00C87A04">
                <w:rPr>
                  <w:noProof/>
                  <w:webHidden/>
                  <w:lang w:bidi="ar-SA"/>
                </w:rPr>
                <w:delText>48</w:delText>
              </w:r>
            </w:del>
          </w:ins>
        </w:p>
        <w:p w14:paraId="65E6CA02" w14:textId="77777777" w:rsidR="004642A6" w:rsidDel="00C87A04" w:rsidRDefault="004642A6">
          <w:pPr>
            <w:pStyle w:val="TOC1"/>
            <w:tabs>
              <w:tab w:val="right" w:leader="dot" w:pos="9350"/>
            </w:tabs>
            <w:jc w:val="center"/>
            <w:rPr>
              <w:ins w:id="1188" w:author="Windows User" w:date="2017-09-30T20:13:00Z"/>
              <w:del w:id="1189" w:author="Mahmoud" w:date="2017-10-06T12:56:00Z"/>
              <w:rFonts w:asciiTheme="minorHAnsi" w:eastAsiaTheme="minorEastAsia" w:hAnsiTheme="minorHAnsi" w:cstheme="minorBidi"/>
              <w:noProof/>
              <w:sz w:val="22"/>
              <w:szCs w:val="22"/>
              <w:lang w:bidi="ar-SA"/>
            </w:rPr>
            <w:pPrChange w:id="1190" w:author="Windows User" w:date="2017-10-14T03:28:00Z">
              <w:pPr>
                <w:pStyle w:val="TOC1"/>
                <w:tabs>
                  <w:tab w:val="right" w:leader="dot" w:pos="9350"/>
                </w:tabs>
                <w:bidi w:val="0"/>
              </w:pPr>
            </w:pPrChange>
          </w:pPr>
          <w:ins w:id="1191" w:author="Windows User" w:date="2017-09-30T20:13:00Z">
            <w:del w:id="1192" w:author="Mahmoud" w:date="2017-10-06T12:56:00Z">
              <w:r w:rsidRPr="00C87A04" w:rsidDel="00C87A04">
                <w:rPr>
                  <w:rStyle w:val="Hyperlink"/>
                  <w:noProof/>
                  <w:rtl/>
                </w:rPr>
                <w:delText>فصل ششم:کارها</w:delText>
              </w:r>
              <w:r w:rsidRPr="00C87A04" w:rsidDel="00C87A04">
                <w:rPr>
                  <w:rStyle w:val="Hyperlink"/>
                  <w:rFonts w:hint="cs"/>
                  <w:noProof/>
                  <w:rtl/>
                </w:rPr>
                <w:delText>ی</w:delText>
              </w:r>
              <w:r w:rsidRPr="00C87A04" w:rsidDel="00C87A04">
                <w:rPr>
                  <w:rStyle w:val="Hyperlink"/>
                  <w:noProof/>
                  <w:rtl/>
                </w:rPr>
                <w:delText xml:space="preserve"> پ</w:delText>
              </w:r>
              <w:r w:rsidRPr="00C87A04" w:rsidDel="00C87A04">
                <w:rPr>
                  <w:rStyle w:val="Hyperlink"/>
                  <w:rFonts w:hint="cs"/>
                  <w:noProof/>
                  <w:rtl/>
                </w:rPr>
                <w:delText>ی</w:delText>
              </w:r>
              <w:r w:rsidRPr="00C87A04" w:rsidDel="00C87A04">
                <w:rPr>
                  <w:rStyle w:val="Hyperlink"/>
                  <w:noProof/>
                  <w:rtl/>
                </w:rPr>
                <w:delText>ش</w:delText>
              </w:r>
              <w:r w:rsidRPr="00C87A04" w:rsidDel="00C87A04">
                <w:rPr>
                  <w:rStyle w:val="Hyperlink"/>
                  <w:rFonts w:hint="cs"/>
                  <w:noProof/>
                  <w:rtl/>
                </w:rPr>
                <w:delText>ی</w:delText>
              </w:r>
              <w:r w:rsidRPr="00C87A04" w:rsidDel="00C87A04">
                <w:rPr>
                  <w:rStyle w:val="Hyperlink"/>
                  <w:noProof/>
                  <w:rtl/>
                </w:rPr>
                <w:delText>ن اجرا</w:delText>
              </w:r>
              <w:r w:rsidRPr="00C87A04" w:rsidDel="00C87A04">
                <w:rPr>
                  <w:rStyle w:val="Hyperlink"/>
                  <w:rFonts w:hint="cs"/>
                  <w:noProof/>
                  <w:rtl/>
                </w:rPr>
                <w:delText>ی</w:delText>
              </w:r>
              <w:r w:rsidRPr="00C87A04" w:rsidDel="00C87A04">
                <w:rPr>
                  <w:rStyle w:val="Hyperlink"/>
                  <w:noProof/>
                </w:rPr>
                <w:delText xml:space="preserve"> </w:delText>
              </w:r>
              <w:r w:rsidRPr="00C87A04" w:rsidDel="00C87A04">
                <w:rPr>
                  <w:rStyle w:val="Hyperlink"/>
                  <w:noProof/>
                  <w:rtl/>
                </w:rPr>
                <w:delText>پو</w:delText>
              </w:r>
              <w:r w:rsidRPr="00C87A04" w:rsidDel="00C87A04">
                <w:rPr>
                  <w:rStyle w:val="Hyperlink"/>
                  <w:rFonts w:hint="cs"/>
                  <w:noProof/>
                  <w:rtl/>
                </w:rPr>
                <w:delText>ی</w:delText>
              </w:r>
              <w:r w:rsidRPr="00C87A04" w:rsidDel="00C87A04">
                <w:rPr>
                  <w:rStyle w:val="Hyperlink"/>
                  <w:noProof/>
                  <w:rtl/>
                </w:rPr>
                <w:delText>انماد</w:delText>
              </w:r>
              <w:r w:rsidRPr="00C87A04" w:rsidDel="00C87A04">
                <w:rPr>
                  <w:rStyle w:val="Hyperlink"/>
                  <w:rFonts w:hint="cs"/>
                  <w:noProof/>
                  <w:rtl/>
                </w:rPr>
                <w:delText>ی</w:delText>
              </w:r>
              <w:r w:rsidRPr="00C87A04" w:rsidDel="00C87A04">
                <w:rPr>
                  <w:rStyle w:val="Hyperlink"/>
                  <w:noProof/>
                  <w:rtl/>
                </w:rPr>
                <w:delText>ن با هدف تشخ</w:delText>
              </w:r>
              <w:r w:rsidRPr="00C87A04" w:rsidDel="00C87A04">
                <w:rPr>
                  <w:rStyle w:val="Hyperlink"/>
                  <w:rFonts w:hint="cs"/>
                  <w:noProof/>
                  <w:rtl/>
                </w:rPr>
                <w:delText>ی</w:delText>
              </w:r>
              <w:r w:rsidRPr="00C87A04" w:rsidDel="00C87A04">
                <w:rPr>
                  <w:rStyle w:val="Hyperlink"/>
                  <w:noProof/>
                  <w:rtl/>
                </w:rPr>
                <w:delText xml:space="preserve">ص </w:delText>
              </w:r>
              <w:r w:rsidRPr="00C87A04" w:rsidDel="00C87A04">
                <w:rPr>
                  <w:rStyle w:val="Hyperlink"/>
                  <w:rFonts w:hint="cs"/>
                  <w:noProof/>
                  <w:rtl/>
                </w:rPr>
                <w:delText>ی</w:delText>
              </w:r>
              <w:r w:rsidRPr="00C87A04" w:rsidDel="00C87A04">
                <w:rPr>
                  <w:rStyle w:val="Hyperlink"/>
                  <w:noProof/>
                  <w:rtl/>
                </w:rPr>
                <w:delText>ا تحل</w:delText>
              </w:r>
              <w:r w:rsidRPr="00C87A04" w:rsidDel="00C87A04">
                <w:rPr>
                  <w:rStyle w:val="Hyperlink"/>
                  <w:rFonts w:hint="cs"/>
                  <w:noProof/>
                  <w:rtl/>
                </w:rPr>
                <w:delText>ی</w:delText>
              </w:r>
              <w:r w:rsidRPr="00C87A04" w:rsidDel="00C87A04">
                <w:rPr>
                  <w:rStyle w:val="Hyperlink"/>
                  <w:noProof/>
                  <w:rtl/>
                </w:rPr>
                <w:delText>ل دژافزار</w:delText>
              </w:r>
              <w:r w:rsidDel="00C87A04">
                <w:rPr>
                  <w:noProof/>
                  <w:webHidden/>
                </w:rPr>
                <w:tab/>
              </w:r>
              <w:r w:rsidDel="00C87A04">
                <w:rPr>
                  <w:noProof/>
                  <w:webHidden/>
                  <w:lang w:bidi="ar-SA"/>
                </w:rPr>
                <w:delText>50</w:delText>
              </w:r>
            </w:del>
          </w:ins>
        </w:p>
        <w:p w14:paraId="61E09EBE" w14:textId="77777777" w:rsidR="004642A6" w:rsidDel="00C87A04" w:rsidRDefault="004642A6">
          <w:pPr>
            <w:pStyle w:val="TOC2"/>
            <w:tabs>
              <w:tab w:val="right" w:leader="dot" w:pos="9350"/>
            </w:tabs>
            <w:jc w:val="center"/>
            <w:rPr>
              <w:ins w:id="1193" w:author="Windows User" w:date="2017-09-30T20:13:00Z"/>
              <w:del w:id="1194" w:author="Mahmoud" w:date="2017-10-06T12:56:00Z"/>
              <w:rFonts w:asciiTheme="minorHAnsi" w:eastAsiaTheme="minorEastAsia" w:hAnsiTheme="minorHAnsi" w:cstheme="minorBidi"/>
              <w:noProof/>
              <w:sz w:val="22"/>
              <w:szCs w:val="22"/>
              <w:lang w:bidi="ar-SA"/>
            </w:rPr>
            <w:pPrChange w:id="1195" w:author="Windows User" w:date="2017-10-14T03:28:00Z">
              <w:pPr>
                <w:pStyle w:val="TOC2"/>
                <w:tabs>
                  <w:tab w:val="right" w:leader="dot" w:pos="9350"/>
                </w:tabs>
                <w:bidi w:val="0"/>
              </w:pPr>
            </w:pPrChange>
          </w:pPr>
          <w:ins w:id="1196" w:author="Windows User" w:date="2017-09-30T20:13:00Z">
            <w:del w:id="1197" w:author="Mahmoud" w:date="2017-10-06T12:56:00Z">
              <w:r w:rsidRPr="00C87A04" w:rsidDel="00C87A04">
                <w:rPr>
                  <w:rStyle w:val="Hyperlink"/>
                  <w:noProof/>
                  <w:rtl/>
                </w:rPr>
                <w:delText xml:space="preserve">6-1- </w:delText>
              </w:r>
              <w:r w:rsidRPr="00C87A04" w:rsidDel="00C87A04">
                <w:rPr>
                  <w:rStyle w:val="Hyperlink"/>
                  <w:noProof/>
                </w:rPr>
                <w:delText>Automatically Identifying Trigger-based Behavior in Malware</w:delText>
              </w:r>
              <w:r w:rsidDel="00C87A04">
                <w:rPr>
                  <w:noProof/>
                  <w:webHidden/>
                </w:rPr>
                <w:tab/>
              </w:r>
              <w:r w:rsidDel="00C87A04">
                <w:rPr>
                  <w:noProof/>
                  <w:webHidden/>
                  <w:lang w:bidi="ar-SA"/>
                </w:rPr>
                <w:delText>50</w:delText>
              </w:r>
            </w:del>
          </w:ins>
        </w:p>
        <w:p w14:paraId="0136CE12" w14:textId="77777777" w:rsidR="004642A6" w:rsidDel="00C87A04" w:rsidRDefault="004642A6">
          <w:pPr>
            <w:pStyle w:val="TOC3"/>
            <w:tabs>
              <w:tab w:val="right" w:leader="dot" w:pos="9350"/>
            </w:tabs>
            <w:jc w:val="center"/>
            <w:rPr>
              <w:ins w:id="1198" w:author="Windows User" w:date="2017-09-30T20:13:00Z"/>
              <w:del w:id="1199" w:author="Mahmoud" w:date="2017-10-06T12:56:00Z"/>
              <w:rFonts w:asciiTheme="minorHAnsi" w:eastAsiaTheme="minorEastAsia" w:hAnsiTheme="minorHAnsi" w:cstheme="minorBidi"/>
              <w:noProof/>
              <w:sz w:val="22"/>
              <w:szCs w:val="22"/>
              <w:lang w:bidi="ar-SA"/>
            </w:rPr>
            <w:pPrChange w:id="1200" w:author="Windows User" w:date="2017-10-14T03:28:00Z">
              <w:pPr>
                <w:pStyle w:val="TOC3"/>
                <w:tabs>
                  <w:tab w:val="right" w:leader="dot" w:pos="9350"/>
                </w:tabs>
                <w:bidi w:val="0"/>
              </w:pPr>
            </w:pPrChange>
          </w:pPr>
          <w:ins w:id="1201" w:author="Windows User" w:date="2017-09-30T20:13:00Z">
            <w:del w:id="1202" w:author="Mahmoud" w:date="2017-10-06T12:56:00Z">
              <w:r w:rsidRPr="00C87A04" w:rsidDel="00C87A04">
                <w:rPr>
                  <w:rStyle w:val="Hyperlink"/>
                  <w:noProof/>
                  <w:rtl/>
                </w:rPr>
                <w:delText>6-1-1-مقدمه</w:delText>
              </w:r>
              <w:r w:rsidDel="00C87A04">
                <w:rPr>
                  <w:noProof/>
                  <w:webHidden/>
                </w:rPr>
                <w:tab/>
              </w:r>
              <w:r w:rsidDel="00C87A04">
                <w:rPr>
                  <w:noProof/>
                  <w:webHidden/>
                  <w:lang w:bidi="ar-SA"/>
                </w:rPr>
                <w:delText>50</w:delText>
              </w:r>
            </w:del>
          </w:ins>
        </w:p>
        <w:p w14:paraId="2E8C435C" w14:textId="77777777" w:rsidR="004642A6" w:rsidDel="00C87A04" w:rsidRDefault="004642A6">
          <w:pPr>
            <w:pStyle w:val="TOC3"/>
            <w:tabs>
              <w:tab w:val="right" w:leader="dot" w:pos="9350"/>
            </w:tabs>
            <w:jc w:val="center"/>
            <w:rPr>
              <w:ins w:id="1203" w:author="Windows User" w:date="2017-09-30T20:13:00Z"/>
              <w:del w:id="1204" w:author="Mahmoud" w:date="2017-10-06T12:56:00Z"/>
              <w:rFonts w:asciiTheme="minorHAnsi" w:eastAsiaTheme="minorEastAsia" w:hAnsiTheme="minorHAnsi" w:cstheme="minorBidi"/>
              <w:noProof/>
              <w:sz w:val="22"/>
              <w:szCs w:val="22"/>
              <w:lang w:bidi="ar-SA"/>
            </w:rPr>
            <w:pPrChange w:id="1205" w:author="Windows User" w:date="2017-10-14T03:28:00Z">
              <w:pPr>
                <w:pStyle w:val="TOC3"/>
                <w:tabs>
                  <w:tab w:val="right" w:leader="dot" w:pos="9350"/>
                </w:tabs>
                <w:bidi w:val="0"/>
              </w:pPr>
            </w:pPrChange>
          </w:pPr>
          <w:ins w:id="1206" w:author="Windows User" w:date="2017-09-30T20:13:00Z">
            <w:del w:id="1207" w:author="Mahmoud" w:date="2017-10-06T12:56:00Z">
              <w:r w:rsidRPr="00C87A04" w:rsidDel="00C87A04">
                <w:rPr>
                  <w:rStyle w:val="Hyperlink"/>
                  <w:noProof/>
                  <w:rtl/>
                </w:rPr>
                <w:delText>6-1-2-تحل</w:delText>
              </w:r>
              <w:r w:rsidRPr="00C87A04" w:rsidDel="00C87A04">
                <w:rPr>
                  <w:rStyle w:val="Hyperlink"/>
                  <w:rFonts w:hint="cs"/>
                  <w:noProof/>
                  <w:rtl/>
                </w:rPr>
                <w:delText>ی</w:delText>
              </w:r>
              <w:r w:rsidRPr="00C87A04" w:rsidDel="00C87A04">
                <w:rPr>
                  <w:rStyle w:val="Hyperlink"/>
                  <w:rFonts w:hint="eastAsia"/>
                  <w:noProof/>
                  <w:rtl/>
                </w:rPr>
                <w:delText>ل</w:delText>
              </w:r>
              <w:r w:rsidRPr="00C87A04" w:rsidDel="00C87A04">
                <w:rPr>
                  <w:rStyle w:val="Hyperlink"/>
                  <w:noProof/>
                  <w:rtl/>
                </w:rPr>
                <w:delText xml:space="preserve"> دست</w:delText>
              </w:r>
              <w:r w:rsidRPr="00C87A04" w:rsidDel="00C87A04">
                <w:rPr>
                  <w:rStyle w:val="Hyperlink"/>
                  <w:rFonts w:hint="cs"/>
                  <w:noProof/>
                  <w:rtl/>
                </w:rPr>
                <w:delText>ی</w:delText>
              </w:r>
              <w:r w:rsidRPr="00C87A04" w:rsidDel="00C87A04">
                <w:rPr>
                  <w:rStyle w:val="Hyperlink"/>
                  <w:noProof/>
                  <w:rtl/>
                </w:rPr>
                <w:delText xml:space="preserve"> کد برا</w:delText>
              </w:r>
              <w:r w:rsidRPr="00C87A04" w:rsidDel="00C87A04">
                <w:rPr>
                  <w:rStyle w:val="Hyperlink"/>
                  <w:rFonts w:hint="cs"/>
                  <w:noProof/>
                  <w:rtl/>
                </w:rPr>
                <w:delText>ی</w:delText>
              </w:r>
              <w:r w:rsidRPr="00C87A04" w:rsidDel="00C87A04">
                <w:rPr>
                  <w:rStyle w:val="Hyperlink"/>
                  <w:noProof/>
                  <w:rtl/>
                </w:rPr>
                <w:delText xml:space="preserve"> تشخ</w:delText>
              </w:r>
              <w:r w:rsidRPr="00C87A04" w:rsidDel="00C87A04">
                <w:rPr>
                  <w:rStyle w:val="Hyperlink"/>
                  <w:rFonts w:hint="cs"/>
                  <w:noProof/>
                  <w:rtl/>
                </w:rPr>
                <w:delText>ی</w:delText>
              </w:r>
              <w:r w:rsidRPr="00C87A04" w:rsidDel="00C87A04">
                <w:rPr>
                  <w:rStyle w:val="Hyperlink"/>
                  <w:rFonts w:hint="eastAsia"/>
                  <w:noProof/>
                  <w:rtl/>
                </w:rPr>
                <w:delText>ص</w:delText>
              </w:r>
              <w:r w:rsidRPr="00C87A04" w:rsidDel="00C87A04">
                <w:rPr>
                  <w:rStyle w:val="Hyperlink"/>
                  <w:noProof/>
                  <w:rtl/>
                </w:rPr>
                <w:delText xml:space="preserve"> رفتار مبتن</w:delText>
              </w:r>
              <w:r w:rsidRPr="00C87A04" w:rsidDel="00C87A04">
                <w:rPr>
                  <w:rStyle w:val="Hyperlink"/>
                  <w:rFonts w:hint="cs"/>
                  <w:noProof/>
                  <w:rtl/>
                </w:rPr>
                <w:delText>ی</w:delText>
              </w:r>
              <w:r w:rsidRPr="00C87A04" w:rsidDel="00C87A04">
                <w:rPr>
                  <w:rStyle w:val="Hyperlink"/>
                  <w:noProof/>
                  <w:rtl/>
                </w:rPr>
                <w:delText xml:space="preserve"> بر  ماشه</w:delText>
              </w:r>
              <w:r w:rsidDel="00C87A04">
                <w:rPr>
                  <w:noProof/>
                  <w:webHidden/>
                </w:rPr>
                <w:tab/>
              </w:r>
              <w:r w:rsidDel="00C87A04">
                <w:rPr>
                  <w:noProof/>
                  <w:webHidden/>
                  <w:lang w:bidi="ar-SA"/>
                </w:rPr>
                <w:delText>51</w:delText>
              </w:r>
            </w:del>
          </w:ins>
        </w:p>
        <w:p w14:paraId="5600EA74" w14:textId="77777777" w:rsidR="004642A6" w:rsidDel="00C87A04" w:rsidRDefault="004642A6">
          <w:pPr>
            <w:pStyle w:val="TOC3"/>
            <w:tabs>
              <w:tab w:val="right" w:leader="dot" w:pos="9350"/>
            </w:tabs>
            <w:jc w:val="center"/>
            <w:rPr>
              <w:ins w:id="1208" w:author="Windows User" w:date="2017-09-30T20:13:00Z"/>
              <w:del w:id="1209" w:author="Mahmoud" w:date="2017-10-06T12:56:00Z"/>
              <w:rFonts w:asciiTheme="minorHAnsi" w:eastAsiaTheme="minorEastAsia" w:hAnsiTheme="minorHAnsi" w:cstheme="minorBidi"/>
              <w:noProof/>
              <w:sz w:val="22"/>
              <w:szCs w:val="22"/>
              <w:lang w:bidi="ar-SA"/>
            </w:rPr>
            <w:pPrChange w:id="1210" w:author="Windows User" w:date="2017-10-14T03:28:00Z">
              <w:pPr>
                <w:pStyle w:val="TOC3"/>
                <w:tabs>
                  <w:tab w:val="right" w:leader="dot" w:pos="9350"/>
                </w:tabs>
                <w:bidi w:val="0"/>
              </w:pPr>
            </w:pPrChange>
          </w:pPr>
          <w:ins w:id="1211" w:author="Windows User" w:date="2017-09-30T20:13:00Z">
            <w:del w:id="1212" w:author="Mahmoud" w:date="2017-10-06T12:56:00Z">
              <w:r w:rsidRPr="00C87A04" w:rsidDel="00C87A04">
                <w:rPr>
                  <w:rStyle w:val="Hyperlink"/>
                  <w:noProof/>
                  <w:rtl/>
                </w:rPr>
                <w:delText>6-1-3-رو</w:delText>
              </w:r>
              <w:r w:rsidRPr="00C87A04" w:rsidDel="00C87A04">
                <w:rPr>
                  <w:rStyle w:val="Hyperlink"/>
                  <w:rFonts w:hint="cs"/>
                  <w:noProof/>
                  <w:rtl/>
                </w:rPr>
                <w:delText>ی</w:delText>
              </w:r>
              <w:r w:rsidRPr="00C87A04" w:rsidDel="00C87A04">
                <w:rPr>
                  <w:rStyle w:val="Hyperlink"/>
                  <w:rFonts w:hint="eastAsia"/>
                  <w:noProof/>
                  <w:rtl/>
                </w:rPr>
                <w:delText>کرد</w:delText>
              </w:r>
              <w:r w:rsidRPr="00C87A04" w:rsidDel="00C87A04">
                <w:rPr>
                  <w:rStyle w:val="Hyperlink"/>
                  <w:noProof/>
                  <w:rtl/>
                </w:rPr>
                <w:delText xml:space="preserve"> ابزار</w:delText>
              </w:r>
              <w:r w:rsidRPr="00C87A04" w:rsidDel="00C87A04">
                <w:rPr>
                  <w:rStyle w:val="Hyperlink"/>
                  <w:noProof/>
                </w:rPr>
                <w:delText>MinSweeper</w:delText>
              </w:r>
              <w:r w:rsidDel="00C87A04">
                <w:rPr>
                  <w:noProof/>
                  <w:webHidden/>
                </w:rPr>
                <w:tab/>
              </w:r>
              <w:r w:rsidDel="00C87A04">
                <w:rPr>
                  <w:noProof/>
                  <w:webHidden/>
                  <w:lang w:bidi="ar-SA"/>
                </w:rPr>
                <w:delText>52</w:delText>
              </w:r>
            </w:del>
          </w:ins>
        </w:p>
        <w:p w14:paraId="7C2F34CC" w14:textId="77777777" w:rsidR="004642A6" w:rsidDel="00C87A04" w:rsidRDefault="004642A6">
          <w:pPr>
            <w:pStyle w:val="TOC3"/>
            <w:tabs>
              <w:tab w:val="right" w:leader="dot" w:pos="9350"/>
            </w:tabs>
            <w:jc w:val="center"/>
            <w:rPr>
              <w:ins w:id="1213" w:author="Windows User" w:date="2017-09-30T20:13:00Z"/>
              <w:del w:id="1214" w:author="Mahmoud" w:date="2017-10-06T12:56:00Z"/>
              <w:rFonts w:asciiTheme="minorHAnsi" w:eastAsiaTheme="minorEastAsia" w:hAnsiTheme="minorHAnsi" w:cstheme="minorBidi"/>
              <w:noProof/>
              <w:sz w:val="22"/>
              <w:szCs w:val="22"/>
              <w:lang w:bidi="ar-SA"/>
            </w:rPr>
            <w:pPrChange w:id="1215" w:author="Windows User" w:date="2017-10-14T03:28:00Z">
              <w:pPr>
                <w:pStyle w:val="TOC3"/>
                <w:tabs>
                  <w:tab w:val="right" w:leader="dot" w:pos="9350"/>
                </w:tabs>
                <w:bidi w:val="0"/>
              </w:pPr>
            </w:pPrChange>
          </w:pPr>
          <w:ins w:id="1216" w:author="Windows User" w:date="2017-09-30T20:13:00Z">
            <w:del w:id="1217" w:author="Mahmoud" w:date="2017-10-06T12:56:00Z">
              <w:r w:rsidRPr="00C87A04" w:rsidDel="00C87A04">
                <w:rPr>
                  <w:rStyle w:val="Hyperlink"/>
                  <w:noProof/>
                  <w:rtl/>
                </w:rPr>
                <w:delText>6-1-4-شرح مساله تشخ</w:delText>
              </w:r>
              <w:r w:rsidRPr="00C87A04" w:rsidDel="00C87A04">
                <w:rPr>
                  <w:rStyle w:val="Hyperlink"/>
                  <w:rFonts w:hint="cs"/>
                  <w:noProof/>
                  <w:rtl/>
                </w:rPr>
                <w:delText>ی</w:delText>
              </w:r>
              <w:r w:rsidRPr="00C87A04" w:rsidDel="00C87A04">
                <w:rPr>
                  <w:rStyle w:val="Hyperlink"/>
                  <w:rFonts w:hint="eastAsia"/>
                  <w:noProof/>
                  <w:rtl/>
                </w:rPr>
                <w:delText>ص</w:delText>
              </w:r>
              <w:r w:rsidRPr="00C87A04" w:rsidDel="00C87A04">
                <w:rPr>
                  <w:rStyle w:val="Hyperlink"/>
                  <w:noProof/>
                  <w:rtl/>
                </w:rPr>
                <w:delText xml:space="preserve"> رفتار مبتن</w:delText>
              </w:r>
              <w:r w:rsidRPr="00C87A04" w:rsidDel="00C87A04">
                <w:rPr>
                  <w:rStyle w:val="Hyperlink"/>
                  <w:rFonts w:hint="cs"/>
                  <w:noProof/>
                  <w:rtl/>
                </w:rPr>
                <w:delText>ی</w:delText>
              </w:r>
              <w:r w:rsidRPr="00C87A04" w:rsidDel="00C87A04">
                <w:rPr>
                  <w:rStyle w:val="Hyperlink"/>
                  <w:noProof/>
                  <w:rtl/>
                </w:rPr>
                <w:delText xml:space="preserve"> بر ماشه</w:delText>
              </w:r>
              <w:r w:rsidDel="00C87A04">
                <w:rPr>
                  <w:noProof/>
                  <w:webHidden/>
                </w:rPr>
                <w:tab/>
              </w:r>
              <w:r w:rsidDel="00C87A04">
                <w:rPr>
                  <w:noProof/>
                  <w:webHidden/>
                  <w:lang w:bidi="ar-SA"/>
                </w:rPr>
                <w:delText>53</w:delText>
              </w:r>
            </w:del>
          </w:ins>
        </w:p>
        <w:p w14:paraId="3A0977BC" w14:textId="77777777" w:rsidR="004642A6" w:rsidDel="00C87A04" w:rsidRDefault="004642A6">
          <w:pPr>
            <w:pStyle w:val="TOC2"/>
            <w:tabs>
              <w:tab w:val="right" w:leader="dot" w:pos="9350"/>
            </w:tabs>
            <w:jc w:val="center"/>
            <w:rPr>
              <w:ins w:id="1218" w:author="Windows User" w:date="2017-09-30T20:13:00Z"/>
              <w:del w:id="1219" w:author="Mahmoud" w:date="2017-10-06T12:56:00Z"/>
              <w:rFonts w:asciiTheme="minorHAnsi" w:eastAsiaTheme="minorEastAsia" w:hAnsiTheme="minorHAnsi" w:cstheme="minorBidi"/>
              <w:noProof/>
              <w:sz w:val="22"/>
              <w:szCs w:val="22"/>
              <w:lang w:bidi="ar-SA"/>
            </w:rPr>
            <w:pPrChange w:id="1220" w:author="Windows User" w:date="2017-10-14T03:28:00Z">
              <w:pPr>
                <w:pStyle w:val="TOC2"/>
                <w:tabs>
                  <w:tab w:val="right" w:leader="dot" w:pos="9350"/>
                </w:tabs>
                <w:bidi w:val="0"/>
              </w:pPr>
            </w:pPrChange>
          </w:pPr>
          <w:ins w:id="1221" w:author="Windows User" w:date="2017-09-30T20:13:00Z">
            <w:del w:id="1222" w:author="Mahmoud" w:date="2017-10-06T12:56:00Z">
              <w:r w:rsidRPr="00C87A04" w:rsidDel="00C87A04">
                <w:rPr>
                  <w:rStyle w:val="Hyperlink"/>
                  <w:noProof/>
                  <w:rtl/>
                </w:rPr>
                <w:delText>6-2-</w:delText>
              </w:r>
              <w:r w:rsidRPr="00C87A04" w:rsidDel="00C87A04">
                <w:rPr>
                  <w:rStyle w:val="Hyperlink"/>
                  <w:noProof/>
                </w:rPr>
                <w:delText xml:space="preserve"> Exploring Multiple Execution Paths for Malware Analysis</w:delText>
              </w:r>
              <w:r w:rsidDel="00C87A04">
                <w:rPr>
                  <w:noProof/>
                  <w:webHidden/>
                </w:rPr>
                <w:tab/>
              </w:r>
              <w:r w:rsidDel="00C87A04">
                <w:rPr>
                  <w:noProof/>
                  <w:webHidden/>
                  <w:lang w:bidi="ar-SA"/>
                </w:rPr>
                <w:delText>56</w:delText>
              </w:r>
            </w:del>
          </w:ins>
        </w:p>
        <w:p w14:paraId="18434A6E" w14:textId="77777777" w:rsidR="004642A6" w:rsidDel="00C87A04" w:rsidRDefault="004642A6">
          <w:pPr>
            <w:pStyle w:val="TOC2"/>
            <w:tabs>
              <w:tab w:val="right" w:leader="dot" w:pos="9350"/>
            </w:tabs>
            <w:jc w:val="center"/>
            <w:rPr>
              <w:ins w:id="1223" w:author="Windows User" w:date="2017-09-30T20:13:00Z"/>
              <w:del w:id="1224" w:author="Mahmoud" w:date="2017-10-06T12:56:00Z"/>
              <w:rFonts w:asciiTheme="minorHAnsi" w:eastAsiaTheme="minorEastAsia" w:hAnsiTheme="minorHAnsi" w:cstheme="minorBidi"/>
              <w:noProof/>
              <w:sz w:val="22"/>
              <w:szCs w:val="22"/>
              <w:lang w:bidi="ar-SA"/>
            </w:rPr>
            <w:pPrChange w:id="1225" w:author="Windows User" w:date="2017-10-14T03:28:00Z">
              <w:pPr>
                <w:pStyle w:val="TOC2"/>
                <w:tabs>
                  <w:tab w:val="right" w:leader="dot" w:pos="9350"/>
                </w:tabs>
                <w:bidi w:val="0"/>
              </w:pPr>
            </w:pPrChange>
          </w:pPr>
          <w:ins w:id="1226" w:author="Windows User" w:date="2017-09-30T20:13:00Z">
            <w:del w:id="1227" w:author="Mahmoud" w:date="2017-10-06T12:56:00Z">
              <w:r w:rsidRPr="00C87A04" w:rsidDel="00C87A04">
                <w:rPr>
                  <w:rStyle w:val="Hyperlink"/>
                  <w:noProof/>
                  <w:rtl/>
                </w:rPr>
                <w:delText>6-3-</w:delText>
              </w:r>
              <w:r w:rsidRPr="00C87A04" w:rsidDel="00C87A04">
                <w:rPr>
                  <w:rStyle w:val="Hyperlink"/>
                  <w:noProof/>
                </w:rPr>
                <w:delText xml:space="preserve"> BitScope: Automatically Dissecting Malicious Binaries</w:delText>
              </w:r>
              <w:r w:rsidDel="00C87A04">
                <w:rPr>
                  <w:noProof/>
                  <w:webHidden/>
                </w:rPr>
                <w:tab/>
              </w:r>
              <w:r w:rsidDel="00C87A04">
                <w:rPr>
                  <w:noProof/>
                  <w:webHidden/>
                  <w:lang w:bidi="ar-SA"/>
                </w:rPr>
                <w:delText>56</w:delText>
              </w:r>
            </w:del>
          </w:ins>
        </w:p>
        <w:p w14:paraId="688B1D59" w14:textId="77777777" w:rsidR="004642A6" w:rsidDel="00C87A04" w:rsidRDefault="004642A6">
          <w:pPr>
            <w:pStyle w:val="TOC2"/>
            <w:tabs>
              <w:tab w:val="right" w:leader="dot" w:pos="9350"/>
            </w:tabs>
            <w:jc w:val="center"/>
            <w:rPr>
              <w:ins w:id="1228" w:author="Windows User" w:date="2017-09-30T20:13:00Z"/>
              <w:del w:id="1229" w:author="Mahmoud" w:date="2017-10-06T12:56:00Z"/>
              <w:rFonts w:asciiTheme="minorHAnsi" w:eastAsiaTheme="minorEastAsia" w:hAnsiTheme="minorHAnsi" w:cstheme="minorBidi"/>
              <w:noProof/>
              <w:sz w:val="22"/>
              <w:szCs w:val="22"/>
              <w:lang w:bidi="ar-SA"/>
            </w:rPr>
            <w:pPrChange w:id="1230" w:author="Windows User" w:date="2017-10-14T03:28:00Z">
              <w:pPr>
                <w:pStyle w:val="TOC2"/>
                <w:tabs>
                  <w:tab w:val="right" w:leader="dot" w:pos="9350"/>
                </w:tabs>
                <w:bidi w:val="0"/>
              </w:pPr>
            </w:pPrChange>
          </w:pPr>
          <w:ins w:id="1231" w:author="Windows User" w:date="2017-09-30T20:13:00Z">
            <w:del w:id="1232" w:author="Mahmoud" w:date="2017-10-06T12:56:00Z">
              <w:r w:rsidRPr="00C87A04" w:rsidDel="00C87A04">
                <w:rPr>
                  <w:rStyle w:val="Hyperlink"/>
                  <w:noProof/>
                  <w:rtl/>
                </w:rPr>
                <w:delText>6-4-</w:delText>
              </w:r>
              <w:r w:rsidRPr="00C87A04" w:rsidDel="00C87A04">
                <w:rPr>
                  <w:rStyle w:val="Hyperlink"/>
                  <w:noProof/>
                </w:rPr>
                <w:delText xml:space="preserve"> DroidAnalytics: A Signature Based Analytic System</w:delText>
              </w:r>
              <w:r w:rsidDel="00C87A04">
                <w:rPr>
                  <w:noProof/>
                  <w:webHidden/>
                </w:rPr>
                <w:tab/>
              </w:r>
              <w:r w:rsidDel="00C87A04">
                <w:rPr>
                  <w:noProof/>
                  <w:webHidden/>
                  <w:lang w:bidi="ar-SA"/>
                </w:rPr>
                <w:delText>56</w:delText>
              </w:r>
            </w:del>
          </w:ins>
        </w:p>
        <w:p w14:paraId="3BF1D2CC" w14:textId="77777777" w:rsidR="004642A6" w:rsidDel="00C87A04" w:rsidRDefault="004642A6">
          <w:pPr>
            <w:pStyle w:val="TOC1"/>
            <w:tabs>
              <w:tab w:val="right" w:leader="dot" w:pos="9350"/>
            </w:tabs>
            <w:jc w:val="center"/>
            <w:rPr>
              <w:ins w:id="1233" w:author="Windows User" w:date="2017-09-30T20:13:00Z"/>
              <w:del w:id="1234" w:author="Mahmoud" w:date="2017-10-06T12:56:00Z"/>
              <w:rFonts w:asciiTheme="minorHAnsi" w:eastAsiaTheme="minorEastAsia" w:hAnsiTheme="minorHAnsi" w:cstheme="minorBidi"/>
              <w:noProof/>
              <w:sz w:val="22"/>
              <w:szCs w:val="22"/>
              <w:lang w:bidi="ar-SA"/>
            </w:rPr>
            <w:pPrChange w:id="1235" w:author="Windows User" w:date="2017-10-14T03:28:00Z">
              <w:pPr>
                <w:pStyle w:val="TOC1"/>
                <w:tabs>
                  <w:tab w:val="right" w:leader="dot" w:pos="9350"/>
                </w:tabs>
                <w:bidi w:val="0"/>
              </w:pPr>
            </w:pPrChange>
          </w:pPr>
          <w:ins w:id="1236" w:author="Windows User" w:date="2017-09-30T20:13:00Z">
            <w:del w:id="1237" w:author="Mahmoud" w:date="2017-10-06T12:56:00Z">
              <w:r w:rsidRPr="00C87A04" w:rsidDel="00C87A04">
                <w:rPr>
                  <w:rStyle w:val="Hyperlink"/>
                  <w:noProof/>
                  <w:rtl/>
                </w:rPr>
                <w:delText>فصل هفتم: بحث و نت</w:delText>
              </w:r>
              <w:r w:rsidRPr="00C87A04" w:rsidDel="00C87A04">
                <w:rPr>
                  <w:rStyle w:val="Hyperlink"/>
                  <w:rFonts w:hint="cs"/>
                  <w:noProof/>
                  <w:rtl/>
                </w:rPr>
                <w:delText>ی</w:delText>
              </w:r>
              <w:r w:rsidRPr="00C87A04" w:rsidDel="00C87A04">
                <w:rPr>
                  <w:rStyle w:val="Hyperlink"/>
                  <w:noProof/>
                  <w:rtl/>
                </w:rPr>
                <w:delText>جه گ</w:delText>
              </w:r>
              <w:r w:rsidRPr="00C87A04" w:rsidDel="00C87A04">
                <w:rPr>
                  <w:rStyle w:val="Hyperlink"/>
                  <w:rFonts w:hint="cs"/>
                  <w:noProof/>
                  <w:rtl/>
                </w:rPr>
                <w:delText>ی</w:delText>
              </w:r>
              <w:r w:rsidRPr="00C87A04" w:rsidDel="00C87A04">
                <w:rPr>
                  <w:rStyle w:val="Hyperlink"/>
                  <w:noProof/>
                  <w:rtl/>
                </w:rPr>
                <w:delText>ر</w:delText>
              </w:r>
              <w:r w:rsidRPr="00C87A04" w:rsidDel="00C87A04">
                <w:rPr>
                  <w:rStyle w:val="Hyperlink"/>
                  <w:rFonts w:hint="cs"/>
                  <w:noProof/>
                  <w:rtl/>
                </w:rPr>
                <w:delText>ی</w:delText>
              </w:r>
              <w:r w:rsidDel="00C87A04">
                <w:rPr>
                  <w:noProof/>
                  <w:webHidden/>
                </w:rPr>
                <w:tab/>
              </w:r>
              <w:r w:rsidDel="00C87A04">
                <w:rPr>
                  <w:noProof/>
                  <w:webHidden/>
                  <w:lang w:bidi="ar-SA"/>
                </w:rPr>
                <w:delText>58</w:delText>
              </w:r>
            </w:del>
          </w:ins>
        </w:p>
        <w:p w14:paraId="4730B26D" w14:textId="77777777" w:rsidR="004642A6" w:rsidDel="00C87A04" w:rsidRDefault="004642A6">
          <w:pPr>
            <w:pStyle w:val="TOC2"/>
            <w:tabs>
              <w:tab w:val="right" w:leader="dot" w:pos="9350"/>
            </w:tabs>
            <w:jc w:val="center"/>
            <w:rPr>
              <w:ins w:id="1238" w:author="Windows User" w:date="2017-09-30T20:13:00Z"/>
              <w:del w:id="1239" w:author="Mahmoud" w:date="2017-10-06T12:56:00Z"/>
              <w:rFonts w:asciiTheme="minorHAnsi" w:eastAsiaTheme="minorEastAsia" w:hAnsiTheme="minorHAnsi" w:cstheme="minorBidi"/>
              <w:noProof/>
              <w:sz w:val="22"/>
              <w:szCs w:val="22"/>
              <w:lang w:bidi="ar-SA"/>
            </w:rPr>
            <w:pPrChange w:id="1240" w:author="Windows User" w:date="2017-10-14T03:28:00Z">
              <w:pPr>
                <w:pStyle w:val="TOC2"/>
                <w:tabs>
                  <w:tab w:val="right" w:leader="dot" w:pos="9350"/>
                </w:tabs>
                <w:bidi w:val="0"/>
              </w:pPr>
            </w:pPrChange>
          </w:pPr>
          <w:ins w:id="1241" w:author="Windows User" w:date="2017-09-30T20:13:00Z">
            <w:del w:id="1242" w:author="Mahmoud" w:date="2017-10-06T12:56:00Z">
              <w:r w:rsidRPr="00C87A04" w:rsidDel="00C87A04">
                <w:rPr>
                  <w:rStyle w:val="Hyperlink"/>
                  <w:noProof/>
                  <w:rtl/>
                </w:rPr>
                <w:delText>7-1-مقدمه</w:delText>
              </w:r>
              <w:r w:rsidDel="00C87A04">
                <w:rPr>
                  <w:noProof/>
                  <w:webHidden/>
                </w:rPr>
                <w:tab/>
              </w:r>
              <w:r w:rsidDel="00C87A04">
                <w:rPr>
                  <w:noProof/>
                  <w:webHidden/>
                  <w:lang w:bidi="ar-SA"/>
                </w:rPr>
                <w:delText>58</w:delText>
              </w:r>
            </w:del>
          </w:ins>
        </w:p>
        <w:p w14:paraId="3239E307" w14:textId="77777777" w:rsidR="004642A6" w:rsidDel="00C87A04" w:rsidRDefault="004642A6">
          <w:pPr>
            <w:pStyle w:val="TOC2"/>
            <w:tabs>
              <w:tab w:val="right" w:leader="dot" w:pos="9350"/>
            </w:tabs>
            <w:jc w:val="center"/>
            <w:rPr>
              <w:ins w:id="1243" w:author="Windows User" w:date="2017-09-30T20:13:00Z"/>
              <w:del w:id="1244" w:author="Mahmoud" w:date="2017-10-06T12:56:00Z"/>
              <w:rFonts w:asciiTheme="minorHAnsi" w:eastAsiaTheme="minorEastAsia" w:hAnsiTheme="minorHAnsi" w:cstheme="minorBidi"/>
              <w:noProof/>
              <w:sz w:val="22"/>
              <w:szCs w:val="22"/>
              <w:lang w:bidi="ar-SA"/>
            </w:rPr>
            <w:pPrChange w:id="1245" w:author="Windows User" w:date="2017-10-14T03:28:00Z">
              <w:pPr>
                <w:pStyle w:val="TOC2"/>
                <w:tabs>
                  <w:tab w:val="right" w:leader="dot" w:pos="9350"/>
                </w:tabs>
                <w:bidi w:val="0"/>
              </w:pPr>
            </w:pPrChange>
          </w:pPr>
          <w:ins w:id="1246" w:author="Windows User" w:date="2017-09-30T20:13:00Z">
            <w:del w:id="1247" w:author="Mahmoud" w:date="2017-10-06T12:56:00Z">
              <w:r w:rsidRPr="00C87A04" w:rsidDel="00C87A04">
                <w:rPr>
                  <w:rStyle w:val="Hyperlink"/>
                  <w:noProof/>
                  <w:rtl/>
                </w:rPr>
                <w:delText>7-2-مقا</w:delText>
              </w:r>
              <w:r w:rsidRPr="00C87A04" w:rsidDel="00C87A04">
                <w:rPr>
                  <w:rStyle w:val="Hyperlink"/>
                  <w:rFonts w:hint="cs"/>
                  <w:noProof/>
                  <w:rtl/>
                </w:rPr>
                <w:delText>ی</w:delText>
              </w:r>
              <w:r w:rsidRPr="00C87A04" w:rsidDel="00C87A04">
                <w:rPr>
                  <w:rStyle w:val="Hyperlink"/>
                  <w:rFonts w:hint="eastAsia"/>
                  <w:noProof/>
                  <w:rtl/>
                </w:rPr>
                <w:delText>سه</w:delText>
              </w:r>
              <w:r w:rsidRPr="00C87A04" w:rsidDel="00C87A04">
                <w:rPr>
                  <w:rStyle w:val="Hyperlink"/>
                  <w:noProof/>
                  <w:rtl/>
                </w:rPr>
                <w:delText xml:space="preserve"> کارها</w:delText>
              </w:r>
              <w:r w:rsidRPr="00C87A04" w:rsidDel="00C87A04">
                <w:rPr>
                  <w:rStyle w:val="Hyperlink"/>
                  <w:rFonts w:hint="cs"/>
                  <w:noProof/>
                  <w:rtl/>
                </w:rPr>
                <w:delText>ی</w:delText>
              </w:r>
              <w:r w:rsidRPr="00C87A04" w:rsidDel="00C87A04">
                <w:rPr>
                  <w:rStyle w:val="Hyperlink"/>
                  <w:noProof/>
                  <w:rtl/>
                </w:rPr>
                <w:delText xml:space="preserve"> پ</w:delText>
              </w:r>
              <w:r w:rsidRPr="00C87A04" w:rsidDel="00C87A04">
                <w:rPr>
                  <w:rStyle w:val="Hyperlink"/>
                  <w:rFonts w:hint="cs"/>
                  <w:noProof/>
                  <w:rtl/>
                </w:rPr>
                <w:delText>ی</w:delText>
              </w:r>
              <w:r w:rsidRPr="00C87A04" w:rsidDel="00C87A04">
                <w:rPr>
                  <w:rStyle w:val="Hyperlink"/>
                  <w:rFonts w:hint="eastAsia"/>
                  <w:noProof/>
                  <w:rtl/>
                </w:rPr>
                <w:delText>ش</w:delText>
              </w:r>
              <w:r w:rsidRPr="00C87A04" w:rsidDel="00C87A04">
                <w:rPr>
                  <w:rStyle w:val="Hyperlink"/>
                  <w:rFonts w:hint="cs"/>
                  <w:noProof/>
                  <w:rtl/>
                </w:rPr>
                <w:delText>ی</w:delText>
              </w:r>
              <w:r w:rsidRPr="00C87A04" w:rsidDel="00C87A04">
                <w:rPr>
                  <w:rStyle w:val="Hyperlink"/>
                  <w:rFonts w:hint="eastAsia"/>
                  <w:noProof/>
                  <w:rtl/>
                </w:rPr>
                <w:delText>ن</w:delText>
              </w:r>
              <w:r w:rsidRPr="00C87A04" w:rsidDel="00C87A04">
                <w:rPr>
                  <w:rStyle w:val="Hyperlink"/>
                  <w:noProof/>
                  <w:rtl/>
                </w:rPr>
                <w:delText xml:space="preserve"> و آ</w:delText>
              </w:r>
              <w:r w:rsidRPr="00C87A04" w:rsidDel="00C87A04">
                <w:rPr>
                  <w:rStyle w:val="Hyperlink"/>
                  <w:rFonts w:hint="cs"/>
                  <w:noProof/>
                  <w:rtl/>
                </w:rPr>
                <w:delText>ی</w:delText>
              </w:r>
              <w:r w:rsidRPr="00C87A04" w:rsidDel="00C87A04">
                <w:rPr>
                  <w:rStyle w:val="Hyperlink"/>
                  <w:rFonts w:hint="eastAsia"/>
                  <w:noProof/>
                  <w:rtl/>
                </w:rPr>
                <w:delText>نده</w:delText>
              </w:r>
              <w:r w:rsidRPr="00C87A04" w:rsidDel="00C87A04">
                <w:rPr>
                  <w:rStyle w:val="Hyperlink"/>
                  <w:noProof/>
                  <w:rtl/>
                </w:rPr>
                <w:delText xml:space="preserve"> بحث</w:delText>
              </w:r>
              <w:r w:rsidDel="00C87A04">
                <w:rPr>
                  <w:noProof/>
                  <w:webHidden/>
                </w:rPr>
                <w:tab/>
              </w:r>
              <w:r w:rsidDel="00C87A04">
                <w:rPr>
                  <w:noProof/>
                  <w:webHidden/>
                  <w:lang w:bidi="ar-SA"/>
                </w:rPr>
                <w:delText>58</w:delText>
              </w:r>
            </w:del>
          </w:ins>
        </w:p>
        <w:p w14:paraId="71C75ECE" w14:textId="77777777" w:rsidR="004642A6" w:rsidDel="00C87A04" w:rsidRDefault="004642A6">
          <w:pPr>
            <w:pStyle w:val="TOC2"/>
            <w:tabs>
              <w:tab w:val="right" w:leader="dot" w:pos="9350"/>
            </w:tabs>
            <w:jc w:val="center"/>
            <w:rPr>
              <w:ins w:id="1248" w:author="Windows User" w:date="2017-09-30T20:13:00Z"/>
              <w:del w:id="1249" w:author="Mahmoud" w:date="2017-10-06T12:56:00Z"/>
              <w:rFonts w:asciiTheme="minorHAnsi" w:eastAsiaTheme="minorEastAsia" w:hAnsiTheme="minorHAnsi" w:cstheme="minorBidi"/>
              <w:noProof/>
              <w:sz w:val="22"/>
              <w:szCs w:val="22"/>
              <w:lang w:bidi="ar-SA"/>
            </w:rPr>
            <w:pPrChange w:id="1250" w:author="Windows User" w:date="2017-10-14T03:28:00Z">
              <w:pPr>
                <w:pStyle w:val="TOC2"/>
                <w:tabs>
                  <w:tab w:val="right" w:leader="dot" w:pos="9350"/>
                </w:tabs>
                <w:bidi w:val="0"/>
              </w:pPr>
            </w:pPrChange>
          </w:pPr>
          <w:ins w:id="1251" w:author="Windows User" w:date="2017-09-30T20:13:00Z">
            <w:del w:id="1252" w:author="Mahmoud" w:date="2017-10-06T12:56:00Z">
              <w:r w:rsidRPr="00C87A04" w:rsidDel="00C87A04">
                <w:rPr>
                  <w:rStyle w:val="Hyperlink"/>
                  <w:noProof/>
                  <w:rtl/>
                </w:rPr>
                <w:delText>7-3-مسائل باز</w:delText>
              </w:r>
              <w:r w:rsidDel="00C87A04">
                <w:rPr>
                  <w:noProof/>
                  <w:webHidden/>
                </w:rPr>
                <w:tab/>
              </w:r>
              <w:r w:rsidDel="00C87A04">
                <w:rPr>
                  <w:noProof/>
                  <w:webHidden/>
                  <w:lang w:bidi="ar-SA"/>
                </w:rPr>
                <w:delText>59</w:delText>
              </w:r>
            </w:del>
          </w:ins>
        </w:p>
        <w:p w14:paraId="088CE7D2" w14:textId="77777777" w:rsidR="004642A6" w:rsidDel="00C87A04" w:rsidRDefault="004642A6">
          <w:pPr>
            <w:pStyle w:val="TOC2"/>
            <w:tabs>
              <w:tab w:val="right" w:leader="dot" w:pos="9350"/>
            </w:tabs>
            <w:jc w:val="center"/>
            <w:rPr>
              <w:ins w:id="1253" w:author="Windows User" w:date="2017-09-30T20:13:00Z"/>
              <w:del w:id="1254" w:author="Mahmoud" w:date="2017-10-06T12:56:00Z"/>
              <w:rFonts w:asciiTheme="minorHAnsi" w:eastAsiaTheme="minorEastAsia" w:hAnsiTheme="minorHAnsi" w:cstheme="minorBidi"/>
              <w:noProof/>
              <w:sz w:val="22"/>
              <w:szCs w:val="22"/>
              <w:lang w:bidi="ar-SA"/>
            </w:rPr>
            <w:pPrChange w:id="1255" w:author="Windows User" w:date="2017-10-14T03:28:00Z">
              <w:pPr>
                <w:pStyle w:val="TOC2"/>
                <w:tabs>
                  <w:tab w:val="right" w:leader="dot" w:pos="9350"/>
                </w:tabs>
                <w:bidi w:val="0"/>
              </w:pPr>
            </w:pPrChange>
          </w:pPr>
          <w:ins w:id="1256" w:author="Windows User" w:date="2017-09-30T20:13:00Z">
            <w:del w:id="1257" w:author="Mahmoud" w:date="2017-10-06T12:56:00Z">
              <w:r w:rsidRPr="00C87A04" w:rsidDel="00C87A04">
                <w:rPr>
                  <w:rStyle w:val="Hyperlink"/>
                  <w:noProof/>
                  <w:rtl/>
                </w:rPr>
                <w:delText>7-4-پروژه کارشناس</w:delText>
              </w:r>
              <w:r w:rsidRPr="00C87A04" w:rsidDel="00C87A04">
                <w:rPr>
                  <w:rStyle w:val="Hyperlink"/>
                  <w:rFonts w:hint="cs"/>
                  <w:noProof/>
                  <w:rtl/>
                </w:rPr>
                <w:delText>ی</w:delText>
              </w:r>
              <w:r w:rsidRPr="00C87A04" w:rsidDel="00C87A04">
                <w:rPr>
                  <w:rStyle w:val="Hyperlink"/>
                  <w:noProof/>
                  <w:rtl/>
                </w:rPr>
                <w:delText xml:space="preserve"> ارشد</w:delText>
              </w:r>
              <w:r w:rsidDel="00C87A04">
                <w:rPr>
                  <w:noProof/>
                  <w:webHidden/>
                </w:rPr>
                <w:tab/>
              </w:r>
              <w:r w:rsidDel="00C87A04">
                <w:rPr>
                  <w:noProof/>
                  <w:webHidden/>
                  <w:lang w:bidi="ar-SA"/>
                </w:rPr>
                <w:delText>60</w:delText>
              </w:r>
            </w:del>
          </w:ins>
        </w:p>
        <w:p w14:paraId="20A614D2" w14:textId="77777777" w:rsidR="004642A6" w:rsidDel="00C87A04" w:rsidRDefault="004642A6">
          <w:pPr>
            <w:pStyle w:val="TOC2"/>
            <w:tabs>
              <w:tab w:val="right" w:leader="dot" w:pos="9350"/>
            </w:tabs>
            <w:jc w:val="center"/>
            <w:rPr>
              <w:ins w:id="1258" w:author="Windows User" w:date="2017-09-30T20:13:00Z"/>
              <w:del w:id="1259" w:author="Mahmoud" w:date="2017-10-06T12:56:00Z"/>
              <w:rFonts w:asciiTheme="minorHAnsi" w:eastAsiaTheme="minorEastAsia" w:hAnsiTheme="minorHAnsi" w:cstheme="minorBidi"/>
              <w:noProof/>
              <w:sz w:val="22"/>
              <w:szCs w:val="22"/>
              <w:lang w:bidi="ar-SA"/>
            </w:rPr>
            <w:pPrChange w:id="1260" w:author="Windows User" w:date="2017-10-14T03:28:00Z">
              <w:pPr>
                <w:pStyle w:val="TOC2"/>
                <w:tabs>
                  <w:tab w:val="right" w:leader="dot" w:pos="9350"/>
                </w:tabs>
                <w:bidi w:val="0"/>
              </w:pPr>
            </w:pPrChange>
          </w:pPr>
          <w:ins w:id="1261" w:author="Windows User" w:date="2017-09-30T20:13:00Z">
            <w:del w:id="1262" w:author="Mahmoud" w:date="2017-10-06T12:56:00Z">
              <w:r w:rsidRPr="00C87A04" w:rsidDel="00C87A04">
                <w:rPr>
                  <w:rStyle w:val="Hyperlink"/>
                  <w:noProof/>
                  <w:rtl/>
                </w:rPr>
                <w:delText>7-5-عنوان پروژه</w:delText>
              </w:r>
              <w:r w:rsidDel="00C87A04">
                <w:rPr>
                  <w:noProof/>
                  <w:webHidden/>
                </w:rPr>
                <w:tab/>
              </w:r>
              <w:r w:rsidDel="00C87A04">
                <w:rPr>
                  <w:noProof/>
                  <w:webHidden/>
                  <w:lang w:bidi="ar-SA"/>
                </w:rPr>
                <w:delText>60</w:delText>
              </w:r>
            </w:del>
          </w:ins>
        </w:p>
        <w:p w14:paraId="1E79723D" w14:textId="77777777" w:rsidR="004642A6" w:rsidDel="00C87A04" w:rsidRDefault="004642A6">
          <w:pPr>
            <w:pStyle w:val="TOC2"/>
            <w:tabs>
              <w:tab w:val="right" w:leader="dot" w:pos="9350"/>
            </w:tabs>
            <w:jc w:val="center"/>
            <w:rPr>
              <w:ins w:id="1263" w:author="Windows User" w:date="2017-09-30T20:13:00Z"/>
              <w:del w:id="1264" w:author="Mahmoud" w:date="2017-10-06T12:56:00Z"/>
              <w:rFonts w:asciiTheme="minorHAnsi" w:eastAsiaTheme="minorEastAsia" w:hAnsiTheme="minorHAnsi" w:cstheme="minorBidi"/>
              <w:noProof/>
              <w:sz w:val="22"/>
              <w:szCs w:val="22"/>
              <w:lang w:bidi="ar-SA"/>
            </w:rPr>
            <w:pPrChange w:id="1265" w:author="Windows User" w:date="2017-10-14T03:28:00Z">
              <w:pPr>
                <w:pStyle w:val="TOC2"/>
                <w:tabs>
                  <w:tab w:val="right" w:leader="dot" w:pos="9350"/>
                </w:tabs>
                <w:bidi w:val="0"/>
              </w:pPr>
            </w:pPrChange>
          </w:pPr>
          <w:ins w:id="1266" w:author="Windows User" w:date="2017-09-30T20:13:00Z">
            <w:del w:id="1267" w:author="Mahmoud" w:date="2017-10-06T12:56:00Z">
              <w:r w:rsidRPr="00C87A04" w:rsidDel="00C87A04">
                <w:rPr>
                  <w:rStyle w:val="Hyperlink"/>
                  <w:noProof/>
                  <w:rtl/>
                </w:rPr>
                <w:delText>7-6-توض</w:delText>
              </w:r>
              <w:r w:rsidRPr="00C87A04" w:rsidDel="00C87A04">
                <w:rPr>
                  <w:rStyle w:val="Hyperlink"/>
                  <w:rFonts w:hint="cs"/>
                  <w:noProof/>
                  <w:rtl/>
                </w:rPr>
                <w:delText>ی</w:delText>
              </w:r>
              <w:r w:rsidRPr="00C87A04" w:rsidDel="00C87A04">
                <w:rPr>
                  <w:rStyle w:val="Hyperlink"/>
                  <w:rFonts w:hint="eastAsia"/>
                  <w:noProof/>
                  <w:rtl/>
                </w:rPr>
                <w:delText>ح</w:delText>
              </w:r>
              <w:r w:rsidRPr="00C87A04" w:rsidDel="00C87A04">
                <w:rPr>
                  <w:rStyle w:val="Hyperlink"/>
                  <w:noProof/>
                  <w:rtl/>
                </w:rPr>
                <w:delText xml:space="preserve"> اجمال</w:delText>
              </w:r>
              <w:r w:rsidRPr="00C87A04" w:rsidDel="00C87A04">
                <w:rPr>
                  <w:rStyle w:val="Hyperlink"/>
                  <w:rFonts w:hint="cs"/>
                  <w:noProof/>
                  <w:rtl/>
                </w:rPr>
                <w:delText>ی</w:delText>
              </w:r>
              <w:r w:rsidRPr="00C87A04" w:rsidDel="00C87A04">
                <w:rPr>
                  <w:rStyle w:val="Hyperlink"/>
                  <w:noProof/>
                  <w:rtl/>
                </w:rPr>
                <w:delText xml:space="preserve"> پروژه</w:delText>
              </w:r>
              <w:r w:rsidDel="00C87A04">
                <w:rPr>
                  <w:noProof/>
                  <w:webHidden/>
                </w:rPr>
                <w:tab/>
              </w:r>
              <w:r w:rsidDel="00C87A04">
                <w:rPr>
                  <w:noProof/>
                  <w:webHidden/>
                  <w:lang w:bidi="ar-SA"/>
                </w:rPr>
                <w:delText>60</w:delText>
              </w:r>
            </w:del>
          </w:ins>
        </w:p>
        <w:p w14:paraId="34205F9C" w14:textId="77777777" w:rsidR="004642A6" w:rsidDel="00C87A04" w:rsidRDefault="004642A6">
          <w:pPr>
            <w:pStyle w:val="TOC2"/>
            <w:tabs>
              <w:tab w:val="right" w:leader="dot" w:pos="9350"/>
            </w:tabs>
            <w:jc w:val="center"/>
            <w:rPr>
              <w:ins w:id="1268" w:author="Windows User" w:date="2017-09-30T20:13:00Z"/>
              <w:del w:id="1269" w:author="Mahmoud" w:date="2017-10-06T12:56:00Z"/>
              <w:rFonts w:asciiTheme="minorHAnsi" w:eastAsiaTheme="minorEastAsia" w:hAnsiTheme="minorHAnsi" w:cstheme="minorBidi"/>
              <w:noProof/>
              <w:sz w:val="22"/>
              <w:szCs w:val="22"/>
              <w:lang w:bidi="ar-SA"/>
            </w:rPr>
            <w:pPrChange w:id="1270" w:author="Windows User" w:date="2017-10-14T03:28:00Z">
              <w:pPr>
                <w:pStyle w:val="TOC2"/>
                <w:tabs>
                  <w:tab w:val="right" w:leader="dot" w:pos="9350"/>
                </w:tabs>
                <w:bidi w:val="0"/>
              </w:pPr>
            </w:pPrChange>
          </w:pPr>
          <w:ins w:id="1271" w:author="Windows User" w:date="2017-09-30T20:13:00Z">
            <w:del w:id="1272" w:author="Mahmoud" w:date="2017-10-06T12:56:00Z">
              <w:r w:rsidRPr="00C87A04" w:rsidDel="00C87A04">
                <w:rPr>
                  <w:rStyle w:val="Hyperlink"/>
                  <w:noProof/>
                  <w:rtl/>
                </w:rPr>
                <w:delText>7-7-مراحل اجرا</w:delText>
              </w:r>
              <w:r w:rsidRPr="00C87A04" w:rsidDel="00C87A04">
                <w:rPr>
                  <w:rStyle w:val="Hyperlink"/>
                  <w:rFonts w:hint="cs"/>
                  <w:noProof/>
                  <w:rtl/>
                </w:rPr>
                <w:delText>ی</w:delText>
              </w:r>
              <w:r w:rsidRPr="00C87A04" w:rsidDel="00C87A04">
                <w:rPr>
                  <w:rStyle w:val="Hyperlink"/>
                  <w:noProof/>
                  <w:rtl/>
                </w:rPr>
                <w:delText xml:space="preserve"> پروژه</w:delText>
              </w:r>
              <w:r w:rsidDel="00C87A04">
                <w:rPr>
                  <w:noProof/>
                  <w:webHidden/>
                </w:rPr>
                <w:tab/>
              </w:r>
              <w:r w:rsidDel="00C87A04">
                <w:rPr>
                  <w:noProof/>
                  <w:webHidden/>
                  <w:lang w:bidi="ar-SA"/>
                </w:rPr>
                <w:delText>62</w:delText>
              </w:r>
            </w:del>
          </w:ins>
        </w:p>
        <w:p w14:paraId="5900A828" w14:textId="77777777" w:rsidR="004642A6" w:rsidDel="00C87A04" w:rsidRDefault="004642A6">
          <w:pPr>
            <w:pStyle w:val="TOC1"/>
            <w:tabs>
              <w:tab w:val="right" w:leader="dot" w:pos="9350"/>
            </w:tabs>
            <w:jc w:val="center"/>
            <w:rPr>
              <w:ins w:id="1273" w:author="Windows User" w:date="2017-09-30T20:13:00Z"/>
              <w:del w:id="1274" w:author="Mahmoud" w:date="2017-10-06T12:56:00Z"/>
              <w:rFonts w:asciiTheme="minorHAnsi" w:eastAsiaTheme="minorEastAsia" w:hAnsiTheme="minorHAnsi" w:cstheme="minorBidi"/>
              <w:noProof/>
              <w:sz w:val="22"/>
              <w:szCs w:val="22"/>
              <w:lang w:bidi="ar-SA"/>
            </w:rPr>
            <w:pPrChange w:id="1275" w:author="Windows User" w:date="2017-10-14T03:28:00Z">
              <w:pPr>
                <w:pStyle w:val="TOC1"/>
                <w:tabs>
                  <w:tab w:val="right" w:leader="dot" w:pos="9350"/>
                </w:tabs>
                <w:bidi w:val="0"/>
              </w:pPr>
            </w:pPrChange>
          </w:pPr>
          <w:ins w:id="1276" w:author="Windows User" w:date="2017-09-30T20:13:00Z">
            <w:del w:id="1277" w:author="Mahmoud" w:date="2017-10-06T12:56:00Z">
              <w:r w:rsidRPr="00C87A04" w:rsidDel="00C87A04">
                <w:rPr>
                  <w:rStyle w:val="Hyperlink"/>
                  <w:noProof/>
                  <w:rtl/>
                </w:rPr>
                <w:delText>فصل هشتم: مراجع</w:delText>
              </w:r>
              <w:r w:rsidDel="00C87A04">
                <w:rPr>
                  <w:noProof/>
                  <w:webHidden/>
                </w:rPr>
                <w:tab/>
              </w:r>
              <w:r w:rsidDel="00C87A04">
                <w:rPr>
                  <w:noProof/>
                  <w:webHidden/>
                  <w:lang w:bidi="ar-SA"/>
                </w:rPr>
                <w:delText>65</w:delText>
              </w:r>
            </w:del>
          </w:ins>
        </w:p>
        <w:p w14:paraId="74EBD0FA" w14:textId="77777777" w:rsidR="00FE2672" w:rsidDel="00C87A04" w:rsidRDefault="00FE2672">
          <w:pPr>
            <w:pStyle w:val="TOC1"/>
            <w:tabs>
              <w:tab w:val="right" w:leader="dot" w:pos="9350"/>
            </w:tabs>
            <w:jc w:val="center"/>
            <w:rPr>
              <w:del w:id="1278" w:author="Mahmoud" w:date="2017-10-06T12:56:00Z"/>
              <w:rFonts w:asciiTheme="minorHAnsi" w:eastAsiaTheme="minorEastAsia" w:hAnsiTheme="minorHAnsi" w:cstheme="minorBidi"/>
              <w:noProof/>
              <w:sz w:val="22"/>
              <w:szCs w:val="22"/>
              <w:lang w:bidi="ar-SA"/>
            </w:rPr>
            <w:pPrChange w:id="1279" w:author="Windows User" w:date="2017-10-14T03:28:00Z">
              <w:pPr>
                <w:pStyle w:val="TOC1"/>
                <w:tabs>
                  <w:tab w:val="right" w:leader="dot" w:pos="9350"/>
                </w:tabs>
              </w:pPr>
            </w:pPrChange>
          </w:pPr>
          <w:del w:id="1280" w:author="Mahmoud" w:date="2017-10-06T12:56:00Z">
            <w:r w:rsidRPr="008C6FBB" w:rsidDel="00C87A04">
              <w:rPr>
                <w:rtl/>
                <w:rPrChange w:id="1281" w:author="Windows User" w:date="2017-09-22T16:56:00Z">
                  <w:rPr>
                    <w:rStyle w:val="Hyperlink"/>
                    <w:noProof/>
                    <w:rtl/>
                  </w:rPr>
                </w:rPrChange>
              </w:rPr>
              <w:delText>فصل اول: اجرا</w:delText>
            </w:r>
            <w:r w:rsidRPr="008C6FBB" w:rsidDel="00C87A04">
              <w:rPr>
                <w:rFonts w:hint="cs"/>
                <w:rtl/>
                <w:rPrChange w:id="1282" w:author="Windows User" w:date="2017-09-22T16:56:00Z">
                  <w:rPr>
                    <w:rStyle w:val="Hyperlink"/>
                    <w:rFonts w:hint="cs"/>
                    <w:noProof/>
                    <w:rtl/>
                  </w:rPr>
                </w:rPrChange>
              </w:rPr>
              <w:delText>ی</w:delText>
            </w:r>
            <w:r w:rsidRPr="008C6FBB" w:rsidDel="00C87A04">
              <w:rPr>
                <w:rtl/>
                <w:rPrChange w:id="1283" w:author="Windows User" w:date="2017-09-22T16:56:00Z">
                  <w:rPr>
                    <w:rStyle w:val="Hyperlink"/>
                    <w:noProof/>
                    <w:rtl/>
                  </w:rPr>
                </w:rPrChange>
              </w:rPr>
              <w:delText xml:space="preserve"> پو</w:delText>
            </w:r>
            <w:r w:rsidRPr="008C6FBB" w:rsidDel="00C87A04">
              <w:rPr>
                <w:rFonts w:hint="cs"/>
                <w:rtl/>
                <w:rPrChange w:id="1284" w:author="Windows User" w:date="2017-09-22T16:56:00Z">
                  <w:rPr>
                    <w:rStyle w:val="Hyperlink"/>
                    <w:rFonts w:hint="cs"/>
                    <w:noProof/>
                    <w:rtl/>
                  </w:rPr>
                </w:rPrChange>
              </w:rPr>
              <w:delText>یانمادین</w:delText>
            </w:r>
            <w:r w:rsidDel="00C87A04">
              <w:rPr>
                <w:noProof/>
                <w:webHidden/>
              </w:rPr>
              <w:tab/>
            </w:r>
            <w:r w:rsidR="00551433" w:rsidDel="00C87A04">
              <w:rPr>
                <w:noProof/>
                <w:webHidden/>
                <w:rtl/>
                <w:lang w:bidi="ar-SA"/>
              </w:rPr>
              <w:delText>7</w:delText>
            </w:r>
          </w:del>
        </w:p>
        <w:p w14:paraId="15BD0B26" w14:textId="77777777" w:rsidR="00FE2672" w:rsidDel="00C87A04" w:rsidRDefault="00FE2672">
          <w:pPr>
            <w:pStyle w:val="TOC2"/>
            <w:tabs>
              <w:tab w:val="right" w:leader="dot" w:pos="9350"/>
            </w:tabs>
            <w:jc w:val="center"/>
            <w:rPr>
              <w:del w:id="1285" w:author="Mahmoud" w:date="2017-10-06T12:56:00Z"/>
              <w:rFonts w:asciiTheme="minorHAnsi" w:eastAsiaTheme="minorEastAsia" w:hAnsiTheme="minorHAnsi" w:cstheme="minorBidi"/>
              <w:noProof/>
              <w:sz w:val="22"/>
              <w:szCs w:val="22"/>
              <w:lang w:bidi="ar-SA"/>
            </w:rPr>
            <w:pPrChange w:id="1286" w:author="Windows User" w:date="2017-10-14T03:28:00Z">
              <w:pPr>
                <w:pStyle w:val="TOC2"/>
                <w:tabs>
                  <w:tab w:val="right" w:leader="dot" w:pos="9350"/>
                </w:tabs>
              </w:pPr>
            </w:pPrChange>
          </w:pPr>
          <w:del w:id="1287" w:author="Mahmoud" w:date="2017-10-06T12:56:00Z">
            <w:r w:rsidRPr="008C6FBB" w:rsidDel="00C87A04">
              <w:rPr>
                <w:rtl/>
                <w:rPrChange w:id="1288" w:author="Windows User" w:date="2017-09-22T16:56:00Z">
                  <w:rPr>
                    <w:rStyle w:val="Hyperlink"/>
                    <w:noProof/>
                    <w:rtl/>
                  </w:rPr>
                </w:rPrChange>
              </w:rPr>
              <w:delText>1-1- اجرا</w:delText>
            </w:r>
            <w:r w:rsidRPr="008C6FBB" w:rsidDel="00C87A04">
              <w:rPr>
                <w:rFonts w:hint="cs"/>
                <w:rtl/>
                <w:rPrChange w:id="1289" w:author="Windows User" w:date="2017-09-22T16:56:00Z">
                  <w:rPr>
                    <w:rStyle w:val="Hyperlink"/>
                    <w:rFonts w:hint="cs"/>
                    <w:noProof/>
                    <w:rtl/>
                  </w:rPr>
                </w:rPrChange>
              </w:rPr>
              <w:delText>ی</w:delText>
            </w:r>
            <w:r w:rsidRPr="008C6FBB" w:rsidDel="00C87A04">
              <w:rPr>
                <w:rtl/>
                <w:rPrChange w:id="1290" w:author="Windows User" w:date="2017-09-22T16:56:00Z">
                  <w:rPr>
                    <w:rStyle w:val="Hyperlink"/>
                    <w:noProof/>
                    <w:rtl/>
                  </w:rPr>
                </w:rPrChange>
              </w:rPr>
              <w:delText xml:space="preserve"> نماد</w:delText>
            </w:r>
            <w:r w:rsidRPr="008C6FBB" w:rsidDel="00C87A04">
              <w:rPr>
                <w:rFonts w:hint="cs"/>
                <w:rtl/>
                <w:rPrChange w:id="1291" w:author="Windows User" w:date="2017-09-22T16:56:00Z">
                  <w:rPr>
                    <w:rStyle w:val="Hyperlink"/>
                    <w:rFonts w:hint="cs"/>
                    <w:noProof/>
                    <w:rtl/>
                  </w:rPr>
                </w:rPrChange>
              </w:rPr>
              <w:delText>ین</w:delText>
            </w:r>
            <w:r w:rsidRPr="008C6FBB" w:rsidDel="00C87A04">
              <w:rPr>
                <w:rtl/>
                <w:rPrChange w:id="1292" w:author="Windows User" w:date="2017-09-22T16:56:00Z">
                  <w:rPr>
                    <w:rStyle w:val="Hyperlink"/>
                    <w:noProof/>
                    <w:rtl/>
                  </w:rPr>
                </w:rPrChange>
              </w:rPr>
              <w:delText xml:space="preserve"> سنت</w:delText>
            </w:r>
            <w:r w:rsidRPr="008C6FBB" w:rsidDel="00C87A04">
              <w:rPr>
                <w:rFonts w:hint="cs"/>
                <w:rtl/>
                <w:rPrChange w:id="1293" w:author="Windows User" w:date="2017-09-22T16:56:00Z">
                  <w:rPr>
                    <w:rStyle w:val="Hyperlink"/>
                    <w:rFonts w:hint="cs"/>
                    <w:noProof/>
                    <w:rtl/>
                  </w:rPr>
                </w:rPrChange>
              </w:rPr>
              <w:delText>ی</w:delText>
            </w:r>
            <w:r w:rsidDel="00C87A04">
              <w:rPr>
                <w:noProof/>
                <w:webHidden/>
              </w:rPr>
              <w:tab/>
            </w:r>
            <w:r w:rsidR="00551433" w:rsidDel="00C87A04">
              <w:rPr>
                <w:noProof/>
                <w:webHidden/>
                <w:rtl/>
                <w:lang w:bidi="ar-SA"/>
              </w:rPr>
              <w:delText>7</w:delText>
            </w:r>
          </w:del>
        </w:p>
        <w:p w14:paraId="10615BE4" w14:textId="77777777" w:rsidR="00FE2672" w:rsidDel="00C87A04" w:rsidRDefault="00FE2672">
          <w:pPr>
            <w:pStyle w:val="TOC2"/>
            <w:tabs>
              <w:tab w:val="right" w:leader="dot" w:pos="9350"/>
            </w:tabs>
            <w:jc w:val="center"/>
            <w:rPr>
              <w:del w:id="1294" w:author="Mahmoud" w:date="2017-10-06T12:56:00Z"/>
              <w:rFonts w:asciiTheme="minorHAnsi" w:eastAsiaTheme="minorEastAsia" w:hAnsiTheme="minorHAnsi" w:cstheme="minorBidi"/>
              <w:noProof/>
              <w:sz w:val="22"/>
              <w:szCs w:val="22"/>
              <w:lang w:bidi="ar-SA"/>
            </w:rPr>
            <w:pPrChange w:id="1295" w:author="Windows User" w:date="2017-10-14T03:28:00Z">
              <w:pPr>
                <w:pStyle w:val="TOC2"/>
                <w:tabs>
                  <w:tab w:val="right" w:leader="dot" w:pos="9350"/>
                </w:tabs>
              </w:pPr>
            </w:pPrChange>
          </w:pPr>
          <w:del w:id="1296" w:author="Mahmoud" w:date="2017-10-06T12:56:00Z">
            <w:r w:rsidRPr="008C6FBB" w:rsidDel="00C87A04">
              <w:rPr>
                <w:rtl/>
                <w:rPrChange w:id="1297" w:author="Windows User" w:date="2017-09-22T16:56:00Z">
                  <w:rPr>
                    <w:rStyle w:val="Hyperlink"/>
                    <w:noProof/>
                    <w:rtl/>
                  </w:rPr>
                </w:rPrChange>
              </w:rPr>
              <w:delText>1-2- اجرا</w:delText>
            </w:r>
            <w:r w:rsidRPr="008C6FBB" w:rsidDel="00C87A04">
              <w:rPr>
                <w:rFonts w:hint="cs"/>
                <w:rtl/>
                <w:rPrChange w:id="1298" w:author="Windows User" w:date="2017-09-22T16:56:00Z">
                  <w:rPr>
                    <w:rStyle w:val="Hyperlink"/>
                    <w:rFonts w:hint="cs"/>
                    <w:noProof/>
                    <w:rtl/>
                  </w:rPr>
                </w:rPrChange>
              </w:rPr>
              <w:delText>ی</w:delText>
            </w:r>
            <w:r w:rsidRPr="008C6FBB" w:rsidDel="00C87A04">
              <w:rPr>
                <w:rtl/>
                <w:rPrChange w:id="1299" w:author="Windows User" w:date="2017-09-22T16:56:00Z">
                  <w:rPr>
                    <w:rStyle w:val="Hyperlink"/>
                    <w:noProof/>
                    <w:rtl/>
                  </w:rPr>
                </w:rPrChange>
              </w:rPr>
              <w:delText xml:space="preserve"> نماد</w:delText>
            </w:r>
            <w:r w:rsidRPr="008C6FBB" w:rsidDel="00C87A04">
              <w:rPr>
                <w:rFonts w:hint="cs"/>
                <w:rtl/>
                <w:rPrChange w:id="1300" w:author="Windows User" w:date="2017-09-22T16:56:00Z">
                  <w:rPr>
                    <w:rStyle w:val="Hyperlink"/>
                    <w:rFonts w:hint="cs"/>
                    <w:noProof/>
                    <w:rtl/>
                  </w:rPr>
                </w:rPrChange>
              </w:rPr>
              <w:delText>ین</w:delText>
            </w:r>
            <w:r w:rsidRPr="008C6FBB" w:rsidDel="00C87A04">
              <w:rPr>
                <w:rtl/>
                <w:rPrChange w:id="1301" w:author="Windows User" w:date="2017-09-22T16:56:00Z">
                  <w:rPr>
                    <w:rStyle w:val="Hyperlink"/>
                    <w:noProof/>
                    <w:rtl/>
                  </w:rPr>
                </w:rPrChange>
              </w:rPr>
              <w:delText xml:space="preserve"> نو</w:delText>
            </w:r>
            <w:r w:rsidRPr="008C6FBB" w:rsidDel="00C87A04">
              <w:rPr>
                <w:rFonts w:hint="cs"/>
                <w:rtl/>
                <w:rPrChange w:id="1302" w:author="Windows User" w:date="2017-09-22T16:56:00Z">
                  <w:rPr>
                    <w:rStyle w:val="Hyperlink"/>
                    <w:rFonts w:hint="cs"/>
                    <w:noProof/>
                    <w:rtl/>
                  </w:rPr>
                </w:rPrChange>
              </w:rPr>
              <w:delText>ین</w:delText>
            </w:r>
            <w:r w:rsidDel="00C87A04">
              <w:rPr>
                <w:noProof/>
                <w:webHidden/>
              </w:rPr>
              <w:tab/>
            </w:r>
            <w:r w:rsidR="00551433" w:rsidDel="00C87A04">
              <w:rPr>
                <w:noProof/>
                <w:webHidden/>
                <w:rtl/>
                <w:lang w:bidi="ar-SA"/>
              </w:rPr>
              <w:delText>11</w:delText>
            </w:r>
          </w:del>
        </w:p>
        <w:p w14:paraId="020EFE51" w14:textId="77777777" w:rsidR="00FE2672" w:rsidDel="00C87A04" w:rsidRDefault="00FE2672">
          <w:pPr>
            <w:pStyle w:val="TOC3"/>
            <w:tabs>
              <w:tab w:val="right" w:leader="dot" w:pos="9350"/>
            </w:tabs>
            <w:jc w:val="center"/>
            <w:rPr>
              <w:del w:id="1303" w:author="Mahmoud" w:date="2017-10-06T12:56:00Z"/>
              <w:rFonts w:asciiTheme="minorHAnsi" w:eastAsiaTheme="minorEastAsia" w:hAnsiTheme="minorHAnsi" w:cstheme="minorBidi"/>
              <w:noProof/>
              <w:sz w:val="22"/>
              <w:szCs w:val="22"/>
              <w:lang w:bidi="ar-SA"/>
            </w:rPr>
            <w:pPrChange w:id="1304" w:author="Windows User" w:date="2017-10-14T03:28:00Z">
              <w:pPr>
                <w:pStyle w:val="TOC3"/>
                <w:tabs>
                  <w:tab w:val="right" w:leader="dot" w:pos="9350"/>
                </w:tabs>
              </w:pPr>
            </w:pPrChange>
          </w:pPr>
          <w:del w:id="1305" w:author="Mahmoud" w:date="2017-10-06T12:56:00Z">
            <w:r w:rsidRPr="008C6FBB" w:rsidDel="00C87A04">
              <w:rPr>
                <w:rtl/>
                <w:rPrChange w:id="1306" w:author="Windows User" w:date="2017-09-22T16:56:00Z">
                  <w:rPr>
                    <w:rStyle w:val="Hyperlink"/>
                    <w:noProof/>
                    <w:rtl/>
                  </w:rPr>
                </w:rPrChange>
              </w:rPr>
              <w:delText>1-2-1-روش پو</w:delText>
            </w:r>
            <w:r w:rsidRPr="008C6FBB" w:rsidDel="00C87A04">
              <w:rPr>
                <w:rFonts w:hint="cs"/>
                <w:rtl/>
                <w:rPrChange w:id="1307" w:author="Windows User" w:date="2017-09-22T16:56:00Z">
                  <w:rPr>
                    <w:rStyle w:val="Hyperlink"/>
                    <w:rFonts w:hint="cs"/>
                    <w:noProof/>
                    <w:rtl/>
                  </w:rPr>
                </w:rPrChange>
              </w:rPr>
              <w:delText>یانمادین</w:delText>
            </w:r>
            <w:r w:rsidDel="00C87A04">
              <w:rPr>
                <w:noProof/>
                <w:webHidden/>
              </w:rPr>
              <w:tab/>
            </w:r>
            <w:r w:rsidR="00551433" w:rsidDel="00C87A04">
              <w:rPr>
                <w:noProof/>
                <w:webHidden/>
                <w:rtl/>
                <w:lang w:bidi="ar-SA"/>
              </w:rPr>
              <w:delText>11</w:delText>
            </w:r>
          </w:del>
        </w:p>
        <w:p w14:paraId="143F1DA7" w14:textId="77777777" w:rsidR="00FE2672" w:rsidDel="00C87A04" w:rsidRDefault="00FE2672">
          <w:pPr>
            <w:pStyle w:val="TOC3"/>
            <w:tabs>
              <w:tab w:val="right" w:leader="dot" w:pos="9350"/>
            </w:tabs>
            <w:jc w:val="center"/>
            <w:rPr>
              <w:del w:id="1308" w:author="Mahmoud" w:date="2017-10-06T12:56:00Z"/>
              <w:rFonts w:asciiTheme="minorHAnsi" w:eastAsiaTheme="minorEastAsia" w:hAnsiTheme="minorHAnsi" w:cstheme="minorBidi"/>
              <w:noProof/>
              <w:sz w:val="22"/>
              <w:szCs w:val="22"/>
              <w:lang w:bidi="ar-SA"/>
            </w:rPr>
            <w:pPrChange w:id="1309" w:author="Windows User" w:date="2017-10-14T03:28:00Z">
              <w:pPr>
                <w:pStyle w:val="TOC3"/>
                <w:tabs>
                  <w:tab w:val="right" w:leader="dot" w:pos="9350"/>
                </w:tabs>
              </w:pPr>
            </w:pPrChange>
          </w:pPr>
          <w:del w:id="1310" w:author="Mahmoud" w:date="2017-10-06T12:56:00Z">
            <w:r w:rsidRPr="008C6FBB" w:rsidDel="00C87A04">
              <w:rPr>
                <w:rtl/>
                <w:rPrChange w:id="1311" w:author="Windows User" w:date="2017-09-22T16:56:00Z">
                  <w:rPr>
                    <w:rStyle w:val="Hyperlink"/>
                    <w:noProof/>
                    <w:rtl/>
                  </w:rPr>
                </w:rPrChange>
              </w:rPr>
              <w:delText xml:space="preserve">1-2-2-روش </w:delText>
            </w:r>
            <w:r w:rsidRPr="008C6FBB" w:rsidDel="00C87A04">
              <w:rPr>
                <w:rPrChange w:id="1312" w:author="Windows User" w:date="2017-09-22T16:56:00Z">
                  <w:rPr>
                    <w:rStyle w:val="Hyperlink"/>
                    <w:noProof/>
                  </w:rPr>
                </w:rPrChange>
              </w:rPr>
              <w:delText>EGT</w:delText>
            </w:r>
            <w:r w:rsidDel="00C87A04">
              <w:rPr>
                <w:noProof/>
                <w:webHidden/>
              </w:rPr>
              <w:tab/>
            </w:r>
            <w:r w:rsidR="00551433" w:rsidDel="00C87A04">
              <w:rPr>
                <w:noProof/>
                <w:webHidden/>
                <w:rtl/>
                <w:lang w:bidi="ar-SA"/>
              </w:rPr>
              <w:delText>12</w:delText>
            </w:r>
          </w:del>
        </w:p>
        <w:p w14:paraId="54615A4C" w14:textId="77777777" w:rsidR="00FE2672" w:rsidDel="00C87A04" w:rsidRDefault="00FE2672">
          <w:pPr>
            <w:pStyle w:val="TOC2"/>
            <w:tabs>
              <w:tab w:val="right" w:leader="dot" w:pos="9350"/>
            </w:tabs>
            <w:jc w:val="center"/>
            <w:rPr>
              <w:del w:id="1313" w:author="Mahmoud" w:date="2017-10-06T12:56:00Z"/>
              <w:rFonts w:asciiTheme="minorHAnsi" w:eastAsiaTheme="minorEastAsia" w:hAnsiTheme="minorHAnsi" w:cstheme="minorBidi"/>
              <w:noProof/>
              <w:sz w:val="22"/>
              <w:szCs w:val="22"/>
              <w:lang w:bidi="ar-SA"/>
            </w:rPr>
            <w:pPrChange w:id="1314" w:author="Windows User" w:date="2017-10-14T03:28:00Z">
              <w:pPr>
                <w:pStyle w:val="TOC2"/>
                <w:tabs>
                  <w:tab w:val="right" w:leader="dot" w:pos="9350"/>
                </w:tabs>
              </w:pPr>
            </w:pPrChange>
          </w:pPr>
          <w:del w:id="1315" w:author="Mahmoud" w:date="2017-10-06T12:56:00Z">
            <w:r w:rsidRPr="008C6FBB" w:rsidDel="00C87A04">
              <w:rPr>
                <w:rtl/>
                <w:rPrChange w:id="1316" w:author="Windows User" w:date="2017-09-22T16:56:00Z">
                  <w:rPr>
                    <w:rStyle w:val="Hyperlink"/>
                    <w:noProof/>
                    <w:rtl/>
                  </w:rPr>
                </w:rPrChange>
              </w:rPr>
              <w:delText>1-3-چالش‌ها</w:delText>
            </w:r>
            <w:r w:rsidDel="00C87A04">
              <w:rPr>
                <w:noProof/>
                <w:webHidden/>
              </w:rPr>
              <w:tab/>
            </w:r>
            <w:r w:rsidR="00551433" w:rsidDel="00C87A04">
              <w:rPr>
                <w:noProof/>
                <w:webHidden/>
                <w:rtl/>
                <w:lang w:bidi="ar-SA"/>
              </w:rPr>
              <w:delText>13</w:delText>
            </w:r>
          </w:del>
        </w:p>
        <w:p w14:paraId="35D20328" w14:textId="77777777" w:rsidR="00FE2672" w:rsidDel="00C87A04" w:rsidRDefault="00FE2672">
          <w:pPr>
            <w:pStyle w:val="TOC3"/>
            <w:tabs>
              <w:tab w:val="right" w:leader="dot" w:pos="9350"/>
            </w:tabs>
            <w:jc w:val="center"/>
            <w:rPr>
              <w:del w:id="1317" w:author="Mahmoud" w:date="2017-10-06T12:56:00Z"/>
              <w:rFonts w:asciiTheme="minorHAnsi" w:eastAsiaTheme="minorEastAsia" w:hAnsiTheme="minorHAnsi" w:cstheme="minorBidi"/>
              <w:noProof/>
              <w:sz w:val="22"/>
              <w:szCs w:val="22"/>
              <w:lang w:bidi="ar-SA"/>
            </w:rPr>
            <w:pPrChange w:id="1318" w:author="Windows User" w:date="2017-10-14T03:28:00Z">
              <w:pPr>
                <w:pStyle w:val="TOC3"/>
                <w:tabs>
                  <w:tab w:val="right" w:leader="dot" w:pos="9350"/>
                </w:tabs>
              </w:pPr>
            </w:pPrChange>
          </w:pPr>
          <w:del w:id="1319" w:author="Mahmoud" w:date="2017-10-06T12:56:00Z">
            <w:r w:rsidRPr="008C6FBB" w:rsidDel="00C87A04">
              <w:rPr>
                <w:rtl/>
                <w:rPrChange w:id="1320" w:author="Windows User" w:date="2017-09-22T16:56:00Z">
                  <w:rPr>
                    <w:rStyle w:val="Hyperlink"/>
                    <w:noProof/>
                    <w:rtl/>
                  </w:rPr>
                </w:rPrChange>
              </w:rPr>
              <w:delText>1-3-2-حل ق</w:delText>
            </w:r>
            <w:r w:rsidRPr="008C6FBB" w:rsidDel="00C87A04">
              <w:rPr>
                <w:rFonts w:hint="cs"/>
                <w:rtl/>
                <w:rPrChange w:id="1321" w:author="Windows User" w:date="2017-09-22T16:56:00Z">
                  <w:rPr>
                    <w:rStyle w:val="Hyperlink"/>
                    <w:rFonts w:hint="cs"/>
                    <w:noProof/>
                    <w:rtl/>
                  </w:rPr>
                </w:rPrChange>
              </w:rPr>
              <w:delText>یدها</w:delText>
            </w:r>
            <w:r w:rsidDel="00C87A04">
              <w:rPr>
                <w:noProof/>
                <w:webHidden/>
              </w:rPr>
              <w:tab/>
            </w:r>
            <w:r w:rsidR="00551433" w:rsidDel="00C87A04">
              <w:rPr>
                <w:noProof/>
                <w:webHidden/>
                <w:rtl/>
                <w:lang w:bidi="ar-SA"/>
              </w:rPr>
              <w:delText>13</w:delText>
            </w:r>
          </w:del>
        </w:p>
        <w:p w14:paraId="54CFDE6F" w14:textId="77777777" w:rsidR="00FE2672" w:rsidDel="00C87A04" w:rsidRDefault="00FE2672">
          <w:pPr>
            <w:pStyle w:val="TOC3"/>
            <w:tabs>
              <w:tab w:val="right" w:leader="dot" w:pos="9350"/>
            </w:tabs>
            <w:jc w:val="center"/>
            <w:rPr>
              <w:del w:id="1322" w:author="Mahmoud" w:date="2017-10-06T12:56:00Z"/>
              <w:rFonts w:asciiTheme="minorHAnsi" w:eastAsiaTheme="minorEastAsia" w:hAnsiTheme="minorHAnsi" w:cstheme="minorBidi"/>
              <w:noProof/>
              <w:sz w:val="22"/>
              <w:szCs w:val="22"/>
              <w:lang w:bidi="ar-SA"/>
            </w:rPr>
            <w:pPrChange w:id="1323" w:author="Windows User" w:date="2017-10-14T03:28:00Z">
              <w:pPr>
                <w:pStyle w:val="TOC3"/>
                <w:tabs>
                  <w:tab w:val="right" w:leader="dot" w:pos="9350"/>
                </w:tabs>
              </w:pPr>
            </w:pPrChange>
          </w:pPr>
          <w:del w:id="1324" w:author="Mahmoud" w:date="2017-10-06T12:56:00Z">
            <w:r w:rsidRPr="008C6FBB" w:rsidDel="00C87A04">
              <w:rPr>
                <w:rtl/>
                <w:rPrChange w:id="1325" w:author="Windows User" w:date="2017-09-22T16:56:00Z">
                  <w:rPr>
                    <w:rStyle w:val="Hyperlink"/>
                    <w:noProof/>
                    <w:rtl/>
                  </w:rPr>
                </w:rPrChange>
              </w:rPr>
              <w:delText>1-3-3-مدل‌ساز</w:delText>
            </w:r>
            <w:r w:rsidRPr="008C6FBB" w:rsidDel="00C87A04">
              <w:rPr>
                <w:rFonts w:hint="cs"/>
                <w:rtl/>
                <w:rPrChange w:id="1326" w:author="Windows User" w:date="2017-09-22T16:56:00Z">
                  <w:rPr>
                    <w:rStyle w:val="Hyperlink"/>
                    <w:rFonts w:hint="cs"/>
                    <w:noProof/>
                    <w:rtl/>
                  </w:rPr>
                </w:rPrChange>
              </w:rPr>
              <w:delText>ی</w:delText>
            </w:r>
            <w:r w:rsidRPr="008C6FBB" w:rsidDel="00C87A04">
              <w:rPr>
                <w:rtl/>
                <w:rPrChange w:id="1327" w:author="Windows User" w:date="2017-09-22T16:56:00Z">
                  <w:rPr>
                    <w:rStyle w:val="Hyperlink"/>
                    <w:noProof/>
                    <w:rtl/>
                  </w:rPr>
                </w:rPrChange>
              </w:rPr>
              <w:delText xml:space="preserve"> حافظه</w:delText>
            </w:r>
            <w:r w:rsidDel="00C87A04">
              <w:rPr>
                <w:noProof/>
                <w:webHidden/>
              </w:rPr>
              <w:tab/>
            </w:r>
            <w:r w:rsidR="00551433" w:rsidDel="00C87A04">
              <w:rPr>
                <w:noProof/>
                <w:webHidden/>
                <w:rtl/>
                <w:lang w:bidi="ar-SA"/>
              </w:rPr>
              <w:delText>13</w:delText>
            </w:r>
          </w:del>
        </w:p>
        <w:p w14:paraId="45953E69" w14:textId="77777777" w:rsidR="00FE2672" w:rsidDel="00C87A04" w:rsidRDefault="00FE2672">
          <w:pPr>
            <w:pStyle w:val="TOC3"/>
            <w:tabs>
              <w:tab w:val="right" w:leader="dot" w:pos="9350"/>
            </w:tabs>
            <w:jc w:val="center"/>
            <w:rPr>
              <w:del w:id="1328" w:author="Mahmoud" w:date="2017-10-06T12:56:00Z"/>
              <w:rFonts w:asciiTheme="minorHAnsi" w:eastAsiaTheme="minorEastAsia" w:hAnsiTheme="minorHAnsi" w:cstheme="minorBidi"/>
              <w:noProof/>
              <w:sz w:val="22"/>
              <w:szCs w:val="22"/>
              <w:lang w:bidi="ar-SA"/>
            </w:rPr>
            <w:pPrChange w:id="1329" w:author="Windows User" w:date="2017-10-14T03:28:00Z">
              <w:pPr>
                <w:pStyle w:val="TOC3"/>
                <w:tabs>
                  <w:tab w:val="right" w:leader="dot" w:pos="9350"/>
                </w:tabs>
              </w:pPr>
            </w:pPrChange>
          </w:pPr>
          <w:del w:id="1330" w:author="Mahmoud" w:date="2017-10-06T12:56:00Z">
            <w:r w:rsidRPr="008C6FBB" w:rsidDel="00C87A04">
              <w:rPr>
                <w:rtl/>
                <w:rPrChange w:id="1331" w:author="Windows User" w:date="2017-09-22T16:56:00Z">
                  <w:rPr>
                    <w:rStyle w:val="Hyperlink"/>
                    <w:noProof/>
                    <w:rtl/>
                  </w:rPr>
                </w:rPrChange>
              </w:rPr>
              <w:delText>1-3-4-همروند</w:delText>
            </w:r>
            <w:r w:rsidRPr="008C6FBB" w:rsidDel="00C87A04">
              <w:rPr>
                <w:rFonts w:hint="cs"/>
                <w:rtl/>
                <w:rPrChange w:id="1332" w:author="Windows User" w:date="2017-09-22T16:56:00Z">
                  <w:rPr>
                    <w:rStyle w:val="Hyperlink"/>
                    <w:rFonts w:hint="cs"/>
                    <w:noProof/>
                    <w:rtl/>
                  </w:rPr>
                </w:rPrChange>
              </w:rPr>
              <w:delText>ی</w:delText>
            </w:r>
            <w:r w:rsidDel="00C87A04">
              <w:rPr>
                <w:noProof/>
                <w:webHidden/>
              </w:rPr>
              <w:tab/>
            </w:r>
            <w:r w:rsidR="00F9645A" w:rsidDel="00C87A04">
              <w:rPr>
                <w:noProof/>
                <w:webHidden/>
                <w:rtl/>
                <w:lang w:bidi="ar-SA"/>
              </w:rPr>
              <w:delText>13</w:delText>
            </w:r>
          </w:del>
        </w:p>
        <w:p w14:paraId="0988262D" w14:textId="77777777" w:rsidR="00FE2672" w:rsidDel="00C87A04" w:rsidRDefault="00FE2672">
          <w:pPr>
            <w:pStyle w:val="TOC1"/>
            <w:tabs>
              <w:tab w:val="right" w:leader="dot" w:pos="9350"/>
            </w:tabs>
            <w:jc w:val="center"/>
            <w:rPr>
              <w:del w:id="1333" w:author="Mahmoud" w:date="2017-10-06T12:56:00Z"/>
              <w:rFonts w:asciiTheme="minorHAnsi" w:eastAsiaTheme="minorEastAsia" w:hAnsiTheme="minorHAnsi" w:cstheme="minorBidi"/>
              <w:noProof/>
              <w:sz w:val="22"/>
              <w:szCs w:val="22"/>
              <w:lang w:bidi="ar-SA"/>
            </w:rPr>
            <w:pPrChange w:id="1334" w:author="Windows User" w:date="2017-10-14T03:28:00Z">
              <w:pPr>
                <w:pStyle w:val="TOC1"/>
                <w:tabs>
                  <w:tab w:val="right" w:leader="dot" w:pos="9350"/>
                </w:tabs>
              </w:pPr>
            </w:pPrChange>
          </w:pPr>
          <w:del w:id="1335" w:author="Mahmoud" w:date="2017-10-06T12:56:00Z">
            <w:r w:rsidRPr="008C6FBB" w:rsidDel="00C87A04">
              <w:rPr>
                <w:rtl/>
                <w:rPrChange w:id="1336" w:author="Windows User" w:date="2017-09-22T16:56:00Z">
                  <w:rPr>
                    <w:rStyle w:val="Hyperlink"/>
                    <w:noProof/>
                    <w:rtl/>
                  </w:rPr>
                </w:rPrChange>
              </w:rPr>
              <w:delText>فصل دوم: کارها</w:delText>
            </w:r>
            <w:r w:rsidRPr="008C6FBB" w:rsidDel="00C87A04">
              <w:rPr>
                <w:rFonts w:hint="cs"/>
                <w:rtl/>
                <w:rPrChange w:id="1337" w:author="Windows User" w:date="2017-09-22T16:56:00Z">
                  <w:rPr>
                    <w:rStyle w:val="Hyperlink"/>
                    <w:rFonts w:hint="cs"/>
                    <w:noProof/>
                    <w:rtl/>
                  </w:rPr>
                </w:rPrChange>
              </w:rPr>
              <w:delText>ی</w:delText>
            </w:r>
            <w:r w:rsidRPr="008C6FBB" w:rsidDel="00C87A04">
              <w:rPr>
                <w:rtl/>
                <w:rPrChange w:id="1338" w:author="Windows User" w:date="2017-09-22T16:56:00Z">
                  <w:rPr>
                    <w:rStyle w:val="Hyperlink"/>
                    <w:noProof/>
                    <w:rtl/>
                  </w:rPr>
                </w:rPrChange>
              </w:rPr>
              <w:delText xml:space="preserve"> پ</w:delText>
            </w:r>
            <w:r w:rsidRPr="008C6FBB" w:rsidDel="00C87A04">
              <w:rPr>
                <w:rFonts w:hint="cs"/>
                <w:rtl/>
                <w:rPrChange w:id="1339" w:author="Windows User" w:date="2017-09-22T16:56:00Z">
                  <w:rPr>
                    <w:rStyle w:val="Hyperlink"/>
                    <w:rFonts w:hint="cs"/>
                    <w:noProof/>
                    <w:rtl/>
                  </w:rPr>
                </w:rPrChange>
              </w:rPr>
              <w:delText>یشین</w:delText>
            </w:r>
            <w:r w:rsidRPr="008C6FBB" w:rsidDel="00C87A04">
              <w:rPr>
                <w:rtl/>
                <w:rPrChange w:id="1340" w:author="Windows User" w:date="2017-09-22T16:56:00Z">
                  <w:rPr>
                    <w:rStyle w:val="Hyperlink"/>
                    <w:noProof/>
                    <w:rtl/>
                  </w:rPr>
                </w:rPrChange>
              </w:rPr>
              <w:delText xml:space="preserve"> در اجرا</w:delText>
            </w:r>
            <w:r w:rsidRPr="008C6FBB" w:rsidDel="00C87A04">
              <w:rPr>
                <w:rFonts w:hint="cs"/>
                <w:rtl/>
                <w:rPrChange w:id="1341" w:author="Windows User" w:date="2017-09-22T16:56:00Z">
                  <w:rPr>
                    <w:rStyle w:val="Hyperlink"/>
                    <w:rFonts w:hint="cs"/>
                    <w:noProof/>
                    <w:rtl/>
                  </w:rPr>
                </w:rPrChange>
              </w:rPr>
              <w:delText>ی</w:delText>
            </w:r>
            <w:r w:rsidRPr="008C6FBB" w:rsidDel="00C87A04">
              <w:rPr>
                <w:rtl/>
                <w:rPrChange w:id="1342" w:author="Windows User" w:date="2017-09-22T16:56:00Z">
                  <w:rPr>
                    <w:rStyle w:val="Hyperlink"/>
                    <w:noProof/>
                    <w:rtl/>
                  </w:rPr>
                </w:rPrChange>
              </w:rPr>
              <w:delText xml:space="preserve"> پو</w:delText>
            </w:r>
            <w:r w:rsidRPr="008C6FBB" w:rsidDel="00C87A04">
              <w:rPr>
                <w:rFonts w:hint="cs"/>
                <w:rtl/>
                <w:rPrChange w:id="1343" w:author="Windows User" w:date="2017-09-22T16:56:00Z">
                  <w:rPr>
                    <w:rStyle w:val="Hyperlink"/>
                    <w:rFonts w:hint="cs"/>
                    <w:noProof/>
                    <w:rtl/>
                  </w:rPr>
                </w:rPrChange>
              </w:rPr>
              <w:delText>یانمادین</w:delText>
            </w:r>
            <w:r w:rsidDel="00C87A04">
              <w:rPr>
                <w:noProof/>
                <w:webHidden/>
              </w:rPr>
              <w:tab/>
            </w:r>
            <w:r w:rsidR="00F9645A" w:rsidDel="00C87A04">
              <w:rPr>
                <w:noProof/>
                <w:webHidden/>
                <w:rtl/>
                <w:lang w:bidi="ar-SA"/>
              </w:rPr>
              <w:delText>14</w:delText>
            </w:r>
          </w:del>
        </w:p>
        <w:p w14:paraId="472D52A1" w14:textId="77777777" w:rsidR="00FE2672" w:rsidDel="00C87A04" w:rsidRDefault="00FE2672">
          <w:pPr>
            <w:pStyle w:val="TOC2"/>
            <w:tabs>
              <w:tab w:val="right" w:leader="dot" w:pos="9350"/>
            </w:tabs>
            <w:jc w:val="center"/>
            <w:rPr>
              <w:del w:id="1344" w:author="Mahmoud" w:date="2017-10-06T12:56:00Z"/>
              <w:rFonts w:asciiTheme="minorHAnsi" w:eastAsiaTheme="minorEastAsia" w:hAnsiTheme="minorHAnsi" w:cstheme="minorBidi"/>
              <w:noProof/>
              <w:sz w:val="22"/>
              <w:szCs w:val="22"/>
              <w:lang w:bidi="ar-SA"/>
            </w:rPr>
            <w:pPrChange w:id="1345" w:author="Windows User" w:date="2017-10-14T03:28:00Z">
              <w:pPr>
                <w:pStyle w:val="TOC2"/>
                <w:tabs>
                  <w:tab w:val="right" w:leader="dot" w:pos="9350"/>
                </w:tabs>
              </w:pPr>
            </w:pPrChange>
          </w:pPr>
          <w:del w:id="1346" w:author="Mahmoud" w:date="2017-10-06T12:56:00Z">
            <w:r w:rsidRPr="008C6FBB" w:rsidDel="00C87A04">
              <w:rPr>
                <w:rtl/>
                <w:rPrChange w:id="1347" w:author="Windows User" w:date="2017-09-22T16:56:00Z">
                  <w:rPr>
                    <w:rStyle w:val="Hyperlink"/>
                    <w:noProof/>
                    <w:rtl/>
                  </w:rPr>
                </w:rPrChange>
              </w:rPr>
              <w:delText>2-1-</w:delText>
            </w:r>
            <w:r w:rsidRPr="008C6FBB" w:rsidDel="00C87A04">
              <w:rPr>
                <w:rPrChange w:id="1348" w:author="Windows User" w:date="2017-09-22T16:56:00Z">
                  <w:rPr>
                    <w:rStyle w:val="Hyperlink"/>
                    <w:noProof/>
                  </w:rPr>
                </w:rPrChange>
              </w:rPr>
              <w:delText>DART</w:delText>
            </w:r>
            <w:r w:rsidDel="00C87A04">
              <w:rPr>
                <w:noProof/>
                <w:webHidden/>
              </w:rPr>
              <w:tab/>
            </w:r>
            <w:r w:rsidR="00F9645A" w:rsidDel="00C87A04">
              <w:rPr>
                <w:noProof/>
                <w:webHidden/>
                <w:rtl/>
                <w:lang w:bidi="ar-SA"/>
              </w:rPr>
              <w:delText>14</w:delText>
            </w:r>
          </w:del>
        </w:p>
        <w:p w14:paraId="30C7D2DD" w14:textId="77777777" w:rsidR="00FE2672" w:rsidDel="00C87A04" w:rsidRDefault="00FE2672">
          <w:pPr>
            <w:pStyle w:val="TOC2"/>
            <w:tabs>
              <w:tab w:val="right" w:leader="dot" w:pos="9350"/>
            </w:tabs>
            <w:jc w:val="center"/>
            <w:rPr>
              <w:del w:id="1349" w:author="Mahmoud" w:date="2017-10-06T12:56:00Z"/>
              <w:rFonts w:asciiTheme="minorHAnsi" w:eastAsiaTheme="minorEastAsia" w:hAnsiTheme="minorHAnsi" w:cstheme="minorBidi"/>
              <w:noProof/>
              <w:sz w:val="22"/>
              <w:szCs w:val="22"/>
              <w:lang w:bidi="ar-SA"/>
            </w:rPr>
            <w:pPrChange w:id="1350" w:author="Windows User" w:date="2017-10-14T03:28:00Z">
              <w:pPr>
                <w:pStyle w:val="TOC2"/>
                <w:tabs>
                  <w:tab w:val="right" w:leader="dot" w:pos="9350"/>
                </w:tabs>
              </w:pPr>
            </w:pPrChange>
          </w:pPr>
          <w:del w:id="1351" w:author="Mahmoud" w:date="2017-10-06T12:56:00Z">
            <w:r w:rsidRPr="008C6FBB" w:rsidDel="00C87A04">
              <w:rPr>
                <w:rtl/>
                <w:rPrChange w:id="1352" w:author="Windows User" w:date="2017-09-22T16:56:00Z">
                  <w:rPr>
                    <w:rStyle w:val="Hyperlink"/>
                    <w:noProof/>
                    <w:rtl/>
                  </w:rPr>
                </w:rPrChange>
              </w:rPr>
              <w:delText>2-2-</w:delText>
            </w:r>
            <w:r w:rsidRPr="008C6FBB" w:rsidDel="00C87A04">
              <w:rPr>
                <w:rPrChange w:id="1353" w:author="Windows User" w:date="2017-09-22T16:56:00Z">
                  <w:rPr>
                    <w:rStyle w:val="Hyperlink"/>
                    <w:noProof/>
                  </w:rPr>
                </w:rPrChange>
              </w:rPr>
              <w:delText>CUTE</w:delText>
            </w:r>
            <w:r w:rsidDel="00C87A04">
              <w:rPr>
                <w:noProof/>
                <w:webHidden/>
              </w:rPr>
              <w:tab/>
            </w:r>
            <w:r w:rsidR="00F9645A" w:rsidDel="00C87A04">
              <w:rPr>
                <w:noProof/>
                <w:webHidden/>
                <w:rtl/>
                <w:lang w:bidi="ar-SA"/>
              </w:rPr>
              <w:delText>14</w:delText>
            </w:r>
          </w:del>
        </w:p>
        <w:p w14:paraId="7CF14318" w14:textId="77777777" w:rsidR="00FE2672" w:rsidDel="00C87A04" w:rsidRDefault="00FE2672">
          <w:pPr>
            <w:pStyle w:val="TOC2"/>
            <w:tabs>
              <w:tab w:val="right" w:leader="dot" w:pos="9350"/>
            </w:tabs>
            <w:jc w:val="center"/>
            <w:rPr>
              <w:del w:id="1354" w:author="Mahmoud" w:date="2017-10-06T12:56:00Z"/>
              <w:rFonts w:asciiTheme="minorHAnsi" w:eastAsiaTheme="minorEastAsia" w:hAnsiTheme="minorHAnsi" w:cstheme="minorBidi"/>
              <w:noProof/>
              <w:sz w:val="22"/>
              <w:szCs w:val="22"/>
              <w:lang w:bidi="ar-SA"/>
            </w:rPr>
            <w:pPrChange w:id="1355" w:author="Windows User" w:date="2017-10-14T03:28:00Z">
              <w:pPr>
                <w:pStyle w:val="TOC2"/>
                <w:tabs>
                  <w:tab w:val="right" w:leader="dot" w:pos="9350"/>
                </w:tabs>
              </w:pPr>
            </w:pPrChange>
          </w:pPr>
          <w:del w:id="1356" w:author="Mahmoud" w:date="2017-10-06T12:56:00Z">
            <w:r w:rsidRPr="008C6FBB" w:rsidDel="00C87A04">
              <w:rPr>
                <w:rtl/>
                <w:rPrChange w:id="1357" w:author="Windows User" w:date="2017-09-22T16:56:00Z">
                  <w:rPr>
                    <w:rStyle w:val="Hyperlink"/>
                    <w:noProof/>
                    <w:rtl/>
                  </w:rPr>
                </w:rPrChange>
              </w:rPr>
              <w:delText>2-3-</w:delText>
            </w:r>
            <w:r w:rsidRPr="008C6FBB" w:rsidDel="00C87A04">
              <w:rPr>
                <w:rPrChange w:id="1358" w:author="Windows User" w:date="2017-09-22T16:56:00Z">
                  <w:rPr>
                    <w:rStyle w:val="Hyperlink"/>
                    <w:noProof/>
                  </w:rPr>
                </w:rPrChange>
              </w:rPr>
              <w:delText xml:space="preserve">  EXE</w:delText>
            </w:r>
            <w:r w:rsidDel="00C87A04">
              <w:rPr>
                <w:noProof/>
                <w:webHidden/>
              </w:rPr>
              <w:tab/>
            </w:r>
            <w:r w:rsidR="00F9645A" w:rsidDel="00C87A04">
              <w:rPr>
                <w:noProof/>
                <w:webHidden/>
                <w:rtl/>
                <w:lang w:bidi="ar-SA"/>
              </w:rPr>
              <w:delText>14</w:delText>
            </w:r>
          </w:del>
        </w:p>
        <w:p w14:paraId="4EA7F59D" w14:textId="77777777" w:rsidR="00FE2672" w:rsidDel="00C87A04" w:rsidRDefault="00FE2672">
          <w:pPr>
            <w:pStyle w:val="TOC1"/>
            <w:tabs>
              <w:tab w:val="right" w:leader="dot" w:pos="9350"/>
            </w:tabs>
            <w:jc w:val="center"/>
            <w:rPr>
              <w:del w:id="1359" w:author="Mahmoud" w:date="2017-10-06T12:56:00Z"/>
              <w:rFonts w:asciiTheme="minorHAnsi" w:eastAsiaTheme="minorEastAsia" w:hAnsiTheme="minorHAnsi" w:cstheme="minorBidi"/>
              <w:noProof/>
              <w:sz w:val="22"/>
              <w:szCs w:val="22"/>
              <w:lang w:bidi="ar-SA"/>
            </w:rPr>
            <w:pPrChange w:id="1360" w:author="Windows User" w:date="2017-10-14T03:28:00Z">
              <w:pPr>
                <w:pStyle w:val="TOC1"/>
                <w:tabs>
                  <w:tab w:val="right" w:leader="dot" w:pos="9350"/>
                </w:tabs>
              </w:pPr>
            </w:pPrChange>
          </w:pPr>
          <w:del w:id="1361" w:author="Mahmoud" w:date="2017-10-06T12:56:00Z">
            <w:r w:rsidRPr="008C6FBB" w:rsidDel="00C87A04">
              <w:rPr>
                <w:rtl/>
                <w:rPrChange w:id="1362" w:author="Windows User" w:date="2017-09-22T16:56:00Z">
                  <w:rPr>
                    <w:rStyle w:val="Hyperlink"/>
                    <w:noProof/>
                    <w:rtl/>
                  </w:rPr>
                </w:rPrChange>
              </w:rPr>
              <w:delText>فصل سوم: بررس</w:delText>
            </w:r>
            <w:r w:rsidRPr="008C6FBB" w:rsidDel="00C87A04">
              <w:rPr>
                <w:rFonts w:hint="cs"/>
                <w:rtl/>
                <w:rPrChange w:id="1363" w:author="Windows User" w:date="2017-09-22T16:56:00Z">
                  <w:rPr>
                    <w:rStyle w:val="Hyperlink"/>
                    <w:rFonts w:hint="cs"/>
                    <w:noProof/>
                    <w:rtl/>
                  </w:rPr>
                </w:rPrChange>
              </w:rPr>
              <w:delText>ی</w:delText>
            </w:r>
            <w:r w:rsidRPr="008C6FBB" w:rsidDel="00C87A04">
              <w:rPr>
                <w:rtl/>
                <w:rPrChange w:id="1364" w:author="Windows User" w:date="2017-09-22T16:56:00Z">
                  <w:rPr>
                    <w:rStyle w:val="Hyperlink"/>
                    <w:noProof/>
                    <w:rtl/>
                  </w:rPr>
                </w:rPrChange>
              </w:rPr>
              <w:delText xml:space="preserve"> اجرا</w:delText>
            </w:r>
            <w:r w:rsidRPr="008C6FBB" w:rsidDel="00C87A04">
              <w:rPr>
                <w:rFonts w:hint="cs"/>
                <w:rtl/>
                <w:rPrChange w:id="1365" w:author="Windows User" w:date="2017-09-22T16:56:00Z">
                  <w:rPr>
                    <w:rStyle w:val="Hyperlink"/>
                    <w:rFonts w:hint="cs"/>
                    <w:noProof/>
                    <w:rtl/>
                  </w:rPr>
                </w:rPrChange>
              </w:rPr>
              <w:delText>ی</w:delText>
            </w:r>
            <w:r w:rsidRPr="008C6FBB" w:rsidDel="00C87A04">
              <w:rPr>
                <w:rtl/>
                <w:rPrChange w:id="1366" w:author="Windows User" w:date="2017-09-22T16:56:00Z">
                  <w:rPr>
                    <w:rStyle w:val="Hyperlink"/>
                    <w:noProof/>
                    <w:rtl/>
                  </w:rPr>
                </w:rPrChange>
              </w:rPr>
              <w:delText xml:space="preserve"> پو</w:delText>
            </w:r>
            <w:r w:rsidRPr="008C6FBB" w:rsidDel="00C87A04">
              <w:rPr>
                <w:rFonts w:hint="cs"/>
                <w:rtl/>
                <w:rPrChange w:id="1367" w:author="Windows User" w:date="2017-09-22T16:56:00Z">
                  <w:rPr>
                    <w:rStyle w:val="Hyperlink"/>
                    <w:rFonts w:hint="cs"/>
                    <w:noProof/>
                    <w:rtl/>
                  </w:rPr>
                </w:rPrChange>
              </w:rPr>
              <w:delText>یانمادین</w:delText>
            </w:r>
            <w:r w:rsidRPr="008C6FBB" w:rsidDel="00C87A04">
              <w:rPr>
                <w:rtl/>
                <w:rPrChange w:id="1368" w:author="Windows User" w:date="2017-09-22T16:56:00Z">
                  <w:rPr>
                    <w:rStyle w:val="Hyperlink"/>
                    <w:noProof/>
                    <w:rtl/>
                  </w:rPr>
                </w:rPrChange>
              </w:rPr>
              <w:delText xml:space="preserve"> در برنامه ها</w:delText>
            </w:r>
            <w:r w:rsidRPr="008C6FBB" w:rsidDel="00C87A04">
              <w:rPr>
                <w:rFonts w:hint="cs"/>
                <w:rtl/>
                <w:rPrChange w:id="1369" w:author="Windows User" w:date="2017-09-22T16:56:00Z">
                  <w:rPr>
                    <w:rStyle w:val="Hyperlink"/>
                    <w:rFonts w:hint="cs"/>
                    <w:noProof/>
                    <w:rtl/>
                  </w:rPr>
                </w:rPrChange>
              </w:rPr>
              <w:delText>ی</w:delText>
            </w:r>
            <w:r w:rsidRPr="008C6FBB" w:rsidDel="00C87A04">
              <w:rPr>
                <w:rtl/>
                <w:rPrChange w:id="1370" w:author="Windows User" w:date="2017-09-22T16:56:00Z">
                  <w:rPr>
                    <w:rStyle w:val="Hyperlink"/>
                    <w:noProof/>
                    <w:rtl/>
                  </w:rPr>
                </w:rPrChange>
              </w:rPr>
              <w:delText xml:space="preserve"> اندرو</w:delText>
            </w:r>
            <w:r w:rsidRPr="008C6FBB" w:rsidDel="00C87A04">
              <w:rPr>
                <w:rFonts w:hint="cs"/>
                <w:rtl/>
                <w:rPrChange w:id="1371" w:author="Windows User" w:date="2017-09-22T16:56:00Z">
                  <w:rPr>
                    <w:rStyle w:val="Hyperlink"/>
                    <w:rFonts w:hint="cs"/>
                    <w:noProof/>
                    <w:rtl/>
                  </w:rPr>
                </w:rPrChange>
              </w:rPr>
              <w:delText>یدی</w:delText>
            </w:r>
            <w:r w:rsidDel="00C87A04">
              <w:rPr>
                <w:noProof/>
                <w:webHidden/>
              </w:rPr>
              <w:tab/>
            </w:r>
            <w:r w:rsidR="00F9645A" w:rsidDel="00C87A04">
              <w:rPr>
                <w:noProof/>
                <w:webHidden/>
                <w:rtl/>
                <w:lang w:bidi="ar-SA"/>
              </w:rPr>
              <w:delText>14</w:delText>
            </w:r>
          </w:del>
        </w:p>
        <w:p w14:paraId="1C8678A8" w14:textId="77777777" w:rsidR="00FE2672" w:rsidDel="00C87A04" w:rsidRDefault="00FE2672">
          <w:pPr>
            <w:pStyle w:val="TOC2"/>
            <w:tabs>
              <w:tab w:val="right" w:leader="dot" w:pos="9350"/>
            </w:tabs>
            <w:jc w:val="center"/>
            <w:rPr>
              <w:del w:id="1372" w:author="Mahmoud" w:date="2017-10-06T12:56:00Z"/>
              <w:rFonts w:asciiTheme="minorHAnsi" w:eastAsiaTheme="minorEastAsia" w:hAnsiTheme="minorHAnsi" w:cstheme="minorBidi"/>
              <w:noProof/>
              <w:sz w:val="22"/>
              <w:szCs w:val="22"/>
              <w:lang w:bidi="ar-SA"/>
            </w:rPr>
            <w:pPrChange w:id="1373" w:author="Windows User" w:date="2017-10-14T03:28:00Z">
              <w:pPr>
                <w:pStyle w:val="TOC2"/>
                <w:tabs>
                  <w:tab w:val="right" w:leader="dot" w:pos="9350"/>
                </w:tabs>
              </w:pPr>
            </w:pPrChange>
          </w:pPr>
          <w:del w:id="1374" w:author="Mahmoud" w:date="2017-10-06T12:56:00Z">
            <w:r w:rsidRPr="008C6FBB" w:rsidDel="00C87A04">
              <w:rPr>
                <w:rtl/>
                <w:rPrChange w:id="1375" w:author="Windows User" w:date="2017-09-22T16:56:00Z">
                  <w:rPr>
                    <w:rStyle w:val="Hyperlink"/>
                    <w:noProof/>
                    <w:rtl/>
                  </w:rPr>
                </w:rPrChange>
              </w:rPr>
              <w:delText>3-1-</w:delText>
            </w:r>
            <w:r w:rsidRPr="008C6FBB" w:rsidDel="00C87A04">
              <w:rPr>
                <w:rPrChange w:id="1376" w:author="Windows User" w:date="2017-09-22T16:56:00Z">
                  <w:rPr>
                    <w:rStyle w:val="Hyperlink"/>
                    <w:noProof/>
                  </w:rPr>
                </w:rPrChange>
              </w:rPr>
              <w:delText>Automated Test Input Generation for Android</w:delText>
            </w:r>
            <w:r w:rsidDel="00C87A04">
              <w:rPr>
                <w:noProof/>
                <w:webHidden/>
              </w:rPr>
              <w:tab/>
            </w:r>
            <w:r w:rsidR="00F9645A" w:rsidDel="00C87A04">
              <w:rPr>
                <w:noProof/>
                <w:webHidden/>
                <w:rtl/>
                <w:lang w:bidi="ar-SA"/>
              </w:rPr>
              <w:delText>14</w:delText>
            </w:r>
          </w:del>
        </w:p>
        <w:p w14:paraId="6DCF78BB" w14:textId="77777777" w:rsidR="00FE2672" w:rsidDel="00C87A04" w:rsidRDefault="00FE2672">
          <w:pPr>
            <w:pStyle w:val="TOC2"/>
            <w:tabs>
              <w:tab w:val="right" w:leader="dot" w:pos="9350"/>
            </w:tabs>
            <w:jc w:val="center"/>
            <w:rPr>
              <w:del w:id="1377" w:author="Mahmoud" w:date="2017-10-06T12:56:00Z"/>
              <w:rFonts w:asciiTheme="minorHAnsi" w:eastAsiaTheme="minorEastAsia" w:hAnsiTheme="minorHAnsi" w:cstheme="minorBidi"/>
              <w:noProof/>
              <w:sz w:val="22"/>
              <w:szCs w:val="22"/>
              <w:lang w:bidi="ar-SA"/>
            </w:rPr>
            <w:pPrChange w:id="1378" w:author="Windows User" w:date="2017-10-14T03:28:00Z">
              <w:pPr>
                <w:pStyle w:val="TOC2"/>
                <w:tabs>
                  <w:tab w:val="right" w:leader="dot" w:pos="9350"/>
                </w:tabs>
              </w:pPr>
            </w:pPrChange>
          </w:pPr>
          <w:del w:id="1379" w:author="Mahmoud" w:date="2017-10-06T12:56:00Z">
            <w:r w:rsidRPr="008C6FBB" w:rsidDel="00C87A04">
              <w:rPr>
                <w:rtl/>
                <w:rPrChange w:id="1380" w:author="Windows User" w:date="2017-09-22T16:56:00Z">
                  <w:rPr>
                    <w:rStyle w:val="Hyperlink"/>
                    <w:noProof/>
                    <w:rtl/>
                  </w:rPr>
                </w:rPrChange>
              </w:rPr>
              <w:delText>3-2-</w:delText>
            </w:r>
            <w:r w:rsidRPr="008C6FBB" w:rsidDel="00C87A04">
              <w:rPr>
                <w:rPrChange w:id="1381" w:author="Windows User" w:date="2017-09-22T16:56:00Z">
                  <w:rPr>
                    <w:rStyle w:val="Hyperlink"/>
                    <w:noProof/>
                  </w:rPr>
                </w:rPrChange>
              </w:rPr>
              <w:delText>(Automated concolic testing of smartphone apps) ACTEV</w:delText>
            </w:r>
            <w:r w:rsidDel="00C87A04">
              <w:rPr>
                <w:noProof/>
                <w:webHidden/>
              </w:rPr>
              <w:tab/>
            </w:r>
            <w:r w:rsidR="00F9645A" w:rsidDel="00C87A04">
              <w:rPr>
                <w:noProof/>
                <w:webHidden/>
                <w:rtl/>
                <w:lang w:bidi="ar-SA"/>
              </w:rPr>
              <w:delText>14</w:delText>
            </w:r>
          </w:del>
        </w:p>
        <w:p w14:paraId="4B578483" w14:textId="77777777" w:rsidR="00FE2672" w:rsidDel="00C87A04" w:rsidRDefault="00FE2672">
          <w:pPr>
            <w:pStyle w:val="TOC2"/>
            <w:tabs>
              <w:tab w:val="right" w:leader="dot" w:pos="9350"/>
            </w:tabs>
            <w:jc w:val="center"/>
            <w:rPr>
              <w:del w:id="1382" w:author="Mahmoud" w:date="2017-10-06T12:56:00Z"/>
              <w:rFonts w:asciiTheme="minorHAnsi" w:eastAsiaTheme="minorEastAsia" w:hAnsiTheme="minorHAnsi" w:cstheme="minorBidi"/>
              <w:noProof/>
              <w:sz w:val="22"/>
              <w:szCs w:val="22"/>
              <w:lang w:bidi="ar-SA"/>
            </w:rPr>
            <w:pPrChange w:id="1383" w:author="Windows User" w:date="2017-10-14T03:28:00Z">
              <w:pPr>
                <w:pStyle w:val="TOC2"/>
                <w:tabs>
                  <w:tab w:val="right" w:leader="dot" w:pos="9350"/>
                </w:tabs>
              </w:pPr>
            </w:pPrChange>
          </w:pPr>
          <w:del w:id="1384" w:author="Mahmoud" w:date="2017-10-06T12:56:00Z">
            <w:r w:rsidRPr="008C6FBB" w:rsidDel="00C87A04">
              <w:rPr>
                <w:rtl/>
                <w:rPrChange w:id="1385" w:author="Windows User" w:date="2017-09-22T16:56:00Z">
                  <w:rPr>
                    <w:rStyle w:val="Hyperlink"/>
                    <w:noProof/>
                    <w:rtl/>
                  </w:rPr>
                </w:rPrChange>
              </w:rPr>
              <w:delText>3-4-</w:delText>
            </w:r>
            <w:r w:rsidRPr="008C6FBB" w:rsidDel="00C87A04">
              <w:rPr>
                <w:rPrChange w:id="1386" w:author="Windows User" w:date="2017-09-22T16:56:00Z">
                  <w:rPr>
                    <w:rStyle w:val="Hyperlink"/>
                    <w:noProof/>
                  </w:rPr>
                </w:rPrChange>
              </w:rPr>
              <w:delText>Condroid</w:delText>
            </w:r>
            <w:r w:rsidRPr="008C6FBB" w:rsidDel="00C87A04">
              <w:rPr>
                <w:rtl/>
                <w:rPrChange w:id="1387" w:author="Windows User" w:date="2017-09-22T16:56:00Z">
                  <w:rPr>
                    <w:rStyle w:val="Hyperlink"/>
                    <w:noProof/>
                    <w:rtl/>
                  </w:rPr>
                </w:rPrChange>
              </w:rPr>
              <w:delText xml:space="preserve"> </w:delText>
            </w:r>
            <w:r w:rsidRPr="008C6FBB" w:rsidDel="00C87A04">
              <w:rPr>
                <w:rPrChange w:id="1388" w:author="Windows User" w:date="2017-09-22T16:56:00Z">
                  <w:rPr>
                    <w:rStyle w:val="Hyperlink"/>
                    <w:noProof/>
                  </w:rPr>
                </w:rPrChange>
              </w:rPr>
              <w:delText xml:space="preserve"> (Targeted dynamic analysis of android applications)</w:delText>
            </w:r>
            <w:r w:rsidDel="00C87A04">
              <w:rPr>
                <w:noProof/>
                <w:webHidden/>
              </w:rPr>
              <w:tab/>
            </w:r>
            <w:r w:rsidR="00F9645A" w:rsidDel="00C87A04">
              <w:rPr>
                <w:noProof/>
                <w:webHidden/>
                <w:rtl/>
                <w:lang w:bidi="ar-SA"/>
              </w:rPr>
              <w:delText>14</w:delText>
            </w:r>
          </w:del>
        </w:p>
        <w:p w14:paraId="778362B0" w14:textId="77777777" w:rsidR="00FE2672" w:rsidDel="00C87A04" w:rsidRDefault="00FE2672">
          <w:pPr>
            <w:pStyle w:val="TOC2"/>
            <w:tabs>
              <w:tab w:val="right" w:leader="dot" w:pos="9350"/>
            </w:tabs>
            <w:jc w:val="center"/>
            <w:rPr>
              <w:del w:id="1389" w:author="Mahmoud" w:date="2017-10-06T12:56:00Z"/>
              <w:rFonts w:asciiTheme="minorHAnsi" w:eastAsiaTheme="minorEastAsia" w:hAnsiTheme="minorHAnsi" w:cstheme="minorBidi"/>
              <w:noProof/>
              <w:sz w:val="22"/>
              <w:szCs w:val="22"/>
              <w:lang w:bidi="ar-SA"/>
            </w:rPr>
            <w:pPrChange w:id="1390" w:author="Windows User" w:date="2017-10-14T03:28:00Z">
              <w:pPr>
                <w:pStyle w:val="TOC2"/>
                <w:tabs>
                  <w:tab w:val="right" w:leader="dot" w:pos="9350"/>
                </w:tabs>
              </w:pPr>
            </w:pPrChange>
          </w:pPr>
          <w:del w:id="1391" w:author="Mahmoud" w:date="2017-10-06T12:56:00Z">
            <w:r w:rsidRPr="008C6FBB" w:rsidDel="00C87A04">
              <w:rPr>
                <w:rtl/>
                <w:rPrChange w:id="1392" w:author="Windows User" w:date="2017-09-22T16:56:00Z">
                  <w:rPr>
                    <w:rStyle w:val="Hyperlink"/>
                    <w:noProof/>
                    <w:rtl/>
                  </w:rPr>
                </w:rPrChange>
              </w:rPr>
              <w:delText>3-5-</w:delText>
            </w:r>
            <w:r w:rsidRPr="008C6FBB" w:rsidDel="00C87A04">
              <w:rPr>
                <w:rPrChange w:id="1393" w:author="Windows User" w:date="2017-09-22T16:56:00Z">
                  <w:rPr>
                    <w:rStyle w:val="Hyperlink"/>
                    <w:noProof/>
                  </w:rPr>
                </w:rPrChange>
              </w:rPr>
              <w:delText>SIG-Droid</w:delText>
            </w:r>
            <w:r w:rsidRPr="008C6FBB" w:rsidDel="00C87A04">
              <w:rPr>
                <w:rtl/>
                <w:rPrChange w:id="1394" w:author="Windows User" w:date="2017-09-22T16:56:00Z">
                  <w:rPr>
                    <w:rStyle w:val="Hyperlink"/>
                    <w:noProof/>
                    <w:rtl/>
                  </w:rPr>
                </w:rPrChange>
              </w:rPr>
              <w:delText>(</w:delText>
            </w:r>
            <w:r w:rsidRPr="008C6FBB" w:rsidDel="00C87A04">
              <w:rPr>
                <w:rPrChange w:id="1395" w:author="Windows User" w:date="2017-09-22T16:56:00Z">
                  <w:rPr>
                    <w:rStyle w:val="Hyperlink"/>
                    <w:noProof/>
                  </w:rPr>
                </w:rPrChange>
              </w:rPr>
              <w:delText>AutomatedSystem Input Generation for AndroidApps</w:delText>
            </w:r>
            <w:r w:rsidRPr="008C6FBB" w:rsidDel="00C87A04">
              <w:rPr>
                <w:rtl/>
                <w:rPrChange w:id="1396" w:author="Windows User" w:date="2017-09-22T16:56:00Z">
                  <w:rPr>
                    <w:rStyle w:val="Hyperlink"/>
                    <w:noProof/>
                    <w:rtl/>
                  </w:rPr>
                </w:rPrChange>
              </w:rPr>
              <w:delText>)</w:delText>
            </w:r>
            <w:r w:rsidDel="00C87A04">
              <w:rPr>
                <w:noProof/>
                <w:webHidden/>
              </w:rPr>
              <w:tab/>
            </w:r>
            <w:r w:rsidR="00F9645A" w:rsidDel="00C87A04">
              <w:rPr>
                <w:noProof/>
                <w:webHidden/>
                <w:rtl/>
                <w:lang w:bidi="ar-SA"/>
              </w:rPr>
              <w:delText>14</w:delText>
            </w:r>
          </w:del>
        </w:p>
        <w:p w14:paraId="066DF69F" w14:textId="77777777" w:rsidR="00FE2672" w:rsidDel="00C87A04" w:rsidRDefault="00FE2672">
          <w:pPr>
            <w:pStyle w:val="TOC1"/>
            <w:tabs>
              <w:tab w:val="right" w:leader="dot" w:pos="9350"/>
            </w:tabs>
            <w:jc w:val="center"/>
            <w:rPr>
              <w:del w:id="1397" w:author="Mahmoud" w:date="2017-10-06T12:56:00Z"/>
              <w:rFonts w:asciiTheme="minorHAnsi" w:eastAsiaTheme="minorEastAsia" w:hAnsiTheme="minorHAnsi" w:cstheme="minorBidi"/>
              <w:noProof/>
              <w:sz w:val="22"/>
              <w:szCs w:val="22"/>
              <w:lang w:bidi="ar-SA"/>
            </w:rPr>
            <w:pPrChange w:id="1398" w:author="Windows User" w:date="2017-10-14T03:28:00Z">
              <w:pPr>
                <w:pStyle w:val="TOC1"/>
                <w:tabs>
                  <w:tab w:val="right" w:leader="dot" w:pos="9350"/>
                </w:tabs>
              </w:pPr>
            </w:pPrChange>
          </w:pPr>
          <w:del w:id="1399" w:author="Mahmoud" w:date="2017-10-06T12:56:00Z">
            <w:r w:rsidRPr="008C6FBB" w:rsidDel="00C87A04">
              <w:rPr>
                <w:rtl/>
                <w:rPrChange w:id="1400" w:author="Windows User" w:date="2017-09-22T16:56:00Z">
                  <w:rPr>
                    <w:rStyle w:val="Hyperlink"/>
                    <w:noProof/>
                    <w:rtl/>
                  </w:rPr>
                </w:rPrChange>
              </w:rPr>
              <w:delText>فصل سوم: مطالعه  و</w:delText>
            </w:r>
            <w:r w:rsidRPr="008C6FBB" w:rsidDel="00C87A04">
              <w:rPr>
                <w:rPrChange w:id="1401" w:author="Windows User" w:date="2017-09-22T16:56:00Z">
                  <w:rPr>
                    <w:rStyle w:val="Hyperlink"/>
                    <w:noProof/>
                  </w:rPr>
                </w:rPrChange>
              </w:rPr>
              <w:delText xml:space="preserve"> </w:delText>
            </w:r>
            <w:r w:rsidRPr="008C6FBB" w:rsidDel="00C87A04">
              <w:rPr>
                <w:rtl/>
                <w:rPrChange w:id="1402" w:author="Windows User" w:date="2017-09-22T16:56:00Z">
                  <w:rPr>
                    <w:rStyle w:val="Hyperlink"/>
                    <w:noProof/>
                    <w:rtl/>
                  </w:rPr>
                </w:rPrChange>
              </w:rPr>
              <w:delText>بررس</w:delText>
            </w:r>
            <w:r w:rsidRPr="008C6FBB" w:rsidDel="00C87A04">
              <w:rPr>
                <w:rFonts w:hint="cs"/>
                <w:rtl/>
                <w:rPrChange w:id="1403" w:author="Windows User" w:date="2017-09-22T16:56:00Z">
                  <w:rPr>
                    <w:rStyle w:val="Hyperlink"/>
                    <w:rFonts w:hint="cs"/>
                    <w:noProof/>
                    <w:rtl/>
                  </w:rPr>
                </w:rPrChange>
              </w:rPr>
              <w:delText>ی</w:delText>
            </w:r>
            <w:r w:rsidRPr="008C6FBB" w:rsidDel="00C87A04">
              <w:rPr>
                <w:rtl/>
                <w:rPrChange w:id="1404" w:author="Windows User" w:date="2017-09-22T16:56:00Z">
                  <w:rPr>
                    <w:rStyle w:val="Hyperlink"/>
                    <w:noProof/>
                    <w:rtl/>
                  </w:rPr>
                </w:rPrChange>
              </w:rPr>
              <w:delText xml:space="preserve"> دژافزار‌ها</w:delText>
            </w:r>
            <w:r w:rsidDel="00C87A04">
              <w:rPr>
                <w:noProof/>
                <w:webHidden/>
              </w:rPr>
              <w:tab/>
            </w:r>
            <w:r w:rsidR="00F9645A" w:rsidDel="00C87A04">
              <w:rPr>
                <w:noProof/>
                <w:webHidden/>
                <w:rtl/>
                <w:lang w:bidi="ar-SA"/>
              </w:rPr>
              <w:delText>14</w:delText>
            </w:r>
          </w:del>
        </w:p>
        <w:p w14:paraId="439AEED4" w14:textId="77777777" w:rsidR="00FE2672" w:rsidDel="00C87A04" w:rsidRDefault="00FE2672">
          <w:pPr>
            <w:pStyle w:val="TOC2"/>
            <w:tabs>
              <w:tab w:val="right" w:leader="dot" w:pos="9350"/>
            </w:tabs>
            <w:jc w:val="center"/>
            <w:rPr>
              <w:del w:id="1405" w:author="Mahmoud" w:date="2017-10-06T12:56:00Z"/>
              <w:rFonts w:asciiTheme="minorHAnsi" w:eastAsiaTheme="minorEastAsia" w:hAnsiTheme="minorHAnsi" w:cstheme="minorBidi"/>
              <w:noProof/>
              <w:sz w:val="22"/>
              <w:szCs w:val="22"/>
              <w:lang w:bidi="ar-SA"/>
            </w:rPr>
            <w:pPrChange w:id="1406" w:author="Windows User" w:date="2017-10-14T03:28:00Z">
              <w:pPr>
                <w:pStyle w:val="TOC2"/>
                <w:tabs>
                  <w:tab w:val="right" w:leader="dot" w:pos="9350"/>
                </w:tabs>
              </w:pPr>
            </w:pPrChange>
          </w:pPr>
          <w:del w:id="1407" w:author="Mahmoud" w:date="2017-10-06T12:56:00Z">
            <w:r w:rsidRPr="008C6FBB" w:rsidDel="00C87A04">
              <w:rPr>
                <w:rtl/>
                <w:rPrChange w:id="1408" w:author="Windows User" w:date="2017-09-22T16:56:00Z">
                  <w:rPr>
                    <w:rStyle w:val="Hyperlink"/>
                    <w:noProof/>
                    <w:rtl/>
                  </w:rPr>
                </w:rPrChange>
              </w:rPr>
              <w:delText>3-1-دژافزارها</w:delText>
            </w:r>
            <w:r w:rsidRPr="008C6FBB" w:rsidDel="00C87A04">
              <w:rPr>
                <w:rFonts w:hint="cs"/>
                <w:rtl/>
                <w:rPrChange w:id="1409" w:author="Windows User" w:date="2017-09-22T16:56:00Z">
                  <w:rPr>
                    <w:rStyle w:val="Hyperlink"/>
                    <w:rFonts w:hint="cs"/>
                    <w:noProof/>
                    <w:rtl/>
                  </w:rPr>
                </w:rPrChange>
              </w:rPr>
              <w:delText>ی</w:delText>
            </w:r>
            <w:r w:rsidRPr="008C6FBB" w:rsidDel="00C87A04">
              <w:rPr>
                <w:rtl/>
                <w:rPrChange w:id="1410" w:author="Windows User" w:date="2017-09-22T16:56:00Z">
                  <w:rPr>
                    <w:rStyle w:val="Hyperlink"/>
                    <w:noProof/>
                    <w:rtl/>
                  </w:rPr>
                </w:rPrChange>
              </w:rPr>
              <w:delText xml:space="preserve"> اندرو</w:delText>
            </w:r>
            <w:r w:rsidRPr="008C6FBB" w:rsidDel="00C87A04">
              <w:rPr>
                <w:rFonts w:hint="cs"/>
                <w:rtl/>
                <w:rPrChange w:id="1411" w:author="Windows User" w:date="2017-09-22T16:56:00Z">
                  <w:rPr>
                    <w:rStyle w:val="Hyperlink"/>
                    <w:rFonts w:hint="cs"/>
                    <w:noProof/>
                    <w:rtl/>
                  </w:rPr>
                </w:rPrChange>
              </w:rPr>
              <w:delText>یدی</w:delText>
            </w:r>
            <w:r w:rsidDel="00C87A04">
              <w:rPr>
                <w:noProof/>
                <w:webHidden/>
              </w:rPr>
              <w:tab/>
            </w:r>
            <w:r w:rsidR="00F9645A" w:rsidDel="00C87A04">
              <w:rPr>
                <w:noProof/>
                <w:webHidden/>
                <w:rtl/>
                <w:lang w:bidi="ar-SA"/>
              </w:rPr>
              <w:delText>14</w:delText>
            </w:r>
          </w:del>
        </w:p>
        <w:p w14:paraId="29C91648" w14:textId="77777777" w:rsidR="00FE2672" w:rsidDel="00C87A04" w:rsidRDefault="00FE2672">
          <w:pPr>
            <w:pStyle w:val="TOC1"/>
            <w:tabs>
              <w:tab w:val="right" w:leader="dot" w:pos="9350"/>
            </w:tabs>
            <w:jc w:val="center"/>
            <w:rPr>
              <w:del w:id="1412" w:author="Mahmoud" w:date="2017-10-06T12:56:00Z"/>
              <w:rFonts w:asciiTheme="minorHAnsi" w:eastAsiaTheme="minorEastAsia" w:hAnsiTheme="minorHAnsi" w:cstheme="minorBidi"/>
              <w:noProof/>
              <w:sz w:val="22"/>
              <w:szCs w:val="22"/>
              <w:lang w:bidi="ar-SA"/>
            </w:rPr>
            <w:pPrChange w:id="1413" w:author="Windows User" w:date="2017-10-14T03:28:00Z">
              <w:pPr>
                <w:pStyle w:val="TOC1"/>
                <w:tabs>
                  <w:tab w:val="right" w:leader="dot" w:pos="9350"/>
                </w:tabs>
              </w:pPr>
            </w:pPrChange>
          </w:pPr>
          <w:del w:id="1414" w:author="Mahmoud" w:date="2017-10-06T12:56:00Z">
            <w:r w:rsidRPr="008C6FBB" w:rsidDel="00C87A04">
              <w:rPr>
                <w:rtl/>
                <w:rPrChange w:id="1415" w:author="Windows User" w:date="2017-09-22T16:56:00Z">
                  <w:rPr>
                    <w:rStyle w:val="Hyperlink"/>
                    <w:noProof/>
                    <w:rtl/>
                  </w:rPr>
                </w:rPrChange>
              </w:rPr>
              <w:delText>فصل چهارم: روش‌ها</w:delText>
            </w:r>
            <w:r w:rsidRPr="008C6FBB" w:rsidDel="00C87A04">
              <w:rPr>
                <w:rFonts w:hint="cs"/>
                <w:rtl/>
                <w:rPrChange w:id="1416" w:author="Windows User" w:date="2017-09-22T16:56:00Z">
                  <w:rPr>
                    <w:rStyle w:val="Hyperlink"/>
                    <w:rFonts w:hint="cs"/>
                    <w:noProof/>
                    <w:rtl/>
                  </w:rPr>
                </w:rPrChange>
              </w:rPr>
              <w:delText>ی</w:delText>
            </w:r>
            <w:r w:rsidRPr="008C6FBB" w:rsidDel="00C87A04">
              <w:rPr>
                <w:rtl/>
                <w:rPrChange w:id="1417" w:author="Windows User" w:date="2017-09-22T16:56:00Z">
                  <w:rPr>
                    <w:rStyle w:val="Hyperlink"/>
                    <w:noProof/>
                    <w:rtl/>
                  </w:rPr>
                </w:rPrChange>
              </w:rPr>
              <w:delText xml:space="preserve"> تشخ</w:delText>
            </w:r>
            <w:r w:rsidRPr="008C6FBB" w:rsidDel="00C87A04">
              <w:rPr>
                <w:rFonts w:hint="cs"/>
                <w:rtl/>
                <w:rPrChange w:id="1418" w:author="Windows User" w:date="2017-09-22T16:56:00Z">
                  <w:rPr>
                    <w:rStyle w:val="Hyperlink"/>
                    <w:rFonts w:hint="cs"/>
                    <w:noProof/>
                    <w:rtl/>
                  </w:rPr>
                </w:rPrChange>
              </w:rPr>
              <w:delText>یص</w:delText>
            </w:r>
            <w:r w:rsidRPr="008C6FBB" w:rsidDel="00C87A04">
              <w:rPr>
                <w:rtl/>
                <w:rPrChange w:id="1419" w:author="Windows User" w:date="2017-09-22T16:56:00Z">
                  <w:rPr>
                    <w:rStyle w:val="Hyperlink"/>
                    <w:noProof/>
                    <w:rtl/>
                  </w:rPr>
                </w:rPrChange>
              </w:rPr>
              <w:delText xml:space="preserve"> دژافزار</w:delText>
            </w:r>
            <w:r w:rsidDel="00C87A04">
              <w:rPr>
                <w:noProof/>
                <w:webHidden/>
              </w:rPr>
              <w:tab/>
            </w:r>
            <w:r w:rsidR="00F9645A" w:rsidDel="00C87A04">
              <w:rPr>
                <w:noProof/>
                <w:webHidden/>
                <w:rtl/>
                <w:lang w:bidi="ar-SA"/>
              </w:rPr>
              <w:delText>14</w:delText>
            </w:r>
          </w:del>
        </w:p>
        <w:p w14:paraId="226884C6" w14:textId="77777777" w:rsidR="00FE2672" w:rsidDel="00C87A04" w:rsidRDefault="00FE2672">
          <w:pPr>
            <w:pStyle w:val="TOC2"/>
            <w:tabs>
              <w:tab w:val="right" w:leader="dot" w:pos="9350"/>
            </w:tabs>
            <w:jc w:val="center"/>
            <w:rPr>
              <w:del w:id="1420" w:author="Mahmoud" w:date="2017-10-06T12:56:00Z"/>
              <w:rFonts w:asciiTheme="minorHAnsi" w:eastAsiaTheme="minorEastAsia" w:hAnsiTheme="minorHAnsi" w:cstheme="minorBidi"/>
              <w:noProof/>
              <w:sz w:val="22"/>
              <w:szCs w:val="22"/>
              <w:lang w:bidi="ar-SA"/>
            </w:rPr>
            <w:pPrChange w:id="1421" w:author="Windows User" w:date="2017-10-14T03:28:00Z">
              <w:pPr>
                <w:pStyle w:val="TOC2"/>
                <w:tabs>
                  <w:tab w:val="right" w:leader="dot" w:pos="9350"/>
                </w:tabs>
              </w:pPr>
            </w:pPrChange>
          </w:pPr>
          <w:del w:id="1422" w:author="Mahmoud" w:date="2017-10-06T12:56:00Z">
            <w:r w:rsidRPr="008C6FBB" w:rsidDel="00C87A04">
              <w:rPr>
                <w:rtl/>
                <w:rPrChange w:id="1423" w:author="Windows User" w:date="2017-09-22T16:56:00Z">
                  <w:rPr>
                    <w:rStyle w:val="Hyperlink"/>
                    <w:noProof/>
                    <w:rtl/>
                  </w:rPr>
                </w:rPrChange>
              </w:rPr>
              <w:delText>4-1- روش ا</w:delText>
            </w:r>
            <w:r w:rsidRPr="008C6FBB" w:rsidDel="00C87A04">
              <w:rPr>
                <w:rFonts w:hint="cs"/>
                <w:rtl/>
                <w:rPrChange w:id="1424" w:author="Windows User" w:date="2017-09-22T16:56:00Z">
                  <w:rPr>
                    <w:rStyle w:val="Hyperlink"/>
                    <w:rFonts w:hint="cs"/>
                    <w:noProof/>
                    <w:rtl/>
                  </w:rPr>
                </w:rPrChange>
              </w:rPr>
              <w:delText>یستا</w:delText>
            </w:r>
            <w:r w:rsidDel="00C87A04">
              <w:rPr>
                <w:noProof/>
                <w:webHidden/>
              </w:rPr>
              <w:tab/>
            </w:r>
            <w:r w:rsidR="00F9645A" w:rsidDel="00C87A04">
              <w:rPr>
                <w:noProof/>
                <w:webHidden/>
                <w:rtl/>
                <w:lang w:bidi="ar-SA"/>
              </w:rPr>
              <w:delText>14</w:delText>
            </w:r>
          </w:del>
        </w:p>
        <w:p w14:paraId="1EBA77BF" w14:textId="77777777" w:rsidR="00FE2672" w:rsidDel="00C87A04" w:rsidRDefault="00FE2672">
          <w:pPr>
            <w:pStyle w:val="TOC2"/>
            <w:tabs>
              <w:tab w:val="right" w:leader="dot" w:pos="9350"/>
            </w:tabs>
            <w:jc w:val="center"/>
            <w:rPr>
              <w:del w:id="1425" w:author="Mahmoud" w:date="2017-10-06T12:56:00Z"/>
              <w:rFonts w:asciiTheme="minorHAnsi" w:eastAsiaTheme="minorEastAsia" w:hAnsiTheme="minorHAnsi" w:cstheme="minorBidi"/>
              <w:noProof/>
              <w:sz w:val="22"/>
              <w:szCs w:val="22"/>
              <w:lang w:bidi="ar-SA"/>
            </w:rPr>
            <w:pPrChange w:id="1426" w:author="Windows User" w:date="2017-10-14T03:28:00Z">
              <w:pPr>
                <w:pStyle w:val="TOC2"/>
                <w:tabs>
                  <w:tab w:val="right" w:leader="dot" w:pos="9350"/>
                </w:tabs>
              </w:pPr>
            </w:pPrChange>
          </w:pPr>
          <w:del w:id="1427" w:author="Mahmoud" w:date="2017-10-06T12:56:00Z">
            <w:r w:rsidRPr="008C6FBB" w:rsidDel="00C87A04">
              <w:rPr>
                <w:rtl/>
                <w:rPrChange w:id="1428" w:author="Windows User" w:date="2017-09-22T16:56:00Z">
                  <w:rPr>
                    <w:rStyle w:val="Hyperlink"/>
                    <w:noProof/>
                    <w:rtl/>
                  </w:rPr>
                </w:rPrChange>
              </w:rPr>
              <w:delText>4-2-روش پو</w:delText>
            </w:r>
            <w:r w:rsidRPr="008C6FBB" w:rsidDel="00C87A04">
              <w:rPr>
                <w:rFonts w:hint="cs"/>
                <w:rtl/>
                <w:rPrChange w:id="1429" w:author="Windows User" w:date="2017-09-22T16:56:00Z">
                  <w:rPr>
                    <w:rStyle w:val="Hyperlink"/>
                    <w:rFonts w:hint="cs"/>
                    <w:noProof/>
                    <w:rtl/>
                  </w:rPr>
                </w:rPrChange>
              </w:rPr>
              <w:delText>یا</w:delText>
            </w:r>
            <w:r w:rsidDel="00C87A04">
              <w:rPr>
                <w:noProof/>
                <w:webHidden/>
              </w:rPr>
              <w:tab/>
            </w:r>
            <w:r w:rsidR="00F9645A" w:rsidDel="00C87A04">
              <w:rPr>
                <w:noProof/>
                <w:webHidden/>
                <w:rtl/>
                <w:lang w:bidi="ar-SA"/>
              </w:rPr>
              <w:delText>14</w:delText>
            </w:r>
          </w:del>
        </w:p>
        <w:p w14:paraId="7290AFBA" w14:textId="77777777" w:rsidR="00FE2672" w:rsidDel="00C87A04" w:rsidRDefault="00FE2672">
          <w:pPr>
            <w:pStyle w:val="TOC2"/>
            <w:tabs>
              <w:tab w:val="right" w:leader="dot" w:pos="9350"/>
            </w:tabs>
            <w:jc w:val="center"/>
            <w:rPr>
              <w:del w:id="1430" w:author="Mahmoud" w:date="2017-10-06T12:56:00Z"/>
              <w:rFonts w:asciiTheme="minorHAnsi" w:eastAsiaTheme="minorEastAsia" w:hAnsiTheme="minorHAnsi" w:cstheme="minorBidi"/>
              <w:noProof/>
              <w:sz w:val="22"/>
              <w:szCs w:val="22"/>
              <w:lang w:bidi="ar-SA"/>
            </w:rPr>
            <w:pPrChange w:id="1431" w:author="Windows User" w:date="2017-10-14T03:28:00Z">
              <w:pPr>
                <w:pStyle w:val="TOC2"/>
                <w:tabs>
                  <w:tab w:val="right" w:leader="dot" w:pos="9350"/>
                </w:tabs>
              </w:pPr>
            </w:pPrChange>
          </w:pPr>
          <w:del w:id="1432" w:author="Mahmoud" w:date="2017-10-06T12:56:00Z">
            <w:r w:rsidRPr="008C6FBB" w:rsidDel="00C87A04">
              <w:rPr>
                <w:rtl/>
                <w:rPrChange w:id="1433" w:author="Windows User" w:date="2017-09-22T16:56:00Z">
                  <w:rPr>
                    <w:rStyle w:val="Hyperlink"/>
                    <w:noProof/>
                    <w:rtl/>
                  </w:rPr>
                </w:rPrChange>
              </w:rPr>
              <w:delText>4-3-روش ها</w:delText>
            </w:r>
            <w:r w:rsidRPr="008C6FBB" w:rsidDel="00C87A04">
              <w:rPr>
                <w:rFonts w:hint="cs"/>
                <w:rtl/>
                <w:rPrChange w:id="1434" w:author="Windows User" w:date="2017-09-22T16:56:00Z">
                  <w:rPr>
                    <w:rStyle w:val="Hyperlink"/>
                    <w:rFonts w:hint="cs"/>
                    <w:noProof/>
                    <w:rtl/>
                  </w:rPr>
                </w:rPrChange>
              </w:rPr>
              <w:delText>ی</w:delText>
            </w:r>
            <w:r w:rsidRPr="008C6FBB" w:rsidDel="00C87A04">
              <w:rPr>
                <w:rtl/>
                <w:rPrChange w:id="1435" w:author="Windows User" w:date="2017-09-22T16:56:00Z">
                  <w:rPr>
                    <w:rStyle w:val="Hyperlink"/>
                    <w:noProof/>
                    <w:rtl/>
                  </w:rPr>
                </w:rPrChange>
              </w:rPr>
              <w:delText xml:space="preserve"> تشخ</w:delText>
            </w:r>
            <w:r w:rsidRPr="008C6FBB" w:rsidDel="00C87A04">
              <w:rPr>
                <w:rFonts w:hint="cs"/>
                <w:rtl/>
                <w:rPrChange w:id="1436" w:author="Windows User" w:date="2017-09-22T16:56:00Z">
                  <w:rPr>
                    <w:rStyle w:val="Hyperlink"/>
                    <w:rFonts w:hint="cs"/>
                    <w:noProof/>
                    <w:rtl/>
                  </w:rPr>
                </w:rPrChange>
              </w:rPr>
              <w:delText>یص</w:delText>
            </w:r>
            <w:r w:rsidRPr="008C6FBB" w:rsidDel="00C87A04">
              <w:rPr>
                <w:rtl/>
                <w:rPrChange w:id="1437" w:author="Windows User" w:date="2017-09-22T16:56:00Z">
                  <w:rPr>
                    <w:rStyle w:val="Hyperlink"/>
                    <w:noProof/>
                    <w:rtl/>
                  </w:rPr>
                </w:rPrChange>
              </w:rPr>
              <w:delText xml:space="preserve"> دژافزار ها</w:delText>
            </w:r>
            <w:r w:rsidRPr="008C6FBB" w:rsidDel="00C87A04">
              <w:rPr>
                <w:rFonts w:hint="cs"/>
                <w:rtl/>
                <w:rPrChange w:id="1438" w:author="Windows User" w:date="2017-09-22T16:56:00Z">
                  <w:rPr>
                    <w:rStyle w:val="Hyperlink"/>
                    <w:rFonts w:hint="cs"/>
                    <w:noProof/>
                    <w:rtl/>
                  </w:rPr>
                </w:rPrChange>
              </w:rPr>
              <w:delText>ی</w:delText>
            </w:r>
            <w:r w:rsidRPr="008C6FBB" w:rsidDel="00C87A04">
              <w:rPr>
                <w:rtl/>
                <w:rPrChange w:id="1439" w:author="Windows User" w:date="2017-09-22T16:56:00Z">
                  <w:rPr>
                    <w:rStyle w:val="Hyperlink"/>
                    <w:noProof/>
                    <w:rtl/>
                  </w:rPr>
                </w:rPrChange>
              </w:rPr>
              <w:delText xml:space="preserve"> اندرو</w:delText>
            </w:r>
            <w:r w:rsidRPr="008C6FBB" w:rsidDel="00C87A04">
              <w:rPr>
                <w:rFonts w:hint="cs"/>
                <w:rtl/>
                <w:rPrChange w:id="1440" w:author="Windows User" w:date="2017-09-22T16:56:00Z">
                  <w:rPr>
                    <w:rStyle w:val="Hyperlink"/>
                    <w:rFonts w:hint="cs"/>
                    <w:noProof/>
                    <w:rtl/>
                  </w:rPr>
                </w:rPrChange>
              </w:rPr>
              <w:delText>یدی</w:delText>
            </w:r>
            <w:r w:rsidDel="00C87A04">
              <w:rPr>
                <w:noProof/>
                <w:webHidden/>
              </w:rPr>
              <w:tab/>
            </w:r>
            <w:r w:rsidR="00F9645A" w:rsidDel="00C87A04">
              <w:rPr>
                <w:noProof/>
                <w:webHidden/>
                <w:rtl/>
                <w:lang w:bidi="ar-SA"/>
              </w:rPr>
              <w:delText>14</w:delText>
            </w:r>
          </w:del>
        </w:p>
        <w:p w14:paraId="33B26E81" w14:textId="77777777" w:rsidR="00FE2672" w:rsidDel="00C87A04" w:rsidRDefault="00FE2672">
          <w:pPr>
            <w:pStyle w:val="TOC1"/>
            <w:tabs>
              <w:tab w:val="right" w:leader="dot" w:pos="9350"/>
            </w:tabs>
            <w:jc w:val="center"/>
            <w:rPr>
              <w:del w:id="1441" w:author="Mahmoud" w:date="2017-10-06T12:56:00Z"/>
              <w:rFonts w:asciiTheme="minorHAnsi" w:eastAsiaTheme="minorEastAsia" w:hAnsiTheme="minorHAnsi" w:cstheme="minorBidi"/>
              <w:noProof/>
              <w:sz w:val="22"/>
              <w:szCs w:val="22"/>
              <w:lang w:bidi="ar-SA"/>
            </w:rPr>
            <w:pPrChange w:id="1442" w:author="Windows User" w:date="2017-10-14T03:28:00Z">
              <w:pPr>
                <w:pStyle w:val="TOC1"/>
                <w:tabs>
                  <w:tab w:val="right" w:leader="dot" w:pos="9350"/>
                </w:tabs>
              </w:pPr>
            </w:pPrChange>
          </w:pPr>
          <w:del w:id="1443" w:author="Mahmoud" w:date="2017-10-06T12:56:00Z">
            <w:r w:rsidRPr="008C6FBB" w:rsidDel="00C87A04">
              <w:rPr>
                <w:rtl/>
                <w:rPrChange w:id="1444" w:author="Windows User" w:date="2017-09-22T16:56:00Z">
                  <w:rPr>
                    <w:rStyle w:val="Hyperlink"/>
                    <w:noProof/>
                    <w:rtl/>
                  </w:rPr>
                </w:rPrChange>
              </w:rPr>
              <w:delText>فصل پنجم:کارها</w:delText>
            </w:r>
            <w:r w:rsidRPr="008C6FBB" w:rsidDel="00C87A04">
              <w:rPr>
                <w:rFonts w:hint="cs"/>
                <w:rtl/>
                <w:rPrChange w:id="1445" w:author="Windows User" w:date="2017-09-22T16:56:00Z">
                  <w:rPr>
                    <w:rStyle w:val="Hyperlink"/>
                    <w:rFonts w:hint="cs"/>
                    <w:noProof/>
                    <w:rtl/>
                  </w:rPr>
                </w:rPrChange>
              </w:rPr>
              <w:delText>ی</w:delText>
            </w:r>
            <w:r w:rsidRPr="008C6FBB" w:rsidDel="00C87A04">
              <w:rPr>
                <w:rtl/>
                <w:rPrChange w:id="1446" w:author="Windows User" w:date="2017-09-22T16:56:00Z">
                  <w:rPr>
                    <w:rStyle w:val="Hyperlink"/>
                    <w:noProof/>
                    <w:rtl/>
                  </w:rPr>
                </w:rPrChange>
              </w:rPr>
              <w:delText xml:space="preserve"> پ</w:delText>
            </w:r>
            <w:r w:rsidRPr="008C6FBB" w:rsidDel="00C87A04">
              <w:rPr>
                <w:rFonts w:hint="cs"/>
                <w:rtl/>
                <w:rPrChange w:id="1447" w:author="Windows User" w:date="2017-09-22T16:56:00Z">
                  <w:rPr>
                    <w:rStyle w:val="Hyperlink"/>
                    <w:rFonts w:hint="cs"/>
                    <w:noProof/>
                    <w:rtl/>
                  </w:rPr>
                </w:rPrChange>
              </w:rPr>
              <w:delText>یشین</w:delText>
            </w:r>
            <w:r w:rsidRPr="008C6FBB" w:rsidDel="00C87A04">
              <w:rPr>
                <w:rtl/>
                <w:rPrChange w:id="1448" w:author="Windows User" w:date="2017-09-22T16:56:00Z">
                  <w:rPr>
                    <w:rStyle w:val="Hyperlink"/>
                    <w:noProof/>
                    <w:rtl/>
                  </w:rPr>
                </w:rPrChange>
              </w:rPr>
              <w:delText xml:space="preserve"> اجرا</w:delText>
            </w:r>
            <w:r w:rsidRPr="008C6FBB" w:rsidDel="00C87A04">
              <w:rPr>
                <w:rFonts w:hint="cs"/>
                <w:rtl/>
                <w:rPrChange w:id="1449" w:author="Windows User" w:date="2017-09-22T16:56:00Z">
                  <w:rPr>
                    <w:rStyle w:val="Hyperlink"/>
                    <w:rFonts w:hint="cs"/>
                    <w:noProof/>
                    <w:rtl/>
                  </w:rPr>
                </w:rPrChange>
              </w:rPr>
              <w:delText>ی</w:delText>
            </w:r>
            <w:r w:rsidRPr="008C6FBB" w:rsidDel="00C87A04">
              <w:rPr>
                <w:rPrChange w:id="1450" w:author="Windows User" w:date="2017-09-22T16:56:00Z">
                  <w:rPr>
                    <w:rStyle w:val="Hyperlink"/>
                    <w:noProof/>
                  </w:rPr>
                </w:rPrChange>
              </w:rPr>
              <w:delText xml:space="preserve"> </w:delText>
            </w:r>
            <w:r w:rsidRPr="008C6FBB" w:rsidDel="00C87A04">
              <w:rPr>
                <w:rtl/>
                <w:rPrChange w:id="1451" w:author="Windows User" w:date="2017-09-22T16:56:00Z">
                  <w:rPr>
                    <w:rStyle w:val="Hyperlink"/>
                    <w:noProof/>
                    <w:rtl/>
                  </w:rPr>
                </w:rPrChange>
              </w:rPr>
              <w:delText>پو</w:delText>
            </w:r>
            <w:r w:rsidRPr="008C6FBB" w:rsidDel="00C87A04">
              <w:rPr>
                <w:rFonts w:hint="cs"/>
                <w:rtl/>
                <w:rPrChange w:id="1452" w:author="Windows User" w:date="2017-09-22T16:56:00Z">
                  <w:rPr>
                    <w:rStyle w:val="Hyperlink"/>
                    <w:rFonts w:hint="cs"/>
                    <w:noProof/>
                    <w:rtl/>
                  </w:rPr>
                </w:rPrChange>
              </w:rPr>
              <w:delText>یانمادین</w:delText>
            </w:r>
            <w:r w:rsidRPr="008C6FBB" w:rsidDel="00C87A04">
              <w:rPr>
                <w:rtl/>
                <w:rPrChange w:id="1453" w:author="Windows User" w:date="2017-09-22T16:56:00Z">
                  <w:rPr>
                    <w:rStyle w:val="Hyperlink"/>
                    <w:noProof/>
                    <w:rtl/>
                  </w:rPr>
                </w:rPrChange>
              </w:rPr>
              <w:delText xml:space="preserve"> با هدف تشخ</w:delText>
            </w:r>
            <w:r w:rsidRPr="008C6FBB" w:rsidDel="00C87A04">
              <w:rPr>
                <w:rFonts w:hint="cs"/>
                <w:rtl/>
                <w:rPrChange w:id="1454" w:author="Windows User" w:date="2017-09-22T16:56:00Z">
                  <w:rPr>
                    <w:rStyle w:val="Hyperlink"/>
                    <w:rFonts w:hint="cs"/>
                    <w:noProof/>
                    <w:rtl/>
                  </w:rPr>
                </w:rPrChange>
              </w:rPr>
              <w:delText>یص</w:delText>
            </w:r>
            <w:r w:rsidRPr="008C6FBB" w:rsidDel="00C87A04">
              <w:rPr>
                <w:rtl/>
                <w:rPrChange w:id="1455" w:author="Windows User" w:date="2017-09-22T16:56:00Z">
                  <w:rPr>
                    <w:rStyle w:val="Hyperlink"/>
                    <w:noProof/>
                    <w:rtl/>
                  </w:rPr>
                </w:rPrChange>
              </w:rPr>
              <w:delText xml:space="preserve"> </w:delText>
            </w:r>
            <w:r w:rsidRPr="008C6FBB" w:rsidDel="00C87A04">
              <w:rPr>
                <w:rFonts w:hint="cs"/>
                <w:rtl/>
                <w:rPrChange w:id="1456" w:author="Windows User" w:date="2017-09-22T16:56:00Z">
                  <w:rPr>
                    <w:rStyle w:val="Hyperlink"/>
                    <w:rFonts w:hint="cs"/>
                    <w:noProof/>
                    <w:rtl/>
                  </w:rPr>
                </w:rPrChange>
              </w:rPr>
              <w:delText>یا</w:delText>
            </w:r>
            <w:r w:rsidRPr="008C6FBB" w:rsidDel="00C87A04">
              <w:rPr>
                <w:rtl/>
                <w:rPrChange w:id="1457" w:author="Windows User" w:date="2017-09-22T16:56:00Z">
                  <w:rPr>
                    <w:rStyle w:val="Hyperlink"/>
                    <w:noProof/>
                    <w:rtl/>
                  </w:rPr>
                </w:rPrChange>
              </w:rPr>
              <w:delText xml:space="preserve"> تحل</w:delText>
            </w:r>
            <w:r w:rsidRPr="008C6FBB" w:rsidDel="00C87A04">
              <w:rPr>
                <w:rFonts w:hint="cs"/>
                <w:rtl/>
                <w:rPrChange w:id="1458" w:author="Windows User" w:date="2017-09-22T16:56:00Z">
                  <w:rPr>
                    <w:rStyle w:val="Hyperlink"/>
                    <w:rFonts w:hint="cs"/>
                    <w:noProof/>
                    <w:rtl/>
                  </w:rPr>
                </w:rPrChange>
              </w:rPr>
              <w:delText>یل</w:delText>
            </w:r>
            <w:r w:rsidRPr="008C6FBB" w:rsidDel="00C87A04">
              <w:rPr>
                <w:rtl/>
                <w:rPrChange w:id="1459" w:author="Windows User" w:date="2017-09-22T16:56:00Z">
                  <w:rPr>
                    <w:rStyle w:val="Hyperlink"/>
                    <w:noProof/>
                    <w:rtl/>
                  </w:rPr>
                </w:rPrChange>
              </w:rPr>
              <w:delText xml:space="preserve"> دژافزار</w:delText>
            </w:r>
            <w:r w:rsidDel="00C87A04">
              <w:rPr>
                <w:noProof/>
                <w:webHidden/>
              </w:rPr>
              <w:tab/>
            </w:r>
            <w:r w:rsidR="00F9645A" w:rsidDel="00C87A04">
              <w:rPr>
                <w:noProof/>
                <w:webHidden/>
                <w:rtl/>
                <w:lang w:bidi="ar-SA"/>
              </w:rPr>
              <w:delText>14</w:delText>
            </w:r>
          </w:del>
        </w:p>
        <w:p w14:paraId="5F460F1F" w14:textId="77777777" w:rsidR="00FE2672" w:rsidDel="00C87A04" w:rsidRDefault="00FE2672">
          <w:pPr>
            <w:pStyle w:val="TOC1"/>
            <w:tabs>
              <w:tab w:val="right" w:leader="dot" w:pos="9350"/>
            </w:tabs>
            <w:jc w:val="center"/>
            <w:rPr>
              <w:del w:id="1460" w:author="Mahmoud" w:date="2017-10-06T12:56:00Z"/>
              <w:rFonts w:asciiTheme="minorHAnsi" w:eastAsiaTheme="minorEastAsia" w:hAnsiTheme="minorHAnsi" w:cstheme="minorBidi"/>
              <w:noProof/>
              <w:sz w:val="22"/>
              <w:szCs w:val="22"/>
              <w:lang w:bidi="ar-SA"/>
            </w:rPr>
            <w:pPrChange w:id="1461" w:author="Windows User" w:date="2017-10-14T03:28:00Z">
              <w:pPr>
                <w:pStyle w:val="TOC1"/>
                <w:tabs>
                  <w:tab w:val="right" w:leader="dot" w:pos="9350"/>
                </w:tabs>
              </w:pPr>
            </w:pPrChange>
          </w:pPr>
          <w:del w:id="1462" w:author="Mahmoud" w:date="2017-10-06T12:56:00Z">
            <w:r w:rsidRPr="008C6FBB" w:rsidDel="00C87A04">
              <w:rPr>
                <w:rtl/>
                <w:rPrChange w:id="1463" w:author="Windows User" w:date="2017-09-22T16:56:00Z">
                  <w:rPr>
                    <w:rStyle w:val="Hyperlink"/>
                    <w:noProof/>
                    <w:rtl/>
                  </w:rPr>
                </w:rPrChange>
              </w:rPr>
              <w:delText>فصل ششم: بحث و نت</w:delText>
            </w:r>
            <w:r w:rsidRPr="008C6FBB" w:rsidDel="00C87A04">
              <w:rPr>
                <w:rFonts w:hint="cs"/>
                <w:rtl/>
                <w:rPrChange w:id="1464" w:author="Windows User" w:date="2017-09-22T16:56:00Z">
                  <w:rPr>
                    <w:rStyle w:val="Hyperlink"/>
                    <w:rFonts w:hint="cs"/>
                    <w:noProof/>
                    <w:rtl/>
                  </w:rPr>
                </w:rPrChange>
              </w:rPr>
              <w:delText>یجه</w:delText>
            </w:r>
            <w:r w:rsidRPr="008C6FBB" w:rsidDel="00C87A04">
              <w:rPr>
                <w:rtl/>
                <w:rPrChange w:id="1465" w:author="Windows User" w:date="2017-09-22T16:56:00Z">
                  <w:rPr>
                    <w:rStyle w:val="Hyperlink"/>
                    <w:noProof/>
                    <w:rtl/>
                  </w:rPr>
                </w:rPrChange>
              </w:rPr>
              <w:delText xml:space="preserve"> گ</w:delText>
            </w:r>
            <w:r w:rsidRPr="008C6FBB" w:rsidDel="00C87A04">
              <w:rPr>
                <w:rFonts w:hint="cs"/>
                <w:rtl/>
                <w:rPrChange w:id="1466" w:author="Windows User" w:date="2017-09-22T16:56:00Z">
                  <w:rPr>
                    <w:rStyle w:val="Hyperlink"/>
                    <w:rFonts w:hint="cs"/>
                    <w:noProof/>
                    <w:rtl/>
                  </w:rPr>
                </w:rPrChange>
              </w:rPr>
              <w:delText>یری</w:delText>
            </w:r>
            <w:r w:rsidDel="00C87A04">
              <w:rPr>
                <w:noProof/>
                <w:webHidden/>
              </w:rPr>
              <w:tab/>
            </w:r>
            <w:r w:rsidR="00F9645A" w:rsidDel="00C87A04">
              <w:rPr>
                <w:noProof/>
                <w:webHidden/>
                <w:rtl/>
                <w:lang w:bidi="ar-SA"/>
              </w:rPr>
              <w:delText>14</w:delText>
            </w:r>
          </w:del>
        </w:p>
        <w:p w14:paraId="1DBF0450" w14:textId="77777777" w:rsidR="00FE2672" w:rsidDel="00C87A04" w:rsidRDefault="00FE2672">
          <w:pPr>
            <w:pStyle w:val="TOC1"/>
            <w:tabs>
              <w:tab w:val="right" w:leader="dot" w:pos="9350"/>
            </w:tabs>
            <w:jc w:val="center"/>
            <w:rPr>
              <w:del w:id="1467" w:author="Mahmoud" w:date="2017-10-06T12:56:00Z"/>
              <w:rFonts w:asciiTheme="minorHAnsi" w:eastAsiaTheme="minorEastAsia" w:hAnsiTheme="minorHAnsi" w:cstheme="minorBidi"/>
              <w:noProof/>
              <w:sz w:val="22"/>
              <w:szCs w:val="22"/>
              <w:lang w:bidi="ar-SA"/>
            </w:rPr>
            <w:pPrChange w:id="1468" w:author="Windows User" w:date="2017-10-14T03:28:00Z">
              <w:pPr>
                <w:pStyle w:val="TOC1"/>
                <w:tabs>
                  <w:tab w:val="right" w:leader="dot" w:pos="9350"/>
                </w:tabs>
              </w:pPr>
            </w:pPrChange>
          </w:pPr>
          <w:del w:id="1469" w:author="Mahmoud" w:date="2017-10-06T12:56:00Z">
            <w:r w:rsidRPr="008C6FBB" w:rsidDel="00C87A04">
              <w:rPr>
                <w:rtl/>
                <w:rPrChange w:id="1470" w:author="Windows User" w:date="2017-09-22T16:56:00Z">
                  <w:rPr>
                    <w:rStyle w:val="Hyperlink"/>
                    <w:noProof/>
                    <w:rtl/>
                  </w:rPr>
                </w:rPrChange>
              </w:rPr>
              <w:delText>فصل هفتم: مراجع</w:delText>
            </w:r>
            <w:r w:rsidDel="00C87A04">
              <w:rPr>
                <w:noProof/>
                <w:webHidden/>
              </w:rPr>
              <w:tab/>
            </w:r>
            <w:r w:rsidR="00F9645A" w:rsidDel="00C87A04">
              <w:rPr>
                <w:noProof/>
                <w:webHidden/>
                <w:rtl/>
                <w:lang w:bidi="ar-SA"/>
              </w:rPr>
              <w:delText>15</w:delText>
            </w:r>
          </w:del>
        </w:p>
        <w:p w14:paraId="14B53457" w14:textId="4EACB5F7" w:rsidR="00573569" w:rsidDel="009E501E" w:rsidRDefault="00573569">
          <w:pPr>
            <w:jc w:val="center"/>
            <w:rPr>
              <w:del w:id="1471" w:author="Mahmoud" w:date="2017-10-06T15:09:00Z"/>
            </w:rPr>
            <w:pPrChange w:id="1472" w:author="Windows User" w:date="2017-10-14T03:28:00Z">
              <w:pPr/>
            </w:pPrChange>
          </w:pPr>
          <w:del w:id="1473" w:author="Mahmoud" w:date="2017-10-06T15:09:00Z">
            <w:r w:rsidDel="009E501E">
              <w:rPr>
                <w:b/>
                <w:bCs/>
                <w:noProof/>
              </w:rPr>
              <w:fldChar w:fldCharType="end"/>
            </w:r>
          </w:del>
        </w:p>
        <w:customXmlDelRangeStart w:id="1474" w:author="Mahmoud" w:date="2017-10-06T15:09:00Z"/>
      </w:sdtContent>
    </w:sdt>
    <w:customXmlDelRangeEnd w:id="1474"/>
    <w:p w14:paraId="06A5AF79" w14:textId="3BB753CD" w:rsidR="00573569" w:rsidDel="009E501E" w:rsidRDefault="00573569" w:rsidP="00E2341D">
      <w:pPr>
        <w:jc w:val="center"/>
        <w:rPr>
          <w:del w:id="1475" w:author="Mahmoud" w:date="2017-10-06T15:09:00Z"/>
          <w:rtl/>
        </w:rPr>
        <w:sectPr w:rsidR="00573569" w:rsidDel="009E501E" w:rsidSect="002335F0">
          <w:footnotePr>
            <w:numRestart w:val="eachPage"/>
          </w:footnotePr>
          <w:pgSz w:w="12240" w:h="15840"/>
          <w:pgMar w:top="1440" w:right="1440" w:bottom="1440" w:left="1440" w:header="720" w:footer="720" w:gutter="0"/>
          <w:pgNumType w:fmt="arabicAbjad"/>
          <w:cols w:space="720"/>
          <w:titlePg/>
          <w:docGrid w:linePitch="360"/>
        </w:sectPr>
      </w:pPr>
    </w:p>
    <w:p w14:paraId="1D495B79" w14:textId="3C090C6D" w:rsidR="00573569" w:rsidRDefault="00573569" w:rsidP="00E2341D">
      <w:pPr>
        <w:jc w:val="center"/>
        <w:rPr>
          <w:rtl/>
        </w:rPr>
      </w:pPr>
      <w:r>
        <w:rPr>
          <w:rFonts w:hint="cs"/>
          <w:rtl/>
        </w:rPr>
        <w:t xml:space="preserve">فهرست </w:t>
      </w:r>
      <w:del w:id="1476" w:author="Mahmoud" w:date="2017-10-06T16:05:00Z">
        <w:r w:rsidDel="000D7892">
          <w:rPr>
            <w:rFonts w:hint="cs"/>
            <w:rtl/>
          </w:rPr>
          <w:delText>اشکال</w:delText>
        </w:r>
      </w:del>
      <w:ins w:id="1477" w:author="Mahmoud" w:date="2017-10-06T16:05:00Z">
        <w:r w:rsidR="000D7892">
          <w:rPr>
            <w:rFonts w:hint="cs"/>
            <w:rtl/>
          </w:rPr>
          <w:t>شکل ها</w:t>
        </w:r>
      </w:ins>
    </w:p>
    <w:p w14:paraId="6C5EE104" w14:textId="4026D327" w:rsidR="008B55F5" w:rsidRDefault="006F21AB">
      <w:pPr>
        <w:pStyle w:val="TableofFigures"/>
        <w:tabs>
          <w:tab w:val="right" w:leader="dot" w:pos="9350"/>
        </w:tabs>
        <w:rPr>
          <w:ins w:id="1478" w:author="Windows User" w:date="2017-10-14T03:27:00Z"/>
          <w:rFonts w:asciiTheme="minorHAnsi" w:eastAsiaTheme="minorEastAsia" w:hAnsiTheme="minorHAnsi" w:cstheme="minorBidi"/>
          <w:noProof/>
          <w:sz w:val="22"/>
          <w:szCs w:val="22"/>
          <w:lang w:bidi="ar-SA"/>
        </w:rPr>
        <w:pPrChange w:id="1479" w:author="Windows User" w:date="2017-10-14T03:28:00Z">
          <w:pPr>
            <w:pStyle w:val="TableofFigures"/>
            <w:tabs>
              <w:tab w:val="right" w:leader="dot" w:pos="9350"/>
            </w:tabs>
            <w:bidi w:val="0"/>
          </w:pPr>
        </w:pPrChange>
      </w:pPr>
      <w:ins w:id="1480" w:author="Mahmoud" w:date="2017-10-08T14:50:00Z">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ins>
      <w:r>
        <w:rPr>
          <w:rtl/>
        </w:rPr>
        <w:fldChar w:fldCharType="separate"/>
      </w:r>
      <w:ins w:id="1481" w:author="Windows User" w:date="2017-10-14T03:27:00Z">
        <w:r w:rsidR="008B55F5" w:rsidRPr="00762505">
          <w:rPr>
            <w:rStyle w:val="Hyperlink"/>
            <w:noProof/>
          </w:rPr>
          <w:fldChar w:fldCharType="begin"/>
        </w:r>
        <w:r w:rsidR="008B55F5" w:rsidRPr="00762505">
          <w:rPr>
            <w:rStyle w:val="Hyperlink"/>
            <w:noProof/>
          </w:rPr>
          <w:instrText xml:space="preserve"> </w:instrText>
        </w:r>
        <w:r w:rsidR="008B55F5">
          <w:rPr>
            <w:noProof/>
          </w:rPr>
          <w:instrText>HYPERLINK \l "_Toc495714985"</w:instrText>
        </w:r>
        <w:r w:rsidR="008B55F5" w:rsidRPr="00762505">
          <w:rPr>
            <w:rStyle w:val="Hyperlink"/>
            <w:noProof/>
          </w:rPr>
          <w:instrText xml:space="preserve"> </w:instrText>
        </w:r>
        <w:r w:rsidR="008B55F5" w:rsidRPr="00762505">
          <w:rPr>
            <w:rStyle w:val="Hyperlink"/>
            <w:noProof/>
          </w:rPr>
          <w:fldChar w:fldCharType="separate"/>
        </w:r>
        <w:r w:rsidR="008B55F5" w:rsidRPr="00762505">
          <w:rPr>
            <w:rStyle w:val="Hyperlink"/>
            <w:noProof/>
            <w:rtl/>
          </w:rPr>
          <w:t xml:space="preserve">شکل </w:t>
        </w:r>
      </w:ins>
      <w:ins w:id="1482" w:author="Windows User" w:date="2017-10-14T03:28:00Z">
        <w:r w:rsidR="008B55F5">
          <w:rPr>
            <w:rStyle w:val="Hyperlink"/>
            <w:rFonts w:hint="cs"/>
            <w:noProof/>
            <w:rtl/>
          </w:rPr>
          <w:t>1</w:t>
        </w:r>
      </w:ins>
      <w:ins w:id="1483" w:author="Windows User" w:date="2017-10-14T03:27:00Z">
        <w:r w:rsidR="008B55F5" w:rsidRPr="00762505">
          <w:rPr>
            <w:rStyle w:val="Hyperlink"/>
            <w:noProof/>
          </w:rPr>
          <w:t>-</w:t>
        </w:r>
        <w:r w:rsidR="008B55F5" w:rsidRPr="00762505">
          <w:rPr>
            <w:rStyle w:val="Hyperlink"/>
            <w:noProof/>
            <w:rtl/>
          </w:rPr>
          <w:t>درخت اجرا</w:t>
        </w:r>
        <w:r w:rsidR="008B55F5" w:rsidRPr="00762505">
          <w:rPr>
            <w:rStyle w:val="Hyperlink"/>
            <w:rFonts w:hint="cs"/>
            <w:noProof/>
            <w:rtl/>
          </w:rPr>
          <w:t>ی</w:t>
        </w:r>
        <w:r w:rsidR="008B55F5" w:rsidRPr="00762505">
          <w:rPr>
            <w:rStyle w:val="Hyperlink"/>
            <w:noProof/>
            <w:rtl/>
          </w:rPr>
          <w:t xml:space="preserve"> مثال شکل 1</w:t>
        </w:r>
        <w:r w:rsidR="008B55F5">
          <w:rPr>
            <w:noProof/>
            <w:webHidden/>
          </w:rPr>
          <w:tab/>
        </w:r>
        <w:r w:rsidR="008B55F5">
          <w:rPr>
            <w:noProof/>
            <w:webHidden/>
          </w:rPr>
          <w:fldChar w:fldCharType="begin"/>
        </w:r>
        <w:r w:rsidR="008B55F5">
          <w:rPr>
            <w:noProof/>
            <w:webHidden/>
          </w:rPr>
          <w:instrText xml:space="preserve"> PAGEREF _Toc495714985 \h </w:instrText>
        </w:r>
      </w:ins>
      <w:r w:rsidR="008B55F5">
        <w:rPr>
          <w:noProof/>
          <w:webHidden/>
        </w:rPr>
      </w:r>
      <w:r w:rsidR="008B55F5">
        <w:rPr>
          <w:noProof/>
          <w:webHidden/>
        </w:rPr>
        <w:fldChar w:fldCharType="separate"/>
      </w:r>
      <w:ins w:id="1484" w:author="Windows User" w:date="2017-10-14T03:40:00Z">
        <w:r w:rsidR="000D5978">
          <w:rPr>
            <w:noProof/>
            <w:webHidden/>
            <w:rtl/>
          </w:rPr>
          <w:t>17</w:t>
        </w:r>
      </w:ins>
      <w:ins w:id="1485" w:author="Windows User" w:date="2017-10-14T03:27:00Z">
        <w:r w:rsidR="008B55F5">
          <w:rPr>
            <w:noProof/>
            <w:webHidden/>
          </w:rPr>
          <w:fldChar w:fldCharType="end"/>
        </w:r>
        <w:r w:rsidR="008B55F5" w:rsidRPr="00762505">
          <w:rPr>
            <w:rStyle w:val="Hyperlink"/>
            <w:noProof/>
          </w:rPr>
          <w:fldChar w:fldCharType="end"/>
        </w:r>
      </w:ins>
    </w:p>
    <w:p w14:paraId="0EEB54B6" w14:textId="156B269B" w:rsidR="008B55F5" w:rsidRDefault="008B55F5">
      <w:pPr>
        <w:pStyle w:val="TableofFigures"/>
        <w:tabs>
          <w:tab w:val="right" w:leader="dot" w:pos="9350"/>
        </w:tabs>
        <w:rPr>
          <w:ins w:id="1486" w:author="Windows User" w:date="2017-10-14T03:27:00Z"/>
          <w:rFonts w:asciiTheme="minorHAnsi" w:eastAsiaTheme="minorEastAsia" w:hAnsiTheme="minorHAnsi" w:cstheme="minorBidi"/>
          <w:noProof/>
          <w:sz w:val="22"/>
          <w:szCs w:val="22"/>
          <w:lang w:bidi="ar-SA"/>
        </w:rPr>
        <w:pPrChange w:id="1487" w:author="Windows User" w:date="2017-10-14T03:28:00Z">
          <w:pPr>
            <w:pStyle w:val="TableofFigures"/>
            <w:tabs>
              <w:tab w:val="right" w:leader="dot" w:pos="9350"/>
            </w:tabs>
            <w:bidi w:val="0"/>
          </w:pPr>
        </w:pPrChange>
      </w:pPr>
      <w:ins w:id="1488" w:author="Windows User" w:date="2017-10-14T03:27:00Z">
        <w:r w:rsidRPr="00762505">
          <w:rPr>
            <w:rStyle w:val="Hyperlink"/>
            <w:noProof/>
          </w:rPr>
          <w:fldChar w:fldCharType="begin"/>
        </w:r>
        <w:r w:rsidRPr="00762505">
          <w:rPr>
            <w:rStyle w:val="Hyperlink"/>
            <w:noProof/>
          </w:rPr>
          <w:instrText xml:space="preserve"> </w:instrText>
        </w:r>
        <w:r>
          <w:rPr>
            <w:noProof/>
          </w:rPr>
          <w:instrText>HYPERLINK \l "_Toc495714986"</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489" w:author="Windows User" w:date="2017-10-14T03:28:00Z">
        <w:r>
          <w:rPr>
            <w:rStyle w:val="Hyperlink"/>
            <w:rFonts w:hint="cs"/>
            <w:noProof/>
            <w:rtl/>
          </w:rPr>
          <w:t>2</w:t>
        </w:r>
      </w:ins>
      <w:ins w:id="1490" w:author="Windows User" w:date="2017-10-14T03:27:00Z">
        <w:r w:rsidRPr="00762505">
          <w:rPr>
            <w:rStyle w:val="Hyperlink"/>
            <w:noProof/>
          </w:rPr>
          <w:t xml:space="preserve">- </w:t>
        </w:r>
        <w:r w:rsidRPr="00762505">
          <w:rPr>
            <w:rStyle w:val="Hyperlink"/>
            <w:noProof/>
            <w:rtl/>
          </w:rPr>
          <w:t xml:space="preserve"> تابع ساده  با نامتناه</w:t>
        </w:r>
        <w:r w:rsidRPr="00762505">
          <w:rPr>
            <w:rStyle w:val="Hyperlink"/>
            <w:rFonts w:hint="cs"/>
            <w:noProof/>
            <w:rtl/>
          </w:rPr>
          <w:t>ی</w:t>
        </w:r>
        <w:r w:rsidRPr="00762505">
          <w:rPr>
            <w:rStyle w:val="Hyperlink"/>
            <w:noProof/>
            <w:rtl/>
          </w:rPr>
          <w:t xml:space="preserve"> مس</w:t>
        </w:r>
        <w:r w:rsidRPr="00762505">
          <w:rPr>
            <w:rStyle w:val="Hyperlink"/>
            <w:rFonts w:hint="cs"/>
            <w:noProof/>
            <w:rtl/>
          </w:rPr>
          <w:t>ی</w:t>
        </w:r>
        <w:r w:rsidRPr="00762505">
          <w:rPr>
            <w:rStyle w:val="Hyperlink"/>
            <w:noProof/>
            <w:rtl/>
          </w:rPr>
          <w:t>ر اجرا</w:t>
        </w:r>
        <w:r>
          <w:rPr>
            <w:noProof/>
            <w:webHidden/>
          </w:rPr>
          <w:tab/>
        </w:r>
        <w:r>
          <w:rPr>
            <w:noProof/>
            <w:webHidden/>
          </w:rPr>
          <w:fldChar w:fldCharType="begin"/>
        </w:r>
        <w:r>
          <w:rPr>
            <w:noProof/>
            <w:webHidden/>
          </w:rPr>
          <w:instrText xml:space="preserve"> PAGEREF _Toc495714986 \h </w:instrText>
        </w:r>
      </w:ins>
      <w:r>
        <w:rPr>
          <w:noProof/>
          <w:webHidden/>
        </w:rPr>
      </w:r>
      <w:r>
        <w:rPr>
          <w:noProof/>
          <w:webHidden/>
        </w:rPr>
        <w:fldChar w:fldCharType="separate"/>
      </w:r>
      <w:ins w:id="1491" w:author="Windows User" w:date="2017-10-14T03:40:00Z">
        <w:r w:rsidR="000D5978">
          <w:rPr>
            <w:noProof/>
            <w:webHidden/>
            <w:rtl/>
          </w:rPr>
          <w:t>18</w:t>
        </w:r>
      </w:ins>
      <w:ins w:id="1492" w:author="Windows User" w:date="2017-10-14T03:27:00Z">
        <w:r>
          <w:rPr>
            <w:noProof/>
            <w:webHidden/>
          </w:rPr>
          <w:fldChar w:fldCharType="end"/>
        </w:r>
        <w:r w:rsidRPr="00762505">
          <w:rPr>
            <w:rStyle w:val="Hyperlink"/>
            <w:noProof/>
          </w:rPr>
          <w:fldChar w:fldCharType="end"/>
        </w:r>
      </w:ins>
    </w:p>
    <w:p w14:paraId="751D8023" w14:textId="1A612F86" w:rsidR="008B55F5" w:rsidRDefault="008B55F5">
      <w:pPr>
        <w:pStyle w:val="TableofFigures"/>
        <w:tabs>
          <w:tab w:val="right" w:leader="dot" w:pos="9350"/>
        </w:tabs>
        <w:rPr>
          <w:ins w:id="1493" w:author="Windows User" w:date="2017-10-14T03:27:00Z"/>
          <w:rFonts w:asciiTheme="minorHAnsi" w:eastAsiaTheme="minorEastAsia" w:hAnsiTheme="minorHAnsi" w:cstheme="minorBidi"/>
          <w:noProof/>
          <w:sz w:val="22"/>
          <w:szCs w:val="22"/>
          <w:lang w:bidi="ar-SA"/>
        </w:rPr>
        <w:pPrChange w:id="1494" w:author="Windows User" w:date="2017-10-14T03:28:00Z">
          <w:pPr>
            <w:pStyle w:val="TableofFigures"/>
            <w:tabs>
              <w:tab w:val="right" w:leader="dot" w:pos="9350"/>
            </w:tabs>
            <w:bidi w:val="0"/>
          </w:pPr>
        </w:pPrChange>
      </w:pPr>
      <w:ins w:id="1495" w:author="Windows User" w:date="2017-10-14T03:27:00Z">
        <w:r w:rsidRPr="00762505">
          <w:rPr>
            <w:rStyle w:val="Hyperlink"/>
            <w:noProof/>
          </w:rPr>
          <w:fldChar w:fldCharType="begin"/>
        </w:r>
        <w:r w:rsidRPr="00762505">
          <w:rPr>
            <w:rStyle w:val="Hyperlink"/>
            <w:noProof/>
          </w:rPr>
          <w:instrText xml:space="preserve"> </w:instrText>
        </w:r>
        <w:r>
          <w:rPr>
            <w:noProof/>
          </w:rPr>
          <w:instrText>HYPERLINK \l "_Toc495714987"</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496" w:author="Windows User" w:date="2017-10-14T03:28:00Z">
        <w:r>
          <w:rPr>
            <w:rStyle w:val="Hyperlink"/>
            <w:rFonts w:hint="cs"/>
            <w:noProof/>
            <w:rtl/>
          </w:rPr>
          <w:t>3</w:t>
        </w:r>
      </w:ins>
      <w:ins w:id="1497" w:author="Windows User" w:date="2017-10-14T03:27:00Z">
        <w:r w:rsidRPr="00762505">
          <w:rPr>
            <w:rStyle w:val="Hyperlink"/>
            <w:noProof/>
          </w:rPr>
          <w:t>-</w:t>
        </w:r>
        <w:r w:rsidRPr="00762505">
          <w:rPr>
            <w:rStyle w:val="Hyperlink"/>
            <w:noProof/>
            <w:rtl/>
          </w:rPr>
          <w:t xml:space="preserve"> </w:t>
        </w:r>
        <w:r w:rsidRPr="00762505">
          <w:rPr>
            <w:rStyle w:val="Hyperlink"/>
            <w:rFonts w:hint="cs"/>
            <w:noProof/>
            <w:rtl/>
          </w:rPr>
          <w:t>ی</w:t>
        </w:r>
        <w:r w:rsidRPr="00762505">
          <w:rPr>
            <w:rStyle w:val="Hyperlink"/>
            <w:noProof/>
            <w:rtl/>
          </w:rPr>
          <w:t>ک تکه کد ساده برا</w:t>
        </w:r>
        <w:r w:rsidRPr="00762505">
          <w:rPr>
            <w:rStyle w:val="Hyperlink"/>
            <w:rFonts w:hint="cs"/>
            <w:noProof/>
            <w:rtl/>
          </w:rPr>
          <w:t>ی</w:t>
        </w:r>
        <w:r w:rsidRPr="00762505">
          <w:rPr>
            <w:rStyle w:val="Hyperlink"/>
            <w:noProof/>
            <w:rtl/>
          </w:rPr>
          <w:t xml:space="preserve"> آزمون با ابزار </w:t>
        </w:r>
        <w:r w:rsidRPr="00762505">
          <w:rPr>
            <w:rStyle w:val="Hyperlink"/>
            <w:noProof/>
          </w:rPr>
          <w:t>DART</w:t>
        </w:r>
        <w:r w:rsidRPr="00762505">
          <w:rPr>
            <w:rStyle w:val="Hyperlink"/>
            <w:noProof/>
            <w:rtl/>
          </w:rPr>
          <w:t>-مثال اول</w:t>
        </w:r>
        <w:r>
          <w:rPr>
            <w:noProof/>
            <w:webHidden/>
          </w:rPr>
          <w:tab/>
        </w:r>
        <w:r>
          <w:rPr>
            <w:noProof/>
            <w:webHidden/>
          </w:rPr>
          <w:fldChar w:fldCharType="begin"/>
        </w:r>
        <w:r>
          <w:rPr>
            <w:noProof/>
            <w:webHidden/>
          </w:rPr>
          <w:instrText xml:space="preserve"> PAGEREF _Toc495714987 \h </w:instrText>
        </w:r>
      </w:ins>
      <w:r>
        <w:rPr>
          <w:noProof/>
          <w:webHidden/>
        </w:rPr>
      </w:r>
      <w:r>
        <w:rPr>
          <w:noProof/>
          <w:webHidden/>
        </w:rPr>
        <w:fldChar w:fldCharType="separate"/>
      </w:r>
      <w:ins w:id="1498" w:author="Windows User" w:date="2017-10-14T03:40:00Z">
        <w:r w:rsidR="000D5978">
          <w:rPr>
            <w:noProof/>
            <w:webHidden/>
            <w:rtl/>
          </w:rPr>
          <w:t>24</w:t>
        </w:r>
      </w:ins>
      <w:ins w:id="1499" w:author="Windows User" w:date="2017-10-14T03:27:00Z">
        <w:r>
          <w:rPr>
            <w:noProof/>
            <w:webHidden/>
          </w:rPr>
          <w:fldChar w:fldCharType="end"/>
        </w:r>
        <w:r w:rsidRPr="00762505">
          <w:rPr>
            <w:rStyle w:val="Hyperlink"/>
            <w:noProof/>
          </w:rPr>
          <w:fldChar w:fldCharType="end"/>
        </w:r>
      </w:ins>
    </w:p>
    <w:p w14:paraId="07C9BD7F" w14:textId="4CE9787A" w:rsidR="008B55F5" w:rsidRDefault="008B55F5">
      <w:pPr>
        <w:pStyle w:val="TableofFigures"/>
        <w:tabs>
          <w:tab w:val="right" w:leader="dot" w:pos="9350"/>
        </w:tabs>
        <w:rPr>
          <w:ins w:id="1500" w:author="Windows User" w:date="2017-10-14T03:27:00Z"/>
          <w:rFonts w:asciiTheme="minorHAnsi" w:eastAsiaTheme="minorEastAsia" w:hAnsiTheme="minorHAnsi" w:cstheme="minorBidi"/>
          <w:noProof/>
          <w:sz w:val="22"/>
          <w:szCs w:val="22"/>
          <w:lang w:bidi="ar-SA"/>
        </w:rPr>
        <w:pPrChange w:id="1501" w:author="Windows User" w:date="2017-10-14T03:28:00Z">
          <w:pPr>
            <w:pStyle w:val="TableofFigures"/>
            <w:tabs>
              <w:tab w:val="right" w:leader="dot" w:pos="9350"/>
            </w:tabs>
            <w:bidi w:val="0"/>
          </w:pPr>
        </w:pPrChange>
      </w:pPr>
      <w:ins w:id="1502" w:author="Windows User" w:date="2017-10-14T03:27:00Z">
        <w:r w:rsidRPr="00762505">
          <w:rPr>
            <w:rStyle w:val="Hyperlink"/>
            <w:noProof/>
          </w:rPr>
          <w:fldChar w:fldCharType="begin"/>
        </w:r>
        <w:r w:rsidRPr="00762505">
          <w:rPr>
            <w:rStyle w:val="Hyperlink"/>
            <w:noProof/>
          </w:rPr>
          <w:instrText xml:space="preserve"> </w:instrText>
        </w:r>
        <w:r>
          <w:rPr>
            <w:noProof/>
          </w:rPr>
          <w:instrText>HYPERLINK \l "_Toc495714988"</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03" w:author="Windows User" w:date="2017-10-14T03:28:00Z">
        <w:r>
          <w:rPr>
            <w:rStyle w:val="Hyperlink"/>
            <w:rFonts w:hint="cs"/>
            <w:noProof/>
            <w:rtl/>
          </w:rPr>
          <w:t>4</w:t>
        </w:r>
      </w:ins>
      <w:ins w:id="1504" w:author="Windows User" w:date="2017-10-14T03:27:00Z">
        <w:r w:rsidRPr="00762505">
          <w:rPr>
            <w:rStyle w:val="Hyperlink"/>
            <w:noProof/>
          </w:rPr>
          <w:t>-</w:t>
        </w:r>
        <w:r w:rsidRPr="00762505">
          <w:rPr>
            <w:rStyle w:val="Hyperlink"/>
            <w:noProof/>
            <w:rtl/>
          </w:rPr>
          <w:t xml:space="preserve"> تکه کد ساده برا</w:t>
        </w:r>
        <w:r w:rsidRPr="00762505">
          <w:rPr>
            <w:rStyle w:val="Hyperlink"/>
            <w:rFonts w:hint="cs"/>
            <w:noProof/>
            <w:rtl/>
          </w:rPr>
          <w:t>ی</w:t>
        </w:r>
        <w:r w:rsidRPr="00762505">
          <w:rPr>
            <w:rStyle w:val="Hyperlink"/>
            <w:noProof/>
            <w:rtl/>
          </w:rPr>
          <w:t xml:space="preserve"> آزمون با ابزار </w:t>
        </w:r>
        <w:r w:rsidRPr="00762505">
          <w:rPr>
            <w:rStyle w:val="Hyperlink"/>
            <w:noProof/>
          </w:rPr>
          <w:t>DART</w:t>
        </w:r>
        <w:r w:rsidRPr="00762505">
          <w:rPr>
            <w:rStyle w:val="Hyperlink"/>
            <w:noProof/>
            <w:rtl/>
          </w:rPr>
          <w:t>-مثال دوم</w:t>
        </w:r>
        <w:r>
          <w:rPr>
            <w:noProof/>
            <w:webHidden/>
          </w:rPr>
          <w:tab/>
        </w:r>
        <w:r>
          <w:rPr>
            <w:noProof/>
            <w:webHidden/>
          </w:rPr>
          <w:fldChar w:fldCharType="begin"/>
        </w:r>
        <w:r>
          <w:rPr>
            <w:noProof/>
            <w:webHidden/>
          </w:rPr>
          <w:instrText xml:space="preserve"> PAGEREF _Toc495714988 \h </w:instrText>
        </w:r>
      </w:ins>
      <w:r>
        <w:rPr>
          <w:noProof/>
          <w:webHidden/>
        </w:rPr>
      </w:r>
      <w:r>
        <w:rPr>
          <w:noProof/>
          <w:webHidden/>
        </w:rPr>
        <w:fldChar w:fldCharType="separate"/>
      </w:r>
      <w:ins w:id="1505" w:author="Windows User" w:date="2017-10-14T03:40:00Z">
        <w:r w:rsidR="000D5978">
          <w:rPr>
            <w:noProof/>
            <w:webHidden/>
            <w:rtl/>
          </w:rPr>
          <w:t>26</w:t>
        </w:r>
      </w:ins>
      <w:ins w:id="1506" w:author="Windows User" w:date="2017-10-14T03:27:00Z">
        <w:r>
          <w:rPr>
            <w:noProof/>
            <w:webHidden/>
          </w:rPr>
          <w:fldChar w:fldCharType="end"/>
        </w:r>
        <w:r w:rsidRPr="00762505">
          <w:rPr>
            <w:rStyle w:val="Hyperlink"/>
            <w:noProof/>
          </w:rPr>
          <w:fldChar w:fldCharType="end"/>
        </w:r>
      </w:ins>
    </w:p>
    <w:p w14:paraId="61777180" w14:textId="7BCA3AD6" w:rsidR="008B55F5" w:rsidRDefault="008B55F5">
      <w:pPr>
        <w:pStyle w:val="TableofFigures"/>
        <w:tabs>
          <w:tab w:val="right" w:leader="dot" w:pos="9350"/>
        </w:tabs>
        <w:rPr>
          <w:ins w:id="1507" w:author="Windows User" w:date="2017-10-14T03:27:00Z"/>
          <w:rFonts w:asciiTheme="minorHAnsi" w:eastAsiaTheme="minorEastAsia" w:hAnsiTheme="minorHAnsi" w:cstheme="minorBidi"/>
          <w:noProof/>
          <w:sz w:val="22"/>
          <w:szCs w:val="22"/>
          <w:lang w:bidi="ar-SA"/>
        </w:rPr>
        <w:pPrChange w:id="1508" w:author="Windows User" w:date="2017-10-14T03:28:00Z">
          <w:pPr>
            <w:pStyle w:val="TableofFigures"/>
            <w:tabs>
              <w:tab w:val="right" w:leader="dot" w:pos="9350"/>
            </w:tabs>
            <w:bidi w:val="0"/>
          </w:pPr>
        </w:pPrChange>
      </w:pPr>
      <w:ins w:id="1509" w:author="Windows User" w:date="2017-10-14T03:27:00Z">
        <w:r w:rsidRPr="00762505">
          <w:rPr>
            <w:rStyle w:val="Hyperlink"/>
            <w:noProof/>
          </w:rPr>
          <w:fldChar w:fldCharType="begin"/>
        </w:r>
        <w:r w:rsidRPr="00762505">
          <w:rPr>
            <w:rStyle w:val="Hyperlink"/>
            <w:noProof/>
          </w:rPr>
          <w:instrText xml:space="preserve"> </w:instrText>
        </w:r>
        <w:r>
          <w:rPr>
            <w:noProof/>
          </w:rPr>
          <w:instrText>HYPERLINK \l "_Toc495714989"</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10" w:author="Windows User" w:date="2017-10-14T03:28:00Z">
        <w:r>
          <w:rPr>
            <w:rStyle w:val="Hyperlink"/>
            <w:rFonts w:hint="cs"/>
            <w:noProof/>
            <w:rtl/>
          </w:rPr>
          <w:t>5</w:t>
        </w:r>
      </w:ins>
      <w:ins w:id="1511" w:author="Windows User" w:date="2017-10-14T03:27:00Z">
        <w:r w:rsidRPr="00762505">
          <w:rPr>
            <w:rStyle w:val="Hyperlink"/>
            <w:noProof/>
          </w:rPr>
          <w:t>-</w:t>
        </w:r>
        <w:r w:rsidRPr="00762505">
          <w:rPr>
            <w:rStyle w:val="Hyperlink"/>
            <w:noProof/>
            <w:rtl/>
          </w:rPr>
          <w:t xml:space="preserve"> تکه کد مربوط به برنامه </w:t>
        </w:r>
        <w:r w:rsidRPr="00762505">
          <w:rPr>
            <w:rStyle w:val="Hyperlink"/>
            <w:rFonts w:hint="cs"/>
            <w:noProof/>
            <w:rtl/>
          </w:rPr>
          <w:t>ی</w:t>
        </w:r>
        <w:r w:rsidRPr="00762505">
          <w:rPr>
            <w:rStyle w:val="Hyperlink"/>
            <w:noProof/>
            <w:rtl/>
          </w:rPr>
          <w:t xml:space="preserve"> آس</w:t>
        </w:r>
        <w:r w:rsidRPr="00762505">
          <w:rPr>
            <w:rStyle w:val="Hyperlink"/>
            <w:rFonts w:hint="cs"/>
            <w:noProof/>
            <w:rtl/>
          </w:rPr>
          <w:t>ی</w:t>
        </w:r>
        <w:r w:rsidRPr="00762505">
          <w:rPr>
            <w:rStyle w:val="Hyperlink"/>
            <w:rFonts w:hint="eastAsia"/>
            <w:noProof/>
            <w:rtl/>
          </w:rPr>
          <w:t>ب</w:t>
        </w:r>
        <w:r w:rsidRPr="00762505">
          <w:rPr>
            <w:rStyle w:val="Hyperlink"/>
            <w:noProof/>
            <w:rtl/>
          </w:rPr>
          <w:t xml:space="preserve"> پذ</w:t>
        </w:r>
        <w:r w:rsidRPr="00762505">
          <w:rPr>
            <w:rStyle w:val="Hyperlink"/>
            <w:rFonts w:hint="cs"/>
            <w:noProof/>
            <w:rtl/>
          </w:rPr>
          <w:t>ی</w:t>
        </w:r>
        <w:r w:rsidRPr="00762505">
          <w:rPr>
            <w:rStyle w:val="Hyperlink"/>
            <w:rFonts w:hint="eastAsia"/>
            <w:noProof/>
            <w:rtl/>
          </w:rPr>
          <w:t>ر</w:t>
        </w:r>
        <w:r w:rsidRPr="00762505">
          <w:rPr>
            <w:rStyle w:val="Hyperlink"/>
            <w:noProof/>
            <w:rtl/>
          </w:rPr>
          <w:t xml:space="preserve"> </w:t>
        </w:r>
        <w:r w:rsidRPr="00762505">
          <w:rPr>
            <w:rStyle w:val="Hyperlink"/>
            <w:noProof/>
          </w:rPr>
          <w:t>orzHttpd</w:t>
        </w:r>
        <w:r>
          <w:rPr>
            <w:noProof/>
            <w:webHidden/>
          </w:rPr>
          <w:tab/>
        </w:r>
        <w:r>
          <w:rPr>
            <w:noProof/>
            <w:webHidden/>
          </w:rPr>
          <w:fldChar w:fldCharType="begin"/>
        </w:r>
        <w:r>
          <w:rPr>
            <w:noProof/>
            <w:webHidden/>
          </w:rPr>
          <w:instrText xml:space="preserve"> PAGEREF _Toc495714989 \h </w:instrText>
        </w:r>
      </w:ins>
      <w:r>
        <w:rPr>
          <w:noProof/>
          <w:webHidden/>
        </w:rPr>
      </w:r>
      <w:r>
        <w:rPr>
          <w:noProof/>
          <w:webHidden/>
        </w:rPr>
        <w:fldChar w:fldCharType="separate"/>
      </w:r>
      <w:ins w:id="1512" w:author="Windows User" w:date="2017-10-14T03:40:00Z">
        <w:r w:rsidR="000D5978">
          <w:rPr>
            <w:noProof/>
            <w:webHidden/>
            <w:rtl/>
          </w:rPr>
          <w:t>30</w:t>
        </w:r>
      </w:ins>
      <w:ins w:id="1513" w:author="Windows User" w:date="2017-10-14T03:27:00Z">
        <w:r>
          <w:rPr>
            <w:noProof/>
            <w:webHidden/>
          </w:rPr>
          <w:fldChar w:fldCharType="end"/>
        </w:r>
        <w:r w:rsidRPr="00762505">
          <w:rPr>
            <w:rStyle w:val="Hyperlink"/>
            <w:noProof/>
          </w:rPr>
          <w:fldChar w:fldCharType="end"/>
        </w:r>
      </w:ins>
    </w:p>
    <w:p w14:paraId="3E4A1677" w14:textId="235B9588" w:rsidR="008B55F5" w:rsidRDefault="008B55F5">
      <w:pPr>
        <w:pStyle w:val="TableofFigures"/>
        <w:tabs>
          <w:tab w:val="right" w:leader="dot" w:pos="9350"/>
        </w:tabs>
        <w:rPr>
          <w:ins w:id="1514" w:author="Windows User" w:date="2017-10-14T03:27:00Z"/>
          <w:rFonts w:asciiTheme="minorHAnsi" w:eastAsiaTheme="minorEastAsia" w:hAnsiTheme="minorHAnsi" w:cstheme="minorBidi"/>
          <w:noProof/>
          <w:sz w:val="22"/>
          <w:szCs w:val="22"/>
          <w:lang w:bidi="ar-SA"/>
        </w:rPr>
        <w:pPrChange w:id="1515" w:author="Windows User" w:date="2017-10-14T03:28:00Z">
          <w:pPr>
            <w:pStyle w:val="TableofFigures"/>
            <w:tabs>
              <w:tab w:val="right" w:leader="dot" w:pos="9350"/>
            </w:tabs>
            <w:bidi w:val="0"/>
          </w:pPr>
        </w:pPrChange>
      </w:pPr>
      <w:ins w:id="1516" w:author="Windows User" w:date="2017-10-14T03:27:00Z">
        <w:r w:rsidRPr="00762505">
          <w:rPr>
            <w:rStyle w:val="Hyperlink"/>
            <w:noProof/>
          </w:rPr>
          <w:fldChar w:fldCharType="begin"/>
        </w:r>
        <w:r w:rsidRPr="00762505">
          <w:rPr>
            <w:rStyle w:val="Hyperlink"/>
            <w:noProof/>
          </w:rPr>
          <w:instrText xml:space="preserve"> </w:instrText>
        </w:r>
        <w:r>
          <w:rPr>
            <w:noProof/>
          </w:rPr>
          <w:instrText>HYPERLINK \l "_Toc495714990"</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17" w:author="Windows User" w:date="2017-10-14T03:28:00Z">
        <w:r>
          <w:rPr>
            <w:rStyle w:val="Hyperlink"/>
            <w:rFonts w:hint="cs"/>
            <w:noProof/>
            <w:rtl/>
          </w:rPr>
          <w:t>6</w:t>
        </w:r>
      </w:ins>
      <w:ins w:id="1518" w:author="Windows User" w:date="2017-10-14T03:27:00Z">
        <w:r w:rsidRPr="00762505">
          <w:rPr>
            <w:rStyle w:val="Hyperlink"/>
            <w:noProof/>
            <w:rtl/>
          </w:rPr>
          <w:t>- وضع</w:t>
        </w:r>
        <w:r w:rsidRPr="00762505">
          <w:rPr>
            <w:rStyle w:val="Hyperlink"/>
            <w:rFonts w:hint="cs"/>
            <w:noProof/>
            <w:rtl/>
          </w:rPr>
          <w:t>ی</w:t>
        </w:r>
        <w:r w:rsidRPr="00762505">
          <w:rPr>
            <w:rStyle w:val="Hyperlink"/>
            <w:noProof/>
            <w:rtl/>
          </w:rPr>
          <w:t>ت پشته برا</w:t>
        </w:r>
        <w:r w:rsidRPr="00762505">
          <w:rPr>
            <w:rStyle w:val="Hyperlink"/>
            <w:rFonts w:hint="cs"/>
            <w:noProof/>
            <w:rtl/>
          </w:rPr>
          <w:t>ی</w:t>
        </w:r>
        <w:r w:rsidRPr="00762505">
          <w:rPr>
            <w:rStyle w:val="Hyperlink"/>
            <w:noProof/>
            <w:rtl/>
          </w:rPr>
          <w:t xml:space="preserve"> برنامه </w:t>
        </w:r>
        <w:r w:rsidRPr="00762505">
          <w:rPr>
            <w:rStyle w:val="Hyperlink"/>
            <w:rFonts w:hint="cs"/>
            <w:noProof/>
            <w:rtl/>
          </w:rPr>
          <w:t>ی</w:t>
        </w:r>
        <w:r w:rsidRPr="00762505">
          <w:rPr>
            <w:rStyle w:val="Hyperlink"/>
            <w:noProof/>
            <w:rtl/>
          </w:rPr>
          <w:t xml:space="preserve"> آس</w:t>
        </w:r>
        <w:r w:rsidRPr="00762505">
          <w:rPr>
            <w:rStyle w:val="Hyperlink"/>
            <w:rFonts w:hint="cs"/>
            <w:noProof/>
            <w:rtl/>
          </w:rPr>
          <w:t>ی</w:t>
        </w:r>
        <w:r w:rsidRPr="00762505">
          <w:rPr>
            <w:rStyle w:val="Hyperlink"/>
            <w:noProof/>
            <w:rtl/>
          </w:rPr>
          <w:t>ب پذ</w:t>
        </w:r>
        <w:r w:rsidRPr="00762505">
          <w:rPr>
            <w:rStyle w:val="Hyperlink"/>
            <w:rFonts w:hint="cs"/>
            <w:noProof/>
            <w:rtl/>
          </w:rPr>
          <w:t>ی</w:t>
        </w:r>
        <w:r w:rsidRPr="00762505">
          <w:rPr>
            <w:rStyle w:val="Hyperlink"/>
            <w:noProof/>
            <w:rtl/>
          </w:rPr>
          <w:t xml:space="preserve">ر </w:t>
        </w:r>
        <w:r w:rsidRPr="00762505">
          <w:rPr>
            <w:rStyle w:val="Hyperlink"/>
            <w:noProof/>
          </w:rPr>
          <w:t>orzHttpd</w:t>
        </w:r>
        <w:r>
          <w:rPr>
            <w:noProof/>
            <w:webHidden/>
          </w:rPr>
          <w:tab/>
        </w:r>
        <w:r>
          <w:rPr>
            <w:noProof/>
            <w:webHidden/>
          </w:rPr>
          <w:fldChar w:fldCharType="begin"/>
        </w:r>
        <w:r>
          <w:rPr>
            <w:noProof/>
            <w:webHidden/>
          </w:rPr>
          <w:instrText xml:space="preserve"> PAGEREF _Toc495714990 \h </w:instrText>
        </w:r>
      </w:ins>
      <w:r>
        <w:rPr>
          <w:noProof/>
          <w:webHidden/>
        </w:rPr>
      </w:r>
      <w:r>
        <w:rPr>
          <w:noProof/>
          <w:webHidden/>
        </w:rPr>
        <w:fldChar w:fldCharType="separate"/>
      </w:r>
      <w:ins w:id="1519" w:author="Windows User" w:date="2017-10-14T03:40:00Z">
        <w:r w:rsidR="000D5978">
          <w:rPr>
            <w:noProof/>
            <w:webHidden/>
            <w:rtl/>
          </w:rPr>
          <w:t>30</w:t>
        </w:r>
      </w:ins>
      <w:ins w:id="1520" w:author="Windows User" w:date="2017-10-14T03:27:00Z">
        <w:r>
          <w:rPr>
            <w:noProof/>
            <w:webHidden/>
          </w:rPr>
          <w:fldChar w:fldCharType="end"/>
        </w:r>
        <w:r w:rsidRPr="00762505">
          <w:rPr>
            <w:rStyle w:val="Hyperlink"/>
            <w:noProof/>
          </w:rPr>
          <w:fldChar w:fldCharType="end"/>
        </w:r>
      </w:ins>
    </w:p>
    <w:p w14:paraId="3B4C9A57" w14:textId="07E8F340" w:rsidR="008B55F5" w:rsidRDefault="008B55F5">
      <w:pPr>
        <w:pStyle w:val="TableofFigures"/>
        <w:tabs>
          <w:tab w:val="right" w:leader="dot" w:pos="9350"/>
        </w:tabs>
        <w:rPr>
          <w:ins w:id="1521" w:author="Windows User" w:date="2017-10-14T03:27:00Z"/>
          <w:rFonts w:asciiTheme="minorHAnsi" w:eastAsiaTheme="minorEastAsia" w:hAnsiTheme="minorHAnsi" w:cstheme="minorBidi"/>
          <w:noProof/>
          <w:sz w:val="22"/>
          <w:szCs w:val="22"/>
          <w:lang w:bidi="ar-SA"/>
        </w:rPr>
        <w:pPrChange w:id="1522" w:author="Windows User" w:date="2017-10-14T03:28:00Z">
          <w:pPr>
            <w:pStyle w:val="TableofFigures"/>
            <w:tabs>
              <w:tab w:val="right" w:leader="dot" w:pos="9350"/>
            </w:tabs>
            <w:bidi w:val="0"/>
          </w:pPr>
        </w:pPrChange>
      </w:pPr>
      <w:ins w:id="1523" w:author="Windows User" w:date="2017-10-14T03:27:00Z">
        <w:r w:rsidRPr="00762505">
          <w:rPr>
            <w:rStyle w:val="Hyperlink"/>
            <w:noProof/>
          </w:rPr>
          <w:fldChar w:fldCharType="begin"/>
        </w:r>
        <w:r w:rsidRPr="00762505">
          <w:rPr>
            <w:rStyle w:val="Hyperlink"/>
            <w:noProof/>
          </w:rPr>
          <w:instrText xml:space="preserve"> </w:instrText>
        </w:r>
        <w:r>
          <w:rPr>
            <w:noProof/>
          </w:rPr>
          <w:instrText>HYPERLINK \l "_Toc495714991"</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24" w:author="Windows User" w:date="2017-10-14T03:28:00Z">
        <w:r>
          <w:rPr>
            <w:rStyle w:val="Hyperlink"/>
            <w:rFonts w:hint="cs"/>
            <w:noProof/>
            <w:rtl/>
          </w:rPr>
          <w:t>7</w:t>
        </w:r>
      </w:ins>
      <w:ins w:id="1525" w:author="Windows User" w:date="2017-10-14T03:27:00Z">
        <w:r w:rsidRPr="00762505">
          <w:rPr>
            <w:rStyle w:val="Hyperlink"/>
            <w:noProof/>
            <w:rtl/>
          </w:rPr>
          <w:t>- انواع اجراها</w:t>
        </w:r>
        <w:r w:rsidRPr="00762505">
          <w:rPr>
            <w:rStyle w:val="Hyperlink"/>
            <w:rFonts w:hint="cs"/>
            <w:noProof/>
            <w:rtl/>
          </w:rPr>
          <w:t>ی</w:t>
        </w:r>
        <w:r w:rsidRPr="00762505">
          <w:rPr>
            <w:rStyle w:val="Hyperlink"/>
            <w:noProof/>
            <w:rtl/>
          </w:rPr>
          <w:t xml:space="preserve"> پو</w:t>
        </w:r>
        <w:r w:rsidRPr="00762505">
          <w:rPr>
            <w:rStyle w:val="Hyperlink"/>
            <w:rFonts w:hint="cs"/>
            <w:noProof/>
            <w:rtl/>
          </w:rPr>
          <w:t>ی</w:t>
        </w:r>
        <w:r w:rsidRPr="00762505">
          <w:rPr>
            <w:rStyle w:val="Hyperlink"/>
            <w:noProof/>
            <w:rtl/>
          </w:rPr>
          <w:t>انماد</w:t>
        </w:r>
        <w:r w:rsidRPr="00762505">
          <w:rPr>
            <w:rStyle w:val="Hyperlink"/>
            <w:rFonts w:hint="cs"/>
            <w:noProof/>
            <w:rtl/>
          </w:rPr>
          <w:t>ی</w:t>
        </w:r>
        <w:r w:rsidRPr="00762505">
          <w:rPr>
            <w:rStyle w:val="Hyperlink"/>
            <w:noProof/>
            <w:rtl/>
          </w:rPr>
          <w:t>ن</w:t>
        </w:r>
        <w:r>
          <w:rPr>
            <w:noProof/>
            <w:webHidden/>
          </w:rPr>
          <w:tab/>
        </w:r>
        <w:r>
          <w:rPr>
            <w:noProof/>
            <w:webHidden/>
          </w:rPr>
          <w:fldChar w:fldCharType="begin"/>
        </w:r>
        <w:r>
          <w:rPr>
            <w:noProof/>
            <w:webHidden/>
          </w:rPr>
          <w:instrText xml:space="preserve"> PAGEREF _Toc495714991 \h </w:instrText>
        </w:r>
      </w:ins>
      <w:r>
        <w:rPr>
          <w:noProof/>
          <w:webHidden/>
        </w:rPr>
      </w:r>
      <w:r>
        <w:rPr>
          <w:noProof/>
          <w:webHidden/>
        </w:rPr>
        <w:fldChar w:fldCharType="separate"/>
      </w:r>
      <w:ins w:id="1526" w:author="Windows User" w:date="2017-10-14T03:40:00Z">
        <w:r w:rsidR="000D5978">
          <w:rPr>
            <w:noProof/>
            <w:webHidden/>
            <w:rtl/>
          </w:rPr>
          <w:t>33</w:t>
        </w:r>
      </w:ins>
      <w:ins w:id="1527" w:author="Windows User" w:date="2017-10-14T03:27:00Z">
        <w:r>
          <w:rPr>
            <w:noProof/>
            <w:webHidden/>
          </w:rPr>
          <w:fldChar w:fldCharType="end"/>
        </w:r>
        <w:r w:rsidRPr="00762505">
          <w:rPr>
            <w:rStyle w:val="Hyperlink"/>
            <w:noProof/>
          </w:rPr>
          <w:fldChar w:fldCharType="end"/>
        </w:r>
      </w:ins>
    </w:p>
    <w:p w14:paraId="04C9BD8C" w14:textId="06DAE139" w:rsidR="008B55F5" w:rsidRDefault="008B55F5">
      <w:pPr>
        <w:pStyle w:val="TableofFigures"/>
        <w:tabs>
          <w:tab w:val="right" w:leader="dot" w:pos="9350"/>
        </w:tabs>
        <w:rPr>
          <w:ins w:id="1528" w:author="Windows User" w:date="2017-10-14T03:27:00Z"/>
          <w:rFonts w:asciiTheme="minorHAnsi" w:eastAsiaTheme="minorEastAsia" w:hAnsiTheme="minorHAnsi" w:cstheme="minorBidi"/>
          <w:noProof/>
          <w:sz w:val="22"/>
          <w:szCs w:val="22"/>
          <w:lang w:bidi="ar-SA"/>
        </w:rPr>
        <w:pPrChange w:id="1529" w:author="Windows User" w:date="2017-10-14T03:28:00Z">
          <w:pPr>
            <w:pStyle w:val="TableofFigures"/>
            <w:tabs>
              <w:tab w:val="right" w:leader="dot" w:pos="9350"/>
            </w:tabs>
            <w:bidi w:val="0"/>
          </w:pPr>
        </w:pPrChange>
      </w:pPr>
      <w:ins w:id="1530"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"_Toc495714992"</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31" w:author="Windows User" w:date="2017-10-14T03:28:00Z">
        <w:r>
          <w:rPr>
            <w:rStyle w:val="Hyperlink"/>
            <w:rFonts w:hint="cs"/>
            <w:noProof/>
            <w:rtl/>
          </w:rPr>
          <w:t>8</w:t>
        </w:r>
      </w:ins>
      <w:ins w:id="1532" w:author="Windows User" w:date="2017-10-14T03:27:00Z">
        <w:r w:rsidRPr="00762505">
          <w:rPr>
            <w:rStyle w:val="Hyperlink"/>
            <w:noProof/>
            <w:rtl/>
          </w:rPr>
          <w:t>-درخت دودو</w:t>
        </w:r>
        <w:r w:rsidRPr="00762505">
          <w:rPr>
            <w:rStyle w:val="Hyperlink"/>
            <w:rFonts w:hint="cs"/>
            <w:noProof/>
            <w:rtl/>
          </w:rPr>
          <w:t>یی</w:t>
        </w:r>
        <w:r w:rsidRPr="00762505">
          <w:rPr>
            <w:rStyle w:val="Hyperlink"/>
            <w:noProof/>
            <w:rtl/>
          </w:rPr>
          <w:t xml:space="preserve"> </w:t>
        </w:r>
        <w:r w:rsidRPr="00762505">
          <w:rPr>
            <w:rStyle w:val="Hyperlink"/>
            <w:noProof/>
          </w:rPr>
          <w:t xml:space="preserve">IST </w:t>
        </w:r>
        <w:r w:rsidRPr="00762505">
          <w:rPr>
            <w:rStyle w:val="Hyperlink"/>
            <w:noProof/>
            <w:rtl/>
          </w:rPr>
          <w:t xml:space="preserve"> و خط</w:t>
        </w:r>
        <w:r w:rsidRPr="00762505">
          <w:rPr>
            <w:rStyle w:val="Hyperlink"/>
            <w:rFonts w:hint="cs"/>
            <w:noProof/>
            <w:rtl/>
          </w:rPr>
          <w:t>ی</w:t>
        </w:r>
        <w:r w:rsidRPr="00762505">
          <w:rPr>
            <w:rStyle w:val="Hyperlink"/>
            <w:noProof/>
            <w:rtl/>
          </w:rPr>
          <w:t xml:space="preserve"> ساز</w:t>
        </w:r>
        <w:r w:rsidRPr="00762505">
          <w:rPr>
            <w:rStyle w:val="Hyperlink"/>
            <w:rFonts w:hint="cs"/>
            <w:noProof/>
            <w:rtl/>
          </w:rPr>
          <w:t>ی</w:t>
        </w:r>
        <w:r w:rsidRPr="00762505">
          <w:rPr>
            <w:rStyle w:val="Hyperlink"/>
            <w:noProof/>
            <w:rtl/>
          </w:rPr>
          <w:t xml:space="preserve"> آن</w:t>
        </w:r>
        <w:r>
          <w:rPr>
            <w:noProof/>
            <w:webHidden/>
          </w:rPr>
          <w:tab/>
        </w:r>
        <w:r>
          <w:rPr>
            <w:noProof/>
            <w:webHidden/>
          </w:rPr>
          <w:fldChar w:fldCharType="begin"/>
        </w:r>
        <w:r>
          <w:rPr>
            <w:noProof/>
            <w:webHidden/>
          </w:rPr>
          <w:instrText xml:space="preserve"> PAGEREF _Toc495714992 \h </w:instrText>
        </w:r>
      </w:ins>
      <w:r>
        <w:rPr>
          <w:noProof/>
          <w:webHidden/>
        </w:rPr>
      </w:r>
      <w:r>
        <w:rPr>
          <w:noProof/>
          <w:webHidden/>
        </w:rPr>
        <w:fldChar w:fldCharType="separate"/>
      </w:r>
      <w:ins w:id="1533" w:author="Windows User" w:date="2017-10-14T03:40:00Z">
        <w:r w:rsidR="000D5978">
          <w:rPr>
            <w:b/>
            <w:bCs/>
            <w:noProof/>
            <w:webHidden/>
          </w:rPr>
          <w:t>Error! Bookmark not defined.</w:t>
        </w:r>
      </w:ins>
      <w:ins w:id="1534" w:author="Windows User" w:date="2017-10-14T03:27:00Z">
        <w:r>
          <w:rPr>
            <w:noProof/>
            <w:webHidden/>
          </w:rPr>
          <w:fldChar w:fldCharType="end"/>
        </w:r>
        <w:r w:rsidRPr="00762505">
          <w:rPr>
            <w:rStyle w:val="Hyperlink"/>
            <w:noProof/>
          </w:rPr>
          <w:fldChar w:fldCharType="end"/>
        </w:r>
      </w:ins>
    </w:p>
    <w:p w14:paraId="4A795157" w14:textId="3A98CBF5" w:rsidR="008B55F5" w:rsidRDefault="008B55F5">
      <w:pPr>
        <w:pStyle w:val="TableofFigures"/>
        <w:tabs>
          <w:tab w:val="right" w:leader="dot" w:pos="9350"/>
        </w:tabs>
        <w:rPr>
          <w:ins w:id="1535" w:author="Windows User" w:date="2017-10-14T03:27:00Z"/>
          <w:rFonts w:asciiTheme="minorHAnsi" w:eastAsiaTheme="minorEastAsia" w:hAnsiTheme="minorHAnsi" w:cstheme="minorBidi"/>
          <w:noProof/>
          <w:sz w:val="22"/>
          <w:szCs w:val="22"/>
          <w:lang w:bidi="ar-SA"/>
        </w:rPr>
        <w:pPrChange w:id="1536" w:author="Windows User" w:date="2017-10-14T03:28:00Z">
          <w:pPr>
            <w:pStyle w:val="TableofFigures"/>
            <w:tabs>
              <w:tab w:val="right" w:leader="dot" w:pos="9350"/>
            </w:tabs>
            <w:bidi w:val="0"/>
          </w:pPr>
        </w:pPrChange>
      </w:pPr>
      <w:ins w:id="1537"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"_Toc495714993"</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38" w:author="Windows User" w:date="2017-10-14T03:28:00Z">
        <w:r>
          <w:rPr>
            <w:rStyle w:val="Hyperlink"/>
            <w:rFonts w:hint="cs"/>
            <w:noProof/>
            <w:rtl/>
          </w:rPr>
          <w:t>9</w:t>
        </w:r>
      </w:ins>
      <w:ins w:id="1539" w:author="Windows User" w:date="2017-10-14T03:27:00Z">
        <w:r w:rsidRPr="00762505">
          <w:rPr>
            <w:rStyle w:val="Hyperlink"/>
            <w:noProof/>
            <w:rtl/>
          </w:rPr>
          <w:t xml:space="preserve">- کد برنامه </w:t>
        </w:r>
        <w:r w:rsidRPr="00762505">
          <w:rPr>
            <w:rStyle w:val="Hyperlink"/>
            <w:rFonts w:hint="cs"/>
            <w:noProof/>
            <w:rtl/>
          </w:rPr>
          <w:t>ی</w:t>
        </w:r>
        <w:r w:rsidRPr="00762505">
          <w:rPr>
            <w:rStyle w:val="Hyperlink"/>
            <w:noProof/>
            <w:rtl/>
          </w:rPr>
          <w:t xml:space="preserve"> اندرو</w:t>
        </w:r>
        <w:r w:rsidRPr="00762505">
          <w:rPr>
            <w:rStyle w:val="Hyperlink"/>
            <w:rFonts w:hint="cs"/>
            <w:noProof/>
            <w:rtl/>
          </w:rPr>
          <w:t>ی</w:t>
        </w:r>
        <w:r w:rsidRPr="00762505">
          <w:rPr>
            <w:rStyle w:val="Hyperlink"/>
            <w:noProof/>
            <w:rtl/>
          </w:rPr>
          <w:t>د</w:t>
        </w:r>
        <w:r w:rsidRPr="00762505">
          <w:rPr>
            <w:rStyle w:val="Hyperlink"/>
            <w:rFonts w:hint="cs"/>
            <w:noProof/>
            <w:rtl/>
          </w:rPr>
          <w:t>ی</w:t>
        </w:r>
        <w:r w:rsidRPr="00762505">
          <w:rPr>
            <w:rStyle w:val="Hyperlink"/>
            <w:noProof/>
            <w:rtl/>
          </w:rPr>
          <w:t xml:space="preserve"> برا</w:t>
        </w:r>
        <w:r w:rsidRPr="00762505">
          <w:rPr>
            <w:rStyle w:val="Hyperlink"/>
            <w:rFonts w:hint="cs"/>
            <w:noProof/>
            <w:rtl/>
          </w:rPr>
          <w:t>ی</w:t>
        </w:r>
        <w:r w:rsidRPr="00762505">
          <w:rPr>
            <w:rStyle w:val="Hyperlink"/>
            <w:noProof/>
            <w:rtl/>
          </w:rPr>
          <w:t xml:space="preserve"> تست با ابزار </w:t>
        </w:r>
        <w:r w:rsidRPr="00762505">
          <w:rPr>
            <w:rStyle w:val="Hyperlink"/>
            <w:noProof/>
          </w:rPr>
          <w:t>ACTEV</w:t>
        </w:r>
        <w:r>
          <w:rPr>
            <w:noProof/>
            <w:webHidden/>
          </w:rPr>
          <w:tab/>
        </w:r>
        <w:r>
          <w:rPr>
            <w:noProof/>
            <w:webHidden/>
          </w:rPr>
          <w:fldChar w:fldCharType="begin"/>
        </w:r>
        <w:r>
          <w:rPr>
            <w:noProof/>
            <w:webHidden/>
          </w:rPr>
          <w:instrText xml:space="preserve"> PAGEREF _Toc495714993 \h </w:instrText>
        </w:r>
      </w:ins>
      <w:r>
        <w:rPr>
          <w:noProof/>
          <w:webHidden/>
        </w:rPr>
      </w:r>
      <w:r>
        <w:rPr>
          <w:noProof/>
          <w:webHidden/>
        </w:rPr>
        <w:fldChar w:fldCharType="separate"/>
      </w:r>
      <w:ins w:id="1540" w:author="Windows User" w:date="2017-10-14T03:40:00Z">
        <w:r w:rsidR="000D5978">
          <w:rPr>
            <w:b/>
            <w:bCs/>
            <w:noProof/>
            <w:webHidden/>
          </w:rPr>
          <w:t>Error! Bookmark not defined.</w:t>
        </w:r>
      </w:ins>
      <w:ins w:id="1541" w:author="Windows User" w:date="2017-10-14T03:27:00Z">
        <w:r>
          <w:rPr>
            <w:noProof/>
            <w:webHidden/>
          </w:rPr>
          <w:fldChar w:fldCharType="end"/>
        </w:r>
        <w:r w:rsidRPr="00762505">
          <w:rPr>
            <w:rStyle w:val="Hyperlink"/>
            <w:noProof/>
          </w:rPr>
          <w:fldChar w:fldCharType="end"/>
        </w:r>
      </w:ins>
    </w:p>
    <w:p w14:paraId="45BD8625" w14:textId="211605CA" w:rsidR="008B55F5" w:rsidRDefault="008B55F5">
      <w:pPr>
        <w:pStyle w:val="TableofFigures"/>
        <w:tabs>
          <w:tab w:val="right" w:leader="dot" w:pos="9350"/>
        </w:tabs>
        <w:rPr>
          <w:ins w:id="1542" w:author="Windows User" w:date="2017-10-14T03:27:00Z"/>
          <w:rFonts w:asciiTheme="minorHAnsi" w:eastAsiaTheme="minorEastAsia" w:hAnsiTheme="minorHAnsi" w:cstheme="minorBidi"/>
          <w:noProof/>
          <w:sz w:val="22"/>
          <w:szCs w:val="22"/>
          <w:lang w:bidi="ar-SA"/>
        </w:rPr>
        <w:pPrChange w:id="1543" w:author="Windows User" w:date="2017-10-14T03:29:00Z">
          <w:pPr>
            <w:pStyle w:val="TableofFigures"/>
            <w:tabs>
              <w:tab w:val="right" w:leader="dot" w:pos="9350"/>
            </w:tabs>
            <w:bidi w:val="0"/>
          </w:pPr>
        </w:pPrChange>
      </w:pPr>
      <w:ins w:id="1544"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"_Toc495714995"</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45" w:author="Windows User" w:date="2017-10-14T03:29:00Z">
        <w:r>
          <w:rPr>
            <w:rStyle w:val="Hyperlink"/>
            <w:rFonts w:hint="cs"/>
            <w:noProof/>
            <w:rtl/>
          </w:rPr>
          <w:t>10</w:t>
        </w:r>
      </w:ins>
      <w:ins w:id="1546" w:author="Windows User" w:date="2017-10-14T03:27:00Z">
        <w:r w:rsidRPr="00762505">
          <w:rPr>
            <w:rStyle w:val="Hyperlink"/>
            <w:noProof/>
            <w:rtl/>
          </w:rPr>
          <w:t>- نما</w:t>
        </w:r>
        <w:r w:rsidRPr="00762505">
          <w:rPr>
            <w:rStyle w:val="Hyperlink"/>
            <w:rFonts w:hint="cs"/>
            <w:noProof/>
            <w:rtl/>
          </w:rPr>
          <w:t>یی</w:t>
        </w:r>
        <w:r w:rsidRPr="00762505">
          <w:rPr>
            <w:rStyle w:val="Hyperlink"/>
            <w:noProof/>
            <w:rtl/>
          </w:rPr>
          <w:t xml:space="preserve"> از برنامه </w:t>
        </w:r>
        <w:r w:rsidRPr="00762505">
          <w:rPr>
            <w:rStyle w:val="Hyperlink"/>
            <w:rFonts w:hint="cs"/>
            <w:noProof/>
            <w:rtl/>
          </w:rPr>
          <w:t>ی</w:t>
        </w:r>
        <w:r w:rsidRPr="00762505">
          <w:rPr>
            <w:rStyle w:val="Hyperlink"/>
            <w:noProof/>
            <w:rtl/>
          </w:rPr>
          <w:t xml:space="preserve"> اندرو</w:t>
        </w:r>
        <w:r w:rsidRPr="00762505">
          <w:rPr>
            <w:rStyle w:val="Hyperlink"/>
            <w:rFonts w:hint="cs"/>
            <w:noProof/>
            <w:rtl/>
          </w:rPr>
          <w:t>ی</w:t>
        </w:r>
        <w:r w:rsidRPr="00762505">
          <w:rPr>
            <w:rStyle w:val="Hyperlink"/>
            <w:noProof/>
            <w:rtl/>
          </w:rPr>
          <w:t>د</w:t>
        </w:r>
        <w:r w:rsidRPr="00762505">
          <w:rPr>
            <w:rStyle w:val="Hyperlink"/>
            <w:rFonts w:hint="cs"/>
            <w:noProof/>
            <w:rtl/>
          </w:rPr>
          <w:t>ی</w:t>
        </w:r>
        <w:r w:rsidRPr="00762505">
          <w:rPr>
            <w:rStyle w:val="Hyperlink"/>
            <w:noProof/>
            <w:rtl/>
          </w:rPr>
          <w:t xml:space="preserve"> برا</w:t>
        </w:r>
        <w:r w:rsidRPr="00762505">
          <w:rPr>
            <w:rStyle w:val="Hyperlink"/>
            <w:rFonts w:hint="cs"/>
            <w:noProof/>
            <w:rtl/>
          </w:rPr>
          <w:t>ی</w:t>
        </w:r>
        <w:r w:rsidRPr="00762505">
          <w:rPr>
            <w:rStyle w:val="Hyperlink"/>
            <w:noProof/>
            <w:rtl/>
          </w:rPr>
          <w:t xml:space="preserve"> تست با ابزار </w:t>
        </w:r>
        <w:r w:rsidRPr="00762505">
          <w:rPr>
            <w:rStyle w:val="Hyperlink"/>
            <w:noProof/>
          </w:rPr>
          <w:t>ACTEV</w:t>
        </w:r>
        <w:r>
          <w:rPr>
            <w:noProof/>
            <w:webHidden/>
          </w:rPr>
          <w:tab/>
        </w:r>
        <w:r>
          <w:rPr>
            <w:noProof/>
            <w:webHidden/>
          </w:rPr>
          <w:fldChar w:fldCharType="begin"/>
        </w:r>
        <w:r>
          <w:rPr>
            <w:noProof/>
            <w:webHidden/>
          </w:rPr>
          <w:instrText xml:space="preserve"> PAGEREF _Toc495714995 \h </w:instrText>
        </w:r>
      </w:ins>
      <w:r>
        <w:rPr>
          <w:noProof/>
          <w:webHidden/>
        </w:rPr>
      </w:r>
      <w:r>
        <w:rPr>
          <w:noProof/>
          <w:webHidden/>
        </w:rPr>
        <w:fldChar w:fldCharType="separate"/>
      </w:r>
      <w:ins w:id="1547" w:author="Windows User" w:date="2017-10-14T03:40:00Z">
        <w:r w:rsidR="000D5978">
          <w:rPr>
            <w:b/>
            <w:bCs/>
            <w:noProof/>
            <w:webHidden/>
          </w:rPr>
          <w:t>Error! Bookmark not defined.</w:t>
        </w:r>
      </w:ins>
      <w:ins w:id="1548" w:author="Windows User" w:date="2017-10-14T03:27:00Z">
        <w:r>
          <w:rPr>
            <w:noProof/>
            <w:webHidden/>
          </w:rPr>
          <w:fldChar w:fldCharType="end"/>
        </w:r>
        <w:r w:rsidRPr="00762505">
          <w:rPr>
            <w:rStyle w:val="Hyperlink"/>
            <w:noProof/>
          </w:rPr>
          <w:fldChar w:fldCharType="end"/>
        </w:r>
      </w:ins>
    </w:p>
    <w:p w14:paraId="12D01010" w14:textId="2F91C472" w:rsidR="008B55F5" w:rsidRDefault="008B55F5">
      <w:pPr>
        <w:pStyle w:val="TableofFigures"/>
        <w:tabs>
          <w:tab w:val="right" w:leader="dot" w:pos="9350"/>
        </w:tabs>
        <w:rPr>
          <w:ins w:id="1549" w:author="Windows User" w:date="2017-10-14T03:27:00Z"/>
          <w:rFonts w:asciiTheme="minorHAnsi" w:eastAsiaTheme="minorEastAsia" w:hAnsiTheme="minorHAnsi" w:cstheme="minorBidi"/>
          <w:noProof/>
          <w:sz w:val="22"/>
          <w:szCs w:val="22"/>
          <w:lang w:bidi="ar-SA"/>
        </w:rPr>
        <w:pPrChange w:id="1550" w:author="Windows User" w:date="2017-10-14T03:29:00Z">
          <w:pPr>
            <w:pStyle w:val="TableofFigures"/>
            <w:tabs>
              <w:tab w:val="right" w:leader="dot" w:pos="9350"/>
            </w:tabs>
            <w:bidi w:val="0"/>
          </w:pPr>
        </w:pPrChange>
      </w:pPr>
      <w:ins w:id="1551"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"_Toc495714996"</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52" w:author="Windows User" w:date="2017-10-14T03:29:00Z">
        <w:r>
          <w:rPr>
            <w:rStyle w:val="Hyperlink"/>
            <w:rFonts w:hint="cs"/>
            <w:noProof/>
            <w:rtl/>
          </w:rPr>
          <w:t>11</w:t>
        </w:r>
      </w:ins>
      <w:ins w:id="1553" w:author="Windows User" w:date="2017-10-14T03:27:00Z">
        <w:r w:rsidRPr="00762505">
          <w:rPr>
            <w:rStyle w:val="Hyperlink"/>
            <w:noProof/>
            <w:rtl/>
          </w:rPr>
          <w:t xml:space="preserve">- چرخه </w:t>
        </w:r>
        <w:r w:rsidRPr="00762505">
          <w:rPr>
            <w:rStyle w:val="Hyperlink"/>
            <w:rFonts w:hint="cs"/>
            <w:noProof/>
            <w:rtl/>
          </w:rPr>
          <w:t>ی</w:t>
        </w:r>
        <w:r w:rsidRPr="00762505">
          <w:rPr>
            <w:rStyle w:val="Hyperlink"/>
            <w:noProof/>
            <w:rtl/>
          </w:rPr>
          <w:t xml:space="preserve"> ح</w:t>
        </w:r>
        <w:r w:rsidRPr="00762505">
          <w:rPr>
            <w:rStyle w:val="Hyperlink"/>
            <w:rFonts w:hint="cs"/>
            <w:noProof/>
            <w:rtl/>
          </w:rPr>
          <w:t>ی</w:t>
        </w:r>
        <w:r w:rsidRPr="00762505">
          <w:rPr>
            <w:rStyle w:val="Hyperlink"/>
            <w:noProof/>
            <w:rtl/>
          </w:rPr>
          <w:t xml:space="preserve">ات </w:t>
        </w:r>
        <w:r w:rsidRPr="00762505">
          <w:rPr>
            <w:rStyle w:val="Hyperlink"/>
            <w:rFonts w:hint="cs"/>
            <w:noProof/>
            <w:rtl/>
          </w:rPr>
          <w:t>ی</w:t>
        </w:r>
        <w:r w:rsidRPr="00762505">
          <w:rPr>
            <w:rStyle w:val="Hyperlink"/>
            <w:noProof/>
            <w:rtl/>
          </w:rPr>
          <w:t xml:space="preserve">ک </w:t>
        </w:r>
        <w:r w:rsidRPr="00762505">
          <w:rPr>
            <w:rStyle w:val="Hyperlink"/>
            <w:noProof/>
          </w:rPr>
          <w:t>Activity</w:t>
        </w:r>
        <w:r w:rsidRPr="00762505">
          <w:rPr>
            <w:rStyle w:val="Hyperlink"/>
            <w:noProof/>
            <w:rtl/>
          </w:rPr>
          <w:t xml:space="preserve"> در اندرو</w:t>
        </w:r>
        <w:r w:rsidRPr="00762505">
          <w:rPr>
            <w:rStyle w:val="Hyperlink"/>
            <w:rFonts w:hint="cs"/>
            <w:noProof/>
            <w:rtl/>
          </w:rPr>
          <w:t>ی</w:t>
        </w:r>
        <w:r w:rsidRPr="00762505">
          <w:rPr>
            <w:rStyle w:val="Hyperlink"/>
            <w:noProof/>
            <w:rtl/>
          </w:rPr>
          <w:t>د</w:t>
        </w:r>
        <w:r>
          <w:rPr>
            <w:noProof/>
            <w:webHidden/>
          </w:rPr>
          <w:tab/>
        </w:r>
        <w:r>
          <w:rPr>
            <w:noProof/>
            <w:webHidden/>
          </w:rPr>
          <w:fldChar w:fldCharType="begin"/>
        </w:r>
        <w:r>
          <w:rPr>
            <w:noProof/>
            <w:webHidden/>
          </w:rPr>
          <w:instrText xml:space="preserve"> PAGEREF _Toc495714996 \h </w:instrText>
        </w:r>
      </w:ins>
      <w:r>
        <w:rPr>
          <w:noProof/>
          <w:webHidden/>
        </w:rPr>
      </w:r>
      <w:r>
        <w:rPr>
          <w:noProof/>
          <w:webHidden/>
        </w:rPr>
        <w:fldChar w:fldCharType="separate"/>
      </w:r>
      <w:ins w:id="1554" w:author="Windows User" w:date="2017-10-14T03:40:00Z">
        <w:r w:rsidR="000D5978">
          <w:rPr>
            <w:b/>
            <w:bCs/>
            <w:noProof/>
            <w:webHidden/>
          </w:rPr>
          <w:t>Error! Bookmark not defined.</w:t>
        </w:r>
      </w:ins>
      <w:ins w:id="1555" w:author="Windows User" w:date="2017-10-14T03:27:00Z">
        <w:r>
          <w:rPr>
            <w:noProof/>
            <w:webHidden/>
          </w:rPr>
          <w:fldChar w:fldCharType="end"/>
        </w:r>
        <w:r w:rsidRPr="00762505">
          <w:rPr>
            <w:rStyle w:val="Hyperlink"/>
            <w:noProof/>
          </w:rPr>
          <w:fldChar w:fldCharType="end"/>
        </w:r>
      </w:ins>
    </w:p>
    <w:p w14:paraId="7E540F1A" w14:textId="633BFAF4" w:rsidR="008B55F5" w:rsidRDefault="008B55F5">
      <w:pPr>
        <w:pStyle w:val="TableofFigures"/>
        <w:tabs>
          <w:tab w:val="right" w:leader="dot" w:pos="9350"/>
        </w:tabs>
        <w:rPr>
          <w:ins w:id="1556" w:author="Windows User" w:date="2017-10-14T03:27:00Z"/>
          <w:rFonts w:asciiTheme="minorHAnsi" w:eastAsiaTheme="minorEastAsia" w:hAnsiTheme="minorHAnsi" w:cstheme="minorBidi"/>
          <w:noProof/>
          <w:sz w:val="22"/>
          <w:szCs w:val="22"/>
          <w:lang w:bidi="ar-SA"/>
        </w:rPr>
        <w:pPrChange w:id="1557" w:author="Windows User" w:date="2017-10-14T03:29:00Z">
          <w:pPr>
            <w:pStyle w:val="TableofFigures"/>
            <w:tabs>
              <w:tab w:val="right" w:leader="dot" w:pos="9350"/>
            </w:tabs>
            <w:bidi w:val="0"/>
          </w:pPr>
        </w:pPrChange>
      </w:pPr>
      <w:ins w:id="1558"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"_Toc495714998"</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59" w:author="Windows User" w:date="2017-10-14T03:29:00Z">
        <w:r>
          <w:rPr>
            <w:rStyle w:val="Hyperlink"/>
            <w:rFonts w:hint="cs"/>
            <w:noProof/>
            <w:rtl/>
          </w:rPr>
          <w:t>12</w:t>
        </w:r>
      </w:ins>
      <w:ins w:id="1560" w:author="Windows User" w:date="2017-10-14T03:27:00Z">
        <w:r w:rsidRPr="00762505">
          <w:rPr>
            <w:rStyle w:val="Hyperlink"/>
            <w:noProof/>
            <w:rtl/>
          </w:rPr>
          <w:t>-ساختار کل</w:t>
        </w:r>
        <w:r w:rsidRPr="00762505">
          <w:rPr>
            <w:rStyle w:val="Hyperlink"/>
            <w:rFonts w:hint="cs"/>
            <w:noProof/>
            <w:rtl/>
          </w:rPr>
          <w:t>ی</w:t>
        </w:r>
        <w:r w:rsidRPr="00762505">
          <w:rPr>
            <w:rStyle w:val="Hyperlink"/>
            <w:noProof/>
            <w:rtl/>
          </w:rPr>
          <w:t xml:space="preserve"> ابزار </w:t>
        </w:r>
        <w:r w:rsidRPr="00762505">
          <w:rPr>
            <w:rStyle w:val="Hyperlink"/>
            <w:noProof/>
          </w:rPr>
          <w:t>ACTEV</w:t>
        </w:r>
        <w:r>
          <w:rPr>
            <w:noProof/>
            <w:webHidden/>
          </w:rPr>
          <w:tab/>
        </w:r>
        <w:r>
          <w:rPr>
            <w:noProof/>
            <w:webHidden/>
          </w:rPr>
          <w:fldChar w:fldCharType="begin"/>
        </w:r>
        <w:r>
          <w:rPr>
            <w:noProof/>
            <w:webHidden/>
          </w:rPr>
          <w:instrText xml:space="preserve"> PAGEREF _Toc495714998 \h </w:instrText>
        </w:r>
      </w:ins>
      <w:r>
        <w:rPr>
          <w:noProof/>
          <w:webHidden/>
        </w:rPr>
      </w:r>
      <w:r>
        <w:rPr>
          <w:noProof/>
          <w:webHidden/>
        </w:rPr>
        <w:fldChar w:fldCharType="separate"/>
      </w:r>
      <w:ins w:id="1561" w:author="Windows User" w:date="2017-10-14T03:40:00Z">
        <w:r w:rsidR="000D5978">
          <w:rPr>
            <w:b/>
            <w:bCs/>
            <w:noProof/>
            <w:webHidden/>
          </w:rPr>
          <w:t>Error! Bookmark not defined.</w:t>
        </w:r>
      </w:ins>
      <w:ins w:id="1562" w:author="Windows User" w:date="2017-10-14T03:27:00Z">
        <w:r>
          <w:rPr>
            <w:noProof/>
            <w:webHidden/>
          </w:rPr>
          <w:fldChar w:fldCharType="end"/>
        </w:r>
        <w:r w:rsidRPr="00762505">
          <w:rPr>
            <w:rStyle w:val="Hyperlink"/>
            <w:noProof/>
          </w:rPr>
          <w:fldChar w:fldCharType="end"/>
        </w:r>
      </w:ins>
    </w:p>
    <w:p w14:paraId="79D46349" w14:textId="0191F049" w:rsidR="008B55F5" w:rsidRDefault="008B55F5">
      <w:pPr>
        <w:pStyle w:val="TableofFigures"/>
        <w:tabs>
          <w:tab w:val="right" w:leader="dot" w:pos="9350"/>
        </w:tabs>
        <w:rPr>
          <w:ins w:id="1563" w:author="Windows User" w:date="2017-10-14T03:27:00Z"/>
          <w:rFonts w:asciiTheme="minorHAnsi" w:eastAsiaTheme="minorEastAsia" w:hAnsiTheme="minorHAnsi" w:cstheme="minorBidi"/>
          <w:noProof/>
          <w:sz w:val="22"/>
          <w:szCs w:val="22"/>
          <w:lang w:bidi="ar-SA"/>
        </w:rPr>
        <w:pPrChange w:id="1564" w:author="Windows User" w:date="2017-10-14T03:29:00Z">
          <w:pPr>
            <w:pStyle w:val="TableofFigures"/>
            <w:tabs>
              <w:tab w:val="right" w:leader="dot" w:pos="9350"/>
            </w:tabs>
            <w:bidi w:val="0"/>
          </w:pPr>
        </w:pPrChange>
      </w:pPr>
      <w:ins w:id="1565"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"_Toc495714999"</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66" w:author="Windows User" w:date="2017-10-14T03:29:00Z">
        <w:r>
          <w:rPr>
            <w:rStyle w:val="Hyperlink"/>
            <w:rFonts w:hint="cs"/>
            <w:noProof/>
            <w:rtl/>
          </w:rPr>
          <w:t>13</w:t>
        </w:r>
      </w:ins>
      <w:ins w:id="1567" w:author="Windows User" w:date="2017-10-14T03:27:00Z">
        <w:r w:rsidRPr="00762505">
          <w:rPr>
            <w:rStyle w:val="Hyperlink"/>
            <w:noProof/>
          </w:rPr>
          <w:t>-</w:t>
        </w:r>
        <w:r w:rsidRPr="00762505">
          <w:rPr>
            <w:rStyle w:val="Hyperlink"/>
            <w:noProof/>
            <w:rtl/>
          </w:rPr>
          <w:t xml:space="preserve"> سلسله مراتب و</w:t>
        </w:r>
        <w:r w:rsidRPr="00762505">
          <w:rPr>
            <w:rStyle w:val="Hyperlink"/>
            <w:rFonts w:hint="cs"/>
            <w:noProof/>
            <w:rtl/>
          </w:rPr>
          <w:t>ی</w:t>
        </w:r>
        <w:r w:rsidRPr="00762505">
          <w:rPr>
            <w:rStyle w:val="Hyperlink"/>
            <w:noProof/>
            <w:rtl/>
          </w:rPr>
          <w:t xml:space="preserve">جت ها در صفحه </w:t>
        </w:r>
        <w:r w:rsidRPr="00762505">
          <w:rPr>
            <w:rStyle w:val="Hyperlink"/>
            <w:rFonts w:hint="cs"/>
            <w:noProof/>
            <w:rtl/>
          </w:rPr>
          <w:t>ی</w:t>
        </w:r>
        <w:r w:rsidRPr="00762505">
          <w:rPr>
            <w:rStyle w:val="Hyperlink"/>
            <w:noProof/>
            <w:rtl/>
          </w:rPr>
          <w:t xml:space="preserve"> اصل</w:t>
        </w:r>
        <w:r w:rsidRPr="00762505">
          <w:rPr>
            <w:rStyle w:val="Hyperlink"/>
            <w:rFonts w:hint="cs"/>
            <w:noProof/>
            <w:rtl/>
          </w:rPr>
          <w:t>ی</w:t>
        </w:r>
        <w:r w:rsidRPr="00762505">
          <w:rPr>
            <w:rStyle w:val="Hyperlink"/>
            <w:noProof/>
            <w:rtl/>
          </w:rPr>
          <w:t xml:space="preserve"> برنامه</w:t>
        </w:r>
        <w:r>
          <w:rPr>
            <w:noProof/>
            <w:webHidden/>
          </w:rPr>
          <w:tab/>
        </w:r>
        <w:r>
          <w:rPr>
            <w:noProof/>
            <w:webHidden/>
          </w:rPr>
          <w:fldChar w:fldCharType="begin"/>
        </w:r>
        <w:r>
          <w:rPr>
            <w:noProof/>
            <w:webHidden/>
          </w:rPr>
          <w:instrText xml:space="preserve"> PAGEREF _Toc495714999 \h </w:instrText>
        </w:r>
      </w:ins>
      <w:r>
        <w:rPr>
          <w:noProof/>
          <w:webHidden/>
        </w:rPr>
      </w:r>
      <w:r>
        <w:rPr>
          <w:noProof/>
          <w:webHidden/>
        </w:rPr>
        <w:fldChar w:fldCharType="separate"/>
      </w:r>
      <w:ins w:id="1568" w:author="Windows User" w:date="2017-10-14T03:40:00Z">
        <w:r w:rsidR="000D5978">
          <w:rPr>
            <w:b/>
            <w:bCs/>
            <w:noProof/>
            <w:webHidden/>
          </w:rPr>
          <w:t>Error! Bookmark not defined.</w:t>
        </w:r>
      </w:ins>
      <w:ins w:id="1569" w:author="Windows User" w:date="2017-10-14T03:27:00Z">
        <w:r>
          <w:rPr>
            <w:noProof/>
            <w:webHidden/>
          </w:rPr>
          <w:fldChar w:fldCharType="end"/>
        </w:r>
        <w:r w:rsidRPr="00762505">
          <w:rPr>
            <w:rStyle w:val="Hyperlink"/>
            <w:noProof/>
          </w:rPr>
          <w:fldChar w:fldCharType="end"/>
        </w:r>
      </w:ins>
    </w:p>
    <w:p w14:paraId="38046D66" w14:textId="62762169" w:rsidR="008B55F5" w:rsidRDefault="008B55F5">
      <w:pPr>
        <w:pStyle w:val="TableofFigures"/>
        <w:tabs>
          <w:tab w:val="right" w:leader="dot" w:pos="9350"/>
        </w:tabs>
        <w:rPr>
          <w:ins w:id="1570" w:author="Windows User" w:date="2017-10-14T03:27:00Z"/>
          <w:rFonts w:asciiTheme="minorHAnsi" w:eastAsiaTheme="minorEastAsia" w:hAnsiTheme="minorHAnsi" w:cstheme="minorBidi"/>
          <w:noProof/>
          <w:sz w:val="22"/>
          <w:szCs w:val="22"/>
          <w:lang w:bidi="ar-SA"/>
        </w:rPr>
        <w:pPrChange w:id="1571" w:author="Windows User" w:date="2017-10-14T03:29:00Z">
          <w:pPr>
            <w:pStyle w:val="TableofFigures"/>
            <w:tabs>
              <w:tab w:val="right" w:leader="dot" w:pos="9350"/>
            </w:tabs>
            <w:bidi w:val="0"/>
          </w:pPr>
        </w:pPrChange>
      </w:pPr>
      <w:ins w:id="1572"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"_Toc495715002"</w:instrText>
        </w:r>
        <w:r w:rsidRPr="00762505">
          <w:rPr>
            <w:rStyle w:val="Hyperlink"/>
            <w:noProof/>
          </w:rPr>
          <w:instrText xml:space="preserve"> </w:instrText>
        </w:r>
        <w:r w:rsidRPr="00762505">
          <w:rPr>
            <w:rStyle w:val="Hyperlink"/>
            <w:noProof/>
          </w:rPr>
          <w:fldChar w:fldCharType="separate"/>
        </w:r>
        <w:r w:rsidRPr="00762505">
          <w:rPr>
            <w:rStyle w:val="Hyperlink"/>
            <w:noProof/>
            <w:rtl/>
          </w:rPr>
          <w:t>شکل 1</w:t>
        </w:r>
      </w:ins>
      <w:ins w:id="1573" w:author="Windows User" w:date="2017-10-14T03:29:00Z">
        <w:r>
          <w:rPr>
            <w:rStyle w:val="Hyperlink"/>
            <w:rFonts w:hint="cs"/>
            <w:noProof/>
            <w:rtl/>
          </w:rPr>
          <w:t>4</w:t>
        </w:r>
      </w:ins>
      <w:ins w:id="1574" w:author="Windows User" w:date="2017-10-14T03:27:00Z">
        <w:r w:rsidRPr="00762505">
          <w:rPr>
            <w:rStyle w:val="Hyperlink"/>
            <w:noProof/>
            <w:rtl/>
          </w:rPr>
          <w:t>-ساختار کل</w:t>
        </w:r>
        <w:r w:rsidRPr="00762505">
          <w:rPr>
            <w:rStyle w:val="Hyperlink"/>
            <w:rFonts w:hint="cs"/>
            <w:noProof/>
            <w:rtl/>
          </w:rPr>
          <w:t>ی</w:t>
        </w:r>
        <w:r w:rsidRPr="00762505">
          <w:rPr>
            <w:rStyle w:val="Hyperlink"/>
            <w:noProof/>
            <w:rtl/>
          </w:rPr>
          <w:t xml:space="preserve"> ابزار </w:t>
        </w:r>
        <w:r w:rsidRPr="00762505">
          <w:rPr>
            <w:rStyle w:val="Hyperlink"/>
            <w:noProof/>
          </w:rPr>
          <w:t>ACTEV</w:t>
        </w:r>
        <w:r>
          <w:rPr>
            <w:noProof/>
            <w:webHidden/>
          </w:rPr>
          <w:tab/>
        </w:r>
        <w:r>
          <w:rPr>
            <w:noProof/>
            <w:webHidden/>
          </w:rPr>
          <w:fldChar w:fldCharType="begin"/>
        </w:r>
        <w:r>
          <w:rPr>
            <w:noProof/>
            <w:webHidden/>
          </w:rPr>
          <w:instrText xml:space="preserve"> PAGEREF _Toc495715002 \h </w:instrText>
        </w:r>
      </w:ins>
      <w:r>
        <w:rPr>
          <w:noProof/>
          <w:webHidden/>
        </w:rPr>
      </w:r>
      <w:r>
        <w:rPr>
          <w:noProof/>
          <w:webHidden/>
        </w:rPr>
        <w:fldChar w:fldCharType="separate"/>
      </w:r>
      <w:ins w:id="1575" w:author="Windows User" w:date="2017-10-14T03:40:00Z">
        <w:r w:rsidR="000D5978">
          <w:rPr>
            <w:b/>
            <w:bCs/>
            <w:noProof/>
            <w:webHidden/>
          </w:rPr>
          <w:t>Error! Bookmark not defined.</w:t>
        </w:r>
      </w:ins>
      <w:ins w:id="1576" w:author="Windows User" w:date="2017-10-14T03:27:00Z">
        <w:r>
          <w:rPr>
            <w:noProof/>
            <w:webHidden/>
          </w:rPr>
          <w:fldChar w:fldCharType="end"/>
        </w:r>
        <w:r w:rsidRPr="00762505">
          <w:rPr>
            <w:rStyle w:val="Hyperlink"/>
            <w:noProof/>
          </w:rPr>
          <w:fldChar w:fldCharType="end"/>
        </w:r>
      </w:ins>
    </w:p>
    <w:p w14:paraId="1CE5A8B7" w14:textId="1AA24D79" w:rsidR="008B55F5" w:rsidRDefault="008B55F5">
      <w:pPr>
        <w:pStyle w:val="TableofFigures"/>
        <w:tabs>
          <w:tab w:val="right" w:leader="dot" w:pos="9350"/>
        </w:tabs>
        <w:rPr>
          <w:ins w:id="1577" w:author="Windows User" w:date="2017-10-14T03:27:00Z"/>
          <w:rFonts w:asciiTheme="minorHAnsi" w:eastAsiaTheme="minorEastAsia" w:hAnsiTheme="minorHAnsi" w:cstheme="minorBidi"/>
          <w:noProof/>
          <w:sz w:val="22"/>
          <w:szCs w:val="22"/>
          <w:lang w:bidi="ar-SA"/>
        </w:rPr>
        <w:pPrChange w:id="1578" w:author="Windows User" w:date="2017-10-14T03:29:00Z">
          <w:pPr>
            <w:pStyle w:val="TableofFigures"/>
            <w:tabs>
              <w:tab w:val="right" w:leader="dot" w:pos="9350"/>
            </w:tabs>
            <w:bidi w:val="0"/>
          </w:pPr>
        </w:pPrChange>
      </w:pPr>
      <w:ins w:id="1579"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"_Toc495715003"</w:instrText>
        </w:r>
        <w:r w:rsidRPr="00762505">
          <w:rPr>
            <w:rStyle w:val="Hyperlink"/>
            <w:noProof/>
          </w:rPr>
          <w:instrText xml:space="preserve"> </w:instrText>
        </w:r>
        <w:r w:rsidRPr="00762505">
          <w:rPr>
            <w:rStyle w:val="Hyperlink"/>
            <w:noProof/>
          </w:rPr>
          <w:fldChar w:fldCharType="separate"/>
        </w:r>
        <w:r w:rsidRPr="00762505">
          <w:rPr>
            <w:rStyle w:val="Hyperlink"/>
            <w:noProof/>
            <w:rtl/>
          </w:rPr>
          <w:t>شکل 1</w:t>
        </w:r>
      </w:ins>
      <w:ins w:id="1580" w:author="Windows User" w:date="2017-10-14T03:29:00Z">
        <w:r>
          <w:rPr>
            <w:rStyle w:val="Hyperlink"/>
            <w:rFonts w:hint="cs"/>
            <w:noProof/>
            <w:rtl/>
          </w:rPr>
          <w:t>5</w:t>
        </w:r>
      </w:ins>
      <w:ins w:id="1581" w:author="Windows User" w:date="2017-10-14T03:27:00Z">
        <w:r w:rsidRPr="00762505">
          <w:rPr>
            <w:rStyle w:val="Hyperlink"/>
            <w:noProof/>
            <w:rtl/>
          </w:rPr>
          <w:t>- معمار</w:t>
        </w:r>
        <w:r w:rsidRPr="00762505">
          <w:rPr>
            <w:rStyle w:val="Hyperlink"/>
            <w:rFonts w:hint="cs"/>
            <w:noProof/>
            <w:rtl/>
          </w:rPr>
          <w:t>ی</w:t>
        </w:r>
        <w:r w:rsidRPr="00762505">
          <w:rPr>
            <w:rStyle w:val="Hyperlink"/>
            <w:noProof/>
            <w:rtl/>
          </w:rPr>
          <w:t xml:space="preserve"> کل</w:t>
        </w:r>
        <w:r w:rsidRPr="00762505">
          <w:rPr>
            <w:rStyle w:val="Hyperlink"/>
            <w:rFonts w:hint="cs"/>
            <w:noProof/>
            <w:rtl/>
          </w:rPr>
          <w:t>ی</w:t>
        </w:r>
        <w:r w:rsidRPr="00762505">
          <w:rPr>
            <w:rStyle w:val="Hyperlink"/>
            <w:noProof/>
            <w:rtl/>
          </w:rPr>
          <w:t xml:space="preserve"> ابزار </w:t>
        </w:r>
        <w:r w:rsidRPr="00762505">
          <w:rPr>
            <w:rStyle w:val="Hyperlink"/>
            <w:noProof/>
          </w:rPr>
          <w:t>Sig-Droid</w:t>
        </w:r>
        <w:r>
          <w:rPr>
            <w:noProof/>
            <w:webHidden/>
          </w:rPr>
          <w:tab/>
        </w:r>
        <w:r>
          <w:rPr>
            <w:noProof/>
            <w:webHidden/>
          </w:rPr>
          <w:fldChar w:fldCharType="begin"/>
        </w:r>
        <w:r>
          <w:rPr>
            <w:noProof/>
            <w:webHidden/>
          </w:rPr>
          <w:instrText xml:space="preserve"> PAGEREF _Toc495715003 \h </w:instrText>
        </w:r>
      </w:ins>
      <w:r>
        <w:rPr>
          <w:noProof/>
          <w:webHidden/>
        </w:rPr>
      </w:r>
      <w:r>
        <w:rPr>
          <w:noProof/>
          <w:webHidden/>
        </w:rPr>
        <w:fldChar w:fldCharType="separate"/>
      </w:r>
      <w:ins w:id="1582" w:author="Windows User" w:date="2017-10-14T03:40:00Z">
        <w:r w:rsidR="000D5978">
          <w:rPr>
            <w:b/>
            <w:bCs/>
            <w:noProof/>
            <w:webHidden/>
          </w:rPr>
          <w:t>Error! Bookmark not defined.</w:t>
        </w:r>
      </w:ins>
      <w:ins w:id="1583" w:author="Windows User" w:date="2017-10-14T03:27:00Z">
        <w:r>
          <w:rPr>
            <w:noProof/>
            <w:webHidden/>
          </w:rPr>
          <w:fldChar w:fldCharType="end"/>
        </w:r>
        <w:r w:rsidRPr="00762505">
          <w:rPr>
            <w:rStyle w:val="Hyperlink"/>
            <w:noProof/>
          </w:rPr>
          <w:fldChar w:fldCharType="end"/>
        </w:r>
      </w:ins>
    </w:p>
    <w:p w14:paraId="318632F9" w14:textId="741B85C9" w:rsidR="008B55F5" w:rsidRDefault="008B55F5">
      <w:pPr>
        <w:pStyle w:val="TableofFigures"/>
        <w:tabs>
          <w:tab w:val="right" w:leader="dot" w:pos="9350"/>
        </w:tabs>
        <w:rPr>
          <w:ins w:id="1584" w:author="Windows User" w:date="2017-10-14T03:27:00Z"/>
          <w:rFonts w:asciiTheme="minorHAnsi" w:eastAsiaTheme="minorEastAsia" w:hAnsiTheme="minorHAnsi" w:cstheme="minorBidi"/>
          <w:noProof/>
          <w:sz w:val="22"/>
          <w:szCs w:val="22"/>
          <w:lang w:bidi="ar-SA"/>
        </w:rPr>
        <w:pPrChange w:id="1585" w:author="Windows User" w:date="2017-10-14T03:29:00Z">
          <w:pPr>
            <w:pStyle w:val="TableofFigures"/>
            <w:tabs>
              <w:tab w:val="right" w:leader="dot" w:pos="9350"/>
            </w:tabs>
            <w:bidi w:val="0"/>
          </w:pPr>
        </w:pPrChange>
      </w:pPr>
      <w:ins w:id="1586" w:author="Windows User" w:date="2017-10-14T03:27:00Z">
        <w:r w:rsidRPr="00762505">
          <w:rPr>
            <w:rStyle w:val="Hyperlink"/>
            <w:noProof/>
          </w:rPr>
          <w:fldChar w:fldCharType="begin"/>
        </w:r>
        <w:r w:rsidRPr="00762505">
          <w:rPr>
            <w:rStyle w:val="Hyperlink"/>
            <w:noProof/>
          </w:rPr>
          <w:instrText xml:space="preserve"> </w:instrText>
        </w:r>
        <w:r>
          <w:rPr>
            <w:noProof/>
          </w:rPr>
          <w:instrText>HYPERLINK "C:\\Users\\mahmoud\\Desktop\\Seminardoc0.9.docx" \l "_Toc495715004"</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87" w:author="Windows User" w:date="2017-10-14T03:29:00Z">
        <w:r>
          <w:rPr>
            <w:rStyle w:val="Hyperlink"/>
            <w:rFonts w:hint="cs"/>
            <w:noProof/>
            <w:rtl/>
          </w:rPr>
          <w:t>16</w:t>
        </w:r>
      </w:ins>
      <w:ins w:id="1588" w:author="Windows User" w:date="2017-10-14T03:27:00Z">
        <w:r w:rsidRPr="00762505">
          <w:rPr>
            <w:rStyle w:val="Hyperlink"/>
            <w:noProof/>
            <w:rtl/>
          </w:rPr>
          <w:t>- گراف حاصل از دو ز</w:t>
        </w:r>
        <w:r w:rsidRPr="00762505">
          <w:rPr>
            <w:rStyle w:val="Hyperlink"/>
            <w:rFonts w:hint="cs"/>
            <w:noProof/>
            <w:rtl/>
          </w:rPr>
          <w:t>ی</w:t>
        </w:r>
        <w:r w:rsidRPr="00762505">
          <w:rPr>
            <w:rStyle w:val="Hyperlink"/>
            <w:noProof/>
            <w:rtl/>
          </w:rPr>
          <w:t>رفراخوان</w:t>
        </w:r>
        <w:r w:rsidRPr="00762505">
          <w:rPr>
            <w:rStyle w:val="Hyperlink"/>
            <w:rFonts w:hint="cs"/>
            <w:noProof/>
            <w:rtl/>
          </w:rPr>
          <w:t>ی</w:t>
        </w:r>
        <w:r w:rsidRPr="00762505">
          <w:rPr>
            <w:rStyle w:val="Hyperlink"/>
            <w:noProof/>
            <w:rtl/>
          </w:rPr>
          <w:t xml:space="preserve"> </w:t>
        </w:r>
        <w:r w:rsidRPr="00762505">
          <w:rPr>
            <w:rStyle w:val="Hyperlink"/>
            <w:rFonts w:hint="cs"/>
            <w:noProof/>
            <w:rtl/>
          </w:rPr>
          <w:t>ی</w:t>
        </w:r>
        <w:r w:rsidRPr="00762505">
          <w:rPr>
            <w:rStyle w:val="Hyperlink"/>
            <w:noProof/>
            <w:rtl/>
          </w:rPr>
          <w:t>ک نرم افزار اندرو</w:t>
        </w:r>
        <w:r w:rsidRPr="00762505">
          <w:rPr>
            <w:rStyle w:val="Hyperlink"/>
            <w:rFonts w:hint="cs"/>
            <w:noProof/>
            <w:rtl/>
          </w:rPr>
          <w:t>ی</w:t>
        </w:r>
        <w:r w:rsidRPr="00762505">
          <w:rPr>
            <w:rStyle w:val="Hyperlink"/>
            <w:noProof/>
            <w:rtl/>
          </w:rPr>
          <w:t>د</w:t>
        </w:r>
        <w:r w:rsidRPr="00762505">
          <w:rPr>
            <w:rStyle w:val="Hyperlink"/>
            <w:rFonts w:hint="cs"/>
            <w:noProof/>
            <w:rtl/>
          </w:rPr>
          <w:t>ی</w:t>
        </w:r>
        <w:r w:rsidRPr="00762505">
          <w:rPr>
            <w:rStyle w:val="Hyperlink"/>
            <w:noProof/>
            <w:rtl/>
          </w:rPr>
          <w:t xml:space="preserve">  بانک</w:t>
        </w:r>
        <w:r w:rsidRPr="00762505">
          <w:rPr>
            <w:rStyle w:val="Hyperlink"/>
            <w:rFonts w:hint="cs"/>
            <w:noProof/>
            <w:rtl/>
          </w:rPr>
          <w:t>ی</w:t>
        </w:r>
        <w:r>
          <w:rPr>
            <w:noProof/>
            <w:webHidden/>
          </w:rPr>
          <w:tab/>
        </w:r>
        <w:r>
          <w:rPr>
            <w:noProof/>
            <w:webHidden/>
          </w:rPr>
          <w:fldChar w:fldCharType="begin"/>
        </w:r>
        <w:r>
          <w:rPr>
            <w:noProof/>
            <w:webHidden/>
          </w:rPr>
          <w:instrText xml:space="preserve"> PAGEREF _Toc495715004 \h </w:instrText>
        </w:r>
      </w:ins>
      <w:r>
        <w:rPr>
          <w:noProof/>
          <w:webHidden/>
        </w:rPr>
      </w:r>
      <w:r>
        <w:rPr>
          <w:noProof/>
          <w:webHidden/>
        </w:rPr>
        <w:fldChar w:fldCharType="separate"/>
      </w:r>
      <w:ins w:id="1589" w:author="Windows User" w:date="2017-10-14T03:40:00Z">
        <w:r w:rsidR="000D5978">
          <w:rPr>
            <w:b/>
            <w:bCs/>
            <w:noProof/>
            <w:webHidden/>
          </w:rPr>
          <w:t>Error! Bookmark not defined.</w:t>
        </w:r>
      </w:ins>
      <w:ins w:id="1590" w:author="Windows User" w:date="2017-10-14T03:27:00Z">
        <w:r>
          <w:rPr>
            <w:noProof/>
            <w:webHidden/>
          </w:rPr>
          <w:fldChar w:fldCharType="end"/>
        </w:r>
        <w:r w:rsidRPr="00762505">
          <w:rPr>
            <w:rStyle w:val="Hyperlink"/>
            <w:noProof/>
          </w:rPr>
          <w:fldChar w:fldCharType="end"/>
        </w:r>
      </w:ins>
    </w:p>
    <w:p w14:paraId="045E40AB" w14:textId="04BA7ABF" w:rsidR="008B55F5" w:rsidRDefault="008B55F5">
      <w:pPr>
        <w:pStyle w:val="TableofFigures"/>
        <w:tabs>
          <w:tab w:val="right" w:leader="dot" w:pos="9350"/>
        </w:tabs>
        <w:rPr>
          <w:ins w:id="1591" w:author="Windows User" w:date="2017-10-14T03:27:00Z"/>
          <w:rFonts w:asciiTheme="minorHAnsi" w:eastAsiaTheme="minorEastAsia" w:hAnsiTheme="minorHAnsi" w:cstheme="minorBidi"/>
          <w:noProof/>
          <w:sz w:val="22"/>
          <w:szCs w:val="22"/>
          <w:lang w:bidi="ar-SA"/>
        </w:rPr>
        <w:pPrChange w:id="1592" w:author="Windows User" w:date="2017-10-14T03:30:00Z">
          <w:pPr>
            <w:pStyle w:val="TableofFigures"/>
            <w:tabs>
              <w:tab w:val="right" w:leader="dot" w:pos="9350"/>
            </w:tabs>
            <w:bidi w:val="0"/>
          </w:pPr>
        </w:pPrChange>
      </w:pPr>
      <w:ins w:id="1593" w:author="Windows User" w:date="2017-10-14T03:27:00Z">
        <w:r w:rsidRPr="00762505">
          <w:rPr>
            <w:rStyle w:val="Hyperlink"/>
            <w:noProof/>
          </w:rPr>
          <w:fldChar w:fldCharType="begin"/>
        </w:r>
        <w:r w:rsidRPr="00762505">
          <w:rPr>
            <w:rStyle w:val="Hyperlink"/>
            <w:noProof/>
          </w:rPr>
          <w:instrText xml:space="preserve"> </w:instrText>
        </w:r>
        <w:r>
          <w:rPr>
            <w:noProof/>
          </w:rPr>
          <w:instrText>HYPERLINK \l "_Toc495715005"</w:instrText>
        </w:r>
        <w:r w:rsidRPr="00762505">
          <w:rPr>
            <w:rStyle w:val="Hyperlink"/>
            <w:noProof/>
          </w:rPr>
          <w:instrText xml:space="preserve"> </w:instrText>
        </w:r>
        <w:r w:rsidRPr="00762505">
          <w:rPr>
            <w:rStyle w:val="Hyperlink"/>
            <w:noProof/>
          </w:rPr>
          <w:fldChar w:fldCharType="separate"/>
        </w:r>
        <w:r w:rsidRPr="00762505">
          <w:rPr>
            <w:rStyle w:val="Hyperlink"/>
            <w:noProof/>
            <w:rtl/>
          </w:rPr>
          <w:t xml:space="preserve">شکل </w:t>
        </w:r>
      </w:ins>
      <w:ins w:id="1594" w:author="Windows User" w:date="2017-10-14T03:30:00Z">
        <w:r>
          <w:rPr>
            <w:rStyle w:val="Hyperlink"/>
            <w:rFonts w:hint="cs"/>
            <w:noProof/>
            <w:rtl/>
          </w:rPr>
          <w:t>17</w:t>
        </w:r>
      </w:ins>
      <w:ins w:id="1595" w:author="Windows User" w:date="2017-10-14T03:27:00Z">
        <w:r w:rsidRPr="00762505">
          <w:rPr>
            <w:rStyle w:val="Hyperlink"/>
            <w:noProof/>
          </w:rPr>
          <w:t>-</w:t>
        </w:r>
        <w:r w:rsidRPr="00762505">
          <w:rPr>
            <w:rStyle w:val="Hyperlink"/>
            <w:noProof/>
            <w:rtl/>
          </w:rPr>
          <w:t xml:space="preserve"> نمونه </w:t>
        </w:r>
        <w:r w:rsidRPr="00762505">
          <w:rPr>
            <w:rStyle w:val="Hyperlink"/>
            <w:rFonts w:hint="cs"/>
            <w:noProof/>
            <w:rtl/>
          </w:rPr>
          <w:t>ی</w:t>
        </w:r>
        <w:r w:rsidRPr="00762505">
          <w:rPr>
            <w:rStyle w:val="Hyperlink"/>
            <w:noProof/>
            <w:rtl/>
          </w:rPr>
          <w:t xml:space="preserve"> کد اسمبل</w:t>
        </w:r>
        <w:r w:rsidRPr="00762505">
          <w:rPr>
            <w:rStyle w:val="Hyperlink"/>
            <w:rFonts w:hint="cs"/>
            <w:noProof/>
            <w:rtl/>
          </w:rPr>
          <w:t>ی</w:t>
        </w:r>
        <w:r w:rsidRPr="00762505">
          <w:rPr>
            <w:rStyle w:val="Hyperlink"/>
            <w:noProof/>
            <w:rtl/>
          </w:rPr>
          <w:t xml:space="preserve"> و کد منبع </w:t>
        </w:r>
        <w:r w:rsidRPr="00762505">
          <w:rPr>
            <w:rStyle w:val="Hyperlink"/>
            <w:rFonts w:hint="cs"/>
            <w:noProof/>
            <w:rtl/>
          </w:rPr>
          <w:t>ی</w:t>
        </w:r>
        <w:r w:rsidRPr="00762505">
          <w:rPr>
            <w:rStyle w:val="Hyperlink"/>
            <w:noProof/>
            <w:rtl/>
          </w:rPr>
          <w:t xml:space="preserve">ک دژافزار مشابه  واره </w:t>
        </w:r>
        <w:r w:rsidRPr="00762505">
          <w:rPr>
            <w:rStyle w:val="Hyperlink"/>
            <w:rFonts w:hint="cs"/>
            <w:noProof/>
            <w:rtl/>
          </w:rPr>
          <w:t>ی</w:t>
        </w:r>
        <w:r w:rsidRPr="00762505">
          <w:rPr>
            <w:rStyle w:val="Hyperlink"/>
            <w:noProof/>
            <w:rtl/>
          </w:rPr>
          <w:t xml:space="preserve"> </w:t>
        </w:r>
        <w:r w:rsidRPr="00762505">
          <w:rPr>
            <w:rStyle w:val="Hyperlink"/>
            <w:noProof/>
          </w:rPr>
          <w:t>Mydoom</w:t>
        </w:r>
        <w:r>
          <w:rPr>
            <w:noProof/>
            <w:webHidden/>
          </w:rPr>
          <w:tab/>
        </w:r>
        <w:r>
          <w:rPr>
            <w:noProof/>
            <w:webHidden/>
          </w:rPr>
          <w:fldChar w:fldCharType="begin"/>
        </w:r>
        <w:r>
          <w:rPr>
            <w:noProof/>
            <w:webHidden/>
          </w:rPr>
          <w:instrText xml:space="preserve"> PAGEREF _Toc495715005 \h </w:instrText>
        </w:r>
      </w:ins>
      <w:r>
        <w:rPr>
          <w:noProof/>
          <w:webHidden/>
        </w:rPr>
      </w:r>
      <w:r>
        <w:rPr>
          <w:noProof/>
          <w:webHidden/>
        </w:rPr>
        <w:fldChar w:fldCharType="separate"/>
      </w:r>
      <w:ins w:id="1596" w:author="Windows User" w:date="2017-10-14T03:40:00Z">
        <w:r w:rsidR="000D5978">
          <w:rPr>
            <w:noProof/>
            <w:webHidden/>
            <w:rtl/>
          </w:rPr>
          <w:t>65</w:t>
        </w:r>
      </w:ins>
      <w:ins w:id="1597" w:author="Windows User" w:date="2017-10-14T03:27:00Z">
        <w:r>
          <w:rPr>
            <w:noProof/>
            <w:webHidden/>
          </w:rPr>
          <w:fldChar w:fldCharType="end"/>
        </w:r>
        <w:r w:rsidRPr="00762505">
          <w:rPr>
            <w:rStyle w:val="Hyperlink"/>
            <w:noProof/>
          </w:rPr>
          <w:fldChar w:fldCharType="end"/>
        </w:r>
      </w:ins>
    </w:p>
    <w:p w14:paraId="287CB3E5" w14:textId="77777777" w:rsidR="00A41950" w:rsidDel="008B55F5" w:rsidRDefault="00A41950">
      <w:pPr>
        <w:pStyle w:val="TableofFigures"/>
        <w:tabs>
          <w:tab w:val="right" w:leader="dot" w:pos="9350"/>
        </w:tabs>
        <w:rPr>
          <w:ins w:id="1598" w:author="Mahmoud" w:date="2017-10-08T15:07:00Z"/>
          <w:del w:id="1599" w:author="Windows User" w:date="2017-10-14T03:25:00Z"/>
          <w:rFonts w:asciiTheme="minorHAnsi" w:eastAsiaTheme="minorEastAsia" w:hAnsiTheme="minorHAnsi" w:cstheme="minorBidi"/>
          <w:noProof/>
          <w:sz w:val="22"/>
          <w:szCs w:val="22"/>
          <w:lang w:bidi="ar-SA"/>
        </w:rPr>
        <w:pPrChange w:id="1600" w:author="Windows User" w:date="2017-10-14T03:28:00Z">
          <w:pPr>
            <w:pStyle w:val="TableofFigures"/>
            <w:tabs>
              <w:tab w:val="right" w:leader="dot" w:pos="9350"/>
            </w:tabs>
            <w:bidi w:val="0"/>
          </w:pPr>
        </w:pPrChange>
      </w:pPr>
      <w:ins w:id="1601" w:author="Mahmoud" w:date="2017-10-08T15:07:00Z">
        <w:del w:id="1602" w:author="Windows User" w:date="2017-10-14T03:25:00Z">
          <w:r w:rsidRPr="008B55F5" w:rsidDel="008B55F5">
            <w:rPr>
              <w:rStyle w:val="Hyperlink"/>
              <w:noProof/>
              <w:rtl/>
            </w:rPr>
            <w:delText>شکل 1</w:delText>
          </w:r>
          <w:r w:rsidRPr="008B55F5" w:rsidDel="008B55F5">
            <w:rPr>
              <w:rStyle w:val="Hyperlink"/>
              <w:noProof/>
            </w:rPr>
            <w:delText xml:space="preserve">- </w:delText>
          </w:r>
          <w:r w:rsidRPr="008B55F5" w:rsidDel="008B55F5">
            <w:rPr>
              <w:rStyle w:val="Hyperlink"/>
              <w:noProof/>
              <w:rtl/>
            </w:rPr>
            <w:delText>مثال</w:delText>
          </w:r>
          <w:r w:rsidRPr="008B55F5" w:rsidDel="008B55F5">
            <w:rPr>
              <w:rStyle w:val="Hyperlink"/>
              <w:rFonts w:hint="cs"/>
              <w:noProof/>
              <w:rtl/>
            </w:rPr>
            <w:delText>ی</w:delText>
          </w:r>
          <w:r w:rsidRPr="008B55F5" w:rsidDel="008B55F5">
            <w:rPr>
              <w:rStyle w:val="Hyperlink"/>
              <w:noProof/>
              <w:rtl/>
            </w:rPr>
            <w:delText xml:space="preserve"> از </w:delText>
          </w:r>
          <w:r w:rsidRPr="008B55F5" w:rsidDel="008B55F5">
            <w:rPr>
              <w:rStyle w:val="Hyperlink"/>
              <w:rFonts w:hint="cs"/>
              <w:noProof/>
              <w:rtl/>
            </w:rPr>
            <w:delText>یک</w:delText>
          </w:r>
          <w:r w:rsidRPr="008B55F5" w:rsidDel="008B55F5">
            <w:rPr>
              <w:rStyle w:val="Hyperlink"/>
              <w:noProof/>
              <w:rtl/>
            </w:rPr>
            <w:delText xml:space="preserve"> تابع ساده برا</w:delText>
          </w:r>
          <w:r w:rsidRPr="008B55F5" w:rsidDel="008B55F5">
            <w:rPr>
              <w:rStyle w:val="Hyperlink"/>
              <w:rFonts w:hint="cs"/>
              <w:noProof/>
              <w:rtl/>
            </w:rPr>
            <w:delText>ی</w:delText>
          </w:r>
          <w:r w:rsidRPr="008B55F5" w:rsidDel="008B55F5">
            <w:rPr>
              <w:rStyle w:val="Hyperlink"/>
              <w:noProof/>
              <w:rtl/>
            </w:rPr>
            <w:delText xml:space="preserve"> نما</w:delText>
          </w:r>
          <w:r w:rsidRPr="008B55F5" w:rsidDel="008B55F5">
            <w:rPr>
              <w:rStyle w:val="Hyperlink"/>
              <w:rFonts w:hint="cs"/>
              <w:noProof/>
              <w:rtl/>
            </w:rPr>
            <w:delText>یش</w:delText>
          </w:r>
          <w:r w:rsidRPr="008B55F5" w:rsidDel="008B55F5">
            <w:rPr>
              <w:rStyle w:val="Hyperlink"/>
              <w:noProof/>
              <w:rtl/>
            </w:rPr>
            <w:delText xml:space="preserve"> اجرا</w:delText>
          </w:r>
          <w:r w:rsidRPr="008B55F5" w:rsidDel="008B55F5">
            <w:rPr>
              <w:rStyle w:val="Hyperlink"/>
              <w:rFonts w:hint="cs"/>
              <w:noProof/>
              <w:rtl/>
            </w:rPr>
            <w:delText>ی</w:delText>
          </w:r>
          <w:r w:rsidRPr="008B55F5" w:rsidDel="008B55F5">
            <w:rPr>
              <w:rStyle w:val="Hyperlink"/>
              <w:noProof/>
              <w:rtl/>
            </w:rPr>
            <w:delText xml:space="preserve"> نماد</w:delText>
          </w:r>
          <w:r w:rsidRPr="008B55F5" w:rsidDel="008B55F5">
            <w:rPr>
              <w:rStyle w:val="Hyperlink"/>
              <w:rFonts w:hint="cs"/>
              <w:noProof/>
              <w:rtl/>
            </w:rPr>
            <w:delText>ین</w:delText>
          </w:r>
          <w:r w:rsidDel="008B55F5">
            <w:rPr>
              <w:noProof/>
              <w:webHidden/>
            </w:rPr>
            <w:tab/>
            <w:delText>16</w:delText>
          </w:r>
        </w:del>
      </w:ins>
    </w:p>
    <w:p w14:paraId="530E1AA7" w14:textId="77777777" w:rsidR="00A41950" w:rsidDel="008B55F5" w:rsidRDefault="00A41950">
      <w:pPr>
        <w:pStyle w:val="TableofFigures"/>
        <w:tabs>
          <w:tab w:val="right" w:leader="dot" w:pos="9350"/>
        </w:tabs>
        <w:rPr>
          <w:ins w:id="1603" w:author="Mahmoud" w:date="2017-10-08T15:07:00Z"/>
          <w:del w:id="1604" w:author="Windows User" w:date="2017-10-14T03:25:00Z"/>
          <w:rFonts w:asciiTheme="minorHAnsi" w:eastAsiaTheme="minorEastAsia" w:hAnsiTheme="minorHAnsi" w:cstheme="minorBidi"/>
          <w:noProof/>
          <w:sz w:val="22"/>
          <w:szCs w:val="22"/>
          <w:lang w:bidi="ar-SA"/>
        </w:rPr>
        <w:pPrChange w:id="1605" w:author="Windows User" w:date="2017-10-14T03:28:00Z">
          <w:pPr>
            <w:pStyle w:val="TableofFigures"/>
            <w:tabs>
              <w:tab w:val="right" w:leader="dot" w:pos="9350"/>
            </w:tabs>
            <w:bidi w:val="0"/>
          </w:pPr>
        </w:pPrChange>
      </w:pPr>
      <w:ins w:id="1606" w:author="Mahmoud" w:date="2017-10-08T15:07:00Z">
        <w:del w:id="1607" w:author="Windows User" w:date="2017-10-14T03:25:00Z">
          <w:r w:rsidRPr="008B55F5" w:rsidDel="008B55F5">
            <w:rPr>
              <w:rStyle w:val="Hyperlink"/>
              <w:noProof/>
              <w:rtl/>
            </w:rPr>
            <w:delText>شکل 2</w:delText>
          </w:r>
          <w:r w:rsidRPr="008B55F5" w:rsidDel="008B55F5">
            <w:rPr>
              <w:rStyle w:val="Hyperlink"/>
              <w:noProof/>
            </w:rPr>
            <w:delText>-</w:delText>
          </w:r>
          <w:r w:rsidRPr="008B55F5" w:rsidDel="008B55F5">
            <w:rPr>
              <w:rStyle w:val="Hyperlink"/>
              <w:noProof/>
              <w:rtl/>
            </w:rPr>
            <w:delText>درخت اجرا</w:delText>
          </w:r>
          <w:r w:rsidRPr="008B55F5" w:rsidDel="008B55F5">
            <w:rPr>
              <w:rStyle w:val="Hyperlink"/>
              <w:rFonts w:hint="cs"/>
              <w:noProof/>
              <w:rtl/>
            </w:rPr>
            <w:delText>ی</w:delText>
          </w:r>
          <w:r w:rsidRPr="008B55F5" w:rsidDel="008B55F5">
            <w:rPr>
              <w:rStyle w:val="Hyperlink"/>
              <w:noProof/>
              <w:rtl/>
            </w:rPr>
            <w:delText xml:space="preserve"> مثال شکل 1</w:delText>
          </w:r>
          <w:r w:rsidDel="008B55F5">
            <w:rPr>
              <w:noProof/>
              <w:webHidden/>
            </w:rPr>
            <w:tab/>
            <w:delText>17</w:delText>
          </w:r>
        </w:del>
      </w:ins>
    </w:p>
    <w:p w14:paraId="5F2156ED" w14:textId="77777777" w:rsidR="00A41950" w:rsidDel="008B55F5" w:rsidRDefault="00A41950">
      <w:pPr>
        <w:pStyle w:val="TableofFigures"/>
        <w:tabs>
          <w:tab w:val="right" w:leader="dot" w:pos="9350"/>
        </w:tabs>
        <w:rPr>
          <w:ins w:id="1608" w:author="Mahmoud" w:date="2017-10-08T15:07:00Z"/>
          <w:del w:id="1609" w:author="Windows User" w:date="2017-10-14T03:25:00Z"/>
          <w:rFonts w:asciiTheme="minorHAnsi" w:eastAsiaTheme="minorEastAsia" w:hAnsiTheme="minorHAnsi" w:cstheme="minorBidi"/>
          <w:noProof/>
          <w:sz w:val="22"/>
          <w:szCs w:val="22"/>
          <w:lang w:bidi="ar-SA"/>
        </w:rPr>
        <w:pPrChange w:id="1610" w:author="Windows User" w:date="2017-10-14T03:28:00Z">
          <w:pPr>
            <w:pStyle w:val="TableofFigures"/>
            <w:tabs>
              <w:tab w:val="right" w:leader="dot" w:pos="9350"/>
            </w:tabs>
            <w:bidi w:val="0"/>
          </w:pPr>
        </w:pPrChange>
      </w:pPr>
      <w:ins w:id="1611" w:author="Mahmoud" w:date="2017-10-08T15:07:00Z">
        <w:del w:id="1612" w:author="Windows User" w:date="2017-10-14T03:25:00Z">
          <w:r w:rsidRPr="008B55F5" w:rsidDel="008B55F5">
            <w:rPr>
              <w:rStyle w:val="Hyperlink"/>
              <w:noProof/>
              <w:rtl/>
            </w:rPr>
            <w:delText>شکل 3</w:delText>
          </w:r>
          <w:r w:rsidRPr="008B55F5" w:rsidDel="008B55F5">
            <w:rPr>
              <w:rStyle w:val="Hyperlink"/>
              <w:noProof/>
            </w:rPr>
            <w:delText xml:space="preserve">- </w:delText>
          </w:r>
          <w:r w:rsidRPr="008B55F5" w:rsidDel="008B55F5">
            <w:rPr>
              <w:rStyle w:val="Hyperlink"/>
              <w:noProof/>
              <w:rtl/>
            </w:rPr>
            <w:delText xml:space="preserve"> تابع ساده  با نامتناه</w:delText>
          </w:r>
          <w:r w:rsidRPr="008B55F5" w:rsidDel="008B55F5">
            <w:rPr>
              <w:rStyle w:val="Hyperlink"/>
              <w:rFonts w:hint="cs"/>
              <w:noProof/>
              <w:rtl/>
            </w:rPr>
            <w:delText>ی</w:delText>
          </w:r>
          <w:r w:rsidRPr="008B55F5" w:rsidDel="008B55F5">
            <w:rPr>
              <w:rStyle w:val="Hyperlink"/>
              <w:noProof/>
              <w:rtl/>
            </w:rPr>
            <w:delText xml:space="preserve"> مس</w:delText>
          </w:r>
          <w:r w:rsidRPr="008B55F5" w:rsidDel="008B55F5">
            <w:rPr>
              <w:rStyle w:val="Hyperlink"/>
              <w:rFonts w:hint="cs"/>
              <w:noProof/>
              <w:rtl/>
            </w:rPr>
            <w:delText>ی</w:delText>
          </w:r>
          <w:r w:rsidRPr="008B55F5" w:rsidDel="008B55F5">
            <w:rPr>
              <w:rStyle w:val="Hyperlink"/>
              <w:noProof/>
              <w:rtl/>
            </w:rPr>
            <w:delText>ر اجرا</w:delText>
          </w:r>
          <w:r w:rsidDel="008B55F5">
            <w:rPr>
              <w:noProof/>
              <w:webHidden/>
            </w:rPr>
            <w:tab/>
            <w:delText>18</w:delText>
          </w:r>
        </w:del>
      </w:ins>
    </w:p>
    <w:p w14:paraId="1D10AF45" w14:textId="77777777" w:rsidR="00A41950" w:rsidDel="008B55F5" w:rsidRDefault="00A41950">
      <w:pPr>
        <w:pStyle w:val="TableofFigures"/>
        <w:tabs>
          <w:tab w:val="right" w:leader="dot" w:pos="9350"/>
        </w:tabs>
        <w:rPr>
          <w:ins w:id="1613" w:author="Mahmoud" w:date="2017-10-08T15:07:00Z"/>
          <w:del w:id="1614" w:author="Windows User" w:date="2017-10-14T03:25:00Z"/>
          <w:rFonts w:asciiTheme="minorHAnsi" w:eastAsiaTheme="minorEastAsia" w:hAnsiTheme="minorHAnsi" w:cstheme="minorBidi"/>
          <w:noProof/>
          <w:sz w:val="22"/>
          <w:szCs w:val="22"/>
          <w:lang w:bidi="ar-SA"/>
        </w:rPr>
        <w:pPrChange w:id="1615" w:author="Windows User" w:date="2017-10-14T03:28:00Z">
          <w:pPr>
            <w:pStyle w:val="TableofFigures"/>
            <w:tabs>
              <w:tab w:val="right" w:leader="dot" w:pos="9350"/>
            </w:tabs>
            <w:bidi w:val="0"/>
          </w:pPr>
        </w:pPrChange>
      </w:pPr>
      <w:ins w:id="1616" w:author="Mahmoud" w:date="2017-10-08T15:07:00Z">
        <w:del w:id="1617" w:author="Windows User" w:date="2017-10-14T03:25:00Z">
          <w:r w:rsidRPr="008B55F5" w:rsidDel="008B55F5">
            <w:rPr>
              <w:rStyle w:val="Hyperlink"/>
              <w:noProof/>
              <w:rtl/>
            </w:rPr>
            <w:delText>شکل 5</w:delText>
          </w:r>
          <w:r w:rsidRPr="008B55F5" w:rsidDel="008B55F5">
            <w:rPr>
              <w:rStyle w:val="Hyperlink"/>
              <w:noProof/>
            </w:rPr>
            <w:delText>-</w:delText>
          </w:r>
          <w:r w:rsidRPr="008B55F5" w:rsidDel="008B55F5">
            <w:rPr>
              <w:rStyle w:val="Hyperlink"/>
              <w:noProof/>
              <w:rtl/>
            </w:rPr>
            <w:delText xml:space="preserve"> </w:delText>
          </w:r>
          <w:r w:rsidRPr="008B55F5" w:rsidDel="008B55F5">
            <w:rPr>
              <w:rStyle w:val="Hyperlink"/>
              <w:rFonts w:hint="cs"/>
              <w:noProof/>
              <w:rtl/>
            </w:rPr>
            <w:delText>ی</w:delText>
          </w:r>
          <w:r w:rsidRPr="008B55F5" w:rsidDel="008B55F5">
            <w:rPr>
              <w:rStyle w:val="Hyperlink"/>
              <w:noProof/>
              <w:rtl/>
            </w:rPr>
            <w:delText>ک تکه کد ساده برا</w:delText>
          </w:r>
          <w:r w:rsidRPr="008B55F5" w:rsidDel="008B55F5">
            <w:rPr>
              <w:rStyle w:val="Hyperlink"/>
              <w:rFonts w:hint="cs"/>
              <w:noProof/>
              <w:rtl/>
            </w:rPr>
            <w:delText>ی</w:delText>
          </w:r>
          <w:r w:rsidRPr="008B55F5" w:rsidDel="008B55F5">
            <w:rPr>
              <w:rStyle w:val="Hyperlink"/>
              <w:noProof/>
              <w:rtl/>
            </w:rPr>
            <w:delText xml:space="preserve"> آزمون با ابزار </w:delText>
          </w:r>
          <w:r w:rsidRPr="008B55F5" w:rsidDel="008B55F5">
            <w:rPr>
              <w:rStyle w:val="Hyperlink"/>
              <w:noProof/>
            </w:rPr>
            <w:delText>DART</w:delText>
          </w:r>
          <w:r w:rsidRPr="008B55F5" w:rsidDel="008B55F5">
            <w:rPr>
              <w:rStyle w:val="Hyperlink"/>
              <w:noProof/>
              <w:rtl/>
            </w:rPr>
            <w:delText>-مثال اول</w:delText>
          </w:r>
          <w:r w:rsidDel="008B55F5">
            <w:rPr>
              <w:noProof/>
              <w:webHidden/>
            </w:rPr>
            <w:tab/>
            <w:delText>24</w:delText>
          </w:r>
        </w:del>
      </w:ins>
    </w:p>
    <w:p w14:paraId="2420B67F" w14:textId="77777777" w:rsidR="00A41950" w:rsidDel="008B55F5" w:rsidRDefault="00A41950">
      <w:pPr>
        <w:pStyle w:val="TableofFigures"/>
        <w:tabs>
          <w:tab w:val="right" w:leader="dot" w:pos="9350"/>
        </w:tabs>
        <w:rPr>
          <w:ins w:id="1618" w:author="Mahmoud" w:date="2017-10-08T15:07:00Z"/>
          <w:del w:id="1619" w:author="Windows User" w:date="2017-10-14T03:25:00Z"/>
          <w:rFonts w:asciiTheme="minorHAnsi" w:eastAsiaTheme="minorEastAsia" w:hAnsiTheme="minorHAnsi" w:cstheme="minorBidi"/>
          <w:noProof/>
          <w:sz w:val="22"/>
          <w:szCs w:val="22"/>
          <w:lang w:bidi="ar-SA"/>
        </w:rPr>
        <w:pPrChange w:id="1620" w:author="Windows User" w:date="2017-10-14T03:28:00Z">
          <w:pPr>
            <w:pStyle w:val="TableofFigures"/>
            <w:tabs>
              <w:tab w:val="right" w:leader="dot" w:pos="9350"/>
            </w:tabs>
            <w:bidi w:val="0"/>
          </w:pPr>
        </w:pPrChange>
      </w:pPr>
      <w:ins w:id="1621" w:author="Mahmoud" w:date="2017-10-08T15:07:00Z">
        <w:del w:id="1622" w:author="Windows User" w:date="2017-10-14T03:25:00Z">
          <w:r w:rsidRPr="008B55F5" w:rsidDel="008B55F5">
            <w:rPr>
              <w:rStyle w:val="Hyperlink"/>
              <w:noProof/>
              <w:rtl/>
            </w:rPr>
            <w:delText>شکل 6</w:delText>
          </w:r>
          <w:r w:rsidRPr="008B55F5" w:rsidDel="008B55F5">
            <w:rPr>
              <w:rStyle w:val="Hyperlink"/>
              <w:noProof/>
            </w:rPr>
            <w:delText>-</w:delText>
          </w:r>
          <w:r w:rsidRPr="008B55F5" w:rsidDel="008B55F5">
            <w:rPr>
              <w:rStyle w:val="Hyperlink"/>
              <w:noProof/>
              <w:rtl/>
            </w:rPr>
            <w:delText xml:space="preserve"> تکه کد ساده برا</w:delText>
          </w:r>
          <w:r w:rsidRPr="008B55F5" w:rsidDel="008B55F5">
            <w:rPr>
              <w:rStyle w:val="Hyperlink"/>
              <w:rFonts w:hint="cs"/>
              <w:noProof/>
              <w:rtl/>
            </w:rPr>
            <w:delText>ی</w:delText>
          </w:r>
          <w:r w:rsidRPr="008B55F5" w:rsidDel="008B55F5">
            <w:rPr>
              <w:rStyle w:val="Hyperlink"/>
              <w:noProof/>
              <w:rtl/>
            </w:rPr>
            <w:delText xml:space="preserve"> آزمون با ابزار </w:delText>
          </w:r>
          <w:r w:rsidRPr="008B55F5" w:rsidDel="008B55F5">
            <w:rPr>
              <w:rStyle w:val="Hyperlink"/>
              <w:noProof/>
            </w:rPr>
            <w:delText>DART</w:delText>
          </w:r>
          <w:r w:rsidRPr="008B55F5" w:rsidDel="008B55F5">
            <w:rPr>
              <w:rStyle w:val="Hyperlink"/>
              <w:noProof/>
              <w:rtl/>
            </w:rPr>
            <w:delText>-مثال دوم</w:delText>
          </w:r>
          <w:r w:rsidDel="008B55F5">
            <w:rPr>
              <w:noProof/>
              <w:webHidden/>
            </w:rPr>
            <w:tab/>
            <w:delText>26</w:delText>
          </w:r>
        </w:del>
      </w:ins>
    </w:p>
    <w:p w14:paraId="1605E41B" w14:textId="77777777" w:rsidR="00A41950" w:rsidDel="008B55F5" w:rsidRDefault="00A41950">
      <w:pPr>
        <w:pStyle w:val="TableofFigures"/>
        <w:tabs>
          <w:tab w:val="right" w:leader="dot" w:pos="9350"/>
        </w:tabs>
        <w:rPr>
          <w:ins w:id="1623" w:author="Mahmoud" w:date="2017-10-08T15:07:00Z"/>
          <w:del w:id="1624" w:author="Windows User" w:date="2017-10-14T03:25:00Z"/>
          <w:rFonts w:asciiTheme="minorHAnsi" w:eastAsiaTheme="minorEastAsia" w:hAnsiTheme="minorHAnsi" w:cstheme="minorBidi"/>
          <w:noProof/>
          <w:sz w:val="22"/>
          <w:szCs w:val="22"/>
          <w:lang w:bidi="ar-SA"/>
        </w:rPr>
        <w:pPrChange w:id="1625" w:author="Windows User" w:date="2017-10-14T03:28:00Z">
          <w:pPr>
            <w:pStyle w:val="TableofFigures"/>
            <w:tabs>
              <w:tab w:val="right" w:leader="dot" w:pos="9350"/>
            </w:tabs>
            <w:bidi w:val="0"/>
          </w:pPr>
        </w:pPrChange>
      </w:pPr>
      <w:ins w:id="1626" w:author="Mahmoud" w:date="2017-10-08T15:07:00Z">
        <w:del w:id="1627" w:author="Windows User" w:date="2017-10-14T03:25:00Z">
          <w:r w:rsidRPr="008B55F5" w:rsidDel="008B55F5">
            <w:rPr>
              <w:rStyle w:val="Hyperlink"/>
              <w:noProof/>
              <w:rtl/>
            </w:rPr>
            <w:delText>شکل 7</w:delText>
          </w:r>
          <w:r w:rsidRPr="008B55F5" w:rsidDel="008B55F5">
            <w:rPr>
              <w:rStyle w:val="Hyperlink"/>
              <w:noProof/>
            </w:rPr>
            <w:delText>-</w:delText>
          </w:r>
          <w:r w:rsidRPr="008B55F5" w:rsidDel="008B55F5">
            <w:rPr>
              <w:rStyle w:val="Hyperlink"/>
              <w:noProof/>
              <w:rtl/>
            </w:rPr>
            <w:delText xml:space="preserve"> تکه کد مربوط به برنامه </w:delText>
          </w:r>
          <w:r w:rsidRPr="008B55F5" w:rsidDel="008B55F5">
            <w:rPr>
              <w:rStyle w:val="Hyperlink"/>
              <w:rFonts w:hint="cs"/>
              <w:noProof/>
              <w:rtl/>
            </w:rPr>
            <w:delText>ی</w:delText>
          </w:r>
          <w:r w:rsidRPr="008B55F5" w:rsidDel="008B55F5">
            <w:rPr>
              <w:rStyle w:val="Hyperlink"/>
              <w:noProof/>
              <w:rtl/>
            </w:rPr>
            <w:delText xml:space="preserve"> آس</w:delText>
          </w:r>
          <w:r w:rsidRPr="008B55F5" w:rsidDel="008B55F5">
            <w:rPr>
              <w:rStyle w:val="Hyperlink"/>
              <w:rFonts w:hint="cs"/>
              <w:noProof/>
              <w:rtl/>
            </w:rPr>
            <w:delText>یب</w:delText>
          </w:r>
          <w:r w:rsidRPr="008B55F5" w:rsidDel="008B55F5">
            <w:rPr>
              <w:rStyle w:val="Hyperlink"/>
              <w:noProof/>
              <w:rtl/>
            </w:rPr>
            <w:delText xml:space="preserve"> پذ</w:delText>
          </w:r>
          <w:r w:rsidRPr="008B55F5" w:rsidDel="008B55F5">
            <w:rPr>
              <w:rStyle w:val="Hyperlink"/>
              <w:rFonts w:hint="cs"/>
              <w:noProof/>
              <w:rtl/>
            </w:rPr>
            <w:delText>یر</w:delText>
          </w:r>
          <w:r w:rsidRPr="008B55F5" w:rsidDel="008B55F5">
            <w:rPr>
              <w:rStyle w:val="Hyperlink"/>
              <w:noProof/>
              <w:rtl/>
            </w:rPr>
            <w:delText xml:space="preserve"> </w:delText>
          </w:r>
          <w:r w:rsidRPr="008B55F5" w:rsidDel="008B55F5">
            <w:rPr>
              <w:rStyle w:val="Hyperlink"/>
              <w:noProof/>
            </w:rPr>
            <w:delText>orzHttpd</w:delText>
          </w:r>
          <w:r w:rsidDel="008B55F5">
            <w:rPr>
              <w:noProof/>
              <w:webHidden/>
            </w:rPr>
            <w:tab/>
            <w:delText>30</w:delText>
          </w:r>
        </w:del>
      </w:ins>
    </w:p>
    <w:p w14:paraId="7B0C9B99" w14:textId="77777777" w:rsidR="00A41950" w:rsidDel="008B55F5" w:rsidRDefault="00A41950">
      <w:pPr>
        <w:pStyle w:val="TableofFigures"/>
        <w:tabs>
          <w:tab w:val="right" w:leader="dot" w:pos="9350"/>
        </w:tabs>
        <w:rPr>
          <w:ins w:id="1628" w:author="Mahmoud" w:date="2017-10-08T15:07:00Z"/>
          <w:del w:id="1629" w:author="Windows User" w:date="2017-10-14T03:25:00Z"/>
          <w:rFonts w:asciiTheme="minorHAnsi" w:eastAsiaTheme="minorEastAsia" w:hAnsiTheme="minorHAnsi" w:cstheme="minorBidi"/>
          <w:noProof/>
          <w:sz w:val="22"/>
          <w:szCs w:val="22"/>
          <w:lang w:bidi="ar-SA"/>
        </w:rPr>
        <w:pPrChange w:id="1630" w:author="Windows User" w:date="2017-10-14T03:28:00Z">
          <w:pPr>
            <w:pStyle w:val="TableofFigures"/>
            <w:tabs>
              <w:tab w:val="right" w:leader="dot" w:pos="9350"/>
            </w:tabs>
            <w:bidi w:val="0"/>
          </w:pPr>
        </w:pPrChange>
      </w:pPr>
      <w:ins w:id="1631" w:author="Mahmoud" w:date="2017-10-08T15:07:00Z">
        <w:del w:id="1632" w:author="Windows User" w:date="2017-10-14T03:25:00Z">
          <w:r w:rsidRPr="008B55F5" w:rsidDel="008B55F5">
            <w:rPr>
              <w:rStyle w:val="Hyperlink"/>
              <w:noProof/>
              <w:rtl/>
            </w:rPr>
            <w:delText>شکل 8- وضع</w:delText>
          </w:r>
          <w:r w:rsidRPr="008B55F5" w:rsidDel="008B55F5">
            <w:rPr>
              <w:rStyle w:val="Hyperlink"/>
              <w:rFonts w:hint="cs"/>
              <w:noProof/>
              <w:rtl/>
            </w:rPr>
            <w:delText>ی</w:delText>
          </w:r>
          <w:r w:rsidRPr="008B55F5" w:rsidDel="008B55F5">
            <w:rPr>
              <w:rStyle w:val="Hyperlink"/>
              <w:noProof/>
              <w:rtl/>
            </w:rPr>
            <w:delText>ت پشته برا</w:delText>
          </w:r>
          <w:r w:rsidRPr="008B55F5" w:rsidDel="008B55F5">
            <w:rPr>
              <w:rStyle w:val="Hyperlink"/>
              <w:rFonts w:hint="cs"/>
              <w:noProof/>
              <w:rtl/>
            </w:rPr>
            <w:delText>ی</w:delText>
          </w:r>
          <w:r w:rsidRPr="008B55F5" w:rsidDel="008B55F5">
            <w:rPr>
              <w:rStyle w:val="Hyperlink"/>
              <w:noProof/>
              <w:rtl/>
            </w:rPr>
            <w:delText xml:space="preserve"> برنامه </w:delText>
          </w:r>
          <w:r w:rsidRPr="008B55F5" w:rsidDel="008B55F5">
            <w:rPr>
              <w:rStyle w:val="Hyperlink"/>
              <w:rFonts w:hint="cs"/>
              <w:noProof/>
              <w:rtl/>
            </w:rPr>
            <w:delText>ی</w:delText>
          </w:r>
          <w:r w:rsidRPr="008B55F5" w:rsidDel="008B55F5">
            <w:rPr>
              <w:rStyle w:val="Hyperlink"/>
              <w:noProof/>
              <w:rtl/>
            </w:rPr>
            <w:delText xml:space="preserve"> آس</w:delText>
          </w:r>
          <w:r w:rsidRPr="008B55F5" w:rsidDel="008B55F5">
            <w:rPr>
              <w:rStyle w:val="Hyperlink"/>
              <w:rFonts w:hint="cs"/>
              <w:noProof/>
              <w:rtl/>
            </w:rPr>
            <w:delText>ی</w:delText>
          </w:r>
          <w:r w:rsidRPr="008B55F5" w:rsidDel="008B55F5">
            <w:rPr>
              <w:rStyle w:val="Hyperlink"/>
              <w:noProof/>
              <w:rtl/>
            </w:rPr>
            <w:delText>ب پذ</w:delText>
          </w:r>
          <w:r w:rsidRPr="008B55F5" w:rsidDel="008B55F5">
            <w:rPr>
              <w:rStyle w:val="Hyperlink"/>
              <w:rFonts w:hint="cs"/>
              <w:noProof/>
              <w:rtl/>
            </w:rPr>
            <w:delText>ی</w:delText>
          </w:r>
          <w:r w:rsidRPr="008B55F5" w:rsidDel="008B55F5">
            <w:rPr>
              <w:rStyle w:val="Hyperlink"/>
              <w:noProof/>
              <w:rtl/>
            </w:rPr>
            <w:delText xml:space="preserve">ر </w:delText>
          </w:r>
          <w:r w:rsidRPr="008B55F5" w:rsidDel="008B55F5">
            <w:rPr>
              <w:rStyle w:val="Hyperlink"/>
              <w:noProof/>
            </w:rPr>
            <w:delText>orzHttpd</w:delText>
          </w:r>
          <w:r w:rsidDel="008B55F5">
            <w:rPr>
              <w:noProof/>
              <w:webHidden/>
            </w:rPr>
            <w:tab/>
            <w:delText>30</w:delText>
          </w:r>
        </w:del>
      </w:ins>
    </w:p>
    <w:p w14:paraId="2DBA3AD6" w14:textId="77777777" w:rsidR="00A41950" w:rsidDel="008B55F5" w:rsidRDefault="00A41950">
      <w:pPr>
        <w:pStyle w:val="TableofFigures"/>
        <w:tabs>
          <w:tab w:val="right" w:leader="dot" w:pos="9350"/>
        </w:tabs>
        <w:rPr>
          <w:ins w:id="1633" w:author="Mahmoud" w:date="2017-10-08T15:07:00Z"/>
          <w:del w:id="1634" w:author="Windows User" w:date="2017-10-14T03:25:00Z"/>
          <w:rFonts w:asciiTheme="minorHAnsi" w:eastAsiaTheme="minorEastAsia" w:hAnsiTheme="minorHAnsi" w:cstheme="minorBidi"/>
          <w:noProof/>
          <w:sz w:val="22"/>
          <w:szCs w:val="22"/>
          <w:lang w:bidi="ar-SA"/>
        </w:rPr>
        <w:pPrChange w:id="1635" w:author="Windows User" w:date="2017-10-14T03:28:00Z">
          <w:pPr>
            <w:pStyle w:val="TableofFigures"/>
            <w:tabs>
              <w:tab w:val="right" w:leader="dot" w:pos="9350"/>
            </w:tabs>
            <w:bidi w:val="0"/>
          </w:pPr>
        </w:pPrChange>
      </w:pPr>
      <w:ins w:id="1636" w:author="Mahmoud" w:date="2017-10-08T15:07:00Z">
        <w:del w:id="1637" w:author="Windows User" w:date="2017-10-14T03:25:00Z">
          <w:r w:rsidRPr="008B55F5" w:rsidDel="008B55F5">
            <w:rPr>
              <w:rStyle w:val="Hyperlink"/>
              <w:noProof/>
              <w:rtl/>
            </w:rPr>
            <w:delText xml:space="preserve">شکل 9- </w:delText>
          </w:r>
          <w:r w:rsidRPr="008B55F5" w:rsidDel="008B55F5">
            <w:rPr>
              <w:rStyle w:val="Hyperlink"/>
              <w:rFonts w:cs="Arial"/>
              <w:noProof/>
              <w:rtl/>
            </w:rPr>
            <w:delText>معمار</w:delText>
          </w:r>
          <w:r w:rsidRPr="008B55F5" w:rsidDel="008B55F5">
            <w:rPr>
              <w:rStyle w:val="Hyperlink"/>
              <w:rFonts w:cs="Arial" w:hint="cs"/>
              <w:noProof/>
              <w:rtl/>
            </w:rPr>
            <w:delText>ی</w:delText>
          </w:r>
          <w:r w:rsidRPr="008B55F5" w:rsidDel="008B55F5">
            <w:rPr>
              <w:rStyle w:val="Hyperlink"/>
              <w:rFonts w:cs="Arial"/>
              <w:noProof/>
              <w:rtl/>
            </w:rPr>
            <w:delText xml:space="preserve"> </w:delText>
          </w:r>
          <w:r w:rsidRPr="008B55F5" w:rsidDel="008B55F5">
            <w:rPr>
              <w:rStyle w:val="Hyperlink"/>
              <w:noProof/>
            </w:rPr>
            <w:delText>MAYHEM</w:delText>
          </w:r>
          <w:r w:rsidDel="008B55F5">
            <w:rPr>
              <w:noProof/>
              <w:webHidden/>
            </w:rPr>
            <w:tab/>
            <w:delText>32</w:delText>
          </w:r>
        </w:del>
      </w:ins>
    </w:p>
    <w:p w14:paraId="5C700021" w14:textId="77777777" w:rsidR="00A41950" w:rsidDel="008B55F5" w:rsidRDefault="00A41950">
      <w:pPr>
        <w:pStyle w:val="TableofFigures"/>
        <w:tabs>
          <w:tab w:val="right" w:leader="dot" w:pos="9350"/>
        </w:tabs>
        <w:rPr>
          <w:ins w:id="1638" w:author="Mahmoud" w:date="2017-10-08T15:07:00Z"/>
          <w:del w:id="1639" w:author="Windows User" w:date="2017-10-14T03:25:00Z"/>
          <w:rFonts w:asciiTheme="minorHAnsi" w:eastAsiaTheme="minorEastAsia" w:hAnsiTheme="minorHAnsi" w:cstheme="minorBidi"/>
          <w:noProof/>
          <w:sz w:val="22"/>
          <w:szCs w:val="22"/>
          <w:lang w:bidi="ar-SA"/>
        </w:rPr>
        <w:pPrChange w:id="1640" w:author="Windows User" w:date="2017-10-14T03:28:00Z">
          <w:pPr>
            <w:pStyle w:val="TableofFigures"/>
            <w:tabs>
              <w:tab w:val="right" w:leader="dot" w:pos="9350"/>
            </w:tabs>
            <w:bidi w:val="0"/>
          </w:pPr>
        </w:pPrChange>
      </w:pPr>
      <w:ins w:id="1641" w:author="Mahmoud" w:date="2017-10-08T15:07:00Z">
        <w:del w:id="1642" w:author="Windows User" w:date="2017-10-14T03:25:00Z">
          <w:r w:rsidRPr="008B55F5" w:rsidDel="008B55F5">
            <w:rPr>
              <w:rStyle w:val="Hyperlink"/>
              <w:noProof/>
              <w:rtl/>
            </w:rPr>
            <w:delText>شکل 10- انواع اجراها</w:delText>
          </w:r>
          <w:r w:rsidRPr="008B55F5" w:rsidDel="008B55F5">
            <w:rPr>
              <w:rStyle w:val="Hyperlink"/>
              <w:rFonts w:hint="cs"/>
              <w:noProof/>
              <w:rtl/>
            </w:rPr>
            <w:delText>ی</w:delText>
          </w:r>
          <w:r w:rsidRPr="008B55F5" w:rsidDel="008B55F5">
            <w:rPr>
              <w:rStyle w:val="Hyperlink"/>
              <w:noProof/>
              <w:rtl/>
            </w:rPr>
            <w:delText xml:space="preserve"> پو</w:delText>
          </w:r>
          <w:r w:rsidRPr="008B55F5" w:rsidDel="008B55F5">
            <w:rPr>
              <w:rStyle w:val="Hyperlink"/>
              <w:rFonts w:hint="cs"/>
              <w:noProof/>
              <w:rtl/>
            </w:rPr>
            <w:delText>ی</w:delText>
          </w:r>
          <w:r w:rsidRPr="008B55F5" w:rsidDel="008B55F5">
            <w:rPr>
              <w:rStyle w:val="Hyperlink"/>
              <w:noProof/>
              <w:rtl/>
            </w:rPr>
            <w:delText>انماد</w:delText>
          </w:r>
          <w:r w:rsidRPr="008B55F5" w:rsidDel="008B55F5">
            <w:rPr>
              <w:rStyle w:val="Hyperlink"/>
              <w:rFonts w:hint="cs"/>
              <w:noProof/>
              <w:rtl/>
            </w:rPr>
            <w:delText>ی</w:delText>
          </w:r>
          <w:r w:rsidRPr="008B55F5" w:rsidDel="008B55F5">
            <w:rPr>
              <w:rStyle w:val="Hyperlink"/>
              <w:noProof/>
              <w:rtl/>
            </w:rPr>
            <w:delText>ن</w:delText>
          </w:r>
          <w:r w:rsidDel="008B55F5">
            <w:rPr>
              <w:noProof/>
              <w:webHidden/>
            </w:rPr>
            <w:tab/>
            <w:delText>33</w:delText>
          </w:r>
        </w:del>
      </w:ins>
    </w:p>
    <w:p w14:paraId="4FC1CA67" w14:textId="77777777" w:rsidR="00A41950" w:rsidDel="008B55F5" w:rsidRDefault="00A41950">
      <w:pPr>
        <w:pStyle w:val="TableofFigures"/>
        <w:tabs>
          <w:tab w:val="right" w:leader="dot" w:pos="9350"/>
        </w:tabs>
        <w:rPr>
          <w:ins w:id="1643" w:author="Mahmoud" w:date="2017-10-08T15:07:00Z"/>
          <w:del w:id="1644" w:author="Windows User" w:date="2017-10-14T03:25:00Z"/>
          <w:rFonts w:asciiTheme="minorHAnsi" w:eastAsiaTheme="minorEastAsia" w:hAnsiTheme="minorHAnsi" w:cstheme="minorBidi"/>
          <w:noProof/>
          <w:sz w:val="22"/>
          <w:szCs w:val="22"/>
          <w:lang w:bidi="ar-SA"/>
        </w:rPr>
        <w:pPrChange w:id="1645" w:author="Windows User" w:date="2017-10-14T03:28:00Z">
          <w:pPr>
            <w:pStyle w:val="TableofFigures"/>
            <w:tabs>
              <w:tab w:val="right" w:leader="dot" w:pos="9350"/>
            </w:tabs>
            <w:bidi w:val="0"/>
          </w:pPr>
        </w:pPrChange>
      </w:pPr>
      <w:ins w:id="1646" w:author="Mahmoud" w:date="2017-10-08T15:07:00Z">
        <w:del w:id="1647" w:author="Windows User" w:date="2017-10-14T03:25:00Z">
          <w:r w:rsidRPr="008B55F5" w:rsidDel="008B55F5">
            <w:rPr>
              <w:rStyle w:val="Hyperlink"/>
              <w:noProof/>
              <w:rtl/>
            </w:rPr>
            <w:delText>شکل 11-درخت دودو</w:delText>
          </w:r>
          <w:r w:rsidRPr="008B55F5" w:rsidDel="008B55F5">
            <w:rPr>
              <w:rStyle w:val="Hyperlink"/>
              <w:rFonts w:hint="cs"/>
              <w:noProof/>
              <w:rtl/>
            </w:rPr>
            <w:delText>یی</w:delText>
          </w:r>
          <w:r w:rsidRPr="008B55F5" w:rsidDel="008B55F5">
            <w:rPr>
              <w:rStyle w:val="Hyperlink"/>
              <w:noProof/>
              <w:rtl/>
            </w:rPr>
            <w:delText xml:space="preserve"> </w:delText>
          </w:r>
          <w:r w:rsidRPr="008B55F5" w:rsidDel="008B55F5">
            <w:rPr>
              <w:rStyle w:val="Hyperlink"/>
              <w:noProof/>
            </w:rPr>
            <w:delText xml:space="preserve">IST </w:delText>
          </w:r>
          <w:r w:rsidRPr="008B55F5" w:rsidDel="008B55F5">
            <w:rPr>
              <w:rStyle w:val="Hyperlink"/>
              <w:noProof/>
              <w:rtl/>
            </w:rPr>
            <w:delText xml:space="preserve"> و خط</w:delText>
          </w:r>
          <w:r w:rsidRPr="008B55F5" w:rsidDel="008B55F5">
            <w:rPr>
              <w:rStyle w:val="Hyperlink"/>
              <w:rFonts w:hint="cs"/>
              <w:noProof/>
              <w:rtl/>
            </w:rPr>
            <w:delText>ی</w:delText>
          </w:r>
          <w:r w:rsidRPr="008B55F5" w:rsidDel="008B55F5">
            <w:rPr>
              <w:rStyle w:val="Hyperlink"/>
              <w:noProof/>
              <w:rtl/>
            </w:rPr>
            <w:delText xml:space="preserve"> ساز</w:delText>
          </w:r>
          <w:r w:rsidRPr="008B55F5" w:rsidDel="008B55F5">
            <w:rPr>
              <w:rStyle w:val="Hyperlink"/>
              <w:rFonts w:hint="cs"/>
              <w:noProof/>
              <w:rtl/>
            </w:rPr>
            <w:delText>ی</w:delText>
          </w:r>
          <w:r w:rsidRPr="008B55F5" w:rsidDel="008B55F5">
            <w:rPr>
              <w:rStyle w:val="Hyperlink"/>
              <w:noProof/>
              <w:rtl/>
            </w:rPr>
            <w:delText xml:space="preserve"> آن</w:delText>
          </w:r>
          <w:r w:rsidDel="008B55F5">
            <w:rPr>
              <w:noProof/>
              <w:webHidden/>
            </w:rPr>
            <w:tab/>
            <w:delText>36</w:delText>
          </w:r>
        </w:del>
      </w:ins>
    </w:p>
    <w:p w14:paraId="587EB825" w14:textId="77777777" w:rsidR="00A41950" w:rsidDel="008B55F5" w:rsidRDefault="00A41950">
      <w:pPr>
        <w:pStyle w:val="TableofFigures"/>
        <w:tabs>
          <w:tab w:val="right" w:leader="dot" w:pos="9350"/>
        </w:tabs>
        <w:rPr>
          <w:ins w:id="1648" w:author="Mahmoud" w:date="2017-10-08T15:07:00Z"/>
          <w:del w:id="1649" w:author="Windows User" w:date="2017-10-14T03:25:00Z"/>
          <w:rFonts w:asciiTheme="minorHAnsi" w:eastAsiaTheme="minorEastAsia" w:hAnsiTheme="minorHAnsi" w:cstheme="minorBidi"/>
          <w:noProof/>
          <w:sz w:val="22"/>
          <w:szCs w:val="22"/>
          <w:lang w:bidi="ar-SA"/>
        </w:rPr>
        <w:pPrChange w:id="1650" w:author="Windows User" w:date="2017-10-14T03:28:00Z">
          <w:pPr>
            <w:pStyle w:val="TableofFigures"/>
            <w:tabs>
              <w:tab w:val="right" w:leader="dot" w:pos="9350"/>
            </w:tabs>
            <w:bidi w:val="0"/>
          </w:pPr>
        </w:pPrChange>
      </w:pPr>
      <w:ins w:id="1651" w:author="Mahmoud" w:date="2017-10-08T15:07:00Z">
        <w:del w:id="1652" w:author="Windows User" w:date="2017-10-14T03:25:00Z">
          <w:r w:rsidRPr="008B55F5" w:rsidDel="008B55F5">
            <w:rPr>
              <w:rStyle w:val="Hyperlink"/>
              <w:noProof/>
              <w:rtl/>
            </w:rPr>
            <w:delText xml:space="preserve">شکل 12- کد برنامه </w:delText>
          </w:r>
          <w:r w:rsidRPr="008B55F5" w:rsidDel="008B55F5">
            <w:rPr>
              <w:rStyle w:val="Hyperlink"/>
              <w:rFonts w:hint="cs"/>
              <w:noProof/>
              <w:rtl/>
            </w:rPr>
            <w:delText>ی</w:delText>
          </w:r>
          <w:r w:rsidRPr="008B55F5" w:rsidDel="008B55F5">
            <w:rPr>
              <w:rStyle w:val="Hyperlink"/>
              <w:noProof/>
              <w:rtl/>
            </w:rPr>
            <w:delText xml:space="preserve"> اندرو</w:delText>
          </w:r>
          <w:r w:rsidRPr="008B55F5" w:rsidDel="008B55F5">
            <w:rPr>
              <w:rStyle w:val="Hyperlink"/>
              <w:rFonts w:hint="cs"/>
              <w:noProof/>
              <w:rtl/>
            </w:rPr>
            <w:delText>ی</w:delText>
          </w:r>
          <w:r w:rsidRPr="008B55F5" w:rsidDel="008B55F5">
            <w:rPr>
              <w:rStyle w:val="Hyperlink"/>
              <w:noProof/>
              <w:rtl/>
            </w:rPr>
            <w:delText>د</w:delText>
          </w:r>
          <w:r w:rsidRPr="008B55F5" w:rsidDel="008B55F5">
            <w:rPr>
              <w:rStyle w:val="Hyperlink"/>
              <w:rFonts w:hint="cs"/>
              <w:noProof/>
              <w:rtl/>
            </w:rPr>
            <w:delText>ی</w:delText>
          </w:r>
          <w:r w:rsidRPr="008B55F5" w:rsidDel="008B55F5">
            <w:rPr>
              <w:rStyle w:val="Hyperlink"/>
              <w:noProof/>
              <w:rtl/>
            </w:rPr>
            <w:delText xml:space="preserve"> برا</w:delText>
          </w:r>
          <w:r w:rsidRPr="008B55F5" w:rsidDel="008B55F5">
            <w:rPr>
              <w:rStyle w:val="Hyperlink"/>
              <w:rFonts w:hint="cs"/>
              <w:noProof/>
              <w:rtl/>
            </w:rPr>
            <w:delText>ی</w:delText>
          </w:r>
          <w:r w:rsidRPr="008B55F5" w:rsidDel="008B55F5">
            <w:rPr>
              <w:rStyle w:val="Hyperlink"/>
              <w:noProof/>
              <w:rtl/>
            </w:rPr>
            <w:delText xml:space="preserve"> تست با ابزار </w:delText>
          </w:r>
          <w:r w:rsidRPr="008B55F5" w:rsidDel="008B55F5">
            <w:rPr>
              <w:rStyle w:val="Hyperlink"/>
              <w:noProof/>
            </w:rPr>
            <w:delText>ACTEV</w:delText>
          </w:r>
          <w:r w:rsidDel="008B55F5">
            <w:rPr>
              <w:noProof/>
              <w:webHidden/>
            </w:rPr>
            <w:tab/>
            <w:delText>46</w:delText>
          </w:r>
        </w:del>
      </w:ins>
    </w:p>
    <w:p w14:paraId="106B3E68" w14:textId="77777777" w:rsidR="00A41950" w:rsidDel="008B55F5" w:rsidRDefault="00A41950">
      <w:pPr>
        <w:pStyle w:val="TableofFigures"/>
        <w:tabs>
          <w:tab w:val="right" w:leader="dot" w:pos="9350"/>
        </w:tabs>
        <w:rPr>
          <w:ins w:id="1653" w:author="Mahmoud" w:date="2017-10-08T15:07:00Z"/>
          <w:del w:id="1654" w:author="Windows User" w:date="2017-10-14T03:25:00Z"/>
          <w:rFonts w:asciiTheme="minorHAnsi" w:eastAsiaTheme="minorEastAsia" w:hAnsiTheme="minorHAnsi" w:cstheme="minorBidi"/>
          <w:noProof/>
          <w:sz w:val="22"/>
          <w:szCs w:val="22"/>
          <w:lang w:bidi="ar-SA"/>
        </w:rPr>
        <w:pPrChange w:id="1655" w:author="Windows User" w:date="2017-10-14T03:28:00Z">
          <w:pPr>
            <w:pStyle w:val="TableofFigures"/>
            <w:tabs>
              <w:tab w:val="right" w:leader="dot" w:pos="9350"/>
            </w:tabs>
            <w:bidi w:val="0"/>
          </w:pPr>
        </w:pPrChange>
      </w:pPr>
      <w:ins w:id="1656" w:author="Mahmoud" w:date="2017-10-08T15:07:00Z">
        <w:del w:id="1657" w:author="Windows User" w:date="2017-10-14T03:25:00Z">
          <w:r w:rsidRPr="008B55F5" w:rsidDel="008B55F5">
            <w:rPr>
              <w:rStyle w:val="Hyperlink"/>
              <w:noProof/>
              <w:rtl/>
            </w:rPr>
            <w:delText>شکل 13-</w:delText>
          </w:r>
          <w:r w:rsidDel="008B55F5">
            <w:rPr>
              <w:noProof/>
              <w:webHidden/>
            </w:rPr>
            <w:tab/>
            <w:delText>46</w:delText>
          </w:r>
        </w:del>
      </w:ins>
    </w:p>
    <w:p w14:paraId="7D45E2E3" w14:textId="77777777" w:rsidR="00A41950" w:rsidDel="008B55F5" w:rsidRDefault="00A41950">
      <w:pPr>
        <w:pStyle w:val="TableofFigures"/>
        <w:tabs>
          <w:tab w:val="right" w:leader="dot" w:pos="9350"/>
        </w:tabs>
        <w:rPr>
          <w:ins w:id="1658" w:author="Mahmoud" w:date="2017-10-08T15:07:00Z"/>
          <w:del w:id="1659" w:author="Windows User" w:date="2017-10-14T03:25:00Z"/>
          <w:rFonts w:asciiTheme="minorHAnsi" w:eastAsiaTheme="minorEastAsia" w:hAnsiTheme="minorHAnsi" w:cstheme="minorBidi"/>
          <w:noProof/>
          <w:sz w:val="22"/>
          <w:szCs w:val="22"/>
          <w:lang w:bidi="ar-SA"/>
        </w:rPr>
        <w:pPrChange w:id="1660" w:author="Windows User" w:date="2017-10-14T03:28:00Z">
          <w:pPr>
            <w:pStyle w:val="TableofFigures"/>
            <w:tabs>
              <w:tab w:val="right" w:leader="dot" w:pos="9350"/>
            </w:tabs>
            <w:bidi w:val="0"/>
          </w:pPr>
        </w:pPrChange>
      </w:pPr>
      <w:ins w:id="1661" w:author="Mahmoud" w:date="2017-10-08T15:07:00Z">
        <w:del w:id="1662" w:author="Windows User" w:date="2017-10-14T03:25:00Z">
          <w:r w:rsidRPr="008B55F5" w:rsidDel="008B55F5">
            <w:rPr>
              <w:rStyle w:val="Hyperlink"/>
              <w:noProof/>
              <w:rtl/>
            </w:rPr>
            <w:delText>شکل 13- نما</w:delText>
          </w:r>
          <w:r w:rsidRPr="008B55F5" w:rsidDel="008B55F5">
            <w:rPr>
              <w:rStyle w:val="Hyperlink"/>
              <w:rFonts w:hint="cs"/>
              <w:noProof/>
              <w:rtl/>
            </w:rPr>
            <w:delText>یی</w:delText>
          </w:r>
          <w:r w:rsidRPr="008B55F5" w:rsidDel="008B55F5">
            <w:rPr>
              <w:rStyle w:val="Hyperlink"/>
              <w:noProof/>
              <w:rtl/>
            </w:rPr>
            <w:delText xml:space="preserve"> از برنامه </w:delText>
          </w:r>
          <w:r w:rsidRPr="008B55F5" w:rsidDel="008B55F5">
            <w:rPr>
              <w:rStyle w:val="Hyperlink"/>
              <w:rFonts w:hint="cs"/>
              <w:noProof/>
              <w:rtl/>
            </w:rPr>
            <w:delText>ی</w:delText>
          </w:r>
          <w:r w:rsidRPr="008B55F5" w:rsidDel="008B55F5">
            <w:rPr>
              <w:rStyle w:val="Hyperlink"/>
              <w:noProof/>
              <w:rtl/>
            </w:rPr>
            <w:delText xml:space="preserve"> اندرو</w:delText>
          </w:r>
          <w:r w:rsidRPr="008B55F5" w:rsidDel="008B55F5">
            <w:rPr>
              <w:rStyle w:val="Hyperlink"/>
              <w:rFonts w:hint="cs"/>
              <w:noProof/>
              <w:rtl/>
            </w:rPr>
            <w:delText>ی</w:delText>
          </w:r>
          <w:r w:rsidRPr="008B55F5" w:rsidDel="008B55F5">
            <w:rPr>
              <w:rStyle w:val="Hyperlink"/>
              <w:noProof/>
              <w:rtl/>
            </w:rPr>
            <w:delText>د</w:delText>
          </w:r>
          <w:r w:rsidRPr="008B55F5" w:rsidDel="008B55F5">
            <w:rPr>
              <w:rStyle w:val="Hyperlink"/>
              <w:rFonts w:hint="cs"/>
              <w:noProof/>
              <w:rtl/>
            </w:rPr>
            <w:delText>ی</w:delText>
          </w:r>
          <w:r w:rsidRPr="008B55F5" w:rsidDel="008B55F5">
            <w:rPr>
              <w:rStyle w:val="Hyperlink"/>
              <w:noProof/>
              <w:rtl/>
            </w:rPr>
            <w:delText xml:space="preserve"> برا</w:delText>
          </w:r>
          <w:r w:rsidRPr="008B55F5" w:rsidDel="008B55F5">
            <w:rPr>
              <w:rStyle w:val="Hyperlink"/>
              <w:rFonts w:hint="cs"/>
              <w:noProof/>
              <w:rtl/>
            </w:rPr>
            <w:delText>ی</w:delText>
          </w:r>
          <w:r w:rsidRPr="008B55F5" w:rsidDel="008B55F5">
            <w:rPr>
              <w:rStyle w:val="Hyperlink"/>
              <w:noProof/>
              <w:rtl/>
            </w:rPr>
            <w:delText xml:space="preserve"> تست با ابزار </w:delText>
          </w:r>
          <w:r w:rsidRPr="008B55F5" w:rsidDel="008B55F5">
            <w:rPr>
              <w:rStyle w:val="Hyperlink"/>
              <w:noProof/>
            </w:rPr>
            <w:delText>ACTEV</w:delText>
          </w:r>
          <w:r w:rsidDel="008B55F5">
            <w:rPr>
              <w:noProof/>
              <w:webHidden/>
            </w:rPr>
            <w:tab/>
            <w:delText>47</w:delText>
          </w:r>
        </w:del>
      </w:ins>
    </w:p>
    <w:p w14:paraId="7D1E06C3" w14:textId="77777777" w:rsidR="00A41950" w:rsidDel="008B55F5" w:rsidRDefault="00A41950">
      <w:pPr>
        <w:pStyle w:val="TableofFigures"/>
        <w:tabs>
          <w:tab w:val="right" w:leader="dot" w:pos="9350"/>
        </w:tabs>
        <w:rPr>
          <w:ins w:id="1663" w:author="Mahmoud" w:date="2017-10-08T15:07:00Z"/>
          <w:del w:id="1664" w:author="Windows User" w:date="2017-10-14T03:25:00Z"/>
          <w:rFonts w:asciiTheme="minorHAnsi" w:eastAsiaTheme="minorEastAsia" w:hAnsiTheme="minorHAnsi" w:cstheme="minorBidi"/>
          <w:noProof/>
          <w:sz w:val="22"/>
          <w:szCs w:val="22"/>
          <w:lang w:bidi="ar-SA"/>
        </w:rPr>
        <w:pPrChange w:id="1665" w:author="Windows User" w:date="2017-10-14T03:28:00Z">
          <w:pPr>
            <w:pStyle w:val="TableofFigures"/>
            <w:tabs>
              <w:tab w:val="right" w:leader="dot" w:pos="9350"/>
            </w:tabs>
            <w:bidi w:val="0"/>
          </w:pPr>
        </w:pPrChange>
      </w:pPr>
      <w:ins w:id="1666" w:author="Mahmoud" w:date="2017-10-08T15:07:00Z">
        <w:del w:id="1667" w:author="Windows User" w:date="2017-10-14T03:25:00Z">
          <w:r w:rsidRPr="008B55F5" w:rsidDel="008B55F5">
            <w:rPr>
              <w:rStyle w:val="Hyperlink"/>
              <w:noProof/>
              <w:rtl/>
            </w:rPr>
            <w:delText xml:space="preserve">شکل 14- چرخه </w:delText>
          </w:r>
          <w:r w:rsidRPr="008B55F5" w:rsidDel="008B55F5">
            <w:rPr>
              <w:rStyle w:val="Hyperlink"/>
              <w:rFonts w:hint="cs"/>
              <w:noProof/>
              <w:rtl/>
            </w:rPr>
            <w:delText>ی</w:delText>
          </w:r>
          <w:r w:rsidRPr="008B55F5" w:rsidDel="008B55F5">
            <w:rPr>
              <w:rStyle w:val="Hyperlink"/>
              <w:noProof/>
              <w:rtl/>
            </w:rPr>
            <w:delText xml:space="preserve"> ح</w:delText>
          </w:r>
          <w:r w:rsidRPr="008B55F5" w:rsidDel="008B55F5">
            <w:rPr>
              <w:rStyle w:val="Hyperlink"/>
              <w:rFonts w:hint="cs"/>
              <w:noProof/>
              <w:rtl/>
            </w:rPr>
            <w:delText>ی</w:delText>
          </w:r>
          <w:r w:rsidRPr="008B55F5" w:rsidDel="008B55F5">
            <w:rPr>
              <w:rStyle w:val="Hyperlink"/>
              <w:noProof/>
              <w:rtl/>
            </w:rPr>
            <w:delText xml:space="preserve">ات </w:delText>
          </w:r>
          <w:r w:rsidRPr="008B55F5" w:rsidDel="008B55F5">
            <w:rPr>
              <w:rStyle w:val="Hyperlink"/>
              <w:rFonts w:hint="cs"/>
              <w:noProof/>
              <w:rtl/>
            </w:rPr>
            <w:delText>ی</w:delText>
          </w:r>
          <w:r w:rsidRPr="008B55F5" w:rsidDel="008B55F5">
            <w:rPr>
              <w:rStyle w:val="Hyperlink"/>
              <w:noProof/>
              <w:rtl/>
            </w:rPr>
            <w:delText xml:space="preserve">ک </w:delText>
          </w:r>
          <w:r w:rsidRPr="008B55F5" w:rsidDel="008B55F5">
            <w:rPr>
              <w:rStyle w:val="Hyperlink"/>
              <w:noProof/>
            </w:rPr>
            <w:delText>Activity</w:delText>
          </w:r>
          <w:r w:rsidRPr="008B55F5" w:rsidDel="008B55F5">
            <w:rPr>
              <w:rStyle w:val="Hyperlink"/>
              <w:noProof/>
              <w:rtl/>
            </w:rPr>
            <w:delText xml:space="preserve"> در اندرو</w:delText>
          </w:r>
          <w:r w:rsidRPr="008B55F5" w:rsidDel="008B55F5">
            <w:rPr>
              <w:rStyle w:val="Hyperlink"/>
              <w:rFonts w:hint="cs"/>
              <w:noProof/>
              <w:rtl/>
            </w:rPr>
            <w:delText>ی</w:delText>
          </w:r>
          <w:r w:rsidRPr="008B55F5" w:rsidDel="008B55F5">
            <w:rPr>
              <w:rStyle w:val="Hyperlink"/>
              <w:noProof/>
              <w:rtl/>
            </w:rPr>
            <w:delText>د</w:delText>
          </w:r>
          <w:r w:rsidDel="008B55F5">
            <w:rPr>
              <w:noProof/>
              <w:webHidden/>
            </w:rPr>
            <w:tab/>
            <w:delText>47</w:delText>
          </w:r>
        </w:del>
      </w:ins>
    </w:p>
    <w:p w14:paraId="03F6610D" w14:textId="77777777" w:rsidR="00A41950" w:rsidDel="008B55F5" w:rsidRDefault="00A41950">
      <w:pPr>
        <w:pStyle w:val="TableofFigures"/>
        <w:tabs>
          <w:tab w:val="right" w:leader="dot" w:pos="9350"/>
        </w:tabs>
        <w:rPr>
          <w:ins w:id="1668" w:author="Mahmoud" w:date="2017-10-08T15:07:00Z"/>
          <w:del w:id="1669" w:author="Windows User" w:date="2017-10-14T03:25:00Z"/>
          <w:rFonts w:asciiTheme="minorHAnsi" w:eastAsiaTheme="minorEastAsia" w:hAnsiTheme="minorHAnsi" w:cstheme="minorBidi"/>
          <w:noProof/>
          <w:sz w:val="22"/>
          <w:szCs w:val="22"/>
          <w:lang w:bidi="ar-SA"/>
        </w:rPr>
        <w:pPrChange w:id="1670" w:author="Windows User" w:date="2017-10-14T03:28:00Z">
          <w:pPr>
            <w:pStyle w:val="TableofFigures"/>
            <w:tabs>
              <w:tab w:val="right" w:leader="dot" w:pos="9350"/>
            </w:tabs>
            <w:bidi w:val="0"/>
          </w:pPr>
        </w:pPrChange>
      </w:pPr>
      <w:ins w:id="1671" w:author="Mahmoud" w:date="2017-10-08T15:07:00Z">
        <w:del w:id="1672" w:author="Windows User" w:date="2017-10-14T03:25:00Z">
          <w:r w:rsidRPr="008B55F5" w:rsidDel="008B55F5">
            <w:rPr>
              <w:rStyle w:val="Hyperlink"/>
              <w:noProof/>
              <w:rtl/>
            </w:rPr>
            <w:delText>شکل 15-</w:delText>
          </w:r>
          <w:r w:rsidDel="008B55F5">
            <w:rPr>
              <w:noProof/>
              <w:webHidden/>
            </w:rPr>
            <w:tab/>
            <w:delText>47</w:delText>
          </w:r>
        </w:del>
      </w:ins>
    </w:p>
    <w:p w14:paraId="1DF5ED17" w14:textId="77777777" w:rsidR="00A41950" w:rsidDel="008B55F5" w:rsidRDefault="00A41950">
      <w:pPr>
        <w:pStyle w:val="TableofFigures"/>
        <w:tabs>
          <w:tab w:val="right" w:leader="dot" w:pos="9350"/>
        </w:tabs>
        <w:rPr>
          <w:ins w:id="1673" w:author="Mahmoud" w:date="2017-10-08T15:07:00Z"/>
          <w:del w:id="1674" w:author="Windows User" w:date="2017-10-14T03:25:00Z"/>
          <w:rFonts w:asciiTheme="minorHAnsi" w:eastAsiaTheme="minorEastAsia" w:hAnsiTheme="minorHAnsi" w:cstheme="minorBidi"/>
          <w:noProof/>
          <w:sz w:val="22"/>
          <w:szCs w:val="22"/>
          <w:lang w:bidi="ar-SA"/>
        </w:rPr>
        <w:pPrChange w:id="1675" w:author="Windows User" w:date="2017-10-14T03:28:00Z">
          <w:pPr>
            <w:pStyle w:val="TableofFigures"/>
            <w:tabs>
              <w:tab w:val="right" w:leader="dot" w:pos="9350"/>
            </w:tabs>
            <w:bidi w:val="0"/>
          </w:pPr>
        </w:pPrChange>
      </w:pPr>
      <w:ins w:id="1676" w:author="Mahmoud" w:date="2017-10-08T15:07:00Z">
        <w:del w:id="1677" w:author="Windows User" w:date="2017-10-14T03:25:00Z">
          <w:r w:rsidRPr="008B55F5" w:rsidDel="008B55F5">
            <w:rPr>
              <w:rStyle w:val="Hyperlink"/>
              <w:noProof/>
              <w:rtl/>
            </w:rPr>
            <w:delText>شکل 16-ساختار کل</w:delText>
          </w:r>
          <w:r w:rsidRPr="008B55F5" w:rsidDel="008B55F5">
            <w:rPr>
              <w:rStyle w:val="Hyperlink"/>
              <w:rFonts w:hint="cs"/>
              <w:noProof/>
              <w:rtl/>
            </w:rPr>
            <w:delText>ی</w:delText>
          </w:r>
          <w:r w:rsidRPr="008B55F5" w:rsidDel="008B55F5">
            <w:rPr>
              <w:rStyle w:val="Hyperlink"/>
              <w:noProof/>
              <w:rtl/>
            </w:rPr>
            <w:delText xml:space="preserve"> ابزار </w:delText>
          </w:r>
          <w:r w:rsidRPr="008B55F5" w:rsidDel="008B55F5">
            <w:rPr>
              <w:rStyle w:val="Hyperlink"/>
              <w:noProof/>
            </w:rPr>
            <w:delText>ACTEV</w:delText>
          </w:r>
          <w:r w:rsidDel="008B55F5">
            <w:rPr>
              <w:noProof/>
              <w:webHidden/>
            </w:rPr>
            <w:tab/>
            <w:delText>48</w:delText>
          </w:r>
        </w:del>
      </w:ins>
    </w:p>
    <w:p w14:paraId="7E955C20" w14:textId="77777777" w:rsidR="00A41950" w:rsidDel="008B55F5" w:rsidRDefault="00A41950">
      <w:pPr>
        <w:pStyle w:val="TableofFigures"/>
        <w:tabs>
          <w:tab w:val="right" w:leader="dot" w:pos="9350"/>
        </w:tabs>
        <w:rPr>
          <w:ins w:id="1678" w:author="Mahmoud" w:date="2017-10-08T15:07:00Z"/>
          <w:del w:id="1679" w:author="Windows User" w:date="2017-10-14T03:25:00Z"/>
          <w:rFonts w:asciiTheme="minorHAnsi" w:eastAsiaTheme="minorEastAsia" w:hAnsiTheme="minorHAnsi" w:cstheme="minorBidi"/>
          <w:noProof/>
          <w:sz w:val="22"/>
          <w:szCs w:val="22"/>
          <w:lang w:bidi="ar-SA"/>
        </w:rPr>
        <w:pPrChange w:id="1680" w:author="Windows User" w:date="2017-10-14T03:28:00Z">
          <w:pPr>
            <w:pStyle w:val="TableofFigures"/>
            <w:tabs>
              <w:tab w:val="right" w:leader="dot" w:pos="9350"/>
            </w:tabs>
            <w:bidi w:val="0"/>
          </w:pPr>
        </w:pPrChange>
      </w:pPr>
      <w:ins w:id="1681" w:author="Mahmoud" w:date="2017-10-08T15:07:00Z">
        <w:del w:id="1682" w:author="Windows User" w:date="2017-10-14T03:25:00Z">
          <w:r w:rsidRPr="008B55F5" w:rsidDel="008B55F5">
            <w:rPr>
              <w:rStyle w:val="Hyperlink"/>
              <w:noProof/>
              <w:rtl/>
            </w:rPr>
            <w:delText>شکل 15</w:delText>
          </w:r>
          <w:r w:rsidRPr="008B55F5" w:rsidDel="008B55F5">
            <w:rPr>
              <w:rStyle w:val="Hyperlink"/>
              <w:noProof/>
            </w:rPr>
            <w:delText>-</w:delText>
          </w:r>
          <w:r w:rsidRPr="008B55F5" w:rsidDel="008B55F5">
            <w:rPr>
              <w:rStyle w:val="Hyperlink"/>
              <w:noProof/>
              <w:rtl/>
            </w:rPr>
            <w:delText xml:space="preserve"> سلسله مراتب و</w:delText>
          </w:r>
          <w:r w:rsidRPr="008B55F5" w:rsidDel="008B55F5">
            <w:rPr>
              <w:rStyle w:val="Hyperlink"/>
              <w:rFonts w:hint="cs"/>
              <w:noProof/>
              <w:rtl/>
            </w:rPr>
            <w:delText>ی</w:delText>
          </w:r>
          <w:r w:rsidRPr="008B55F5" w:rsidDel="008B55F5">
            <w:rPr>
              <w:rStyle w:val="Hyperlink"/>
              <w:noProof/>
              <w:rtl/>
            </w:rPr>
            <w:delText xml:space="preserve">جت ها در صفحه </w:delText>
          </w:r>
          <w:r w:rsidRPr="008B55F5" w:rsidDel="008B55F5">
            <w:rPr>
              <w:rStyle w:val="Hyperlink"/>
              <w:rFonts w:hint="cs"/>
              <w:noProof/>
              <w:rtl/>
            </w:rPr>
            <w:delText>ی</w:delText>
          </w:r>
          <w:r w:rsidRPr="008B55F5" w:rsidDel="008B55F5">
            <w:rPr>
              <w:rStyle w:val="Hyperlink"/>
              <w:noProof/>
              <w:rtl/>
            </w:rPr>
            <w:delText xml:space="preserve"> اصل</w:delText>
          </w:r>
          <w:r w:rsidRPr="008B55F5" w:rsidDel="008B55F5">
            <w:rPr>
              <w:rStyle w:val="Hyperlink"/>
              <w:rFonts w:hint="cs"/>
              <w:noProof/>
              <w:rtl/>
            </w:rPr>
            <w:delText>ی</w:delText>
          </w:r>
          <w:r w:rsidRPr="008B55F5" w:rsidDel="008B55F5">
            <w:rPr>
              <w:rStyle w:val="Hyperlink"/>
              <w:noProof/>
              <w:rtl/>
            </w:rPr>
            <w:delText xml:space="preserve"> برنامه</w:delText>
          </w:r>
          <w:r w:rsidDel="008B55F5">
            <w:rPr>
              <w:noProof/>
              <w:webHidden/>
            </w:rPr>
            <w:tab/>
            <w:delText>48</w:delText>
          </w:r>
        </w:del>
      </w:ins>
    </w:p>
    <w:p w14:paraId="42FC307C" w14:textId="77777777" w:rsidR="00A41950" w:rsidDel="008B55F5" w:rsidRDefault="00A41950">
      <w:pPr>
        <w:pStyle w:val="TableofFigures"/>
        <w:tabs>
          <w:tab w:val="right" w:leader="dot" w:pos="9350"/>
        </w:tabs>
        <w:rPr>
          <w:ins w:id="1683" w:author="Mahmoud" w:date="2017-10-08T15:07:00Z"/>
          <w:del w:id="1684" w:author="Windows User" w:date="2017-10-14T03:25:00Z"/>
          <w:rFonts w:asciiTheme="minorHAnsi" w:eastAsiaTheme="minorEastAsia" w:hAnsiTheme="minorHAnsi" w:cstheme="minorBidi"/>
          <w:noProof/>
          <w:sz w:val="22"/>
          <w:szCs w:val="22"/>
          <w:lang w:bidi="ar-SA"/>
        </w:rPr>
        <w:pPrChange w:id="1685" w:author="Windows User" w:date="2017-10-14T03:28:00Z">
          <w:pPr>
            <w:pStyle w:val="TableofFigures"/>
            <w:tabs>
              <w:tab w:val="right" w:leader="dot" w:pos="9350"/>
            </w:tabs>
            <w:bidi w:val="0"/>
          </w:pPr>
        </w:pPrChange>
      </w:pPr>
      <w:ins w:id="1686" w:author="Mahmoud" w:date="2017-10-08T15:07:00Z">
        <w:del w:id="1687" w:author="Windows User" w:date="2017-10-14T03:25:00Z">
          <w:r w:rsidRPr="008B55F5" w:rsidDel="008B55F5">
            <w:rPr>
              <w:rStyle w:val="Hyperlink"/>
              <w:noProof/>
              <w:rtl/>
            </w:rPr>
            <w:delText>شکل 15</w:delText>
          </w:r>
          <w:r w:rsidRPr="008B55F5" w:rsidDel="008B55F5">
            <w:rPr>
              <w:rStyle w:val="Hyperlink"/>
              <w:noProof/>
            </w:rPr>
            <w:delText>-</w:delText>
          </w:r>
          <w:r w:rsidRPr="008B55F5" w:rsidDel="008B55F5">
            <w:rPr>
              <w:rStyle w:val="Hyperlink"/>
              <w:noProof/>
              <w:rtl/>
            </w:rPr>
            <w:delText xml:space="preserve"> سلسله مراتب و</w:delText>
          </w:r>
          <w:r w:rsidRPr="008B55F5" w:rsidDel="008B55F5">
            <w:rPr>
              <w:rStyle w:val="Hyperlink"/>
              <w:rFonts w:hint="cs"/>
              <w:noProof/>
              <w:rtl/>
            </w:rPr>
            <w:delText>ی</w:delText>
          </w:r>
          <w:r w:rsidRPr="008B55F5" w:rsidDel="008B55F5">
            <w:rPr>
              <w:rStyle w:val="Hyperlink"/>
              <w:noProof/>
              <w:rtl/>
            </w:rPr>
            <w:delText xml:space="preserve">جت ها در صفحه </w:delText>
          </w:r>
          <w:r w:rsidRPr="008B55F5" w:rsidDel="008B55F5">
            <w:rPr>
              <w:rStyle w:val="Hyperlink"/>
              <w:rFonts w:hint="cs"/>
              <w:noProof/>
              <w:rtl/>
            </w:rPr>
            <w:delText>ی</w:delText>
          </w:r>
          <w:r w:rsidRPr="008B55F5" w:rsidDel="008B55F5">
            <w:rPr>
              <w:rStyle w:val="Hyperlink"/>
              <w:noProof/>
              <w:rtl/>
            </w:rPr>
            <w:delText xml:space="preserve"> اصل</w:delText>
          </w:r>
          <w:r w:rsidRPr="008B55F5" w:rsidDel="008B55F5">
            <w:rPr>
              <w:rStyle w:val="Hyperlink"/>
              <w:rFonts w:hint="cs"/>
              <w:noProof/>
              <w:rtl/>
            </w:rPr>
            <w:delText>ی</w:delText>
          </w:r>
          <w:r w:rsidRPr="008B55F5" w:rsidDel="008B55F5">
            <w:rPr>
              <w:rStyle w:val="Hyperlink"/>
              <w:noProof/>
              <w:rtl/>
            </w:rPr>
            <w:delText xml:space="preserve"> برنامه</w:delText>
          </w:r>
          <w:r w:rsidDel="008B55F5">
            <w:rPr>
              <w:noProof/>
              <w:webHidden/>
            </w:rPr>
            <w:tab/>
            <w:delText>48</w:delText>
          </w:r>
        </w:del>
      </w:ins>
    </w:p>
    <w:p w14:paraId="5FDCDE6F" w14:textId="77777777" w:rsidR="00A41950" w:rsidDel="008B55F5" w:rsidRDefault="00A41950">
      <w:pPr>
        <w:pStyle w:val="TableofFigures"/>
        <w:tabs>
          <w:tab w:val="right" w:leader="dot" w:pos="9350"/>
        </w:tabs>
        <w:rPr>
          <w:ins w:id="1688" w:author="Mahmoud" w:date="2017-10-08T15:07:00Z"/>
          <w:del w:id="1689" w:author="Windows User" w:date="2017-10-14T03:25:00Z"/>
          <w:rFonts w:asciiTheme="minorHAnsi" w:eastAsiaTheme="minorEastAsia" w:hAnsiTheme="minorHAnsi" w:cstheme="minorBidi"/>
          <w:noProof/>
          <w:sz w:val="22"/>
          <w:szCs w:val="22"/>
          <w:lang w:bidi="ar-SA"/>
        </w:rPr>
        <w:pPrChange w:id="1690" w:author="Windows User" w:date="2017-10-14T03:28:00Z">
          <w:pPr>
            <w:pStyle w:val="TableofFigures"/>
            <w:tabs>
              <w:tab w:val="right" w:leader="dot" w:pos="9350"/>
            </w:tabs>
            <w:bidi w:val="0"/>
          </w:pPr>
        </w:pPrChange>
      </w:pPr>
      <w:ins w:id="1691" w:author="Mahmoud" w:date="2017-10-08T15:07:00Z">
        <w:del w:id="1692" w:author="Windows User" w:date="2017-10-14T03:25:00Z">
          <w:r w:rsidRPr="008B55F5" w:rsidDel="008B55F5">
            <w:rPr>
              <w:rStyle w:val="Hyperlink"/>
              <w:noProof/>
              <w:rtl/>
            </w:rPr>
            <w:delText>شکل 16-: سلسله مراتب و</w:delText>
          </w:r>
          <w:r w:rsidRPr="008B55F5" w:rsidDel="008B55F5">
            <w:rPr>
              <w:rStyle w:val="Hyperlink"/>
              <w:rFonts w:hint="cs"/>
              <w:noProof/>
              <w:rtl/>
            </w:rPr>
            <w:delText>ی</w:delText>
          </w:r>
          <w:r w:rsidRPr="008B55F5" w:rsidDel="008B55F5">
            <w:rPr>
              <w:rStyle w:val="Hyperlink"/>
              <w:noProof/>
              <w:rtl/>
            </w:rPr>
            <w:delText>جت‌ها در صفحه اصل</w:delText>
          </w:r>
          <w:r w:rsidRPr="008B55F5" w:rsidDel="008B55F5">
            <w:rPr>
              <w:rStyle w:val="Hyperlink"/>
              <w:rFonts w:hint="cs"/>
              <w:noProof/>
              <w:rtl/>
            </w:rPr>
            <w:delText>ی</w:delText>
          </w:r>
          <w:r w:rsidRPr="008B55F5" w:rsidDel="008B55F5">
            <w:rPr>
              <w:rStyle w:val="Hyperlink"/>
              <w:noProof/>
              <w:rtl/>
            </w:rPr>
            <w:delText xml:space="preserve"> برنامه</w:delText>
          </w:r>
          <w:r w:rsidDel="008B55F5">
            <w:rPr>
              <w:noProof/>
              <w:webHidden/>
            </w:rPr>
            <w:tab/>
            <w:delText>48</w:delText>
          </w:r>
        </w:del>
      </w:ins>
    </w:p>
    <w:p w14:paraId="374E3CEA" w14:textId="77777777" w:rsidR="00A41950" w:rsidDel="008B55F5" w:rsidRDefault="00A41950">
      <w:pPr>
        <w:pStyle w:val="TableofFigures"/>
        <w:tabs>
          <w:tab w:val="right" w:leader="dot" w:pos="9350"/>
        </w:tabs>
        <w:rPr>
          <w:ins w:id="1693" w:author="Mahmoud" w:date="2017-10-08T15:07:00Z"/>
          <w:del w:id="1694" w:author="Windows User" w:date="2017-10-14T03:25:00Z"/>
          <w:rFonts w:asciiTheme="minorHAnsi" w:eastAsiaTheme="minorEastAsia" w:hAnsiTheme="minorHAnsi" w:cstheme="minorBidi"/>
          <w:noProof/>
          <w:sz w:val="22"/>
          <w:szCs w:val="22"/>
          <w:lang w:bidi="ar-SA"/>
        </w:rPr>
        <w:pPrChange w:id="1695" w:author="Windows User" w:date="2017-10-14T03:28:00Z">
          <w:pPr>
            <w:pStyle w:val="TableofFigures"/>
            <w:tabs>
              <w:tab w:val="right" w:leader="dot" w:pos="9350"/>
            </w:tabs>
            <w:bidi w:val="0"/>
          </w:pPr>
        </w:pPrChange>
      </w:pPr>
      <w:ins w:id="1696" w:author="Mahmoud" w:date="2017-10-08T15:07:00Z">
        <w:del w:id="1697" w:author="Windows User" w:date="2017-10-14T03:25:00Z">
          <w:r w:rsidRPr="008B55F5" w:rsidDel="008B55F5">
            <w:rPr>
              <w:rStyle w:val="Hyperlink"/>
              <w:noProof/>
              <w:rtl/>
            </w:rPr>
            <w:delText>شکل 16-ساختار کل</w:delText>
          </w:r>
          <w:r w:rsidRPr="008B55F5" w:rsidDel="008B55F5">
            <w:rPr>
              <w:rStyle w:val="Hyperlink"/>
              <w:rFonts w:hint="cs"/>
              <w:noProof/>
              <w:rtl/>
            </w:rPr>
            <w:delText>ی</w:delText>
          </w:r>
          <w:r w:rsidRPr="008B55F5" w:rsidDel="008B55F5">
            <w:rPr>
              <w:rStyle w:val="Hyperlink"/>
              <w:noProof/>
              <w:rtl/>
            </w:rPr>
            <w:delText xml:space="preserve"> ابزار </w:delText>
          </w:r>
          <w:r w:rsidRPr="008B55F5" w:rsidDel="008B55F5">
            <w:rPr>
              <w:rStyle w:val="Hyperlink"/>
              <w:noProof/>
            </w:rPr>
            <w:delText>ACTEV</w:delText>
          </w:r>
          <w:r w:rsidDel="008B55F5">
            <w:rPr>
              <w:noProof/>
              <w:webHidden/>
            </w:rPr>
            <w:tab/>
            <w:delText>50</w:delText>
          </w:r>
        </w:del>
      </w:ins>
    </w:p>
    <w:p w14:paraId="4F83A8C2" w14:textId="77777777" w:rsidR="00A41950" w:rsidDel="008B55F5" w:rsidRDefault="00A41950">
      <w:pPr>
        <w:pStyle w:val="TableofFigures"/>
        <w:tabs>
          <w:tab w:val="right" w:leader="dot" w:pos="9350"/>
        </w:tabs>
        <w:rPr>
          <w:ins w:id="1698" w:author="Mahmoud" w:date="2017-10-08T15:07:00Z"/>
          <w:del w:id="1699" w:author="Windows User" w:date="2017-10-14T03:25:00Z"/>
          <w:rFonts w:asciiTheme="minorHAnsi" w:eastAsiaTheme="minorEastAsia" w:hAnsiTheme="minorHAnsi" w:cstheme="minorBidi"/>
          <w:noProof/>
          <w:sz w:val="22"/>
          <w:szCs w:val="22"/>
          <w:lang w:bidi="ar-SA"/>
        </w:rPr>
        <w:pPrChange w:id="1700" w:author="Windows User" w:date="2017-10-14T03:28:00Z">
          <w:pPr>
            <w:pStyle w:val="TableofFigures"/>
            <w:tabs>
              <w:tab w:val="right" w:leader="dot" w:pos="9350"/>
            </w:tabs>
            <w:bidi w:val="0"/>
          </w:pPr>
        </w:pPrChange>
      </w:pPr>
      <w:ins w:id="1701" w:author="Mahmoud" w:date="2017-10-08T15:07:00Z">
        <w:del w:id="1702" w:author="Windows User" w:date="2017-10-14T03:25:00Z">
          <w:r w:rsidRPr="008B55F5" w:rsidDel="008B55F5">
            <w:rPr>
              <w:rStyle w:val="Hyperlink"/>
              <w:noProof/>
              <w:rtl/>
            </w:rPr>
            <w:delText>شکل 16</w:delText>
          </w:r>
          <w:r w:rsidDel="008B55F5">
            <w:rPr>
              <w:noProof/>
              <w:webHidden/>
            </w:rPr>
            <w:tab/>
            <w:delText>53</w:delText>
          </w:r>
        </w:del>
      </w:ins>
    </w:p>
    <w:p w14:paraId="08EE0CD2" w14:textId="77777777" w:rsidR="00A41950" w:rsidDel="008B55F5" w:rsidRDefault="00A41950">
      <w:pPr>
        <w:pStyle w:val="TableofFigures"/>
        <w:tabs>
          <w:tab w:val="right" w:leader="dot" w:pos="9350"/>
        </w:tabs>
        <w:rPr>
          <w:ins w:id="1703" w:author="Mahmoud" w:date="2017-10-08T15:07:00Z"/>
          <w:del w:id="1704" w:author="Windows User" w:date="2017-10-14T03:25:00Z"/>
          <w:rFonts w:asciiTheme="minorHAnsi" w:eastAsiaTheme="minorEastAsia" w:hAnsiTheme="minorHAnsi" w:cstheme="minorBidi"/>
          <w:noProof/>
          <w:sz w:val="22"/>
          <w:szCs w:val="22"/>
          <w:lang w:bidi="ar-SA"/>
        </w:rPr>
        <w:pPrChange w:id="1705" w:author="Windows User" w:date="2017-10-14T03:28:00Z">
          <w:pPr>
            <w:pStyle w:val="TableofFigures"/>
            <w:tabs>
              <w:tab w:val="right" w:leader="dot" w:pos="9350"/>
            </w:tabs>
            <w:bidi w:val="0"/>
          </w:pPr>
        </w:pPrChange>
      </w:pPr>
      <w:ins w:id="1706" w:author="Mahmoud" w:date="2017-10-08T15:07:00Z">
        <w:del w:id="1707" w:author="Windows User" w:date="2017-10-14T03:25:00Z">
          <w:r w:rsidRPr="008B55F5" w:rsidDel="008B55F5">
            <w:rPr>
              <w:rStyle w:val="Hyperlink"/>
              <w:noProof/>
              <w:rtl/>
            </w:rPr>
            <w:delText>شکل 18- معمار</w:delText>
          </w:r>
          <w:r w:rsidRPr="008B55F5" w:rsidDel="008B55F5">
            <w:rPr>
              <w:rStyle w:val="Hyperlink"/>
              <w:rFonts w:hint="cs"/>
              <w:noProof/>
              <w:rtl/>
            </w:rPr>
            <w:delText>ی</w:delText>
          </w:r>
          <w:r w:rsidRPr="008B55F5" w:rsidDel="008B55F5">
            <w:rPr>
              <w:rStyle w:val="Hyperlink"/>
              <w:noProof/>
              <w:rtl/>
            </w:rPr>
            <w:delText xml:space="preserve"> کل</w:delText>
          </w:r>
          <w:r w:rsidRPr="008B55F5" w:rsidDel="008B55F5">
            <w:rPr>
              <w:rStyle w:val="Hyperlink"/>
              <w:rFonts w:hint="cs"/>
              <w:noProof/>
              <w:rtl/>
            </w:rPr>
            <w:delText>ی</w:delText>
          </w:r>
          <w:r w:rsidRPr="008B55F5" w:rsidDel="008B55F5">
            <w:rPr>
              <w:rStyle w:val="Hyperlink"/>
              <w:noProof/>
              <w:rtl/>
            </w:rPr>
            <w:delText xml:space="preserve"> ابزار </w:delText>
          </w:r>
          <w:r w:rsidRPr="008B55F5" w:rsidDel="008B55F5">
            <w:rPr>
              <w:rStyle w:val="Hyperlink"/>
              <w:noProof/>
            </w:rPr>
            <w:delText>Sig-Droid</w:delText>
          </w:r>
          <w:r w:rsidDel="008B55F5">
            <w:rPr>
              <w:noProof/>
              <w:webHidden/>
            </w:rPr>
            <w:tab/>
            <w:delText>53</w:delText>
          </w:r>
        </w:del>
      </w:ins>
    </w:p>
    <w:p w14:paraId="2F6E8ECF" w14:textId="77777777" w:rsidR="00A41950" w:rsidDel="008B55F5" w:rsidRDefault="00A41950">
      <w:pPr>
        <w:pStyle w:val="TableofFigures"/>
        <w:tabs>
          <w:tab w:val="right" w:leader="dot" w:pos="9350"/>
        </w:tabs>
        <w:rPr>
          <w:ins w:id="1708" w:author="Mahmoud" w:date="2017-10-08T15:07:00Z"/>
          <w:del w:id="1709" w:author="Windows User" w:date="2017-10-14T03:25:00Z"/>
          <w:rFonts w:asciiTheme="minorHAnsi" w:eastAsiaTheme="minorEastAsia" w:hAnsiTheme="minorHAnsi" w:cstheme="minorBidi"/>
          <w:noProof/>
          <w:sz w:val="22"/>
          <w:szCs w:val="22"/>
          <w:lang w:bidi="ar-SA"/>
        </w:rPr>
        <w:pPrChange w:id="1710" w:author="Windows User" w:date="2017-10-14T03:28:00Z">
          <w:pPr>
            <w:pStyle w:val="TableofFigures"/>
            <w:tabs>
              <w:tab w:val="right" w:leader="dot" w:pos="9350"/>
            </w:tabs>
            <w:bidi w:val="0"/>
          </w:pPr>
        </w:pPrChange>
      </w:pPr>
      <w:ins w:id="1711" w:author="Mahmoud" w:date="2017-10-08T15:07:00Z">
        <w:del w:id="1712" w:author="Windows User" w:date="2017-10-14T03:25:00Z">
          <w:r w:rsidRPr="008B55F5" w:rsidDel="008B55F5">
            <w:rPr>
              <w:rStyle w:val="Hyperlink"/>
              <w:noProof/>
              <w:rtl/>
            </w:rPr>
            <w:delText>شکل 19- گراف حاصل از دو ز</w:delText>
          </w:r>
          <w:r w:rsidRPr="008B55F5" w:rsidDel="008B55F5">
            <w:rPr>
              <w:rStyle w:val="Hyperlink"/>
              <w:rFonts w:hint="cs"/>
              <w:noProof/>
              <w:rtl/>
            </w:rPr>
            <w:delText>ی</w:delText>
          </w:r>
          <w:r w:rsidRPr="008B55F5" w:rsidDel="008B55F5">
            <w:rPr>
              <w:rStyle w:val="Hyperlink"/>
              <w:noProof/>
              <w:rtl/>
            </w:rPr>
            <w:delText>رفراخوان</w:delText>
          </w:r>
          <w:r w:rsidRPr="008B55F5" w:rsidDel="008B55F5">
            <w:rPr>
              <w:rStyle w:val="Hyperlink"/>
              <w:rFonts w:hint="cs"/>
              <w:noProof/>
              <w:rtl/>
            </w:rPr>
            <w:delText>ی</w:delText>
          </w:r>
          <w:r w:rsidRPr="008B55F5" w:rsidDel="008B55F5">
            <w:rPr>
              <w:rStyle w:val="Hyperlink"/>
              <w:noProof/>
              <w:rtl/>
            </w:rPr>
            <w:delText xml:space="preserve"> </w:delText>
          </w:r>
          <w:r w:rsidRPr="008B55F5" w:rsidDel="008B55F5">
            <w:rPr>
              <w:rStyle w:val="Hyperlink"/>
              <w:rFonts w:hint="cs"/>
              <w:noProof/>
              <w:rtl/>
            </w:rPr>
            <w:delText>ی</w:delText>
          </w:r>
          <w:r w:rsidRPr="008B55F5" w:rsidDel="008B55F5">
            <w:rPr>
              <w:rStyle w:val="Hyperlink"/>
              <w:noProof/>
              <w:rtl/>
            </w:rPr>
            <w:delText>ک نرم افزار اندرو</w:delText>
          </w:r>
          <w:r w:rsidRPr="008B55F5" w:rsidDel="008B55F5">
            <w:rPr>
              <w:rStyle w:val="Hyperlink"/>
              <w:rFonts w:hint="cs"/>
              <w:noProof/>
              <w:rtl/>
            </w:rPr>
            <w:delText>ی</w:delText>
          </w:r>
          <w:r w:rsidRPr="008B55F5" w:rsidDel="008B55F5">
            <w:rPr>
              <w:rStyle w:val="Hyperlink"/>
              <w:noProof/>
              <w:rtl/>
            </w:rPr>
            <w:delText>د</w:delText>
          </w:r>
          <w:r w:rsidRPr="008B55F5" w:rsidDel="008B55F5">
            <w:rPr>
              <w:rStyle w:val="Hyperlink"/>
              <w:rFonts w:hint="cs"/>
              <w:noProof/>
              <w:rtl/>
            </w:rPr>
            <w:delText>ی</w:delText>
          </w:r>
          <w:r w:rsidRPr="008B55F5" w:rsidDel="008B55F5">
            <w:rPr>
              <w:rStyle w:val="Hyperlink"/>
              <w:noProof/>
              <w:rtl/>
            </w:rPr>
            <w:delText xml:space="preserve">  بانک</w:delText>
          </w:r>
          <w:r w:rsidRPr="008B55F5" w:rsidDel="008B55F5">
            <w:rPr>
              <w:rStyle w:val="Hyperlink"/>
              <w:rFonts w:hint="cs"/>
              <w:noProof/>
              <w:rtl/>
            </w:rPr>
            <w:delText>ی</w:delText>
          </w:r>
          <w:r w:rsidDel="008B55F5">
            <w:rPr>
              <w:noProof/>
              <w:webHidden/>
            </w:rPr>
            <w:tab/>
            <w:delText>53</w:delText>
          </w:r>
        </w:del>
      </w:ins>
    </w:p>
    <w:p w14:paraId="3F696FB8" w14:textId="77777777" w:rsidR="00A41950" w:rsidDel="008B55F5" w:rsidRDefault="00A41950">
      <w:pPr>
        <w:pStyle w:val="TableofFigures"/>
        <w:tabs>
          <w:tab w:val="right" w:leader="dot" w:pos="9350"/>
        </w:tabs>
        <w:rPr>
          <w:ins w:id="1713" w:author="Mahmoud" w:date="2017-10-08T15:07:00Z"/>
          <w:del w:id="1714" w:author="Windows User" w:date="2017-10-14T03:25:00Z"/>
          <w:rFonts w:asciiTheme="minorHAnsi" w:eastAsiaTheme="minorEastAsia" w:hAnsiTheme="minorHAnsi" w:cstheme="minorBidi"/>
          <w:noProof/>
          <w:sz w:val="22"/>
          <w:szCs w:val="22"/>
          <w:lang w:bidi="ar-SA"/>
        </w:rPr>
        <w:pPrChange w:id="1715" w:author="Windows User" w:date="2017-10-14T03:28:00Z">
          <w:pPr>
            <w:pStyle w:val="TableofFigures"/>
            <w:tabs>
              <w:tab w:val="right" w:leader="dot" w:pos="9350"/>
            </w:tabs>
            <w:bidi w:val="0"/>
          </w:pPr>
        </w:pPrChange>
      </w:pPr>
      <w:ins w:id="1716" w:author="Mahmoud" w:date="2017-10-08T15:07:00Z">
        <w:del w:id="1717" w:author="Windows User" w:date="2017-10-14T03:25:00Z">
          <w:r w:rsidRPr="008B55F5" w:rsidDel="008B55F5">
            <w:rPr>
              <w:rStyle w:val="Hyperlink"/>
              <w:noProof/>
              <w:rtl/>
            </w:rPr>
            <w:delText>شکل 7</w:delText>
          </w:r>
          <w:r w:rsidRPr="008B55F5" w:rsidDel="008B55F5">
            <w:rPr>
              <w:rStyle w:val="Hyperlink"/>
              <w:noProof/>
            </w:rPr>
            <w:delText>-</w:delText>
          </w:r>
          <w:r w:rsidRPr="008B55F5" w:rsidDel="008B55F5">
            <w:rPr>
              <w:rStyle w:val="Hyperlink"/>
              <w:noProof/>
              <w:rtl/>
            </w:rPr>
            <w:delText xml:space="preserve"> نمونه </w:delText>
          </w:r>
          <w:r w:rsidRPr="008B55F5" w:rsidDel="008B55F5">
            <w:rPr>
              <w:rStyle w:val="Hyperlink"/>
              <w:rFonts w:hint="cs"/>
              <w:noProof/>
              <w:rtl/>
            </w:rPr>
            <w:delText>ی</w:delText>
          </w:r>
          <w:r w:rsidRPr="008B55F5" w:rsidDel="008B55F5">
            <w:rPr>
              <w:rStyle w:val="Hyperlink"/>
              <w:noProof/>
              <w:rtl/>
            </w:rPr>
            <w:delText xml:space="preserve"> کد اسمبل</w:delText>
          </w:r>
          <w:r w:rsidRPr="008B55F5" w:rsidDel="008B55F5">
            <w:rPr>
              <w:rStyle w:val="Hyperlink"/>
              <w:rFonts w:hint="cs"/>
              <w:noProof/>
              <w:rtl/>
            </w:rPr>
            <w:delText>ی</w:delText>
          </w:r>
          <w:r w:rsidRPr="008B55F5" w:rsidDel="008B55F5">
            <w:rPr>
              <w:rStyle w:val="Hyperlink"/>
              <w:noProof/>
              <w:rtl/>
            </w:rPr>
            <w:delText xml:space="preserve"> و کد منبع </w:delText>
          </w:r>
          <w:r w:rsidRPr="008B55F5" w:rsidDel="008B55F5">
            <w:rPr>
              <w:rStyle w:val="Hyperlink"/>
              <w:rFonts w:hint="cs"/>
              <w:noProof/>
              <w:rtl/>
            </w:rPr>
            <w:delText>ی</w:delText>
          </w:r>
          <w:r w:rsidRPr="008B55F5" w:rsidDel="008B55F5">
            <w:rPr>
              <w:rStyle w:val="Hyperlink"/>
              <w:noProof/>
              <w:rtl/>
            </w:rPr>
            <w:delText xml:space="preserve">ک دژافزار مشابه  واره </w:delText>
          </w:r>
          <w:r w:rsidRPr="008B55F5" w:rsidDel="008B55F5">
            <w:rPr>
              <w:rStyle w:val="Hyperlink"/>
              <w:rFonts w:hint="cs"/>
              <w:noProof/>
              <w:rtl/>
            </w:rPr>
            <w:delText>ی</w:delText>
          </w:r>
          <w:r w:rsidRPr="008B55F5" w:rsidDel="008B55F5">
            <w:rPr>
              <w:rStyle w:val="Hyperlink"/>
              <w:noProof/>
              <w:rtl/>
            </w:rPr>
            <w:delText xml:space="preserve"> </w:delText>
          </w:r>
          <w:r w:rsidRPr="008B55F5" w:rsidDel="008B55F5">
            <w:rPr>
              <w:rStyle w:val="Hyperlink"/>
              <w:noProof/>
            </w:rPr>
            <w:delText>Mydoom</w:delText>
          </w:r>
          <w:r w:rsidDel="008B55F5">
            <w:rPr>
              <w:noProof/>
              <w:webHidden/>
            </w:rPr>
            <w:tab/>
            <w:delText>69</w:delText>
          </w:r>
        </w:del>
      </w:ins>
    </w:p>
    <w:p w14:paraId="4AEFBB7D" w14:textId="77777777" w:rsidR="00A41950" w:rsidDel="008B55F5" w:rsidRDefault="00A41950">
      <w:pPr>
        <w:pStyle w:val="TableofFigures"/>
        <w:tabs>
          <w:tab w:val="right" w:leader="dot" w:pos="9350"/>
        </w:tabs>
        <w:rPr>
          <w:ins w:id="1718" w:author="Mahmoud" w:date="2017-10-08T15:07:00Z"/>
          <w:del w:id="1719" w:author="Windows User" w:date="2017-10-14T03:25:00Z"/>
          <w:rFonts w:asciiTheme="minorHAnsi" w:eastAsiaTheme="minorEastAsia" w:hAnsiTheme="minorHAnsi" w:cstheme="minorBidi"/>
          <w:noProof/>
          <w:sz w:val="22"/>
          <w:szCs w:val="22"/>
          <w:lang w:bidi="ar-SA"/>
        </w:rPr>
        <w:pPrChange w:id="1720" w:author="Windows User" w:date="2017-10-14T03:28:00Z">
          <w:pPr>
            <w:pStyle w:val="TableofFigures"/>
            <w:tabs>
              <w:tab w:val="right" w:leader="dot" w:pos="9350"/>
            </w:tabs>
            <w:bidi w:val="0"/>
          </w:pPr>
        </w:pPrChange>
      </w:pPr>
      <w:ins w:id="1721" w:author="Mahmoud" w:date="2017-10-08T15:07:00Z">
        <w:del w:id="1722" w:author="Windows User" w:date="2017-10-14T03:25:00Z">
          <w:r w:rsidRPr="008B55F5" w:rsidDel="008B55F5">
            <w:rPr>
              <w:rStyle w:val="Hyperlink"/>
              <w:noProof/>
              <w:rtl/>
            </w:rPr>
            <w:delText>شکل 8-مراحل مختلف ابزار</w:delText>
          </w:r>
          <w:r w:rsidRPr="008B55F5" w:rsidDel="008B55F5">
            <w:rPr>
              <w:rStyle w:val="Hyperlink"/>
              <w:noProof/>
            </w:rPr>
            <w:delText>MinSweeper</w:delText>
          </w:r>
          <w:r w:rsidDel="008B55F5">
            <w:rPr>
              <w:noProof/>
              <w:webHidden/>
            </w:rPr>
            <w:tab/>
            <w:delText>72</w:delText>
          </w:r>
        </w:del>
      </w:ins>
    </w:p>
    <w:p w14:paraId="56AC7EDA" w14:textId="20C36831" w:rsidR="002D494D" w:rsidDel="00867FFC" w:rsidRDefault="006F21AB">
      <w:pPr>
        <w:pStyle w:val="TableofFigures"/>
        <w:tabs>
          <w:tab w:val="right" w:leader="dot" w:pos="9350"/>
        </w:tabs>
        <w:rPr>
          <w:ins w:id="1723" w:author="Windows User" w:date="2017-09-30T20:39:00Z"/>
          <w:del w:id="1724" w:author="Mahmoud" w:date="2017-10-06T13:19:00Z"/>
          <w:rFonts w:asciiTheme="minorHAnsi" w:eastAsiaTheme="minorEastAsia" w:hAnsiTheme="minorHAnsi" w:cstheme="minorBidi"/>
          <w:noProof/>
          <w:sz w:val="22"/>
          <w:szCs w:val="22"/>
          <w:lang w:bidi="ar-SA"/>
        </w:rPr>
        <w:pPrChange w:id="1725" w:author="Windows User" w:date="2017-10-14T03:28:00Z">
          <w:pPr>
            <w:pStyle w:val="TableofFigures"/>
            <w:tabs>
              <w:tab w:val="right" w:leader="dot" w:pos="9350"/>
            </w:tabs>
            <w:bidi w:val="0"/>
          </w:pPr>
        </w:pPrChange>
      </w:pPr>
      <w:ins w:id="1726" w:author="Mahmoud" w:date="2017-10-08T14:50:00Z">
        <w:r>
          <w:rPr>
            <w:rtl/>
          </w:rPr>
          <w:fldChar w:fldCharType="end"/>
        </w:r>
      </w:ins>
      <w:del w:id="1727" w:author="Mahmoud" w:date="2017-10-08T14:49:00Z">
        <w:r w:rsidR="003948B4" w:rsidDel="006F21AB">
          <w:rPr>
            <w:rtl/>
          </w:rPr>
          <w:fldChar w:fldCharType="begin"/>
        </w:r>
        <w:r w:rsidR="003948B4" w:rsidDel="006F21AB">
          <w:rPr>
            <w:rtl/>
          </w:rPr>
          <w:delInstrText xml:space="preserve"> </w:delInstrText>
        </w:r>
        <w:r w:rsidR="003948B4" w:rsidDel="006F21AB">
          <w:delInstrText>TOC</w:delInstrText>
        </w:r>
        <w:r w:rsidR="003948B4" w:rsidDel="006F21AB">
          <w:rPr>
            <w:rtl/>
          </w:rPr>
          <w:delInstrText xml:space="preserve"> \</w:delInstrText>
        </w:r>
        <w:r w:rsidR="003948B4" w:rsidDel="006F21AB">
          <w:delInstrText>h \z \c</w:delInstrText>
        </w:r>
        <w:r w:rsidR="003948B4" w:rsidDel="006F21AB">
          <w:rPr>
            <w:rtl/>
          </w:rPr>
          <w:delInstrText xml:space="preserve"> "شکل" </w:delInstrText>
        </w:r>
        <w:r w:rsidR="003948B4" w:rsidDel="006F21AB">
          <w:rPr>
            <w:rtl/>
          </w:rPr>
          <w:fldChar w:fldCharType="separate"/>
        </w:r>
      </w:del>
      <w:ins w:id="1728" w:author="Windows User" w:date="2017-09-30T20:39:00Z">
        <w:del w:id="1729" w:author="Mahmoud" w:date="2017-10-06T13:19:00Z">
          <w:r w:rsidR="002D494D" w:rsidRPr="00867FFC" w:rsidDel="00867FFC">
            <w:rPr>
              <w:rStyle w:val="Hyperlink"/>
              <w:noProof/>
              <w:rtl/>
            </w:rPr>
            <w:delText>شکل 1</w:delText>
          </w:r>
          <w:r w:rsidR="002D494D" w:rsidRPr="00867FFC" w:rsidDel="00867FFC">
            <w:rPr>
              <w:rStyle w:val="Hyperlink"/>
              <w:noProof/>
            </w:rPr>
            <w:delText xml:space="preserve">- </w:delText>
          </w:r>
          <w:r w:rsidR="002D494D" w:rsidRPr="00867FFC" w:rsidDel="00867FFC">
            <w:rPr>
              <w:rStyle w:val="Hyperlink"/>
              <w:noProof/>
              <w:rtl/>
            </w:rPr>
            <w:delText>مثال</w:delText>
          </w:r>
          <w:r w:rsidR="002D494D" w:rsidRPr="00867FFC" w:rsidDel="00867FFC">
            <w:rPr>
              <w:rStyle w:val="Hyperlink"/>
              <w:rFonts w:hint="cs"/>
              <w:noProof/>
              <w:rtl/>
            </w:rPr>
            <w:delText>ی</w:delText>
          </w:r>
          <w:r w:rsidR="002D494D" w:rsidRPr="00867FFC" w:rsidDel="00867FFC">
            <w:rPr>
              <w:rStyle w:val="Hyperlink"/>
              <w:noProof/>
              <w:rtl/>
            </w:rPr>
            <w:delText xml:space="preserve"> از </w:delText>
          </w:r>
          <w:r w:rsidR="002D494D" w:rsidRPr="00867FFC" w:rsidDel="00867FFC">
            <w:rPr>
              <w:rStyle w:val="Hyperlink"/>
              <w:rFonts w:hint="cs"/>
              <w:noProof/>
              <w:rtl/>
            </w:rPr>
            <w:delText>ی</w:delText>
          </w:r>
          <w:r w:rsidR="002D494D" w:rsidRPr="00867FFC" w:rsidDel="00867FFC">
            <w:rPr>
              <w:rStyle w:val="Hyperlink"/>
              <w:rFonts w:hint="eastAsia"/>
              <w:noProof/>
              <w:rtl/>
            </w:rPr>
            <w:delText>ک</w:delText>
          </w:r>
          <w:r w:rsidR="002D494D" w:rsidRPr="00867FFC" w:rsidDel="00867FFC">
            <w:rPr>
              <w:rStyle w:val="Hyperlink"/>
              <w:noProof/>
              <w:rtl/>
            </w:rPr>
            <w:delText xml:space="preserve"> تابع ساده برا</w:delText>
          </w:r>
          <w:r w:rsidR="002D494D" w:rsidRPr="00867FFC" w:rsidDel="00867FFC">
            <w:rPr>
              <w:rStyle w:val="Hyperlink"/>
              <w:rFonts w:hint="cs"/>
              <w:noProof/>
              <w:rtl/>
            </w:rPr>
            <w:delText>ی</w:delText>
          </w:r>
          <w:r w:rsidR="002D494D" w:rsidRPr="00867FFC" w:rsidDel="00867FFC">
            <w:rPr>
              <w:rStyle w:val="Hyperlink"/>
              <w:noProof/>
              <w:rtl/>
            </w:rPr>
            <w:delText xml:space="preserve"> نما</w:delText>
          </w:r>
          <w:r w:rsidR="002D494D" w:rsidRPr="00867FFC" w:rsidDel="00867FFC">
            <w:rPr>
              <w:rStyle w:val="Hyperlink"/>
              <w:rFonts w:hint="cs"/>
              <w:noProof/>
              <w:rtl/>
            </w:rPr>
            <w:delText>ی</w:delText>
          </w:r>
          <w:r w:rsidR="002D494D" w:rsidRPr="00867FFC" w:rsidDel="00867FFC">
            <w:rPr>
              <w:rStyle w:val="Hyperlink"/>
              <w:rFonts w:hint="eastAsia"/>
              <w:noProof/>
              <w:rtl/>
            </w:rPr>
            <w:delText>ش</w:delText>
          </w:r>
          <w:r w:rsidR="002D494D" w:rsidRPr="00867FFC" w:rsidDel="00867FFC">
            <w:rPr>
              <w:rStyle w:val="Hyperlink"/>
              <w:noProof/>
              <w:rtl/>
            </w:rPr>
            <w:delText xml:space="preserve"> اجرا</w:delText>
          </w:r>
          <w:r w:rsidR="002D494D" w:rsidRPr="00867FFC" w:rsidDel="00867FFC">
            <w:rPr>
              <w:rStyle w:val="Hyperlink"/>
              <w:rFonts w:hint="cs"/>
              <w:noProof/>
              <w:rtl/>
            </w:rPr>
            <w:delText>ی</w:delText>
          </w:r>
          <w:r w:rsidR="002D494D" w:rsidRPr="00867FFC" w:rsidDel="00867FFC">
            <w:rPr>
              <w:rStyle w:val="Hyperlink"/>
              <w:noProof/>
              <w:rtl/>
            </w:rPr>
            <w:delText xml:space="preserve"> نماد</w:delText>
          </w:r>
          <w:r w:rsidR="002D494D" w:rsidRPr="00867FFC" w:rsidDel="00867FFC">
            <w:rPr>
              <w:rStyle w:val="Hyperlink"/>
              <w:rFonts w:hint="cs"/>
              <w:noProof/>
              <w:rtl/>
            </w:rPr>
            <w:delText>ی</w:delText>
          </w:r>
          <w:r w:rsidR="002D494D" w:rsidRPr="00867FFC" w:rsidDel="00867FFC">
            <w:rPr>
              <w:rStyle w:val="Hyperlink"/>
              <w:rFonts w:hint="eastAsia"/>
              <w:noProof/>
              <w:rtl/>
            </w:rPr>
            <w:delText>ن</w:delText>
          </w:r>
          <w:r w:rsidR="002D494D" w:rsidDel="00867FFC">
            <w:rPr>
              <w:noProof/>
              <w:webHidden/>
            </w:rPr>
            <w:tab/>
            <w:delText>12</w:delText>
          </w:r>
        </w:del>
      </w:ins>
    </w:p>
    <w:p w14:paraId="328B559A" w14:textId="77777777" w:rsidR="002D494D" w:rsidDel="00867FFC" w:rsidRDefault="002D494D">
      <w:pPr>
        <w:pStyle w:val="TableofFigures"/>
        <w:tabs>
          <w:tab w:val="right" w:leader="dot" w:pos="9350"/>
        </w:tabs>
        <w:rPr>
          <w:ins w:id="1730" w:author="Windows User" w:date="2017-09-30T20:39:00Z"/>
          <w:del w:id="1731" w:author="Mahmoud" w:date="2017-10-06T13:19:00Z"/>
          <w:rFonts w:asciiTheme="minorHAnsi" w:eastAsiaTheme="minorEastAsia" w:hAnsiTheme="minorHAnsi" w:cstheme="minorBidi"/>
          <w:noProof/>
          <w:sz w:val="22"/>
          <w:szCs w:val="22"/>
          <w:lang w:bidi="ar-SA"/>
        </w:rPr>
        <w:pPrChange w:id="1732" w:author="Windows User" w:date="2017-10-14T03:28:00Z">
          <w:pPr>
            <w:pStyle w:val="TableofFigures"/>
            <w:tabs>
              <w:tab w:val="right" w:leader="dot" w:pos="9350"/>
            </w:tabs>
            <w:bidi w:val="0"/>
          </w:pPr>
        </w:pPrChange>
      </w:pPr>
      <w:ins w:id="1733" w:author="Windows User" w:date="2017-09-30T20:39:00Z">
        <w:del w:id="1734" w:author="Mahmoud" w:date="2017-10-06T13:19:00Z">
          <w:r w:rsidRPr="00867FFC" w:rsidDel="00867FFC">
            <w:rPr>
              <w:rStyle w:val="Hyperlink"/>
              <w:noProof/>
              <w:rtl/>
            </w:rPr>
            <w:delText>شکل 2</w:delText>
          </w:r>
          <w:r w:rsidRPr="00867FFC" w:rsidDel="00867FFC">
            <w:rPr>
              <w:rStyle w:val="Hyperlink"/>
              <w:noProof/>
            </w:rPr>
            <w:delText>-</w:delText>
          </w:r>
          <w:r w:rsidRPr="00867FFC" w:rsidDel="00867FFC">
            <w:rPr>
              <w:rStyle w:val="Hyperlink"/>
              <w:noProof/>
              <w:rtl/>
            </w:rPr>
            <w:delText>درخت اجرا</w:delText>
          </w:r>
          <w:r w:rsidRPr="00867FFC" w:rsidDel="00867FFC">
            <w:rPr>
              <w:rStyle w:val="Hyperlink"/>
              <w:rFonts w:hint="cs"/>
              <w:noProof/>
              <w:rtl/>
            </w:rPr>
            <w:delText>ی</w:delText>
          </w:r>
          <w:r w:rsidRPr="00867FFC" w:rsidDel="00867FFC">
            <w:rPr>
              <w:rStyle w:val="Hyperlink"/>
              <w:noProof/>
              <w:rtl/>
            </w:rPr>
            <w:delText xml:space="preserve"> مثال شکل 1</w:delText>
          </w:r>
          <w:r w:rsidDel="00867FFC">
            <w:rPr>
              <w:noProof/>
              <w:webHidden/>
            </w:rPr>
            <w:tab/>
            <w:delText>13</w:delText>
          </w:r>
        </w:del>
      </w:ins>
    </w:p>
    <w:p w14:paraId="265FB7B5" w14:textId="77777777" w:rsidR="002D494D" w:rsidDel="00867FFC" w:rsidRDefault="002D494D">
      <w:pPr>
        <w:pStyle w:val="TableofFigures"/>
        <w:tabs>
          <w:tab w:val="right" w:leader="dot" w:pos="9350"/>
        </w:tabs>
        <w:rPr>
          <w:ins w:id="1735" w:author="Windows User" w:date="2017-09-30T20:39:00Z"/>
          <w:del w:id="1736" w:author="Mahmoud" w:date="2017-10-06T13:19:00Z"/>
          <w:rFonts w:asciiTheme="minorHAnsi" w:eastAsiaTheme="minorEastAsia" w:hAnsiTheme="minorHAnsi" w:cstheme="minorBidi"/>
          <w:noProof/>
          <w:sz w:val="22"/>
          <w:szCs w:val="22"/>
          <w:lang w:bidi="ar-SA"/>
        </w:rPr>
        <w:pPrChange w:id="1737" w:author="Windows User" w:date="2017-10-14T03:28:00Z">
          <w:pPr>
            <w:pStyle w:val="TableofFigures"/>
            <w:tabs>
              <w:tab w:val="right" w:leader="dot" w:pos="9350"/>
            </w:tabs>
            <w:bidi w:val="0"/>
          </w:pPr>
        </w:pPrChange>
      </w:pPr>
      <w:ins w:id="1738" w:author="Windows User" w:date="2017-09-30T20:39:00Z">
        <w:del w:id="1739" w:author="Mahmoud" w:date="2017-10-06T13:19:00Z">
          <w:r w:rsidRPr="00867FFC" w:rsidDel="00867FFC">
            <w:rPr>
              <w:rStyle w:val="Hyperlink"/>
              <w:noProof/>
              <w:rtl/>
            </w:rPr>
            <w:delText>شکل 3</w:delText>
          </w:r>
          <w:r w:rsidRPr="00867FFC" w:rsidDel="00867FFC">
            <w:rPr>
              <w:rStyle w:val="Hyperlink"/>
              <w:noProof/>
            </w:rPr>
            <w:delText xml:space="preserve">- </w:delText>
          </w:r>
          <w:r w:rsidRPr="00867FFC" w:rsidDel="00867FFC">
            <w:rPr>
              <w:rStyle w:val="Hyperlink"/>
              <w:noProof/>
              <w:rtl/>
            </w:rPr>
            <w:delText xml:space="preserve"> تابع ساده  با نامتناه</w:delText>
          </w:r>
          <w:r w:rsidRPr="00867FFC" w:rsidDel="00867FFC">
            <w:rPr>
              <w:rStyle w:val="Hyperlink"/>
              <w:rFonts w:hint="cs"/>
              <w:noProof/>
              <w:rtl/>
            </w:rPr>
            <w:delText>ی</w:delText>
          </w:r>
          <w:r w:rsidRPr="00867FFC" w:rsidDel="00867FFC">
            <w:rPr>
              <w:rStyle w:val="Hyperlink"/>
              <w:noProof/>
              <w:rtl/>
            </w:rPr>
            <w:delText xml:space="preserve"> مس</w:delText>
          </w:r>
          <w:r w:rsidRPr="00867FFC" w:rsidDel="00867FFC">
            <w:rPr>
              <w:rStyle w:val="Hyperlink"/>
              <w:rFonts w:hint="cs"/>
              <w:noProof/>
              <w:rtl/>
            </w:rPr>
            <w:delText>ی</w:delText>
          </w:r>
          <w:r w:rsidRPr="00867FFC" w:rsidDel="00867FFC">
            <w:rPr>
              <w:rStyle w:val="Hyperlink"/>
              <w:rFonts w:hint="eastAsia"/>
              <w:noProof/>
              <w:rtl/>
            </w:rPr>
            <w:delText>ر</w:delText>
          </w:r>
          <w:r w:rsidRPr="00867FFC" w:rsidDel="00867FFC">
            <w:rPr>
              <w:rStyle w:val="Hyperlink"/>
              <w:noProof/>
              <w:rtl/>
            </w:rPr>
            <w:delText xml:space="preserve"> اجرا</w:delText>
          </w:r>
          <w:r w:rsidDel="00867FFC">
            <w:rPr>
              <w:noProof/>
              <w:webHidden/>
            </w:rPr>
            <w:tab/>
            <w:delText>14</w:delText>
          </w:r>
        </w:del>
      </w:ins>
    </w:p>
    <w:p w14:paraId="41176E86" w14:textId="77777777" w:rsidR="002D494D" w:rsidDel="00867FFC" w:rsidRDefault="002D494D">
      <w:pPr>
        <w:pStyle w:val="TableofFigures"/>
        <w:tabs>
          <w:tab w:val="right" w:leader="dot" w:pos="9350"/>
        </w:tabs>
        <w:rPr>
          <w:ins w:id="1740" w:author="Windows User" w:date="2017-09-30T20:39:00Z"/>
          <w:del w:id="1741" w:author="Mahmoud" w:date="2017-10-06T13:19:00Z"/>
          <w:rFonts w:asciiTheme="minorHAnsi" w:eastAsiaTheme="minorEastAsia" w:hAnsiTheme="minorHAnsi" w:cstheme="minorBidi"/>
          <w:noProof/>
          <w:sz w:val="22"/>
          <w:szCs w:val="22"/>
          <w:lang w:bidi="ar-SA"/>
        </w:rPr>
        <w:pPrChange w:id="1742" w:author="Windows User" w:date="2017-10-14T03:28:00Z">
          <w:pPr>
            <w:pStyle w:val="TableofFigures"/>
            <w:tabs>
              <w:tab w:val="right" w:leader="dot" w:pos="9350"/>
            </w:tabs>
            <w:bidi w:val="0"/>
          </w:pPr>
        </w:pPrChange>
      </w:pPr>
      <w:ins w:id="1743" w:author="Windows User" w:date="2017-09-30T20:39:00Z">
        <w:del w:id="1744" w:author="Mahmoud" w:date="2017-10-06T13:19:00Z">
          <w:r w:rsidRPr="00867FFC" w:rsidDel="00867FFC">
            <w:rPr>
              <w:rStyle w:val="Hyperlink"/>
              <w:noProof/>
              <w:rtl/>
            </w:rPr>
            <w:delText>شکل</w:delText>
          </w:r>
          <w:r w:rsidRPr="00867FFC" w:rsidDel="00867FFC">
            <w:rPr>
              <w:rStyle w:val="Hyperlink"/>
              <w:noProof/>
            </w:rPr>
            <w:delText xml:space="preserve"> 4</w:delText>
          </w:r>
          <w:r w:rsidRPr="00867FFC" w:rsidDel="00867FFC">
            <w:rPr>
              <w:rStyle w:val="Hyperlink"/>
              <w:noProof/>
              <w:rtl/>
            </w:rPr>
            <w:delText xml:space="preserve">-تابع </w:delText>
          </w:r>
          <w:r w:rsidRPr="00867FFC" w:rsidDel="00867FFC">
            <w:rPr>
              <w:rStyle w:val="Hyperlink"/>
              <w:noProof/>
            </w:rPr>
            <w:delText>twice</w:delText>
          </w:r>
          <w:r w:rsidRPr="00867FFC" w:rsidDel="00867FFC">
            <w:rPr>
              <w:rStyle w:val="Hyperlink"/>
              <w:noProof/>
              <w:rtl/>
            </w:rPr>
            <w:delText xml:space="preserve"> غ</w:delText>
          </w:r>
          <w:r w:rsidRPr="00867FFC" w:rsidDel="00867FFC">
            <w:rPr>
              <w:rStyle w:val="Hyperlink"/>
              <w:rFonts w:hint="cs"/>
              <w:noProof/>
              <w:rtl/>
            </w:rPr>
            <w:delText>ی</w:delText>
          </w:r>
          <w:r w:rsidRPr="00867FFC" w:rsidDel="00867FFC">
            <w:rPr>
              <w:rStyle w:val="Hyperlink"/>
              <w:rFonts w:hint="eastAsia"/>
              <w:noProof/>
              <w:rtl/>
            </w:rPr>
            <w:delText>رخط</w:delText>
          </w:r>
          <w:r w:rsidRPr="00867FFC" w:rsidDel="00867FFC">
            <w:rPr>
              <w:rStyle w:val="Hyperlink"/>
              <w:rFonts w:hint="cs"/>
              <w:noProof/>
              <w:rtl/>
            </w:rPr>
            <w:delText>ی</w:delText>
          </w:r>
          <w:r w:rsidDel="00867FFC">
            <w:rPr>
              <w:noProof/>
              <w:webHidden/>
            </w:rPr>
            <w:tab/>
            <w:delText>15</w:delText>
          </w:r>
        </w:del>
      </w:ins>
    </w:p>
    <w:p w14:paraId="3AF7E75E" w14:textId="77777777" w:rsidR="002D494D" w:rsidDel="00867FFC" w:rsidRDefault="002D494D">
      <w:pPr>
        <w:pStyle w:val="TableofFigures"/>
        <w:tabs>
          <w:tab w:val="right" w:leader="dot" w:pos="9350"/>
        </w:tabs>
        <w:rPr>
          <w:ins w:id="1745" w:author="Windows User" w:date="2017-09-30T20:39:00Z"/>
          <w:del w:id="1746" w:author="Mahmoud" w:date="2017-10-06T13:19:00Z"/>
          <w:rFonts w:asciiTheme="minorHAnsi" w:eastAsiaTheme="minorEastAsia" w:hAnsiTheme="minorHAnsi" w:cstheme="minorBidi"/>
          <w:noProof/>
          <w:sz w:val="22"/>
          <w:szCs w:val="22"/>
          <w:lang w:bidi="ar-SA"/>
        </w:rPr>
        <w:pPrChange w:id="1747" w:author="Windows User" w:date="2017-10-14T03:28:00Z">
          <w:pPr>
            <w:pStyle w:val="TableofFigures"/>
            <w:tabs>
              <w:tab w:val="right" w:leader="dot" w:pos="9350"/>
            </w:tabs>
            <w:bidi w:val="0"/>
          </w:pPr>
        </w:pPrChange>
      </w:pPr>
      <w:ins w:id="1748" w:author="Windows User" w:date="2017-09-30T20:39:00Z">
        <w:del w:id="1749" w:author="Mahmoud" w:date="2017-10-06T13:19:00Z">
          <w:r w:rsidRPr="00867FFC" w:rsidDel="00867FFC">
            <w:rPr>
              <w:rStyle w:val="Hyperlink"/>
              <w:noProof/>
              <w:rtl/>
            </w:rPr>
            <w:delText>شکل 5</w:delText>
          </w:r>
          <w:r w:rsidRPr="00867FFC" w:rsidDel="00867FFC">
            <w:rPr>
              <w:rStyle w:val="Hyperlink"/>
              <w:noProof/>
            </w:rPr>
            <w:delText>-</w:delText>
          </w:r>
          <w:r w:rsidRPr="00867FFC" w:rsidDel="00867FFC">
            <w:rPr>
              <w:rStyle w:val="Hyperlink"/>
              <w:noProof/>
              <w:rtl/>
            </w:rPr>
            <w:delText xml:space="preserve"> </w:delText>
          </w:r>
          <w:r w:rsidRPr="00867FFC" w:rsidDel="00867FFC">
            <w:rPr>
              <w:rStyle w:val="Hyperlink"/>
              <w:rFonts w:hint="cs"/>
              <w:noProof/>
              <w:rtl/>
            </w:rPr>
            <w:delText>ی</w:delText>
          </w:r>
          <w:r w:rsidRPr="00867FFC" w:rsidDel="00867FFC">
            <w:rPr>
              <w:rStyle w:val="Hyperlink"/>
              <w:noProof/>
              <w:rtl/>
            </w:rPr>
            <w:delText>ک تکه کد ساده برا</w:delText>
          </w:r>
          <w:r w:rsidRPr="00867FFC" w:rsidDel="00867FFC">
            <w:rPr>
              <w:rStyle w:val="Hyperlink"/>
              <w:rFonts w:hint="cs"/>
              <w:noProof/>
              <w:rtl/>
            </w:rPr>
            <w:delText>ی</w:delText>
          </w:r>
          <w:r w:rsidRPr="00867FFC" w:rsidDel="00867FFC">
            <w:rPr>
              <w:rStyle w:val="Hyperlink"/>
              <w:noProof/>
              <w:rtl/>
            </w:rPr>
            <w:delText xml:space="preserve"> آزمون با ابزار </w:delText>
          </w:r>
          <w:r w:rsidRPr="00867FFC" w:rsidDel="00867FFC">
            <w:rPr>
              <w:rStyle w:val="Hyperlink"/>
              <w:noProof/>
            </w:rPr>
            <w:delText>DART</w:delText>
          </w:r>
          <w:r w:rsidRPr="00867FFC" w:rsidDel="00867FFC">
            <w:rPr>
              <w:rStyle w:val="Hyperlink"/>
              <w:noProof/>
              <w:rtl/>
            </w:rPr>
            <w:delText>-مثال اول</w:delText>
          </w:r>
          <w:r w:rsidDel="00867FFC">
            <w:rPr>
              <w:noProof/>
              <w:webHidden/>
            </w:rPr>
            <w:tab/>
            <w:delText>20</w:delText>
          </w:r>
        </w:del>
      </w:ins>
    </w:p>
    <w:p w14:paraId="5373CF13" w14:textId="77777777" w:rsidR="002D494D" w:rsidDel="00867FFC" w:rsidRDefault="002D494D">
      <w:pPr>
        <w:pStyle w:val="TableofFigures"/>
        <w:tabs>
          <w:tab w:val="right" w:leader="dot" w:pos="9350"/>
        </w:tabs>
        <w:rPr>
          <w:ins w:id="1750" w:author="Windows User" w:date="2017-09-30T20:39:00Z"/>
          <w:del w:id="1751" w:author="Mahmoud" w:date="2017-10-06T13:19:00Z"/>
          <w:rFonts w:asciiTheme="minorHAnsi" w:eastAsiaTheme="minorEastAsia" w:hAnsiTheme="minorHAnsi" w:cstheme="minorBidi"/>
          <w:noProof/>
          <w:sz w:val="22"/>
          <w:szCs w:val="22"/>
          <w:lang w:bidi="ar-SA"/>
        </w:rPr>
        <w:pPrChange w:id="1752" w:author="Windows User" w:date="2017-10-14T03:28:00Z">
          <w:pPr>
            <w:pStyle w:val="TableofFigures"/>
            <w:tabs>
              <w:tab w:val="right" w:leader="dot" w:pos="9350"/>
            </w:tabs>
            <w:bidi w:val="0"/>
          </w:pPr>
        </w:pPrChange>
      </w:pPr>
      <w:ins w:id="1753" w:author="Windows User" w:date="2017-09-30T20:39:00Z">
        <w:del w:id="1754" w:author="Mahmoud" w:date="2017-10-06T13:19:00Z">
          <w:r w:rsidRPr="00867FFC" w:rsidDel="00867FFC">
            <w:rPr>
              <w:rStyle w:val="Hyperlink"/>
              <w:noProof/>
              <w:rtl/>
            </w:rPr>
            <w:delText>شکل 6</w:delText>
          </w:r>
          <w:r w:rsidRPr="00867FFC" w:rsidDel="00867FFC">
            <w:rPr>
              <w:rStyle w:val="Hyperlink"/>
              <w:noProof/>
            </w:rPr>
            <w:delText>-</w:delText>
          </w:r>
          <w:r w:rsidRPr="00867FFC" w:rsidDel="00867FFC">
            <w:rPr>
              <w:rStyle w:val="Hyperlink"/>
              <w:noProof/>
              <w:rtl/>
            </w:rPr>
            <w:delText xml:space="preserve"> تکه کد ساده برا</w:delText>
          </w:r>
          <w:r w:rsidRPr="00867FFC" w:rsidDel="00867FFC">
            <w:rPr>
              <w:rStyle w:val="Hyperlink"/>
              <w:rFonts w:hint="cs"/>
              <w:noProof/>
              <w:rtl/>
            </w:rPr>
            <w:delText>ی</w:delText>
          </w:r>
          <w:r w:rsidRPr="00867FFC" w:rsidDel="00867FFC">
            <w:rPr>
              <w:rStyle w:val="Hyperlink"/>
              <w:noProof/>
              <w:rtl/>
            </w:rPr>
            <w:delText xml:space="preserve"> آزمون با ابزار </w:delText>
          </w:r>
          <w:r w:rsidRPr="00867FFC" w:rsidDel="00867FFC">
            <w:rPr>
              <w:rStyle w:val="Hyperlink"/>
              <w:noProof/>
            </w:rPr>
            <w:delText>DART</w:delText>
          </w:r>
          <w:r w:rsidRPr="00867FFC" w:rsidDel="00867FFC">
            <w:rPr>
              <w:rStyle w:val="Hyperlink"/>
              <w:noProof/>
              <w:rtl/>
            </w:rPr>
            <w:delText>-مثال دوم</w:delText>
          </w:r>
          <w:r w:rsidDel="00867FFC">
            <w:rPr>
              <w:noProof/>
              <w:webHidden/>
            </w:rPr>
            <w:tab/>
            <w:delText>22</w:delText>
          </w:r>
        </w:del>
      </w:ins>
    </w:p>
    <w:p w14:paraId="1CDBE226" w14:textId="77777777" w:rsidR="002D494D" w:rsidDel="00867FFC" w:rsidRDefault="002D494D">
      <w:pPr>
        <w:pStyle w:val="TableofFigures"/>
        <w:tabs>
          <w:tab w:val="right" w:leader="dot" w:pos="9350"/>
        </w:tabs>
        <w:rPr>
          <w:ins w:id="1755" w:author="Windows User" w:date="2017-09-30T20:39:00Z"/>
          <w:del w:id="1756" w:author="Mahmoud" w:date="2017-10-06T13:19:00Z"/>
          <w:rFonts w:asciiTheme="minorHAnsi" w:eastAsiaTheme="minorEastAsia" w:hAnsiTheme="minorHAnsi" w:cstheme="minorBidi"/>
          <w:noProof/>
          <w:sz w:val="22"/>
          <w:szCs w:val="22"/>
          <w:lang w:bidi="ar-SA"/>
        </w:rPr>
        <w:pPrChange w:id="1757" w:author="Windows User" w:date="2017-10-14T03:28:00Z">
          <w:pPr>
            <w:pStyle w:val="TableofFigures"/>
            <w:tabs>
              <w:tab w:val="right" w:leader="dot" w:pos="9350"/>
            </w:tabs>
            <w:bidi w:val="0"/>
          </w:pPr>
        </w:pPrChange>
      </w:pPr>
      <w:ins w:id="1758" w:author="Windows User" w:date="2017-09-30T20:39:00Z">
        <w:del w:id="1759" w:author="Mahmoud" w:date="2017-10-06T13:19:00Z">
          <w:r w:rsidRPr="00867FFC" w:rsidDel="00867FFC">
            <w:rPr>
              <w:rStyle w:val="Hyperlink"/>
              <w:noProof/>
              <w:rtl/>
            </w:rPr>
            <w:delText>شکل 7</w:delText>
          </w:r>
          <w:r w:rsidRPr="00867FFC" w:rsidDel="00867FFC">
            <w:rPr>
              <w:rStyle w:val="Hyperlink"/>
              <w:noProof/>
            </w:rPr>
            <w:delText>-</w:delText>
          </w:r>
          <w:r w:rsidRPr="00867FFC" w:rsidDel="00867FFC">
            <w:rPr>
              <w:rStyle w:val="Hyperlink"/>
              <w:noProof/>
              <w:rtl/>
            </w:rPr>
            <w:delText xml:space="preserve"> تکه کد مربوط به برنامه </w:delText>
          </w:r>
          <w:r w:rsidRPr="00867FFC" w:rsidDel="00867FFC">
            <w:rPr>
              <w:rStyle w:val="Hyperlink"/>
              <w:rFonts w:hint="cs"/>
              <w:noProof/>
              <w:rtl/>
            </w:rPr>
            <w:delText>ی</w:delText>
          </w:r>
          <w:r w:rsidRPr="00867FFC" w:rsidDel="00867FFC">
            <w:rPr>
              <w:rStyle w:val="Hyperlink"/>
              <w:noProof/>
              <w:rtl/>
            </w:rPr>
            <w:delText xml:space="preserve"> آس</w:delText>
          </w:r>
          <w:r w:rsidRPr="00867FFC" w:rsidDel="00867FFC">
            <w:rPr>
              <w:rStyle w:val="Hyperlink"/>
              <w:rFonts w:hint="cs"/>
              <w:noProof/>
              <w:rtl/>
            </w:rPr>
            <w:delText>ی</w:delText>
          </w:r>
          <w:r w:rsidRPr="00867FFC" w:rsidDel="00867FFC">
            <w:rPr>
              <w:rStyle w:val="Hyperlink"/>
              <w:rFonts w:hint="eastAsia"/>
              <w:noProof/>
              <w:rtl/>
            </w:rPr>
            <w:delText>ب</w:delText>
          </w:r>
          <w:r w:rsidRPr="00867FFC" w:rsidDel="00867FFC">
            <w:rPr>
              <w:rStyle w:val="Hyperlink"/>
              <w:noProof/>
              <w:rtl/>
            </w:rPr>
            <w:delText xml:space="preserve"> پذ</w:delText>
          </w:r>
          <w:r w:rsidRPr="00867FFC" w:rsidDel="00867FFC">
            <w:rPr>
              <w:rStyle w:val="Hyperlink"/>
              <w:rFonts w:hint="cs"/>
              <w:noProof/>
              <w:rtl/>
            </w:rPr>
            <w:delText>ی</w:delText>
          </w:r>
          <w:r w:rsidRPr="00867FFC" w:rsidDel="00867FFC">
            <w:rPr>
              <w:rStyle w:val="Hyperlink"/>
              <w:rFonts w:hint="eastAsia"/>
              <w:noProof/>
              <w:rtl/>
            </w:rPr>
            <w:delText>ر</w:delText>
          </w:r>
          <w:r w:rsidRPr="00867FFC" w:rsidDel="00867FFC">
            <w:rPr>
              <w:rStyle w:val="Hyperlink"/>
              <w:noProof/>
              <w:rtl/>
            </w:rPr>
            <w:delText xml:space="preserve"> </w:delText>
          </w:r>
          <w:r w:rsidRPr="00867FFC" w:rsidDel="00867FFC">
            <w:rPr>
              <w:rStyle w:val="Hyperlink"/>
              <w:noProof/>
            </w:rPr>
            <w:delText>orzHttpd</w:delText>
          </w:r>
          <w:r w:rsidDel="00867FFC">
            <w:rPr>
              <w:noProof/>
              <w:webHidden/>
            </w:rPr>
            <w:tab/>
            <w:delText>26</w:delText>
          </w:r>
        </w:del>
      </w:ins>
    </w:p>
    <w:p w14:paraId="3A7F81E7" w14:textId="77777777" w:rsidR="002D494D" w:rsidDel="00867FFC" w:rsidRDefault="002D494D">
      <w:pPr>
        <w:pStyle w:val="TableofFigures"/>
        <w:tabs>
          <w:tab w:val="right" w:leader="dot" w:pos="9350"/>
        </w:tabs>
        <w:rPr>
          <w:ins w:id="1760" w:author="Windows User" w:date="2017-09-30T20:39:00Z"/>
          <w:del w:id="1761" w:author="Mahmoud" w:date="2017-10-06T13:19:00Z"/>
          <w:rFonts w:asciiTheme="minorHAnsi" w:eastAsiaTheme="minorEastAsia" w:hAnsiTheme="minorHAnsi" w:cstheme="minorBidi"/>
          <w:noProof/>
          <w:sz w:val="22"/>
          <w:szCs w:val="22"/>
          <w:lang w:bidi="ar-SA"/>
        </w:rPr>
        <w:pPrChange w:id="1762" w:author="Windows User" w:date="2017-10-14T03:28:00Z">
          <w:pPr>
            <w:pStyle w:val="TableofFigures"/>
            <w:tabs>
              <w:tab w:val="right" w:leader="dot" w:pos="9350"/>
            </w:tabs>
            <w:bidi w:val="0"/>
          </w:pPr>
        </w:pPrChange>
      </w:pPr>
      <w:ins w:id="1763" w:author="Windows User" w:date="2017-09-30T20:39:00Z">
        <w:del w:id="1764" w:author="Mahmoud" w:date="2017-10-06T13:19:00Z">
          <w:r w:rsidRPr="00867FFC" w:rsidDel="00867FFC">
            <w:rPr>
              <w:rStyle w:val="Hyperlink"/>
              <w:noProof/>
              <w:rtl/>
            </w:rPr>
            <w:delText>شکل 8- وضع</w:delText>
          </w:r>
          <w:r w:rsidRPr="00867FFC" w:rsidDel="00867FFC">
            <w:rPr>
              <w:rStyle w:val="Hyperlink"/>
              <w:rFonts w:hint="cs"/>
              <w:noProof/>
              <w:rtl/>
            </w:rPr>
            <w:delText>ی</w:delText>
          </w:r>
          <w:r w:rsidRPr="00867FFC" w:rsidDel="00867FFC">
            <w:rPr>
              <w:rStyle w:val="Hyperlink"/>
              <w:noProof/>
              <w:rtl/>
            </w:rPr>
            <w:delText>ت پشته برا</w:delText>
          </w:r>
          <w:r w:rsidRPr="00867FFC" w:rsidDel="00867FFC">
            <w:rPr>
              <w:rStyle w:val="Hyperlink"/>
              <w:rFonts w:hint="cs"/>
              <w:noProof/>
              <w:rtl/>
            </w:rPr>
            <w:delText>ی</w:delText>
          </w:r>
          <w:r w:rsidRPr="00867FFC" w:rsidDel="00867FFC">
            <w:rPr>
              <w:rStyle w:val="Hyperlink"/>
              <w:noProof/>
              <w:rtl/>
            </w:rPr>
            <w:delText xml:space="preserve"> برنامه </w:delText>
          </w:r>
          <w:r w:rsidRPr="00867FFC" w:rsidDel="00867FFC">
            <w:rPr>
              <w:rStyle w:val="Hyperlink"/>
              <w:rFonts w:hint="cs"/>
              <w:noProof/>
              <w:rtl/>
            </w:rPr>
            <w:delText>ی</w:delText>
          </w:r>
          <w:r w:rsidRPr="00867FFC" w:rsidDel="00867FFC">
            <w:rPr>
              <w:rStyle w:val="Hyperlink"/>
              <w:noProof/>
              <w:rtl/>
            </w:rPr>
            <w:delText xml:space="preserve"> آس</w:delText>
          </w:r>
          <w:r w:rsidRPr="00867FFC" w:rsidDel="00867FFC">
            <w:rPr>
              <w:rStyle w:val="Hyperlink"/>
              <w:rFonts w:hint="cs"/>
              <w:noProof/>
              <w:rtl/>
            </w:rPr>
            <w:delText>ی</w:delText>
          </w:r>
          <w:r w:rsidRPr="00867FFC" w:rsidDel="00867FFC">
            <w:rPr>
              <w:rStyle w:val="Hyperlink"/>
              <w:noProof/>
              <w:rtl/>
            </w:rPr>
            <w:delText>ب پذ</w:delText>
          </w:r>
          <w:r w:rsidRPr="00867FFC" w:rsidDel="00867FFC">
            <w:rPr>
              <w:rStyle w:val="Hyperlink"/>
              <w:rFonts w:hint="cs"/>
              <w:noProof/>
              <w:rtl/>
            </w:rPr>
            <w:delText>ی</w:delText>
          </w:r>
          <w:r w:rsidRPr="00867FFC" w:rsidDel="00867FFC">
            <w:rPr>
              <w:rStyle w:val="Hyperlink"/>
              <w:noProof/>
              <w:rtl/>
            </w:rPr>
            <w:delText xml:space="preserve">ر </w:delText>
          </w:r>
          <w:r w:rsidRPr="00867FFC" w:rsidDel="00867FFC">
            <w:rPr>
              <w:rStyle w:val="Hyperlink"/>
              <w:noProof/>
            </w:rPr>
            <w:delText>orzHttpd</w:delText>
          </w:r>
          <w:r w:rsidDel="00867FFC">
            <w:rPr>
              <w:noProof/>
              <w:webHidden/>
            </w:rPr>
            <w:tab/>
            <w:delText>26</w:delText>
          </w:r>
        </w:del>
      </w:ins>
    </w:p>
    <w:p w14:paraId="48A75A4D" w14:textId="77777777" w:rsidR="002D494D" w:rsidDel="00867FFC" w:rsidRDefault="002D494D">
      <w:pPr>
        <w:pStyle w:val="TableofFigures"/>
        <w:tabs>
          <w:tab w:val="right" w:leader="dot" w:pos="9350"/>
        </w:tabs>
        <w:rPr>
          <w:ins w:id="1765" w:author="Windows User" w:date="2017-09-30T20:39:00Z"/>
          <w:del w:id="1766" w:author="Mahmoud" w:date="2017-10-06T13:19:00Z"/>
          <w:rFonts w:asciiTheme="minorHAnsi" w:eastAsiaTheme="minorEastAsia" w:hAnsiTheme="minorHAnsi" w:cstheme="minorBidi"/>
          <w:noProof/>
          <w:sz w:val="22"/>
          <w:szCs w:val="22"/>
          <w:lang w:bidi="ar-SA"/>
        </w:rPr>
        <w:pPrChange w:id="1767" w:author="Windows User" w:date="2017-10-14T03:28:00Z">
          <w:pPr>
            <w:pStyle w:val="TableofFigures"/>
            <w:tabs>
              <w:tab w:val="right" w:leader="dot" w:pos="9350"/>
            </w:tabs>
            <w:bidi w:val="0"/>
          </w:pPr>
        </w:pPrChange>
      </w:pPr>
      <w:ins w:id="1768" w:author="Windows User" w:date="2017-09-30T20:39:00Z">
        <w:del w:id="1769" w:author="Mahmoud" w:date="2017-10-06T13:19:00Z">
          <w:r w:rsidRPr="00867FFC" w:rsidDel="00867FFC">
            <w:rPr>
              <w:rStyle w:val="Hyperlink"/>
              <w:noProof/>
              <w:rtl/>
            </w:rPr>
            <w:delText>3-2-4-اجرا</w:delText>
          </w:r>
          <w:r w:rsidRPr="00867FFC" w:rsidDel="00867FFC">
            <w:rPr>
              <w:rStyle w:val="Hyperlink"/>
              <w:rFonts w:hint="cs"/>
              <w:noProof/>
              <w:rtl/>
            </w:rPr>
            <w:delText>ی</w:delText>
          </w:r>
          <w:r w:rsidRPr="00867FFC" w:rsidDel="00867FFC">
            <w:rPr>
              <w:rStyle w:val="Hyperlink"/>
              <w:noProof/>
              <w:rtl/>
            </w:rPr>
            <w:delText xml:space="preserve"> ه</w:delText>
          </w:r>
          <w:r w:rsidRPr="00867FFC" w:rsidDel="00867FFC">
            <w:rPr>
              <w:rStyle w:val="Hyperlink"/>
              <w:rFonts w:hint="cs"/>
              <w:noProof/>
              <w:rtl/>
            </w:rPr>
            <w:delText>ی</w:delText>
          </w:r>
          <w:r w:rsidRPr="00867FFC" w:rsidDel="00867FFC">
            <w:rPr>
              <w:rStyle w:val="Hyperlink"/>
              <w:rFonts w:hint="eastAsia"/>
              <w:noProof/>
              <w:rtl/>
            </w:rPr>
            <w:delText>بر</w:delText>
          </w:r>
          <w:r w:rsidRPr="00867FFC" w:rsidDel="00867FFC">
            <w:rPr>
              <w:rStyle w:val="Hyperlink"/>
              <w:rFonts w:hint="cs"/>
              <w:noProof/>
              <w:rtl/>
            </w:rPr>
            <w:delText>ی</w:delText>
          </w:r>
          <w:r w:rsidRPr="00867FFC" w:rsidDel="00867FFC">
            <w:rPr>
              <w:rStyle w:val="Hyperlink"/>
              <w:rFonts w:hint="eastAsia"/>
              <w:noProof/>
              <w:rtl/>
            </w:rPr>
            <w:delText>د</w:delText>
          </w:r>
          <w:r w:rsidRPr="00867FFC" w:rsidDel="00867FFC">
            <w:rPr>
              <w:rStyle w:val="Hyperlink"/>
              <w:noProof/>
              <w:rtl/>
            </w:rPr>
            <w:delText xml:space="preserve"> پو</w:delText>
          </w:r>
          <w:r w:rsidRPr="00867FFC" w:rsidDel="00867FFC">
            <w:rPr>
              <w:rStyle w:val="Hyperlink"/>
              <w:rFonts w:hint="cs"/>
              <w:noProof/>
              <w:rtl/>
            </w:rPr>
            <w:delText>ی</w:delText>
          </w:r>
          <w:r w:rsidRPr="00867FFC" w:rsidDel="00867FFC">
            <w:rPr>
              <w:rStyle w:val="Hyperlink"/>
              <w:rFonts w:hint="eastAsia"/>
              <w:noProof/>
              <w:rtl/>
            </w:rPr>
            <w:delText>انماد</w:delText>
          </w:r>
          <w:r w:rsidRPr="00867FFC" w:rsidDel="00867FFC">
            <w:rPr>
              <w:rStyle w:val="Hyperlink"/>
              <w:rFonts w:hint="cs"/>
              <w:noProof/>
              <w:rtl/>
            </w:rPr>
            <w:delText>ی</w:delText>
          </w:r>
          <w:r w:rsidRPr="00867FFC" w:rsidDel="00867FFC">
            <w:rPr>
              <w:rStyle w:val="Hyperlink"/>
              <w:rFonts w:hint="eastAsia"/>
              <w:noProof/>
              <w:rtl/>
            </w:rPr>
            <w:delText>ن</w:delText>
          </w:r>
          <w:r w:rsidRPr="00867FFC" w:rsidDel="00867FFC">
            <w:rPr>
              <w:rStyle w:val="Hyperlink"/>
              <w:noProof/>
              <w:rtl/>
            </w:rPr>
            <w:delText xml:space="preserve"> در ابزار </w:delText>
          </w:r>
          <w:r w:rsidRPr="00867FFC" w:rsidDel="00867FFC">
            <w:rPr>
              <w:rStyle w:val="Hyperlink"/>
              <w:noProof/>
            </w:rPr>
            <w:delText>MAYHEM</w:delText>
          </w:r>
          <w:r w:rsidDel="00867FFC">
            <w:rPr>
              <w:noProof/>
              <w:webHidden/>
            </w:rPr>
            <w:tab/>
            <w:delText>29</w:delText>
          </w:r>
        </w:del>
      </w:ins>
    </w:p>
    <w:p w14:paraId="57401E94" w14:textId="77777777" w:rsidR="002D494D" w:rsidDel="00867FFC" w:rsidRDefault="002D494D">
      <w:pPr>
        <w:pStyle w:val="TableofFigures"/>
        <w:tabs>
          <w:tab w:val="right" w:leader="dot" w:pos="9350"/>
        </w:tabs>
        <w:rPr>
          <w:ins w:id="1770" w:author="Windows User" w:date="2017-09-30T20:39:00Z"/>
          <w:del w:id="1771" w:author="Mahmoud" w:date="2017-10-06T13:19:00Z"/>
          <w:rFonts w:asciiTheme="minorHAnsi" w:eastAsiaTheme="minorEastAsia" w:hAnsiTheme="minorHAnsi" w:cstheme="minorBidi"/>
          <w:noProof/>
          <w:sz w:val="22"/>
          <w:szCs w:val="22"/>
          <w:lang w:bidi="ar-SA"/>
        </w:rPr>
        <w:pPrChange w:id="1772" w:author="Windows User" w:date="2017-10-14T03:28:00Z">
          <w:pPr>
            <w:pStyle w:val="TableofFigures"/>
            <w:tabs>
              <w:tab w:val="right" w:leader="dot" w:pos="9350"/>
            </w:tabs>
            <w:bidi w:val="0"/>
          </w:pPr>
        </w:pPrChange>
      </w:pPr>
      <w:ins w:id="1773" w:author="Windows User" w:date="2017-09-30T20:39:00Z">
        <w:del w:id="1774" w:author="Mahmoud" w:date="2017-10-06T13:19:00Z">
          <w:r w:rsidRPr="00867FFC" w:rsidDel="00867FFC">
            <w:rPr>
              <w:rStyle w:val="Hyperlink"/>
              <w:noProof/>
              <w:rtl/>
            </w:rPr>
            <w:delText>شکل 48: کد نمونه به زبان اندرو</w:delText>
          </w:r>
          <w:r w:rsidRPr="00867FFC" w:rsidDel="00867FFC">
            <w:rPr>
              <w:rStyle w:val="Hyperlink"/>
              <w:rFonts w:hint="cs"/>
              <w:noProof/>
              <w:rtl/>
            </w:rPr>
            <w:delText>ی</w:delText>
          </w:r>
          <w:r w:rsidRPr="00867FFC" w:rsidDel="00867FFC">
            <w:rPr>
              <w:rStyle w:val="Hyperlink"/>
              <w:rFonts w:hint="eastAsia"/>
              <w:noProof/>
              <w:rtl/>
            </w:rPr>
            <w:delText>د</w:delText>
          </w:r>
          <w:r w:rsidDel="00867FFC">
            <w:rPr>
              <w:noProof/>
              <w:webHidden/>
            </w:rPr>
            <w:tab/>
            <w:delText>40</w:delText>
          </w:r>
        </w:del>
      </w:ins>
    </w:p>
    <w:p w14:paraId="51E1EF1A" w14:textId="77777777" w:rsidR="002D494D" w:rsidDel="00867FFC" w:rsidRDefault="002D494D">
      <w:pPr>
        <w:pStyle w:val="TableofFigures"/>
        <w:tabs>
          <w:tab w:val="right" w:leader="dot" w:pos="9350"/>
        </w:tabs>
        <w:rPr>
          <w:ins w:id="1775" w:author="Windows User" w:date="2017-09-30T20:39:00Z"/>
          <w:del w:id="1776" w:author="Mahmoud" w:date="2017-10-06T13:19:00Z"/>
          <w:rFonts w:asciiTheme="minorHAnsi" w:eastAsiaTheme="minorEastAsia" w:hAnsiTheme="minorHAnsi" w:cstheme="minorBidi"/>
          <w:noProof/>
          <w:sz w:val="22"/>
          <w:szCs w:val="22"/>
          <w:lang w:bidi="ar-SA"/>
        </w:rPr>
        <w:pPrChange w:id="1777" w:author="Windows User" w:date="2017-10-14T03:28:00Z">
          <w:pPr>
            <w:pStyle w:val="TableofFigures"/>
            <w:tabs>
              <w:tab w:val="right" w:leader="dot" w:pos="9350"/>
            </w:tabs>
            <w:bidi w:val="0"/>
          </w:pPr>
        </w:pPrChange>
      </w:pPr>
      <w:ins w:id="1778" w:author="Windows User" w:date="2017-09-30T20:39:00Z">
        <w:del w:id="1779" w:author="Mahmoud" w:date="2017-10-06T13:19:00Z">
          <w:r w:rsidRPr="00867FFC" w:rsidDel="00867FFC">
            <w:rPr>
              <w:rStyle w:val="Hyperlink"/>
              <w:noProof/>
              <w:rtl/>
            </w:rPr>
            <w:delText>شکل 48: نما</w:delText>
          </w:r>
          <w:r w:rsidRPr="00867FFC" w:rsidDel="00867FFC">
            <w:rPr>
              <w:rStyle w:val="Hyperlink"/>
              <w:rFonts w:hint="cs"/>
              <w:noProof/>
              <w:rtl/>
            </w:rPr>
            <w:delText>یی</w:delText>
          </w:r>
          <w:r w:rsidRPr="00867FFC" w:rsidDel="00867FFC">
            <w:rPr>
              <w:rStyle w:val="Hyperlink"/>
              <w:noProof/>
              <w:rtl/>
            </w:rPr>
            <w:delText xml:space="preserve"> از برنامه</w:delText>
          </w:r>
          <w:r w:rsidDel="00867FFC">
            <w:rPr>
              <w:noProof/>
              <w:webHidden/>
            </w:rPr>
            <w:tab/>
            <w:delText>40</w:delText>
          </w:r>
        </w:del>
      </w:ins>
    </w:p>
    <w:p w14:paraId="639EA264" w14:textId="77777777" w:rsidR="002D494D" w:rsidDel="00867FFC" w:rsidRDefault="002D494D">
      <w:pPr>
        <w:pStyle w:val="TableofFigures"/>
        <w:tabs>
          <w:tab w:val="right" w:leader="dot" w:pos="9350"/>
        </w:tabs>
        <w:rPr>
          <w:ins w:id="1780" w:author="Windows User" w:date="2017-09-30T20:39:00Z"/>
          <w:del w:id="1781" w:author="Mahmoud" w:date="2017-10-06T13:19:00Z"/>
          <w:rFonts w:asciiTheme="minorHAnsi" w:eastAsiaTheme="minorEastAsia" w:hAnsiTheme="minorHAnsi" w:cstheme="minorBidi"/>
          <w:noProof/>
          <w:sz w:val="22"/>
          <w:szCs w:val="22"/>
          <w:lang w:bidi="ar-SA"/>
        </w:rPr>
        <w:pPrChange w:id="1782" w:author="Windows User" w:date="2017-10-14T03:28:00Z">
          <w:pPr>
            <w:pStyle w:val="TableofFigures"/>
            <w:tabs>
              <w:tab w:val="right" w:leader="dot" w:pos="9350"/>
            </w:tabs>
            <w:bidi w:val="0"/>
          </w:pPr>
        </w:pPrChange>
      </w:pPr>
      <w:ins w:id="1783" w:author="Windows User" w:date="2017-09-30T20:39:00Z">
        <w:del w:id="1784" w:author="Mahmoud" w:date="2017-10-06T13:19:00Z">
          <w:r w:rsidRPr="00867FFC" w:rsidDel="00867FFC">
            <w:rPr>
              <w:rStyle w:val="Hyperlink"/>
              <w:noProof/>
              <w:rtl/>
            </w:rPr>
            <w:delText>شکل 49: سلسله مراتب و</w:delText>
          </w:r>
          <w:r w:rsidRPr="00867FFC" w:rsidDel="00867FFC">
            <w:rPr>
              <w:rStyle w:val="Hyperlink"/>
              <w:rFonts w:hint="cs"/>
              <w:noProof/>
              <w:rtl/>
            </w:rPr>
            <w:delText>ی</w:delText>
          </w:r>
          <w:r w:rsidRPr="00867FFC" w:rsidDel="00867FFC">
            <w:rPr>
              <w:rStyle w:val="Hyperlink"/>
              <w:rFonts w:hint="eastAsia"/>
              <w:noProof/>
              <w:rtl/>
            </w:rPr>
            <w:delText>جت‌ها</w:delText>
          </w:r>
          <w:r w:rsidRPr="00867FFC" w:rsidDel="00867FFC">
            <w:rPr>
              <w:rStyle w:val="Hyperlink"/>
              <w:noProof/>
              <w:rtl/>
            </w:rPr>
            <w:delText xml:space="preserve"> در صفحه اصل</w:delText>
          </w:r>
          <w:r w:rsidRPr="00867FFC" w:rsidDel="00867FFC">
            <w:rPr>
              <w:rStyle w:val="Hyperlink"/>
              <w:rFonts w:hint="cs"/>
              <w:noProof/>
              <w:rtl/>
            </w:rPr>
            <w:delText>ی</w:delText>
          </w:r>
          <w:r w:rsidRPr="00867FFC" w:rsidDel="00867FFC">
            <w:rPr>
              <w:rStyle w:val="Hyperlink"/>
              <w:noProof/>
              <w:rtl/>
            </w:rPr>
            <w:delText xml:space="preserve"> برنامه</w:delText>
          </w:r>
          <w:r w:rsidDel="00867FFC">
            <w:rPr>
              <w:noProof/>
              <w:webHidden/>
            </w:rPr>
            <w:tab/>
            <w:delText>41</w:delText>
          </w:r>
        </w:del>
      </w:ins>
    </w:p>
    <w:p w14:paraId="57C8D063" w14:textId="77777777" w:rsidR="002D494D" w:rsidDel="00867FFC" w:rsidRDefault="002D494D">
      <w:pPr>
        <w:pStyle w:val="TableofFigures"/>
        <w:tabs>
          <w:tab w:val="right" w:leader="dot" w:pos="9350"/>
        </w:tabs>
        <w:rPr>
          <w:ins w:id="1785" w:author="Windows User" w:date="2017-09-30T20:39:00Z"/>
          <w:del w:id="1786" w:author="Mahmoud" w:date="2017-10-06T13:19:00Z"/>
          <w:rFonts w:asciiTheme="minorHAnsi" w:eastAsiaTheme="minorEastAsia" w:hAnsiTheme="minorHAnsi" w:cstheme="minorBidi"/>
          <w:noProof/>
          <w:sz w:val="22"/>
          <w:szCs w:val="22"/>
          <w:lang w:bidi="ar-SA"/>
        </w:rPr>
        <w:pPrChange w:id="1787" w:author="Windows User" w:date="2017-10-14T03:28:00Z">
          <w:pPr>
            <w:pStyle w:val="TableofFigures"/>
            <w:tabs>
              <w:tab w:val="right" w:leader="dot" w:pos="9350"/>
            </w:tabs>
            <w:bidi w:val="0"/>
          </w:pPr>
        </w:pPrChange>
      </w:pPr>
      <w:ins w:id="1788" w:author="Windows User" w:date="2017-09-30T20:39:00Z">
        <w:del w:id="1789" w:author="Mahmoud" w:date="2017-10-06T13:19:00Z">
          <w:r w:rsidRPr="00867FFC" w:rsidDel="00867FFC">
            <w:rPr>
              <w:rStyle w:val="Hyperlink"/>
              <w:noProof/>
              <w:rtl/>
            </w:rPr>
            <w:delText>شکل 50: معمار</w:delText>
          </w:r>
          <w:r w:rsidRPr="00867FFC" w:rsidDel="00867FFC">
            <w:rPr>
              <w:rStyle w:val="Hyperlink"/>
              <w:rFonts w:hint="cs"/>
              <w:noProof/>
              <w:rtl/>
            </w:rPr>
            <w:delText>ی</w:delText>
          </w:r>
          <w:r w:rsidRPr="00867FFC" w:rsidDel="00867FFC">
            <w:rPr>
              <w:rStyle w:val="Hyperlink"/>
              <w:noProof/>
              <w:rtl/>
            </w:rPr>
            <w:delText xml:space="preserve"> ابزار ارائه شده</w:delText>
          </w:r>
          <w:r w:rsidDel="00867FFC">
            <w:rPr>
              <w:noProof/>
              <w:webHidden/>
            </w:rPr>
            <w:tab/>
            <w:delText>42</w:delText>
          </w:r>
        </w:del>
      </w:ins>
    </w:p>
    <w:p w14:paraId="4DEF3BAF" w14:textId="77777777" w:rsidR="002D494D" w:rsidDel="00867FFC" w:rsidRDefault="002D494D">
      <w:pPr>
        <w:pStyle w:val="TableofFigures"/>
        <w:tabs>
          <w:tab w:val="right" w:leader="dot" w:pos="9350"/>
        </w:tabs>
        <w:rPr>
          <w:ins w:id="1790" w:author="Windows User" w:date="2017-09-30T20:39:00Z"/>
          <w:del w:id="1791" w:author="Mahmoud" w:date="2017-10-06T13:19:00Z"/>
          <w:rFonts w:asciiTheme="minorHAnsi" w:eastAsiaTheme="minorEastAsia" w:hAnsiTheme="minorHAnsi" w:cstheme="minorBidi"/>
          <w:noProof/>
          <w:sz w:val="22"/>
          <w:szCs w:val="22"/>
          <w:lang w:bidi="ar-SA"/>
        </w:rPr>
        <w:pPrChange w:id="1792" w:author="Windows User" w:date="2017-10-14T03:28:00Z">
          <w:pPr>
            <w:pStyle w:val="TableofFigures"/>
            <w:tabs>
              <w:tab w:val="right" w:leader="dot" w:pos="9350"/>
            </w:tabs>
            <w:bidi w:val="0"/>
          </w:pPr>
        </w:pPrChange>
      </w:pPr>
      <w:ins w:id="1793" w:author="Windows User" w:date="2017-09-30T20:39:00Z">
        <w:del w:id="1794" w:author="Mahmoud" w:date="2017-10-06T13:19:00Z">
          <w:r w:rsidRPr="00867FFC" w:rsidDel="00867FFC">
            <w:rPr>
              <w:rStyle w:val="Hyperlink"/>
              <w:noProof/>
              <w:rtl/>
            </w:rPr>
            <w:delText>شکل 7</w:delText>
          </w:r>
          <w:r w:rsidRPr="00867FFC" w:rsidDel="00867FFC">
            <w:rPr>
              <w:rStyle w:val="Hyperlink"/>
              <w:noProof/>
            </w:rPr>
            <w:delText>-</w:delText>
          </w:r>
          <w:r w:rsidRPr="00867FFC" w:rsidDel="00867FFC">
            <w:rPr>
              <w:rStyle w:val="Hyperlink"/>
              <w:noProof/>
              <w:rtl/>
            </w:rPr>
            <w:delText xml:space="preserve"> نمونه </w:delText>
          </w:r>
          <w:r w:rsidRPr="00867FFC" w:rsidDel="00867FFC">
            <w:rPr>
              <w:rStyle w:val="Hyperlink"/>
              <w:rFonts w:hint="cs"/>
              <w:noProof/>
              <w:rtl/>
            </w:rPr>
            <w:delText>ی</w:delText>
          </w:r>
          <w:r w:rsidRPr="00867FFC" w:rsidDel="00867FFC">
            <w:rPr>
              <w:rStyle w:val="Hyperlink"/>
              <w:noProof/>
              <w:rtl/>
            </w:rPr>
            <w:delText xml:space="preserve"> کد اسمبل</w:delText>
          </w:r>
          <w:r w:rsidRPr="00867FFC" w:rsidDel="00867FFC">
            <w:rPr>
              <w:rStyle w:val="Hyperlink"/>
              <w:rFonts w:hint="cs"/>
              <w:noProof/>
              <w:rtl/>
            </w:rPr>
            <w:delText>ی</w:delText>
          </w:r>
          <w:r w:rsidRPr="00867FFC" w:rsidDel="00867FFC">
            <w:rPr>
              <w:rStyle w:val="Hyperlink"/>
              <w:noProof/>
              <w:rtl/>
            </w:rPr>
            <w:delText xml:space="preserve"> و کد منبع </w:delText>
          </w:r>
          <w:r w:rsidRPr="00867FFC" w:rsidDel="00867FFC">
            <w:rPr>
              <w:rStyle w:val="Hyperlink"/>
              <w:rFonts w:hint="cs"/>
              <w:noProof/>
              <w:rtl/>
            </w:rPr>
            <w:delText>ی</w:delText>
          </w:r>
          <w:r w:rsidRPr="00867FFC" w:rsidDel="00867FFC">
            <w:rPr>
              <w:rStyle w:val="Hyperlink"/>
              <w:noProof/>
              <w:rtl/>
            </w:rPr>
            <w:delText xml:space="preserve">ک دژافزار مشابه  واره </w:delText>
          </w:r>
          <w:r w:rsidRPr="00867FFC" w:rsidDel="00867FFC">
            <w:rPr>
              <w:rStyle w:val="Hyperlink"/>
              <w:rFonts w:hint="cs"/>
              <w:noProof/>
              <w:rtl/>
            </w:rPr>
            <w:delText>ی</w:delText>
          </w:r>
          <w:r w:rsidRPr="00867FFC" w:rsidDel="00867FFC">
            <w:rPr>
              <w:rStyle w:val="Hyperlink"/>
              <w:noProof/>
              <w:rtl/>
            </w:rPr>
            <w:delText xml:space="preserve"> </w:delText>
          </w:r>
          <w:r w:rsidRPr="00867FFC" w:rsidDel="00867FFC">
            <w:rPr>
              <w:rStyle w:val="Hyperlink"/>
              <w:noProof/>
            </w:rPr>
            <w:delText>Mydoom</w:delText>
          </w:r>
          <w:r w:rsidDel="00867FFC">
            <w:rPr>
              <w:noProof/>
              <w:webHidden/>
            </w:rPr>
            <w:tab/>
            <w:delText>53</w:delText>
          </w:r>
        </w:del>
      </w:ins>
    </w:p>
    <w:p w14:paraId="6DD17A9E" w14:textId="77777777" w:rsidR="002D494D" w:rsidDel="00867FFC" w:rsidRDefault="002D494D">
      <w:pPr>
        <w:pStyle w:val="TableofFigures"/>
        <w:tabs>
          <w:tab w:val="right" w:leader="dot" w:pos="9350"/>
        </w:tabs>
        <w:rPr>
          <w:ins w:id="1795" w:author="Windows User" w:date="2017-09-30T20:39:00Z"/>
          <w:del w:id="1796" w:author="Mahmoud" w:date="2017-10-06T13:19:00Z"/>
          <w:rFonts w:asciiTheme="minorHAnsi" w:eastAsiaTheme="minorEastAsia" w:hAnsiTheme="minorHAnsi" w:cstheme="minorBidi"/>
          <w:noProof/>
          <w:sz w:val="22"/>
          <w:szCs w:val="22"/>
          <w:lang w:bidi="ar-SA"/>
        </w:rPr>
        <w:pPrChange w:id="1797" w:author="Windows User" w:date="2017-10-14T03:28:00Z">
          <w:pPr>
            <w:pStyle w:val="TableofFigures"/>
            <w:tabs>
              <w:tab w:val="right" w:leader="dot" w:pos="9350"/>
            </w:tabs>
            <w:bidi w:val="0"/>
          </w:pPr>
        </w:pPrChange>
      </w:pPr>
      <w:ins w:id="1798" w:author="Windows User" w:date="2017-09-30T20:39:00Z">
        <w:del w:id="1799" w:author="Mahmoud" w:date="2017-10-06T13:19:00Z">
          <w:r w:rsidRPr="00867FFC" w:rsidDel="00867FFC">
            <w:rPr>
              <w:rStyle w:val="Hyperlink"/>
              <w:noProof/>
              <w:rtl/>
            </w:rPr>
            <w:delText>شکل 8-مراحل مختلف ابزار</w:delText>
          </w:r>
          <w:r w:rsidRPr="00867FFC" w:rsidDel="00867FFC">
            <w:rPr>
              <w:rStyle w:val="Hyperlink"/>
              <w:noProof/>
            </w:rPr>
            <w:delText>MinSweeper</w:delText>
          </w:r>
          <w:r w:rsidDel="00867FFC">
            <w:rPr>
              <w:noProof/>
              <w:webHidden/>
            </w:rPr>
            <w:tab/>
            <w:delText>56</w:delText>
          </w:r>
        </w:del>
      </w:ins>
    </w:p>
    <w:p w14:paraId="53B5079D" w14:textId="77777777" w:rsidR="00433007" w:rsidDel="00867FFC" w:rsidRDefault="00433007" w:rsidP="00E2341D">
      <w:pPr>
        <w:pStyle w:val="TableofFigures"/>
        <w:tabs>
          <w:tab w:val="right" w:leader="dot" w:pos="9350"/>
        </w:tabs>
        <w:rPr>
          <w:del w:id="1800" w:author="Mahmoud" w:date="2017-10-06T13:19:00Z"/>
          <w:rFonts w:asciiTheme="minorHAnsi" w:eastAsiaTheme="minorEastAsia" w:hAnsiTheme="minorHAnsi" w:cstheme="minorBidi"/>
          <w:noProof/>
          <w:sz w:val="22"/>
          <w:szCs w:val="22"/>
          <w:lang w:bidi="ar-SA"/>
        </w:rPr>
      </w:pPr>
      <w:del w:id="1801" w:author="Mahmoud" w:date="2017-10-06T13:19:00Z">
        <w:r w:rsidRPr="00D96A18" w:rsidDel="00867FFC">
          <w:rPr>
            <w:rtl/>
            <w:rPrChange w:id="1802" w:author="Windows User" w:date="2017-09-22T17:01:00Z">
              <w:rPr>
                <w:rStyle w:val="Hyperlink"/>
                <w:noProof/>
                <w:rtl/>
              </w:rPr>
            </w:rPrChange>
          </w:rPr>
          <w:delText>شکل 1</w:delText>
        </w:r>
        <w:r w:rsidRPr="00D96A18" w:rsidDel="00867FFC">
          <w:rPr>
            <w:rPrChange w:id="1803" w:author="Windows User" w:date="2017-09-22T17:01:00Z">
              <w:rPr>
                <w:rStyle w:val="Hyperlink"/>
                <w:noProof/>
              </w:rPr>
            </w:rPrChange>
          </w:rPr>
          <w:delText xml:space="preserve">- </w:delText>
        </w:r>
        <w:r w:rsidRPr="00D96A18" w:rsidDel="00867FFC">
          <w:rPr>
            <w:rtl/>
            <w:rPrChange w:id="1804" w:author="Windows User" w:date="2017-09-22T17:01:00Z">
              <w:rPr>
                <w:rStyle w:val="Hyperlink"/>
                <w:noProof/>
                <w:rtl/>
              </w:rPr>
            </w:rPrChange>
          </w:rPr>
          <w:delText>مثال</w:delText>
        </w:r>
        <w:r w:rsidRPr="00D96A18" w:rsidDel="00867FFC">
          <w:rPr>
            <w:rFonts w:hint="cs"/>
            <w:rtl/>
            <w:rPrChange w:id="1805" w:author="Windows User" w:date="2017-09-22T17:01:00Z">
              <w:rPr>
                <w:rStyle w:val="Hyperlink"/>
                <w:rFonts w:hint="cs"/>
                <w:noProof/>
                <w:rtl/>
              </w:rPr>
            </w:rPrChange>
          </w:rPr>
          <w:delText>ی</w:delText>
        </w:r>
        <w:r w:rsidRPr="00D96A18" w:rsidDel="00867FFC">
          <w:rPr>
            <w:rtl/>
            <w:rPrChange w:id="1806" w:author="Windows User" w:date="2017-09-22T17:01:00Z">
              <w:rPr>
                <w:rStyle w:val="Hyperlink"/>
                <w:noProof/>
                <w:rtl/>
              </w:rPr>
            </w:rPrChange>
          </w:rPr>
          <w:delText xml:space="preserve"> از </w:delText>
        </w:r>
        <w:r w:rsidRPr="00D96A18" w:rsidDel="00867FFC">
          <w:rPr>
            <w:rFonts w:hint="cs"/>
            <w:rtl/>
            <w:rPrChange w:id="1807" w:author="Windows User" w:date="2017-09-22T17:01:00Z">
              <w:rPr>
                <w:rStyle w:val="Hyperlink"/>
                <w:rFonts w:hint="cs"/>
                <w:noProof/>
                <w:rtl/>
              </w:rPr>
            </w:rPrChange>
          </w:rPr>
          <w:delText>یک</w:delText>
        </w:r>
        <w:r w:rsidRPr="00D96A18" w:rsidDel="00867FFC">
          <w:rPr>
            <w:rtl/>
            <w:rPrChange w:id="1808" w:author="Windows User" w:date="2017-09-22T17:01:00Z">
              <w:rPr>
                <w:rStyle w:val="Hyperlink"/>
                <w:noProof/>
                <w:rtl/>
              </w:rPr>
            </w:rPrChange>
          </w:rPr>
          <w:delText xml:space="preserve"> تابع ساده برا</w:delText>
        </w:r>
        <w:r w:rsidRPr="00D96A18" w:rsidDel="00867FFC">
          <w:rPr>
            <w:rFonts w:hint="cs"/>
            <w:rtl/>
            <w:rPrChange w:id="1809" w:author="Windows User" w:date="2017-09-22T17:01:00Z">
              <w:rPr>
                <w:rStyle w:val="Hyperlink"/>
                <w:rFonts w:hint="cs"/>
                <w:noProof/>
                <w:rtl/>
              </w:rPr>
            </w:rPrChange>
          </w:rPr>
          <w:delText>ی</w:delText>
        </w:r>
        <w:r w:rsidRPr="00D96A18" w:rsidDel="00867FFC">
          <w:rPr>
            <w:rtl/>
            <w:rPrChange w:id="1810" w:author="Windows User" w:date="2017-09-22T17:01:00Z">
              <w:rPr>
                <w:rStyle w:val="Hyperlink"/>
                <w:noProof/>
                <w:rtl/>
              </w:rPr>
            </w:rPrChange>
          </w:rPr>
          <w:delText xml:space="preserve"> نما</w:delText>
        </w:r>
        <w:r w:rsidRPr="00D96A18" w:rsidDel="00867FFC">
          <w:rPr>
            <w:rFonts w:hint="cs"/>
            <w:rtl/>
            <w:rPrChange w:id="1811" w:author="Windows User" w:date="2017-09-22T17:01:00Z">
              <w:rPr>
                <w:rStyle w:val="Hyperlink"/>
                <w:rFonts w:hint="cs"/>
                <w:noProof/>
                <w:rtl/>
              </w:rPr>
            </w:rPrChange>
          </w:rPr>
          <w:delText>یش</w:delText>
        </w:r>
        <w:r w:rsidRPr="00D96A18" w:rsidDel="00867FFC">
          <w:rPr>
            <w:rtl/>
            <w:rPrChange w:id="1812" w:author="Windows User" w:date="2017-09-22T17:01:00Z">
              <w:rPr>
                <w:rStyle w:val="Hyperlink"/>
                <w:noProof/>
                <w:rtl/>
              </w:rPr>
            </w:rPrChange>
          </w:rPr>
          <w:delText xml:space="preserve"> اجرا</w:delText>
        </w:r>
        <w:r w:rsidRPr="00D96A18" w:rsidDel="00867FFC">
          <w:rPr>
            <w:rFonts w:hint="cs"/>
            <w:rtl/>
            <w:rPrChange w:id="1813" w:author="Windows User" w:date="2017-09-22T17:01:00Z">
              <w:rPr>
                <w:rStyle w:val="Hyperlink"/>
                <w:rFonts w:hint="cs"/>
                <w:noProof/>
                <w:rtl/>
              </w:rPr>
            </w:rPrChange>
          </w:rPr>
          <w:delText>ی</w:delText>
        </w:r>
        <w:r w:rsidRPr="00D96A18" w:rsidDel="00867FFC">
          <w:rPr>
            <w:rtl/>
            <w:rPrChange w:id="1814" w:author="Windows User" w:date="2017-09-22T17:01:00Z">
              <w:rPr>
                <w:rStyle w:val="Hyperlink"/>
                <w:noProof/>
                <w:rtl/>
              </w:rPr>
            </w:rPrChange>
          </w:rPr>
          <w:delText xml:space="preserve"> نماد</w:delText>
        </w:r>
        <w:r w:rsidRPr="00D96A18" w:rsidDel="00867FFC">
          <w:rPr>
            <w:rFonts w:hint="cs"/>
            <w:rtl/>
            <w:rPrChange w:id="1815" w:author="Windows User" w:date="2017-09-22T17:01:00Z">
              <w:rPr>
                <w:rStyle w:val="Hyperlink"/>
                <w:rFonts w:hint="cs"/>
                <w:noProof/>
                <w:rtl/>
              </w:rPr>
            </w:rPrChange>
          </w:rPr>
          <w:delText>ین</w:delText>
        </w:r>
        <w:r w:rsidDel="00867FFC">
          <w:rPr>
            <w:noProof/>
            <w:webHidden/>
          </w:rPr>
          <w:tab/>
        </w:r>
        <w:r w:rsidR="00551433" w:rsidDel="00867FFC">
          <w:rPr>
            <w:noProof/>
            <w:webHidden/>
            <w:rtl/>
          </w:rPr>
          <w:delText>8</w:delText>
        </w:r>
      </w:del>
    </w:p>
    <w:p w14:paraId="62F1F158" w14:textId="77777777" w:rsidR="00433007" w:rsidDel="00867FFC" w:rsidRDefault="00433007" w:rsidP="00E2341D">
      <w:pPr>
        <w:pStyle w:val="TableofFigures"/>
        <w:tabs>
          <w:tab w:val="right" w:leader="dot" w:pos="9350"/>
        </w:tabs>
        <w:rPr>
          <w:del w:id="1816" w:author="Mahmoud" w:date="2017-10-06T13:19:00Z"/>
          <w:rFonts w:asciiTheme="minorHAnsi" w:eastAsiaTheme="minorEastAsia" w:hAnsiTheme="minorHAnsi" w:cstheme="minorBidi"/>
          <w:noProof/>
          <w:sz w:val="22"/>
          <w:szCs w:val="22"/>
          <w:lang w:bidi="ar-SA"/>
        </w:rPr>
      </w:pPr>
      <w:del w:id="1817" w:author="Mahmoud" w:date="2017-10-06T13:19:00Z">
        <w:r w:rsidRPr="00D96A18" w:rsidDel="00867FFC">
          <w:rPr>
            <w:rtl/>
            <w:rPrChange w:id="1818" w:author="Windows User" w:date="2017-09-22T17:01:00Z">
              <w:rPr>
                <w:rStyle w:val="Hyperlink"/>
                <w:noProof/>
                <w:rtl/>
              </w:rPr>
            </w:rPrChange>
          </w:rPr>
          <w:delText>شکل 2</w:delText>
        </w:r>
        <w:r w:rsidRPr="00D96A18" w:rsidDel="00867FFC">
          <w:rPr>
            <w:rPrChange w:id="1819" w:author="Windows User" w:date="2017-09-22T17:01:00Z">
              <w:rPr>
                <w:rStyle w:val="Hyperlink"/>
                <w:noProof/>
              </w:rPr>
            </w:rPrChange>
          </w:rPr>
          <w:delText>-</w:delText>
        </w:r>
        <w:r w:rsidRPr="00D96A18" w:rsidDel="00867FFC">
          <w:rPr>
            <w:rtl/>
            <w:rPrChange w:id="1820" w:author="Windows User" w:date="2017-09-22T17:01:00Z">
              <w:rPr>
                <w:rStyle w:val="Hyperlink"/>
                <w:noProof/>
                <w:rtl/>
              </w:rPr>
            </w:rPrChange>
          </w:rPr>
          <w:delText>درخت اجرا</w:delText>
        </w:r>
        <w:r w:rsidRPr="00D96A18" w:rsidDel="00867FFC">
          <w:rPr>
            <w:rFonts w:hint="cs"/>
            <w:rtl/>
            <w:rPrChange w:id="1821" w:author="Windows User" w:date="2017-09-22T17:01:00Z">
              <w:rPr>
                <w:rStyle w:val="Hyperlink"/>
                <w:rFonts w:hint="cs"/>
                <w:noProof/>
                <w:rtl/>
              </w:rPr>
            </w:rPrChange>
          </w:rPr>
          <w:delText>ی</w:delText>
        </w:r>
        <w:r w:rsidRPr="00D96A18" w:rsidDel="00867FFC">
          <w:rPr>
            <w:rtl/>
            <w:rPrChange w:id="1822" w:author="Windows User" w:date="2017-09-22T17:01:00Z">
              <w:rPr>
                <w:rStyle w:val="Hyperlink"/>
                <w:noProof/>
                <w:rtl/>
              </w:rPr>
            </w:rPrChange>
          </w:rPr>
          <w:delText xml:space="preserve"> مثال شکل 1</w:delText>
        </w:r>
        <w:r w:rsidDel="00867FFC">
          <w:rPr>
            <w:noProof/>
            <w:webHidden/>
          </w:rPr>
          <w:tab/>
        </w:r>
        <w:r w:rsidR="00551433" w:rsidDel="00867FFC">
          <w:rPr>
            <w:noProof/>
            <w:webHidden/>
            <w:rtl/>
          </w:rPr>
          <w:delText>9</w:delText>
        </w:r>
      </w:del>
    </w:p>
    <w:p w14:paraId="76C4989A" w14:textId="77777777" w:rsidR="00433007" w:rsidDel="00867FFC" w:rsidRDefault="00433007" w:rsidP="00E2341D">
      <w:pPr>
        <w:pStyle w:val="TableofFigures"/>
        <w:tabs>
          <w:tab w:val="right" w:leader="dot" w:pos="9350"/>
        </w:tabs>
        <w:rPr>
          <w:del w:id="1823" w:author="Mahmoud" w:date="2017-10-06T13:19:00Z"/>
          <w:rFonts w:asciiTheme="minorHAnsi" w:eastAsiaTheme="minorEastAsia" w:hAnsiTheme="minorHAnsi" w:cstheme="minorBidi"/>
          <w:noProof/>
          <w:sz w:val="22"/>
          <w:szCs w:val="22"/>
          <w:lang w:bidi="ar-SA"/>
        </w:rPr>
      </w:pPr>
      <w:del w:id="1824" w:author="Mahmoud" w:date="2017-10-06T13:19:00Z">
        <w:r w:rsidRPr="00D96A18" w:rsidDel="00867FFC">
          <w:rPr>
            <w:rtl/>
            <w:rPrChange w:id="1825" w:author="Windows User" w:date="2017-09-22T17:01:00Z">
              <w:rPr>
                <w:rStyle w:val="Hyperlink"/>
                <w:noProof/>
                <w:rtl/>
              </w:rPr>
            </w:rPrChange>
          </w:rPr>
          <w:delText>شکل 3</w:delText>
        </w:r>
        <w:r w:rsidRPr="00D96A18" w:rsidDel="00867FFC">
          <w:rPr>
            <w:rPrChange w:id="1826" w:author="Windows User" w:date="2017-09-22T17:01:00Z">
              <w:rPr>
                <w:rStyle w:val="Hyperlink"/>
                <w:noProof/>
              </w:rPr>
            </w:rPrChange>
          </w:rPr>
          <w:delText xml:space="preserve">- </w:delText>
        </w:r>
        <w:r w:rsidRPr="00D96A18" w:rsidDel="00867FFC">
          <w:rPr>
            <w:rtl/>
            <w:rPrChange w:id="1827" w:author="Windows User" w:date="2017-09-22T17:01:00Z">
              <w:rPr>
                <w:rStyle w:val="Hyperlink"/>
                <w:noProof/>
                <w:rtl/>
              </w:rPr>
            </w:rPrChange>
          </w:rPr>
          <w:delText xml:space="preserve"> تابع ساده  با نامتناه</w:delText>
        </w:r>
        <w:r w:rsidRPr="00D96A18" w:rsidDel="00867FFC">
          <w:rPr>
            <w:rFonts w:hint="cs"/>
            <w:rtl/>
            <w:rPrChange w:id="1828" w:author="Windows User" w:date="2017-09-22T17:01:00Z">
              <w:rPr>
                <w:rStyle w:val="Hyperlink"/>
                <w:rFonts w:hint="cs"/>
                <w:noProof/>
                <w:rtl/>
              </w:rPr>
            </w:rPrChange>
          </w:rPr>
          <w:delText>ی</w:delText>
        </w:r>
        <w:r w:rsidRPr="00D96A18" w:rsidDel="00867FFC">
          <w:rPr>
            <w:rtl/>
            <w:rPrChange w:id="1829" w:author="Windows User" w:date="2017-09-22T17:01:00Z">
              <w:rPr>
                <w:rStyle w:val="Hyperlink"/>
                <w:noProof/>
                <w:rtl/>
              </w:rPr>
            </w:rPrChange>
          </w:rPr>
          <w:delText xml:space="preserve"> مس</w:delText>
        </w:r>
        <w:r w:rsidRPr="00D96A18" w:rsidDel="00867FFC">
          <w:rPr>
            <w:rFonts w:hint="cs"/>
            <w:rtl/>
            <w:rPrChange w:id="1830" w:author="Windows User" w:date="2017-09-22T17:01:00Z">
              <w:rPr>
                <w:rStyle w:val="Hyperlink"/>
                <w:rFonts w:hint="cs"/>
                <w:noProof/>
                <w:rtl/>
              </w:rPr>
            </w:rPrChange>
          </w:rPr>
          <w:delText>یر</w:delText>
        </w:r>
        <w:r w:rsidRPr="00D96A18" w:rsidDel="00867FFC">
          <w:rPr>
            <w:rtl/>
            <w:rPrChange w:id="1831" w:author="Windows User" w:date="2017-09-22T17:01:00Z">
              <w:rPr>
                <w:rStyle w:val="Hyperlink"/>
                <w:noProof/>
                <w:rtl/>
              </w:rPr>
            </w:rPrChange>
          </w:rPr>
          <w:delText xml:space="preserve"> اجرا</w:delText>
        </w:r>
        <w:r w:rsidDel="00867FFC">
          <w:rPr>
            <w:noProof/>
            <w:webHidden/>
          </w:rPr>
          <w:tab/>
        </w:r>
        <w:r w:rsidR="00551433" w:rsidDel="00867FFC">
          <w:rPr>
            <w:noProof/>
            <w:webHidden/>
            <w:rtl/>
          </w:rPr>
          <w:delText>10</w:delText>
        </w:r>
      </w:del>
    </w:p>
    <w:p w14:paraId="6F1F51C4" w14:textId="77777777" w:rsidR="00433007" w:rsidDel="00867FFC" w:rsidRDefault="00433007" w:rsidP="00E2341D">
      <w:pPr>
        <w:pStyle w:val="TableofFigures"/>
        <w:tabs>
          <w:tab w:val="right" w:leader="dot" w:pos="9350"/>
        </w:tabs>
        <w:rPr>
          <w:del w:id="1832" w:author="Mahmoud" w:date="2017-10-06T13:19:00Z"/>
          <w:rFonts w:asciiTheme="minorHAnsi" w:eastAsiaTheme="minorEastAsia" w:hAnsiTheme="minorHAnsi" w:cstheme="minorBidi"/>
          <w:noProof/>
          <w:sz w:val="22"/>
          <w:szCs w:val="22"/>
          <w:lang w:bidi="ar-SA"/>
        </w:rPr>
      </w:pPr>
      <w:del w:id="1833" w:author="Mahmoud" w:date="2017-10-06T13:19:00Z">
        <w:r w:rsidRPr="00D96A18" w:rsidDel="00867FFC">
          <w:rPr>
            <w:rtl/>
            <w:rPrChange w:id="1834" w:author="Windows User" w:date="2017-09-22T17:01:00Z">
              <w:rPr>
                <w:rStyle w:val="Hyperlink"/>
                <w:noProof/>
                <w:rtl/>
              </w:rPr>
            </w:rPrChange>
          </w:rPr>
          <w:delText>شکل</w:delText>
        </w:r>
        <w:r w:rsidRPr="00D96A18" w:rsidDel="00867FFC">
          <w:rPr>
            <w:rPrChange w:id="1835" w:author="Windows User" w:date="2017-09-22T17:01:00Z">
              <w:rPr>
                <w:rStyle w:val="Hyperlink"/>
                <w:noProof/>
              </w:rPr>
            </w:rPrChange>
          </w:rPr>
          <w:delText xml:space="preserve"> 4</w:delText>
        </w:r>
        <w:r w:rsidRPr="00D96A18" w:rsidDel="00867FFC">
          <w:rPr>
            <w:rtl/>
            <w:rPrChange w:id="1836" w:author="Windows User" w:date="2017-09-22T17:01:00Z">
              <w:rPr>
                <w:rStyle w:val="Hyperlink"/>
                <w:noProof/>
                <w:rtl/>
              </w:rPr>
            </w:rPrChange>
          </w:rPr>
          <w:delText xml:space="preserve">-تابع </w:delText>
        </w:r>
        <w:r w:rsidRPr="00D96A18" w:rsidDel="00867FFC">
          <w:rPr>
            <w:rPrChange w:id="1837" w:author="Windows User" w:date="2017-09-22T17:01:00Z">
              <w:rPr>
                <w:rStyle w:val="Hyperlink"/>
                <w:noProof/>
              </w:rPr>
            </w:rPrChange>
          </w:rPr>
          <w:delText>twice</w:delText>
        </w:r>
        <w:r w:rsidRPr="00D96A18" w:rsidDel="00867FFC">
          <w:rPr>
            <w:rtl/>
            <w:rPrChange w:id="1838" w:author="Windows User" w:date="2017-09-22T17:01:00Z">
              <w:rPr>
                <w:rStyle w:val="Hyperlink"/>
                <w:noProof/>
                <w:rtl/>
              </w:rPr>
            </w:rPrChange>
          </w:rPr>
          <w:delText xml:space="preserve"> غ</w:delText>
        </w:r>
        <w:r w:rsidRPr="00D96A18" w:rsidDel="00867FFC">
          <w:rPr>
            <w:rFonts w:hint="cs"/>
            <w:rtl/>
            <w:rPrChange w:id="1839" w:author="Windows User" w:date="2017-09-22T17:01:00Z">
              <w:rPr>
                <w:rStyle w:val="Hyperlink"/>
                <w:rFonts w:hint="cs"/>
                <w:noProof/>
                <w:rtl/>
              </w:rPr>
            </w:rPrChange>
          </w:rPr>
          <w:delText>یرخطی</w:delText>
        </w:r>
        <w:r w:rsidDel="00867FFC">
          <w:rPr>
            <w:noProof/>
            <w:webHidden/>
          </w:rPr>
          <w:tab/>
        </w:r>
        <w:r w:rsidR="00551433" w:rsidDel="00867FFC">
          <w:rPr>
            <w:noProof/>
            <w:webHidden/>
            <w:rtl/>
          </w:rPr>
          <w:delText>11</w:delText>
        </w:r>
      </w:del>
    </w:p>
    <w:p w14:paraId="538E9548" w14:textId="009AB7F1" w:rsidR="00A608CC" w:rsidDel="006F21AB" w:rsidRDefault="003948B4" w:rsidP="00E2341D">
      <w:pPr>
        <w:rPr>
          <w:del w:id="1840" w:author="Mahmoud" w:date="2017-10-08T14:49:00Z"/>
          <w:rtl/>
        </w:rPr>
      </w:pPr>
      <w:del w:id="1841" w:author="Mahmoud" w:date="2017-10-08T14:49:00Z">
        <w:r w:rsidDel="006F21AB">
          <w:rPr>
            <w:rtl/>
          </w:rPr>
          <w:fldChar w:fldCharType="end"/>
        </w:r>
      </w:del>
    </w:p>
    <w:p w14:paraId="2530FD8F" w14:textId="77777777" w:rsidR="00D33BBB" w:rsidRDefault="00D33BBB" w:rsidP="00E2341D">
      <w:pPr>
        <w:rPr>
          <w:ins w:id="1842" w:author="Mahmoud" w:date="2017-10-06T15:12:00Z"/>
          <w:rtl/>
        </w:rPr>
        <w:sectPr w:rsidR="00D33BBB" w:rsidSect="00865D1E">
          <w:headerReference w:type="default" r:id="rId16"/>
          <w:footnotePr>
            <w:numRestart w:val="eachPage"/>
          </w:footnotePr>
          <w:pgSz w:w="12240" w:h="15840"/>
          <w:pgMar w:top="1440" w:right="1440" w:bottom="1440" w:left="1440" w:header="720" w:footer="720" w:gutter="0"/>
          <w:cols w:space="720"/>
          <w:docGrid w:linePitch="360"/>
        </w:sectPr>
      </w:pPr>
    </w:p>
    <w:p w14:paraId="2001D422" w14:textId="58E89E31" w:rsidR="00A608CC" w:rsidDel="00050A8D" w:rsidRDefault="0066580C">
      <w:pPr>
        <w:jc w:val="center"/>
        <w:rPr>
          <w:del w:id="1846" w:author="Mahmoud" w:date="2017-10-06T16:04:00Z"/>
          <w:rtl/>
        </w:rPr>
        <w:pPrChange w:id="1847" w:author="Windows User" w:date="2017-10-14T03:28:00Z">
          <w:pPr/>
        </w:pPrChange>
      </w:pPr>
      <w:ins w:id="1848" w:author="Mahmoud" w:date="2017-10-08T14:54:00Z">
        <w:r>
          <w:rPr>
            <w:rFonts w:hint="cs"/>
            <w:rtl/>
          </w:rPr>
          <w:lastRenderedPageBreak/>
          <w:t>فهرست جداول</w:t>
        </w:r>
      </w:ins>
    </w:p>
    <w:p w14:paraId="0133E230" w14:textId="77777777" w:rsidR="00A608CC" w:rsidRDefault="00A608CC">
      <w:pPr>
        <w:jc w:val="center"/>
        <w:rPr>
          <w:rtl/>
        </w:rPr>
        <w:pPrChange w:id="1849" w:author="Windows User" w:date="2017-10-14T03:28:00Z">
          <w:pPr/>
        </w:pPrChange>
      </w:pPr>
    </w:p>
    <w:p w14:paraId="7CD195BE" w14:textId="49D6E373" w:rsidR="00716603" w:rsidRDefault="00716603">
      <w:pPr>
        <w:pStyle w:val="TableofFigures"/>
        <w:tabs>
          <w:tab w:val="right" w:leader="dot" w:pos="9350"/>
        </w:tabs>
        <w:rPr>
          <w:ins w:id="1850" w:author="Mahmoud" w:date="2017-10-08T13:58:00Z"/>
          <w:rFonts w:asciiTheme="minorHAnsi" w:eastAsiaTheme="minorEastAsia" w:hAnsiTheme="minorHAnsi" w:cstheme="minorBidi"/>
          <w:noProof/>
          <w:sz w:val="22"/>
          <w:szCs w:val="22"/>
          <w:lang w:bidi="ar-SA"/>
        </w:rPr>
        <w:pPrChange w:id="1851" w:author="Windows User" w:date="2017-10-14T03:28:00Z">
          <w:pPr>
            <w:pStyle w:val="TableofFigures"/>
            <w:tabs>
              <w:tab w:val="right" w:leader="dot" w:pos="9350"/>
            </w:tabs>
            <w:bidi w:val="0"/>
          </w:pPr>
        </w:pPrChange>
      </w:pPr>
      <w:ins w:id="1852" w:author="Mahmoud" w:date="2017-10-08T13:58:00Z">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ins>
      <w:r>
        <w:rPr>
          <w:rtl/>
        </w:rPr>
        <w:fldChar w:fldCharType="separate"/>
      </w:r>
      <w:ins w:id="1853" w:author="Mahmoud" w:date="2017-10-08T13:58:00Z">
        <w:r w:rsidRPr="00DA0024">
          <w:rPr>
            <w:rStyle w:val="Hyperlink"/>
            <w:noProof/>
          </w:rPr>
          <w:fldChar w:fldCharType="begin"/>
        </w:r>
        <w:r w:rsidRPr="00DA0024">
          <w:rPr>
            <w:rStyle w:val="Hyperlink"/>
            <w:noProof/>
          </w:rPr>
          <w:instrText xml:space="preserve"> </w:instrText>
        </w:r>
        <w:r>
          <w:rPr>
            <w:noProof/>
          </w:rPr>
          <w:instrText>HYPERLINK \l "_Toc495234463"</w:instrText>
        </w:r>
        <w:r w:rsidRPr="00DA0024">
          <w:rPr>
            <w:rStyle w:val="Hyperlink"/>
            <w:noProof/>
          </w:rPr>
          <w:instrText xml:space="preserve"> </w:instrText>
        </w:r>
        <w:r w:rsidRPr="00DA0024">
          <w:rPr>
            <w:rStyle w:val="Hyperlink"/>
            <w:noProof/>
          </w:rPr>
          <w:fldChar w:fldCharType="separate"/>
        </w:r>
        <w:r w:rsidRPr="00DA0024">
          <w:rPr>
            <w:rStyle w:val="Hyperlink"/>
            <w:noProof/>
            <w:rtl/>
          </w:rPr>
          <w:t>جدول 1</w:t>
        </w:r>
        <w:r w:rsidRPr="00DA0024">
          <w:rPr>
            <w:rStyle w:val="Hyperlink"/>
            <w:noProof/>
          </w:rPr>
          <w:t>-</w:t>
        </w:r>
        <w:r w:rsidRPr="00DA0024">
          <w:rPr>
            <w:rStyle w:val="Hyperlink"/>
            <w:noProof/>
            <w:rtl/>
          </w:rPr>
          <w:t xml:space="preserve"> مقا</w:t>
        </w:r>
        <w:r w:rsidRPr="00DA0024">
          <w:rPr>
            <w:rStyle w:val="Hyperlink"/>
            <w:rFonts w:hint="cs"/>
            <w:noProof/>
            <w:rtl/>
          </w:rPr>
          <w:t>ی</w:t>
        </w:r>
        <w:r w:rsidRPr="00DA0024">
          <w:rPr>
            <w:rStyle w:val="Hyperlink"/>
            <w:noProof/>
            <w:rtl/>
          </w:rPr>
          <w:t xml:space="preserve">سه </w:t>
        </w:r>
        <w:r w:rsidRPr="00DA0024">
          <w:rPr>
            <w:rStyle w:val="Hyperlink"/>
            <w:rFonts w:hint="cs"/>
            <w:noProof/>
            <w:rtl/>
          </w:rPr>
          <w:t>ی</w:t>
        </w:r>
        <w:r w:rsidRPr="00DA0024">
          <w:rPr>
            <w:rStyle w:val="Hyperlink"/>
            <w:noProof/>
            <w:rtl/>
          </w:rPr>
          <w:t xml:space="preserve">  ابزار ها</w:t>
        </w:r>
        <w:r w:rsidRPr="00DA0024">
          <w:rPr>
            <w:rStyle w:val="Hyperlink"/>
            <w:rFonts w:hint="cs"/>
            <w:noProof/>
            <w:rtl/>
          </w:rPr>
          <w:t>ی</w:t>
        </w:r>
        <w:r w:rsidRPr="00DA0024">
          <w:rPr>
            <w:rStyle w:val="Hyperlink"/>
            <w:noProof/>
            <w:rtl/>
          </w:rPr>
          <w:t xml:space="preserve"> اجرا</w:t>
        </w:r>
        <w:r w:rsidRPr="00DA0024">
          <w:rPr>
            <w:rStyle w:val="Hyperlink"/>
            <w:rFonts w:hint="cs"/>
            <w:noProof/>
            <w:rtl/>
          </w:rPr>
          <w:t>ی</w:t>
        </w:r>
        <w:r w:rsidRPr="00DA0024">
          <w:rPr>
            <w:rStyle w:val="Hyperlink"/>
            <w:noProof/>
            <w:rtl/>
          </w:rPr>
          <w:t xml:space="preserve"> پو</w:t>
        </w:r>
        <w:r w:rsidRPr="00DA0024">
          <w:rPr>
            <w:rStyle w:val="Hyperlink"/>
            <w:rFonts w:hint="cs"/>
            <w:noProof/>
            <w:rtl/>
          </w:rPr>
          <w:t>ی</w:t>
        </w:r>
        <w:r w:rsidRPr="00DA0024">
          <w:rPr>
            <w:rStyle w:val="Hyperlink"/>
            <w:noProof/>
            <w:rtl/>
          </w:rPr>
          <w:t>انماد</w:t>
        </w:r>
        <w:r w:rsidRPr="00DA0024">
          <w:rPr>
            <w:rStyle w:val="Hyperlink"/>
            <w:rFonts w:hint="cs"/>
            <w:noProof/>
            <w:rtl/>
          </w:rPr>
          <w:t>ی</w:t>
        </w:r>
        <w:r w:rsidRPr="00DA0024">
          <w:rPr>
            <w:rStyle w:val="Hyperlink"/>
            <w:noProof/>
            <w:rtl/>
          </w:rPr>
          <w:t>ن برا</w:t>
        </w:r>
        <w:r w:rsidRPr="00DA0024">
          <w:rPr>
            <w:rStyle w:val="Hyperlink"/>
            <w:rFonts w:hint="cs"/>
            <w:noProof/>
            <w:rtl/>
          </w:rPr>
          <w:t>ی</w:t>
        </w:r>
        <w:r w:rsidRPr="00DA0024">
          <w:rPr>
            <w:rStyle w:val="Hyperlink"/>
            <w:noProof/>
            <w:rtl/>
          </w:rPr>
          <w:t xml:space="preserve"> تحل</w:t>
        </w:r>
        <w:r w:rsidRPr="00DA0024">
          <w:rPr>
            <w:rStyle w:val="Hyperlink"/>
            <w:rFonts w:hint="cs"/>
            <w:noProof/>
            <w:rtl/>
          </w:rPr>
          <w:t>ی</w:t>
        </w:r>
        <w:r w:rsidRPr="00DA0024">
          <w:rPr>
            <w:rStyle w:val="Hyperlink"/>
            <w:noProof/>
            <w:rtl/>
          </w:rPr>
          <w:t>ل برنامه ها</w:t>
        </w:r>
        <w:r>
          <w:rPr>
            <w:noProof/>
            <w:webHidden/>
          </w:rPr>
          <w:tab/>
        </w:r>
        <w:r>
          <w:rPr>
            <w:noProof/>
            <w:webHidden/>
          </w:rPr>
          <w:fldChar w:fldCharType="begin"/>
        </w:r>
        <w:r>
          <w:rPr>
            <w:noProof/>
            <w:webHidden/>
          </w:rPr>
          <w:instrText xml:space="preserve"> PAGEREF _Toc495234463 \h </w:instrText>
        </w:r>
      </w:ins>
      <w:r>
        <w:rPr>
          <w:noProof/>
          <w:webHidden/>
        </w:rPr>
      </w:r>
      <w:r>
        <w:rPr>
          <w:noProof/>
          <w:webHidden/>
        </w:rPr>
        <w:fldChar w:fldCharType="separate"/>
      </w:r>
      <w:ins w:id="1854" w:author="Windows User" w:date="2017-10-14T03:40:00Z">
        <w:r w:rsidR="000D5978">
          <w:rPr>
            <w:noProof/>
            <w:webHidden/>
            <w:rtl/>
          </w:rPr>
          <w:t>38</w:t>
        </w:r>
      </w:ins>
      <w:ins w:id="1855" w:author="Mahmoud" w:date="2017-10-08T13:58:00Z">
        <w:del w:id="1856" w:author="Windows User" w:date="2017-10-14T03:40:00Z">
          <w:r w:rsidDel="000D5978">
            <w:rPr>
              <w:noProof/>
              <w:webHidden/>
            </w:rPr>
            <w:delText>42</w:delText>
          </w:r>
        </w:del>
        <w:r>
          <w:rPr>
            <w:noProof/>
            <w:webHidden/>
          </w:rPr>
          <w:fldChar w:fldCharType="end"/>
        </w:r>
        <w:r w:rsidRPr="00DA0024">
          <w:rPr>
            <w:rStyle w:val="Hyperlink"/>
            <w:noProof/>
          </w:rPr>
          <w:fldChar w:fldCharType="end"/>
        </w:r>
      </w:ins>
    </w:p>
    <w:p w14:paraId="0F6A8FE4" w14:textId="21EAB4B9" w:rsidR="00716603" w:rsidRDefault="00716603">
      <w:pPr>
        <w:pStyle w:val="TableofFigures"/>
        <w:tabs>
          <w:tab w:val="right" w:leader="dot" w:pos="9350"/>
        </w:tabs>
        <w:rPr>
          <w:ins w:id="1857" w:author="Windows User" w:date="2017-10-14T02:13:00Z"/>
          <w:rStyle w:val="Hyperlink"/>
          <w:noProof/>
        </w:rPr>
        <w:pPrChange w:id="1858" w:author="Windows User" w:date="2017-10-14T03:28:00Z">
          <w:pPr>
            <w:pStyle w:val="TableofFigures"/>
            <w:tabs>
              <w:tab w:val="right" w:leader="dot" w:pos="9350"/>
            </w:tabs>
            <w:bidi w:val="0"/>
          </w:pPr>
        </w:pPrChange>
      </w:pPr>
      <w:ins w:id="1859" w:author="Mahmoud" w:date="2017-10-08T13:58:00Z">
        <w:r w:rsidRPr="00DA0024">
          <w:rPr>
            <w:rStyle w:val="Hyperlink"/>
            <w:noProof/>
          </w:rPr>
          <w:fldChar w:fldCharType="begin"/>
        </w:r>
        <w:r w:rsidRPr="00DA0024">
          <w:rPr>
            <w:rStyle w:val="Hyperlink"/>
            <w:noProof/>
          </w:rPr>
          <w:instrText xml:space="preserve"> </w:instrText>
        </w:r>
        <w:r>
          <w:rPr>
            <w:noProof/>
          </w:rPr>
          <w:instrText>HYPERLINK \l "_Toc495234464"</w:instrText>
        </w:r>
        <w:r w:rsidRPr="00DA0024">
          <w:rPr>
            <w:rStyle w:val="Hyperlink"/>
            <w:noProof/>
          </w:rPr>
          <w:instrText xml:space="preserve"> </w:instrText>
        </w:r>
        <w:r w:rsidRPr="00DA0024">
          <w:rPr>
            <w:rStyle w:val="Hyperlink"/>
            <w:noProof/>
          </w:rPr>
          <w:fldChar w:fldCharType="separate"/>
        </w:r>
        <w:r w:rsidRPr="00DA0024">
          <w:rPr>
            <w:rStyle w:val="Hyperlink"/>
            <w:noProof/>
            <w:rtl/>
          </w:rPr>
          <w:t>جدول 2-مقا</w:t>
        </w:r>
        <w:r w:rsidRPr="00DA0024">
          <w:rPr>
            <w:rStyle w:val="Hyperlink"/>
            <w:rFonts w:hint="cs"/>
            <w:noProof/>
            <w:rtl/>
          </w:rPr>
          <w:t>ی</w:t>
        </w:r>
        <w:r w:rsidRPr="00DA0024">
          <w:rPr>
            <w:rStyle w:val="Hyperlink"/>
            <w:rFonts w:hint="eastAsia"/>
            <w:noProof/>
            <w:rtl/>
          </w:rPr>
          <w:t>سه</w:t>
        </w:r>
        <w:r w:rsidRPr="00DA0024">
          <w:rPr>
            <w:rStyle w:val="Hyperlink"/>
            <w:noProof/>
            <w:rtl/>
          </w:rPr>
          <w:t xml:space="preserve"> </w:t>
        </w:r>
        <w:r w:rsidRPr="00DA0024">
          <w:rPr>
            <w:rStyle w:val="Hyperlink"/>
            <w:rFonts w:hint="cs"/>
            <w:noProof/>
            <w:rtl/>
          </w:rPr>
          <w:t>ی</w:t>
        </w:r>
        <w:r w:rsidRPr="00DA0024">
          <w:rPr>
            <w:rStyle w:val="Hyperlink"/>
            <w:noProof/>
            <w:rtl/>
          </w:rPr>
          <w:t xml:space="preserve"> ابزار ها</w:t>
        </w:r>
        <w:r w:rsidRPr="00DA0024">
          <w:rPr>
            <w:rStyle w:val="Hyperlink"/>
            <w:rFonts w:hint="cs"/>
            <w:noProof/>
            <w:rtl/>
          </w:rPr>
          <w:t>ی</w:t>
        </w:r>
        <w:r w:rsidRPr="00DA0024">
          <w:rPr>
            <w:rStyle w:val="Hyperlink"/>
            <w:noProof/>
            <w:rtl/>
          </w:rPr>
          <w:t xml:space="preserve"> اجرا</w:t>
        </w:r>
        <w:r w:rsidRPr="00DA0024">
          <w:rPr>
            <w:rStyle w:val="Hyperlink"/>
            <w:rFonts w:hint="cs"/>
            <w:noProof/>
            <w:rtl/>
          </w:rPr>
          <w:t>ی</w:t>
        </w:r>
        <w:r w:rsidRPr="00DA0024">
          <w:rPr>
            <w:rStyle w:val="Hyperlink"/>
            <w:noProof/>
            <w:rtl/>
          </w:rPr>
          <w:t xml:space="preserve"> پو</w:t>
        </w:r>
        <w:r w:rsidRPr="00DA0024">
          <w:rPr>
            <w:rStyle w:val="Hyperlink"/>
            <w:rFonts w:hint="cs"/>
            <w:noProof/>
            <w:rtl/>
          </w:rPr>
          <w:t>ی</w:t>
        </w:r>
        <w:r w:rsidRPr="00DA0024">
          <w:rPr>
            <w:rStyle w:val="Hyperlink"/>
            <w:rFonts w:hint="eastAsia"/>
            <w:noProof/>
            <w:rtl/>
          </w:rPr>
          <w:t>انماد</w:t>
        </w:r>
        <w:r w:rsidRPr="00DA0024">
          <w:rPr>
            <w:rStyle w:val="Hyperlink"/>
            <w:rFonts w:hint="cs"/>
            <w:noProof/>
            <w:rtl/>
          </w:rPr>
          <w:t>ی</w:t>
        </w:r>
        <w:r w:rsidRPr="00DA0024">
          <w:rPr>
            <w:rStyle w:val="Hyperlink"/>
            <w:rFonts w:hint="eastAsia"/>
            <w:noProof/>
            <w:rtl/>
          </w:rPr>
          <w:t>ن</w:t>
        </w:r>
        <w:r w:rsidRPr="00DA0024">
          <w:rPr>
            <w:rStyle w:val="Hyperlink"/>
            <w:noProof/>
            <w:rtl/>
          </w:rPr>
          <w:t xml:space="preserve"> برا</w:t>
        </w:r>
        <w:r w:rsidRPr="00DA0024">
          <w:rPr>
            <w:rStyle w:val="Hyperlink"/>
            <w:rFonts w:hint="cs"/>
            <w:noProof/>
            <w:rtl/>
          </w:rPr>
          <w:t>ی</w:t>
        </w:r>
        <w:r w:rsidRPr="00DA0024">
          <w:rPr>
            <w:rStyle w:val="Hyperlink"/>
            <w:noProof/>
            <w:rtl/>
          </w:rPr>
          <w:t xml:space="preserve"> تحل</w:t>
        </w:r>
        <w:r w:rsidRPr="00DA0024">
          <w:rPr>
            <w:rStyle w:val="Hyperlink"/>
            <w:rFonts w:hint="cs"/>
            <w:noProof/>
            <w:rtl/>
          </w:rPr>
          <w:t>ی</w:t>
        </w:r>
        <w:r w:rsidRPr="00DA0024">
          <w:rPr>
            <w:rStyle w:val="Hyperlink"/>
            <w:rFonts w:hint="eastAsia"/>
            <w:noProof/>
            <w:rtl/>
          </w:rPr>
          <w:t>ل</w:t>
        </w:r>
        <w:r w:rsidRPr="00DA0024">
          <w:rPr>
            <w:rStyle w:val="Hyperlink"/>
            <w:noProof/>
            <w:rtl/>
          </w:rPr>
          <w:t xml:space="preserve"> برنامه ها</w:t>
        </w:r>
        <w:r w:rsidRPr="00DA0024">
          <w:rPr>
            <w:rStyle w:val="Hyperlink"/>
            <w:rFonts w:hint="cs"/>
            <w:noProof/>
            <w:rtl/>
          </w:rPr>
          <w:t>ی</w:t>
        </w:r>
        <w:r w:rsidRPr="00DA0024">
          <w:rPr>
            <w:rStyle w:val="Hyperlink"/>
            <w:noProof/>
            <w:rtl/>
          </w:rPr>
          <w:t xml:space="preserve"> اندرو</w:t>
        </w:r>
        <w:r w:rsidRPr="00DA0024">
          <w:rPr>
            <w:rStyle w:val="Hyperlink"/>
            <w:rFonts w:hint="cs"/>
            <w:noProof/>
            <w:rtl/>
          </w:rPr>
          <w:t>ی</w:t>
        </w:r>
        <w:r w:rsidRPr="00DA0024">
          <w:rPr>
            <w:rStyle w:val="Hyperlink"/>
            <w:rFonts w:hint="eastAsia"/>
            <w:noProof/>
            <w:rtl/>
          </w:rPr>
          <w:t>د</w:t>
        </w:r>
        <w:r w:rsidRPr="00DA0024">
          <w:rPr>
            <w:rStyle w:val="Hyperlink"/>
            <w:rFonts w:hint="cs"/>
            <w:noProof/>
            <w:rtl/>
          </w:rPr>
          <w:t>ی</w:t>
        </w:r>
        <w:r>
          <w:rPr>
            <w:noProof/>
            <w:webHidden/>
          </w:rPr>
          <w:tab/>
        </w:r>
        <w:r>
          <w:rPr>
            <w:noProof/>
            <w:webHidden/>
          </w:rPr>
          <w:fldChar w:fldCharType="begin"/>
        </w:r>
        <w:r>
          <w:rPr>
            <w:noProof/>
            <w:webHidden/>
          </w:rPr>
          <w:instrText xml:space="preserve"> PAGEREF _Toc495234464 \h </w:instrText>
        </w:r>
      </w:ins>
      <w:r>
        <w:rPr>
          <w:noProof/>
          <w:webHidden/>
        </w:rPr>
      </w:r>
      <w:r>
        <w:rPr>
          <w:noProof/>
          <w:webHidden/>
        </w:rPr>
        <w:fldChar w:fldCharType="separate"/>
      </w:r>
      <w:ins w:id="1860" w:author="Windows User" w:date="2017-10-14T03:40:00Z">
        <w:r w:rsidR="000D5978">
          <w:rPr>
            <w:noProof/>
            <w:webHidden/>
            <w:rtl/>
          </w:rPr>
          <w:t>55</w:t>
        </w:r>
      </w:ins>
      <w:ins w:id="1861" w:author="Mahmoud" w:date="2017-10-08T13:58:00Z">
        <w:del w:id="1862" w:author="Windows User" w:date="2017-10-14T03:40:00Z">
          <w:r w:rsidDel="000D5978">
            <w:rPr>
              <w:noProof/>
              <w:webHidden/>
            </w:rPr>
            <w:delText>58</w:delText>
          </w:r>
        </w:del>
        <w:r>
          <w:rPr>
            <w:noProof/>
            <w:webHidden/>
          </w:rPr>
          <w:fldChar w:fldCharType="end"/>
        </w:r>
        <w:r w:rsidRPr="00DA0024">
          <w:rPr>
            <w:rStyle w:val="Hyperlink"/>
            <w:noProof/>
          </w:rPr>
          <w:fldChar w:fldCharType="end"/>
        </w:r>
      </w:ins>
    </w:p>
    <w:p w14:paraId="1E206DC6" w14:textId="723DF6BB" w:rsidR="004861BC" w:rsidRPr="004861BC" w:rsidRDefault="004861BC">
      <w:pPr>
        <w:rPr>
          <w:ins w:id="1863" w:author="Mahmoud" w:date="2017-10-08T13:58:00Z"/>
          <w:rPrChange w:id="1864" w:author="Windows User" w:date="2017-10-14T02:13:00Z">
            <w:rPr>
              <w:ins w:id="1865" w:author="Mahmoud" w:date="2017-10-08T13:58:00Z"/>
              <w:rFonts w:asciiTheme="minorHAnsi" w:eastAsiaTheme="minorEastAsia" w:hAnsiTheme="minorHAnsi" w:cstheme="minorBidi"/>
              <w:noProof/>
              <w:sz w:val="22"/>
              <w:szCs w:val="22"/>
              <w:lang w:bidi="ar-SA"/>
            </w:rPr>
          </w:rPrChange>
        </w:rPr>
        <w:pPrChange w:id="1866" w:author="Windows User" w:date="2017-10-14T03:28:00Z">
          <w:pPr>
            <w:pStyle w:val="TableofFigures"/>
            <w:tabs>
              <w:tab w:val="right" w:leader="dot" w:pos="9350"/>
            </w:tabs>
            <w:bidi w:val="0"/>
          </w:pPr>
        </w:pPrChange>
      </w:pPr>
      <w:ins w:id="1867" w:author="Windows User" w:date="2017-10-14T02:15:00Z">
        <w:r w:rsidRPr="004861BC">
          <w:rPr>
            <w:rtl/>
          </w:rPr>
          <w:fldChar w:fldCharType="begin"/>
        </w:r>
        <w:r w:rsidRPr="004861BC">
          <w:rPr>
            <w:rtl/>
          </w:rPr>
          <w:instrText xml:space="preserve"> </w:instrText>
        </w:r>
        <w:r w:rsidRPr="004861BC">
          <w:instrText>TOC</w:instrText>
        </w:r>
        <w:r w:rsidRPr="004861BC">
          <w:rPr>
            <w:rtl/>
          </w:rPr>
          <w:instrText xml:space="preserve"> \</w:instrText>
        </w:r>
        <w:r w:rsidRPr="004861BC">
          <w:instrText>h \z \c</w:instrText>
        </w:r>
        <w:r w:rsidRPr="004861BC">
          <w:rPr>
            <w:rtl/>
          </w:rPr>
          <w:instrText xml:space="preserve"> "جدول" </w:instrText>
        </w:r>
        <w:r w:rsidRPr="004861BC">
          <w:rPr>
            <w:rtl/>
          </w:rPr>
          <w:fldChar w:fldCharType="separate"/>
        </w:r>
      </w:ins>
      <w:ins w:id="1868" w:author="Windows User" w:date="2017-10-14T03:40:00Z">
        <w:r w:rsidR="000D5978">
          <w:rPr>
            <w:b/>
            <w:bCs/>
            <w:noProof/>
          </w:rPr>
          <w:t>No table of figures entries found.</w:t>
        </w:r>
      </w:ins>
      <w:ins w:id="1869" w:author="Windows User" w:date="2017-10-14T02:15:00Z">
        <w:r w:rsidRPr="004861BC">
          <w:rPr>
            <w:rtl/>
          </w:rPr>
          <w:fldChar w:fldCharType="end"/>
        </w:r>
      </w:ins>
    </w:p>
    <w:p w14:paraId="3E790A01" w14:textId="77777777" w:rsidR="00A608CC" w:rsidDel="00716603" w:rsidRDefault="00716603">
      <w:pPr>
        <w:jc w:val="center"/>
        <w:rPr>
          <w:del w:id="1870" w:author="Mahmoud" w:date="2017-10-06T13:20:00Z"/>
          <w:rtl/>
        </w:rPr>
        <w:pPrChange w:id="1871" w:author="Windows User" w:date="2017-10-14T03:28:00Z">
          <w:pPr/>
        </w:pPrChange>
      </w:pPr>
      <w:ins w:id="1872" w:author="Mahmoud" w:date="2017-10-08T13:58:00Z">
        <w:r>
          <w:rPr>
            <w:rtl/>
          </w:rPr>
          <w:fldChar w:fldCharType="end"/>
        </w:r>
      </w:ins>
    </w:p>
    <w:p w14:paraId="605D2D80" w14:textId="77777777" w:rsidR="00716603" w:rsidRDefault="00716603" w:rsidP="00E2341D">
      <w:pPr>
        <w:jc w:val="center"/>
        <w:rPr>
          <w:ins w:id="1873" w:author="Mahmoud" w:date="2017-10-08T13:58:00Z"/>
          <w:rtl/>
        </w:rPr>
      </w:pPr>
    </w:p>
    <w:p w14:paraId="71A780CE" w14:textId="77777777" w:rsidR="00716603" w:rsidRDefault="00716603" w:rsidP="00241BE5">
      <w:pPr>
        <w:jc w:val="center"/>
        <w:rPr>
          <w:ins w:id="1874" w:author="Mahmoud" w:date="2017-10-08T13:58:00Z"/>
          <w:rtl/>
        </w:rPr>
      </w:pPr>
    </w:p>
    <w:p w14:paraId="420561F6" w14:textId="77777777" w:rsidR="00716603" w:rsidRDefault="00716603" w:rsidP="00241BE5">
      <w:pPr>
        <w:jc w:val="center"/>
        <w:rPr>
          <w:ins w:id="1875" w:author="Mahmoud" w:date="2017-10-08T13:58:00Z"/>
          <w:rtl/>
        </w:rPr>
      </w:pPr>
    </w:p>
    <w:p w14:paraId="638BEF69" w14:textId="77777777" w:rsidR="00716603" w:rsidRDefault="00716603" w:rsidP="00241BE5">
      <w:pPr>
        <w:jc w:val="center"/>
        <w:rPr>
          <w:ins w:id="1876" w:author="Mahmoud" w:date="2017-10-08T13:58:00Z"/>
          <w:rtl/>
        </w:rPr>
      </w:pPr>
    </w:p>
    <w:p w14:paraId="5C65C99E" w14:textId="77777777" w:rsidR="00716603" w:rsidRDefault="00716603">
      <w:pPr>
        <w:jc w:val="center"/>
        <w:rPr>
          <w:ins w:id="1877" w:author="Mahmoud" w:date="2017-10-08T13:58:00Z"/>
          <w:rtl/>
        </w:rPr>
        <w:sectPr w:rsidR="00716603" w:rsidSect="00865D1E">
          <w:headerReference w:type="default" r:id="rId17"/>
          <w:footnotePr>
            <w:numRestart w:val="eachPage"/>
          </w:footnotePr>
          <w:pgSz w:w="12240" w:h="15840"/>
          <w:pgMar w:top="1440" w:right="1440" w:bottom="1440" w:left="1440" w:header="720" w:footer="720" w:gutter="0"/>
          <w:cols w:space="720"/>
          <w:docGrid w:linePitch="360"/>
        </w:sectPr>
      </w:pPr>
    </w:p>
    <w:p w14:paraId="2A4CD391" w14:textId="24D36210" w:rsidR="00716603" w:rsidRDefault="00716603">
      <w:pPr>
        <w:jc w:val="center"/>
        <w:rPr>
          <w:ins w:id="1882" w:author="Mahmoud" w:date="2017-10-08T13:58:00Z"/>
          <w:rtl/>
        </w:rPr>
        <w:pPrChange w:id="1883" w:author="Mahmoud" w:date="2017-10-06T16:04:00Z">
          <w:pPr/>
        </w:pPrChange>
      </w:pPr>
    </w:p>
    <w:p w14:paraId="4481958A" w14:textId="77777777" w:rsidR="00A608CC" w:rsidDel="00867FFC" w:rsidRDefault="00A608CC">
      <w:pPr>
        <w:jc w:val="center"/>
        <w:rPr>
          <w:del w:id="1884" w:author="Mahmoud" w:date="2017-10-06T13:20:00Z"/>
          <w:rtl/>
        </w:rPr>
        <w:pPrChange w:id="1885" w:author="Mahmoud" w:date="2017-10-06T16:04:00Z">
          <w:pPr/>
        </w:pPrChange>
      </w:pPr>
    </w:p>
    <w:p w14:paraId="3A52B7E2" w14:textId="77777777" w:rsidR="00A608CC" w:rsidDel="00867FFC" w:rsidRDefault="00A608CC">
      <w:pPr>
        <w:jc w:val="center"/>
        <w:rPr>
          <w:del w:id="1886" w:author="Mahmoud" w:date="2017-10-06T13:20:00Z"/>
          <w:rtl/>
        </w:rPr>
        <w:pPrChange w:id="1887" w:author="Mahmoud" w:date="2017-10-06T16:04:00Z">
          <w:pPr/>
        </w:pPrChange>
      </w:pPr>
    </w:p>
    <w:p w14:paraId="12653065" w14:textId="77777777" w:rsidR="00A608CC" w:rsidDel="00867FFC" w:rsidRDefault="00A608CC">
      <w:pPr>
        <w:jc w:val="center"/>
        <w:rPr>
          <w:del w:id="1888" w:author="Mahmoud" w:date="2017-10-06T13:20:00Z"/>
          <w:rtl/>
        </w:rPr>
        <w:pPrChange w:id="1889" w:author="Mahmoud" w:date="2017-10-06T16:04:00Z">
          <w:pPr/>
        </w:pPrChange>
      </w:pPr>
    </w:p>
    <w:p w14:paraId="48C6207A" w14:textId="77777777" w:rsidR="00A608CC" w:rsidDel="00867FFC" w:rsidRDefault="00A608CC">
      <w:pPr>
        <w:jc w:val="center"/>
        <w:rPr>
          <w:del w:id="1890" w:author="Mahmoud" w:date="2017-10-06T13:20:00Z"/>
          <w:rtl/>
        </w:rPr>
        <w:pPrChange w:id="1891" w:author="Mahmoud" w:date="2017-10-06T16:04:00Z">
          <w:pPr/>
        </w:pPrChange>
      </w:pPr>
    </w:p>
    <w:p w14:paraId="2DF5FE4F" w14:textId="77777777" w:rsidR="00D84EFE" w:rsidDel="00867FFC" w:rsidRDefault="00D84EFE">
      <w:pPr>
        <w:jc w:val="center"/>
        <w:rPr>
          <w:del w:id="1892" w:author="Mahmoud" w:date="2017-10-06T13:20:00Z"/>
          <w:rtl/>
        </w:rPr>
        <w:pPrChange w:id="1893" w:author="Mahmoud" w:date="2017-10-06T16:04:00Z">
          <w:pPr/>
        </w:pPrChange>
      </w:pPr>
    </w:p>
    <w:p w14:paraId="13EDC03B" w14:textId="77777777" w:rsidR="00EF6AE1" w:rsidDel="00867FFC" w:rsidRDefault="00EF6AE1">
      <w:pPr>
        <w:jc w:val="center"/>
        <w:rPr>
          <w:del w:id="1894" w:author="Mahmoud" w:date="2017-10-06T13:20:00Z"/>
          <w:rtl/>
        </w:rPr>
        <w:pPrChange w:id="1895" w:author="Mahmoud" w:date="2017-10-06T16:04:00Z">
          <w:pPr/>
        </w:pPrChange>
      </w:pPr>
    </w:p>
    <w:p w14:paraId="22F45EFE" w14:textId="77777777" w:rsidR="00EF6AE1" w:rsidDel="00867FFC" w:rsidRDefault="00EF6AE1">
      <w:pPr>
        <w:jc w:val="center"/>
        <w:rPr>
          <w:del w:id="1896" w:author="Mahmoud" w:date="2017-10-06T13:20:00Z"/>
          <w:rtl/>
        </w:rPr>
        <w:pPrChange w:id="1897" w:author="Mahmoud" w:date="2017-10-06T16:04:00Z">
          <w:pPr/>
        </w:pPrChange>
      </w:pPr>
    </w:p>
    <w:p w14:paraId="13ECFBA9" w14:textId="77777777" w:rsidR="00EF6AE1" w:rsidDel="00867FFC" w:rsidRDefault="00EF6AE1">
      <w:pPr>
        <w:jc w:val="center"/>
        <w:rPr>
          <w:del w:id="1898" w:author="Mahmoud" w:date="2017-10-06T13:20:00Z"/>
          <w:rtl/>
        </w:rPr>
        <w:pPrChange w:id="1899" w:author="Mahmoud" w:date="2017-10-06T16:04:00Z">
          <w:pPr/>
        </w:pPrChange>
      </w:pPr>
    </w:p>
    <w:p w14:paraId="057F3D84" w14:textId="77777777" w:rsidR="00EF6AE1" w:rsidDel="00867FFC" w:rsidRDefault="00EF6AE1">
      <w:pPr>
        <w:jc w:val="center"/>
        <w:rPr>
          <w:del w:id="1900" w:author="Mahmoud" w:date="2017-10-06T13:20:00Z"/>
          <w:rtl/>
        </w:rPr>
        <w:pPrChange w:id="1901" w:author="Mahmoud" w:date="2017-10-06T16:04:00Z">
          <w:pPr/>
        </w:pPrChange>
      </w:pPr>
    </w:p>
    <w:p w14:paraId="7EF475B6" w14:textId="77777777" w:rsidR="00EF6AE1" w:rsidDel="00867FFC" w:rsidRDefault="00EF6AE1">
      <w:pPr>
        <w:jc w:val="center"/>
        <w:rPr>
          <w:del w:id="1902" w:author="Mahmoud" w:date="2017-10-06T13:20:00Z"/>
          <w:rtl/>
        </w:rPr>
        <w:pPrChange w:id="1903" w:author="Mahmoud" w:date="2017-10-06T16:04:00Z">
          <w:pPr/>
        </w:pPrChange>
      </w:pPr>
    </w:p>
    <w:p w14:paraId="0354B245" w14:textId="77777777" w:rsidR="00EF6AE1" w:rsidDel="00867FFC" w:rsidRDefault="00EF6AE1">
      <w:pPr>
        <w:jc w:val="center"/>
        <w:rPr>
          <w:del w:id="1904" w:author="Mahmoud" w:date="2017-10-06T13:20:00Z"/>
        </w:rPr>
        <w:pPrChange w:id="1905" w:author="Mahmoud" w:date="2017-10-06T16:04:00Z">
          <w:pPr/>
        </w:pPrChange>
      </w:pPr>
    </w:p>
    <w:p w14:paraId="208E21DB" w14:textId="77777777" w:rsidR="008A141E" w:rsidDel="00867FFC" w:rsidRDefault="008A141E">
      <w:pPr>
        <w:jc w:val="center"/>
        <w:rPr>
          <w:del w:id="1906" w:author="Mahmoud" w:date="2017-10-06T13:20:00Z"/>
        </w:rPr>
        <w:pPrChange w:id="1907" w:author="Mahmoud" w:date="2017-10-06T16:04:00Z">
          <w:pPr/>
        </w:pPrChange>
      </w:pPr>
    </w:p>
    <w:p w14:paraId="07B5A1A8" w14:textId="77777777" w:rsidR="008A141E" w:rsidDel="00867FFC" w:rsidRDefault="008A141E">
      <w:pPr>
        <w:jc w:val="center"/>
        <w:rPr>
          <w:del w:id="1908" w:author="Mahmoud" w:date="2017-10-06T13:20:00Z"/>
        </w:rPr>
        <w:pPrChange w:id="1909" w:author="Mahmoud" w:date="2017-10-06T16:04:00Z">
          <w:pPr/>
        </w:pPrChange>
      </w:pPr>
    </w:p>
    <w:p w14:paraId="5E076E5D" w14:textId="77777777" w:rsidR="008A141E" w:rsidDel="00050A8D" w:rsidRDefault="008A141E">
      <w:pPr>
        <w:jc w:val="center"/>
        <w:rPr>
          <w:del w:id="1910" w:author="Mahmoud" w:date="2017-10-06T16:04:00Z"/>
        </w:rPr>
        <w:pPrChange w:id="1911" w:author="Mahmoud" w:date="2017-10-06T16:04:00Z">
          <w:pPr/>
        </w:pPrChange>
      </w:pPr>
    </w:p>
    <w:p w14:paraId="5E21D8CC" w14:textId="77777777" w:rsidR="008A141E" w:rsidDel="00050A8D" w:rsidRDefault="008A141E">
      <w:pPr>
        <w:jc w:val="center"/>
        <w:rPr>
          <w:del w:id="1912" w:author="Mahmoud" w:date="2017-10-06T16:04:00Z"/>
        </w:rPr>
        <w:pPrChange w:id="1913" w:author="Mahmoud" w:date="2017-10-06T16:04:00Z">
          <w:pPr/>
        </w:pPrChange>
      </w:pPr>
    </w:p>
    <w:p w14:paraId="53870358" w14:textId="77777777" w:rsidR="008A141E" w:rsidDel="00050A8D" w:rsidRDefault="008A141E">
      <w:pPr>
        <w:jc w:val="center"/>
        <w:rPr>
          <w:del w:id="1914" w:author="Mahmoud" w:date="2017-10-06T16:04:00Z"/>
        </w:rPr>
        <w:pPrChange w:id="1915" w:author="Mahmoud" w:date="2017-10-06T16:04:00Z">
          <w:pPr/>
        </w:pPrChange>
      </w:pPr>
    </w:p>
    <w:p w14:paraId="51FB5E15" w14:textId="190ABD2E" w:rsidR="00D5561A" w:rsidRDefault="008A141E" w:rsidP="00241BE5">
      <w:pPr>
        <w:jc w:val="center"/>
        <w:rPr>
          <w:ins w:id="1916" w:author="Windows User" w:date="2017-09-22T16:27:00Z"/>
          <w:b/>
          <w:bCs/>
          <w:sz w:val="50"/>
          <w:szCs w:val="52"/>
          <w:rtl/>
        </w:rPr>
      </w:pPr>
      <w:r w:rsidRPr="008A141E">
        <w:rPr>
          <w:rFonts w:hint="cs"/>
          <w:b/>
          <w:bCs/>
          <w:sz w:val="50"/>
          <w:szCs w:val="52"/>
          <w:rtl/>
        </w:rPr>
        <w:t>فصل اول :</w:t>
      </w:r>
    </w:p>
    <w:p w14:paraId="7F33DA71" w14:textId="33553D85" w:rsidR="00D5561A" w:rsidRDefault="00D5561A" w:rsidP="007916DF">
      <w:pPr>
        <w:jc w:val="center"/>
        <w:rPr>
          <w:ins w:id="1917" w:author="Windows User" w:date="2017-09-22T16:27:00Z"/>
          <w:b/>
          <w:bCs/>
          <w:sz w:val="50"/>
          <w:szCs w:val="52"/>
          <w:rtl/>
        </w:rPr>
      </w:pPr>
      <w:ins w:id="1918" w:author="Windows User" w:date="2017-09-22T16:27:00Z">
        <w:r>
          <w:rPr>
            <w:rFonts w:hint="cs"/>
            <w:b/>
            <w:bCs/>
            <w:sz w:val="50"/>
            <w:szCs w:val="52"/>
            <w:rtl/>
          </w:rPr>
          <w:t>مقدمه</w:t>
        </w:r>
      </w:ins>
    </w:p>
    <w:p w14:paraId="45993B1D" w14:textId="77777777" w:rsidR="00D5561A" w:rsidDel="00D33BBB" w:rsidRDefault="00D5561A" w:rsidP="003B7B15">
      <w:pPr>
        <w:jc w:val="center"/>
        <w:rPr>
          <w:ins w:id="1919" w:author="Windows User" w:date="2017-09-22T16:28:00Z"/>
          <w:del w:id="1920" w:author="Mahmoud" w:date="2017-10-06T15:12:00Z"/>
          <w:b/>
          <w:bCs/>
          <w:sz w:val="50"/>
          <w:szCs w:val="52"/>
          <w:rtl/>
        </w:rPr>
      </w:pPr>
    </w:p>
    <w:p w14:paraId="227DAA12" w14:textId="77777777" w:rsidR="00D5561A" w:rsidDel="00D33BBB" w:rsidRDefault="00D5561A" w:rsidP="00AC0E5B">
      <w:pPr>
        <w:jc w:val="center"/>
        <w:rPr>
          <w:ins w:id="1921" w:author="Windows User" w:date="2017-09-22T16:28:00Z"/>
          <w:del w:id="1922" w:author="Mahmoud" w:date="2017-10-06T15:12:00Z"/>
          <w:b/>
          <w:bCs/>
          <w:sz w:val="50"/>
          <w:szCs w:val="52"/>
          <w:rtl/>
        </w:rPr>
      </w:pPr>
    </w:p>
    <w:p w14:paraId="49F22E02" w14:textId="77777777" w:rsidR="00D5561A" w:rsidRDefault="00D5561A">
      <w:pPr>
        <w:rPr>
          <w:ins w:id="1923" w:author="Windows User" w:date="2017-09-22T16:28:00Z"/>
          <w:b/>
          <w:bCs/>
          <w:sz w:val="50"/>
          <w:szCs w:val="52"/>
          <w:rtl/>
        </w:rPr>
        <w:pPrChange w:id="1924" w:author="Mahmoud" w:date="2017-10-06T15:12:00Z">
          <w:pPr>
            <w:jc w:val="center"/>
          </w:pPr>
        </w:pPrChange>
      </w:pPr>
    </w:p>
    <w:p w14:paraId="6ADBE8C7" w14:textId="77777777" w:rsidR="00D5561A" w:rsidRDefault="00D5561A" w:rsidP="003B7B15">
      <w:pPr>
        <w:jc w:val="center"/>
        <w:rPr>
          <w:ins w:id="1925" w:author="Windows User" w:date="2017-09-22T16:28:00Z"/>
          <w:b/>
          <w:bCs/>
          <w:sz w:val="50"/>
          <w:szCs w:val="52"/>
          <w:rtl/>
        </w:rPr>
      </w:pPr>
    </w:p>
    <w:p w14:paraId="117E0345" w14:textId="77777777" w:rsidR="00D5561A" w:rsidRDefault="00D5561A" w:rsidP="00AC0E5B">
      <w:pPr>
        <w:jc w:val="center"/>
        <w:rPr>
          <w:ins w:id="1926" w:author="Windows User" w:date="2017-09-22T16:28:00Z"/>
          <w:b/>
          <w:bCs/>
          <w:sz w:val="50"/>
          <w:szCs w:val="52"/>
          <w:rtl/>
        </w:rPr>
      </w:pPr>
    </w:p>
    <w:p w14:paraId="2A5033FA" w14:textId="77777777" w:rsidR="00D5561A" w:rsidRDefault="00D5561A" w:rsidP="00241BE5">
      <w:pPr>
        <w:jc w:val="center"/>
        <w:rPr>
          <w:ins w:id="1927" w:author="Windows User" w:date="2017-09-22T16:28:00Z"/>
          <w:b/>
          <w:bCs/>
          <w:sz w:val="50"/>
          <w:szCs w:val="52"/>
          <w:rtl/>
        </w:rPr>
      </w:pPr>
    </w:p>
    <w:p w14:paraId="61E6C35A" w14:textId="6CE1431C" w:rsidR="00D5561A" w:rsidRDefault="00D5561A">
      <w:pPr>
        <w:bidi w:val="0"/>
        <w:jc w:val="left"/>
        <w:rPr>
          <w:ins w:id="1928" w:author="Windows User" w:date="2017-09-22T16:28:00Z"/>
          <w:b/>
          <w:bCs/>
          <w:sz w:val="50"/>
          <w:szCs w:val="52"/>
          <w:rtl/>
        </w:rPr>
      </w:pPr>
      <w:ins w:id="1929" w:author="Windows User" w:date="2017-09-22T16:28:00Z">
        <w:del w:id="1930" w:author="Mahmoud" w:date="2017-10-07T20:04:00Z">
          <w:r w:rsidDel="001D5DB6">
            <w:rPr>
              <w:b/>
              <w:bCs/>
              <w:sz w:val="50"/>
              <w:szCs w:val="52"/>
              <w:rtl/>
            </w:rPr>
            <w:br w:type="page"/>
          </w:r>
        </w:del>
      </w:ins>
    </w:p>
    <w:p w14:paraId="18D88D33" w14:textId="1B641726" w:rsidR="00D5561A" w:rsidRPr="00402E94" w:rsidRDefault="005A52D4">
      <w:pPr>
        <w:pStyle w:val="Heading1"/>
        <w:rPr>
          <w:ins w:id="1931" w:author="Mahmoud" w:date="2017-10-07T20:04:00Z"/>
          <w:color w:val="FFFFFF" w:themeColor="background1"/>
          <w:sz w:val="2"/>
          <w:szCs w:val="2"/>
          <w:rtl/>
          <w:rPrChange w:id="1932" w:author="Mahmoud" w:date="2017-10-07T20:21:00Z">
            <w:rPr>
              <w:ins w:id="1933" w:author="Mahmoud" w:date="2017-10-07T20:04:00Z"/>
              <w:sz w:val="2"/>
              <w:szCs w:val="2"/>
              <w:rtl/>
            </w:rPr>
          </w:rPrChange>
        </w:rPr>
        <w:pPrChange w:id="1934" w:author="Windows User" w:date="2017-09-22T16:29:00Z">
          <w:pPr>
            <w:jc w:val="center"/>
          </w:pPr>
        </w:pPrChange>
      </w:pPr>
      <w:bookmarkStart w:id="1935" w:name="_Toc495715006"/>
      <w:ins w:id="1936" w:author="Windows User" w:date="2017-09-22T16:28:00Z">
        <w:r w:rsidRPr="00402E94">
          <w:rPr>
            <w:rFonts w:hint="cs"/>
            <w:color w:val="FFFFFF" w:themeColor="background1"/>
            <w:sz w:val="2"/>
            <w:szCs w:val="2"/>
            <w:rtl/>
            <w:rPrChange w:id="1937" w:author="Mahmoud" w:date="2017-10-07T20:21:00Z">
              <w:rPr>
                <w:rFonts w:hint="cs"/>
                <w:b/>
                <w:bCs/>
                <w:sz w:val="28"/>
                <w:szCs w:val="30"/>
                <w:rtl/>
              </w:rPr>
            </w:rPrChange>
          </w:rPr>
          <w:t>فصل</w:t>
        </w:r>
        <w:r w:rsidRPr="00402E94">
          <w:rPr>
            <w:color w:val="FFFFFF" w:themeColor="background1"/>
            <w:sz w:val="2"/>
            <w:szCs w:val="2"/>
            <w:rtl/>
            <w:rPrChange w:id="1938" w:author="Mahmoud" w:date="2017-10-07T20:21:00Z">
              <w:rPr>
                <w:b/>
                <w:bCs/>
                <w:sz w:val="28"/>
                <w:szCs w:val="30"/>
                <w:rtl/>
              </w:rPr>
            </w:rPrChange>
          </w:rPr>
          <w:t xml:space="preserve"> </w:t>
        </w:r>
        <w:r w:rsidRPr="00402E94">
          <w:rPr>
            <w:rFonts w:hint="cs"/>
            <w:color w:val="FFFFFF" w:themeColor="background1"/>
            <w:sz w:val="2"/>
            <w:szCs w:val="2"/>
            <w:rtl/>
            <w:rPrChange w:id="1939" w:author="Mahmoud" w:date="2017-10-07T20:21:00Z">
              <w:rPr>
                <w:rFonts w:hint="cs"/>
                <w:b/>
                <w:bCs/>
                <w:sz w:val="28"/>
                <w:szCs w:val="30"/>
                <w:rtl/>
              </w:rPr>
            </w:rPrChange>
          </w:rPr>
          <w:t>اول</w:t>
        </w:r>
        <w:r w:rsidRPr="00402E94">
          <w:rPr>
            <w:color w:val="FFFFFF" w:themeColor="background1"/>
            <w:sz w:val="2"/>
            <w:szCs w:val="2"/>
            <w:rtl/>
            <w:rPrChange w:id="1940" w:author="Mahmoud" w:date="2017-10-07T20:21:00Z">
              <w:rPr>
                <w:b/>
                <w:bCs/>
                <w:sz w:val="28"/>
                <w:szCs w:val="30"/>
                <w:rtl/>
              </w:rPr>
            </w:rPrChange>
          </w:rPr>
          <w:t>:مقدمه</w:t>
        </w:r>
      </w:ins>
      <w:bookmarkEnd w:id="1935"/>
    </w:p>
    <w:p w14:paraId="59F8035C" w14:textId="77777777" w:rsidR="001D5DB6" w:rsidRDefault="001D5DB6">
      <w:pPr>
        <w:rPr>
          <w:ins w:id="1941" w:author="Mahmoud" w:date="2017-10-07T20:04:00Z"/>
          <w:rtl/>
        </w:rPr>
        <w:pPrChange w:id="1942" w:author="Mahmoud" w:date="2017-10-07T20:04:00Z">
          <w:pPr>
            <w:jc w:val="center"/>
          </w:pPr>
        </w:pPrChange>
      </w:pPr>
    </w:p>
    <w:p w14:paraId="1AA5BF95" w14:textId="77777777" w:rsidR="001D5DB6" w:rsidRDefault="001D5DB6">
      <w:pPr>
        <w:rPr>
          <w:ins w:id="1943" w:author="Mahmoud" w:date="2017-10-07T20:04:00Z"/>
          <w:rtl/>
        </w:rPr>
        <w:pPrChange w:id="1944" w:author="Mahmoud" w:date="2017-10-07T20:04:00Z">
          <w:pPr>
            <w:jc w:val="center"/>
          </w:pPr>
        </w:pPrChange>
      </w:pPr>
    </w:p>
    <w:p w14:paraId="63B384D4" w14:textId="77777777" w:rsidR="001D5DB6" w:rsidRPr="001D5DB6" w:rsidRDefault="001D5DB6">
      <w:pPr>
        <w:rPr>
          <w:ins w:id="1945" w:author="Windows User" w:date="2017-09-22T16:29:00Z"/>
          <w:rtl/>
        </w:rPr>
        <w:pPrChange w:id="1946" w:author="Mahmoud" w:date="2017-10-07T20:04:00Z">
          <w:pPr>
            <w:jc w:val="center"/>
          </w:pPr>
        </w:pPrChange>
      </w:pPr>
    </w:p>
    <w:p w14:paraId="3665D694" w14:textId="529D1117" w:rsidR="00F77772" w:rsidRDefault="0067348E">
      <w:pPr>
        <w:pStyle w:val="Heading2"/>
        <w:rPr>
          <w:ins w:id="1947" w:author="Mahmoud" w:date="2017-10-06T21:08:00Z"/>
          <w:rtl/>
        </w:rPr>
        <w:pPrChange w:id="1948" w:author="Mahmoud" w:date="2017-10-06T21:08:00Z">
          <w:pPr>
            <w:jc w:val="center"/>
          </w:pPr>
        </w:pPrChange>
      </w:pPr>
      <w:bookmarkStart w:id="1949" w:name="_Toc495715007"/>
      <w:ins w:id="1950" w:author="Mahmoud" w:date="2017-10-06T21:08:00Z">
        <w:r>
          <w:rPr>
            <w:rFonts w:hint="cs"/>
            <w:rtl/>
          </w:rPr>
          <w:lastRenderedPageBreak/>
          <w:t>1-1-پیشینه موضوع</w:t>
        </w:r>
        <w:bookmarkEnd w:id="1949"/>
      </w:ins>
    </w:p>
    <w:p w14:paraId="51F16DFB" w14:textId="676A930F" w:rsidR="0067348E" w:rsidRDefault="003417C5">
      <w:pPr>
        <w:rPr>
          <w:ins w:id="1951" w:author="Windows User" w:date="2017-10-07T08:12:00Z"/>
          <w:rtl/>
        </w:rPr>
        <w:pPrChange w:id="1952" w:author="Windows User" w:date="2017-10-07T08:07:00Z">
          <w:pPr>
            <w:jc w:val="center"/>
          </w:pPr>
        </w:pPrChange>
      </w:pPr>
      <w:ins w:id="1953" w:author="Mahmoud" w:date="2017-10-06T21:57:00Z">
        <w:r>
          <w:rPr>
            <w:rFonts w:hint="cs"/>
            <w:rtl/>
          </w:rPr>
          <w:t>در سال های اخیر گسترش استفاده از سیتم های رایانه ای و گوشی ه</w:t>
        </w:r>
      </w:ins>
      <w:ins w:id="1954" w:author="Mahmoud" w:date="2017-10-06T21:58:00Z">
        <w:r>
          <w:rPr>
            <w:rFonts w:hint="cs"/>
            <w:rtl/>
          </w:rPr>
          <w:t>ای هوشمن</w:t>
        </w:r>
      </w:ins>
      <w:ins w:id="1955" w:author="Windows User" w:date="2017-10-07T08:06:00Z">
        <w:r w:rsidR="00E32B97">
          <w:rPr>
            <w:rFonts w:hint="cs"/>
            <w:rtl/>
          </w:rPr>
          <w:t>د</w:t>
        </w:r>
      </w:ins>
      <w:ins w:id="1956" w:author="Mahmoud" w:date="2017-10-06T21:58:00Z">
        <w:del w:id="1957" w:author="Windows User" w:date="2017-10-07T08:06:00Z">
          <w:r w:rsidDel="00E32B97">
            <w:rPr>
              <w:rFonts w:hint="cs"/>
              <w:rtl/>
            </w:rPr>
            <w:delText xml:space="preserve"> همراه</w:delText>
          </w:r>
        </w:del>
        <w:r>
          <w:rPr>
            <w:rFonts w:hint="cs"/>
            <w:rtl/>
          </w:rPr>
          <w:t xml:space="preserve"> موجب گسترش دژافزار ها در این حوزه شده است.</w:t>
        </w:r>
      </w:ins>
      <w:ins w:id="1958" w:author="Windows User" w:date="2017-10-07T08:07:00Z">
        <w:r w:rsidR="00E32B97">
          <w:rPr>
            <w:rFonts w:hint="cs"/>
            <w:rtl/>
          </w:rPr>
          <w:t xml:space="preserve"> روش ابتدا</w:t>
        </w:r>
      </w:ins>
      <w:ins w:id="1959" w:author="Windows User" w:date="2017-10-07T08:12:00Z">
        <w:r w:rsidR="00E32B97">
          <w:rPr>
            <w:rFonts w:hint="cs"/>
            <w:rtl/>
          </w:rPr>
          <w:t>ی</w:t>
        </w:r>
      </w:ins>
      <w:ins w:id="1960" w:author="Windows User" w:date="2017-10-07T08:07:00Z">
        <w:r w:rsidR="00E32B97">
          <w:rPr>
            <w:rFonts w:hint="cs"/>
            <w:rtl/>
          </w:rPr>
          <w:t>ی تشخیص این دژافزار ها</w:t>
        </w:r>
      </w:ins>
      <w:ins w:id="1961" w:author="Windows User" w:date="2017-10-07T08:08:00Z">
        <w:r w:rsidR="00E32B97">
          <w:rPr>
            <w:rFonts w:hint="cs"/>
            <w:rtl/>
          </w:rPr>
          <w:t>، تحلیل ایستا بود، این تحلیل با بررسی کد دژافزار بدون هرگونه اجرا سع</w:t>
        </w:r>
      </w:ins>
      <w:ins w:id="1962" w:author="Windows User" w:date="2017-10-07T08:11:00Z">
        <w:r w:rsidR="00E32B97">
          <w:rPr>
            <w:rFonts w:hint="cs"/>
            <w:rtl/>
          </w:rPr>
          <w:t>ی</w:t>
        </w:r>
      </w:ins>
      <w:ins w:id="1963" w:author="Windows User" w:date="2017-10-07T08:08:00Z">
        <w:r w:rsidR="00E32B97">
          <w:rPr>
            <w:rFonts w:hint="cs"/>
            <w:rtl/>
          </w:rPr>
          <w:t xml:space="preserve"> می </w:t>
        </w:r>
      </w:ins>
      <w:ins w:id="1964" w:author="Windows User" w:date="2017-10-07T08:11:00Z">
        <w:r w:rsidR="00E32B97">
          <w:rPr>
            <w:rFonts w:hint="cs"/>
            <w:rtl/>
          </w:rPr>
          <w:t>کرد تا رفتار های مخرب یک دژافزار را از یک برنامه ی عادی متمایز نماید.</w:t>
        </w:r>
      </w:ins>
    </w:p>
    <w:p w14:paraId="7E9887B4" w14:textId="3ED58E66" w:rsidR="00E32B97" w:rsidRDefault="00E32B97">
      <w:pPr>
        <w:rPr>
          <w:ins w:id="1965" w:author="Windows User" w:date="2017-10-07T08:16:00Z"/>
          <w:rtl/>
        </w:rPr>
        <w:pPrChange w:id="1966" w:author="Windows User" w:date="2017-10-07T08:15:00Z">
          <w:pPr>
            <w:jc w:val="center"/>
          </w:pPr>
        </w:pPrChange>
      </w:pPr>
      <w:ins w:id="1967" w:author="Windows User" w:date="2017-10-07T08:12:00Z">
        <w:r>
          <w:rPr>
            <w:rFonts w:hint="cs"/>
            <w:rtl/>
          </w:rPr>
          <w:t>در ابتدا و زمانی که دژافزار های رایانه ای بسیار ساده ب</w:t>
        </w:r>
      </w:ins>
      <w:ins w:id="1968" w:author="Windows User" w:date="2017-10-07T08:13:00Z">
        <w:r>
          <w:rPr>
            <w:rFonts w:hint="cs"/>
            <w:rtl/>
          </w:rPr>
          <w:t>و</w:t>
        </w:r>
      </w:ins>
      <w:ins w:id="1969" w:author="Windows User" w:date="2017-10-07T08:12:00Z">
        <w:r>
          <w:rPr>
            <w:rFonts w:hint="cs"/>
            <w:rtl/>
          </w:rPr>
          <w:t>دند</w:t>
        </w:r>
      </w:ins>
      <w:ins w:id="1970" w:author="Windows User" w:date="2017-10-07T08:13:00Z">
        <w:r>
          <w:rPr>
            <w:rFonts w:hint="cs"/>
            <w:rtl/>
          </w:rPr>
          <w:t xml:space="preserve">، استفاده از تحلیل ایستا برای تشخیص آن ها بسیار موثر بود.اما محدودیت های ذاتی موجود در </w:t>
        </w:r>
      </w:ins>
      <w:ins w:id="1971" w:author="Windows User" w:date="2017-10-07T08:14:00Z">
        <w:r>
          <w:rPr>
            <w:rFonts w:hint="cs"/>
            <w:rtl/>
          </w:rPr>
          <w:t xml:space="preserve"> تحلیل ایستا موجب می</w:t>
        </w:r>
        <w:r>
          <w:rPr>
            <w:rtl/>
          </w:rPr>
          <w:softHyphen/>
        </w:r>
        <w:r>
          <w:rPr>
            <w:rFonts w:hint="cs"/>
            <w:rtl/>
          </w:rPr>
          <w:t xml:space="preserve">شد تا قادر به شناسایی دژافزار های پیچیده نباشد. به عنوان مثال اگر دژافزار از </w:t>
        </w:r>
      </w:ins>
      <w:ins w:id="1972" w:author="Windows User" w:date="2017-10-07T08:15:00Z">
        <w:r>
          <w:rPr>
            <w:rFonts w:hint="cs"/>
            <w:rtl/>
          </w:rPr>
          <w:t>تکنیک مبهم سازی استفاده می</w:t>
        </w:r>
        <w:r>
          <w:rPr>
            <w:rtl/>
          </w:rPr>
          <w:softHyphen/>
        </w:r>
        <w:r>
          <w:rPr>
            <w:rFonts w:hint="cs"/>
            <w:rtl/>
          </w:rPr>
          <w:t xml:space="preserve">کرد </w:t>
        </w:r>
        <w:r w:rsidR="00BE6BBE">
          <w:rPr>
            <w:rFonts w:hint="cs"/>
            <w:rtl/>
          </w:rPr>
          <w:t>و یا کد مخرب خود را در زمان اجرا و به صورت پویا بارگذاری می</w:t>
        </w:r>
      </w:ins>
      <w:ins w:id="1973" w:author="Windows User" w:date="2017-10-07T08:16:00Z">
        <w:r w:rsidR="00BE6BBE">
          <w:rPr>
            <w:rtl/>
          </w:rPr>
          <w:softHyphen/>
        </w:r>
      </w:ins>
      <w:ins w:id="1974" w:author="Windows User" w:date="2017-10-07T08:15:00Z">
        <w:r w:rsidR="00BE6BBE">
          <w:rPr>
            <w:rFonts w:hint="cs"/>
            <w:rtl/>
          </w:rPr>
          <w:t>نم</w:t>
        </w:r>
      </w:ins>
      <w:ins w:id="1975" w:author="Windows User" w:date="2017-10-07T08:16:00Z">
        <w:r w:rsidR="00BE6BBE">
          <w:rPr>
            <w:rFonts w:hint="cs"/>
            <w:rtl/>
          </w:rPr>
          <w:t>ود، تحلیل ایستا قادر به تشخیص دژافزار نبود.</w:t>
        </w:r>
      </w:ins>
    </w:p>
    <w:p w14:paraId="33E17FF3" w14:textId="6CF65DD3" w:rsidR="001D5DB6" w:rsidRDefault="00BE6BBE">
      <w:pPr>
        <w:rPr>
          <w:ins w:id="1976" w:author="Mahmoud" w:date="2017-10-07T19:17:00Z"/>
          <w:rtl/>
        </w:rPr>
        <w:pPrChange w:id="1977" w:author="Mahmoud" w:date="2017-10-07T20:07:00Z">
          <w:pPr>
            <w:jc w:val="center"/>
          </w:pPr>
        </w:pPrChange>
      </w:pPr>
      <w:ins w:id="1978" w:author="Windows User" w:date="2017-10-07T08:16:00Z">
        <w:r>
          <w:rPr>
            <w:rFonts w:hint="cs"/>
            <w:rtl/>
          </w:rPr>
          <w:t>تحلیل پویا در راستای برطرف کردن نقاط ضعف تحلیل ایستا ارائه شد و در سال های بعد از ظهور تحلیل ایستا به عن</w:t>
        </w:r>
      </w:ins>
      <w:ins w:id="1979" w:author="Windows User" w:date="2017-10-07T08:17:00Z">
        <w:r>
          <w:rPr>
            <w:rFonts w:hint="cs"/>
            <w:rtl/>
          </w:rPr>
          <w:t>و</w:t>
        </w:r>
      </w:ins>
      <w:ins w:id="1980" w:author="Windows User" w:date="2017-10-07T08:16:00Z">
        <w:r>
          <w:rPr>
            <w:rFonts w:hint="cs"/>
            <w:rtl/>
          </w:rPr>
          <w:t>ان ی</w:t>
        </w:r>
      </w:ins>
      <w:ins w:id="1981" w:author="Windows User" w:date="2017-10-07T08:17:00Z">
        <w:r>
          <w:rPr>
            <w:rFonts w:hint="cs"/>
            <w:rtl/>
          </w:rPr>
          <w:t>ک نوآوری علمی مورد توجه قرار گرفت.</w:t>
        </w:r>
      </w:ins>
      <w:ins w:id="1982" w:author="Mahmoud" w:date="2017-10-07T17:47:00Z">
        <w:r w:rsidR="002A7B26">
          <w:t xml:space="preserve"> </w:t>
        </w:r>
        <w:r w:rsidR="002A7B26">
          <w:rPr>
            <w:rFonts w:hint="cs"/>
            <w:rtl/>
          </w:rPr>
          <w:t xml:space="preserve"> با توجه به آن که در تحلیل ایستا دژافزار اجرا می</w:t>
        </w:r>
      </w:ins>
      <w:ins w:id="1983" w:author="Mahmoud" w:date="2017-10-07T17:48:00Z">
        <w:r w:rsidR="002A7B26">
          <w:rPr>
            <w:rtl/>
          </w:rPr>
          <w:softHyphen/>
        </w:r>
      </w:ins>
      <w:ins w:id="1984" w:author="Mahmoud" w:date="2017-10-07T17:47:00Z">
        <w:r w:rsidR="002A7B26">
          <w:rPr>
            <w:rFonts w:hint="cs"/>
            <w:rtl/>
          </w:rPr>
          <w:t>شد</w:t>
        </w:r>
      </w:ins>
      <w:ins w:id="1985" w:author="Mahmoud" w:date="2017-10-07T17:48:00Z">
        <w:r w:rsidR="002A7B26">
          <w:rPr>
            <w:rFonts w:hint="cs"/>
            <w:rtl/>
          </w:rPr>
          <w:t xml:space="preserve">، مثبت کاذب ناشی از روش های مبهم سازی و یا بارگذاری پویای کد به طور کلی از بین می رفت. اما نقطه ضعف اصلی ابزار های تحلیل پویا در این بود که در هربار اجرا تنها یک مسیر اجرایی را می آزمودند. این </w:t>
        </w:r>
      </w:ins>
      <w:ins w:id="1986" w:author="Mahmoud" w:date="2017-10-07T17:50:00Z">
        <w:r w:rsidR="002A7B26">
          <w:rPr>
            <w:rFonts w:hint="cs"/>
            <w:rtl/>
          </w:rPr>
          <w:t xml:space="preserve">مسیر اجرایی در ساده ترین حالت براساس </w:t>
        </w:r>
        <w:r w:rsidR="00DC0FE8">
          <w:rPr>
            <w:rFonts w:hint="cs"/>
            <w:rtl/>
          </w:rPr>
          <w:t>ورودی های دلخواه انتخاب و اجرا می شد از این رو احتمال انتخاب مسی</w:t>
        </w:r>
      </w:ins>
      <w:ins w:id="1987" w:author="Mahmoud" w:date="2017-10-07T17:51:00Z">
        <w:r w:rsidR="00DC0FE8">
          <w:rPr>
            <w:rFonts w:hint="cs"/>
            <w:rtl/>
          </w:rPr>
          <w:t xml:space="preserve">ر های </w:t>
        </w:r>
      </w:ins>
      <w:ins w:id="1988" w:author="Mahmoud" w:date="2017-10-07T17:52:00Z">
        <w:r w:rsidR="00DC0FE8">
          <w:rPr>
            <w:rFonts w:hint="cs"/>
            <w:rtl/>
          </w:rPr>
          <w:t xml:space="preserve">اجرایی </w:t>
        </w:r>
      </w:ins>
      <w:ins w:id="1989" w:author="Mahmoud" w:date="2017-10-07T17:51:00Z">
        <w:r w:rsidR="00DC0FE8">
          <w:rPr>
            <w:rFonts w:hint="cs"/>
            <w:rtl/>
          </w:rPr>
          <w:t>متفاوت</w:t>
        </w:r>
      </w:ins>
      <w:ins w:id="1990" w:author="Mahmoud" w:date="2017-10-07T19:13:00Z">
        <w:r w:rsidR="00B166D5">
          <w:rPr>
            <w:rFonts w:hint="cs"/>
            <w:rtl/>
          </w:rPr>
          <w:t xml:space="preserve"> بسیار کم</w:t>
        </w:r>
      </w:ins>
      <w:ins w:id="1991" w:author="Mahmoud" w:date="2017-10-07T17:52:00Z">
        <w:r w:rsidR="00DC0FE8">
          <w:rPr>
            <w:rFonts w:hint="cs"/>
            <w:rtl/>
          </w:rPr>
          <w:t xml:space="preserve"> بود.</w:t>
        </w:r>
      </w:ins>
      <w:ins w:id="1992" w:author="Mahmoud" w:date="2017-10-07T19:13:00Z">
        <w:r w:rsidR="00B166D5">
          <w:rPr>
            <w:rFonts w:hint="cs"/>
            <w:rtl/>
          </w:rPr>
          <w:t xml:space="preserve"> در واقع دژافزار های بسیاری وجود داشت که اگرچه مسیر های اجرایی دارای کد مخرب را شامل می شدند اما </w:t>
        </w:r>
      </w:ins>
      <w:ins w:id="1993" w:author="Mahmoud" w:date="2017-10-07T19:15:00Z">
        <w:r w:rsidR="00B166D5">
          <w:rPr>
            <w:rFonts w:hint="cs"/>
            <w:rtl/>
          </w:rPr>
          <w:t>در تحلیل پویا به عنوان برنامه ی کاربردی شناخته می شدند</w:t>
        </w:r>
      </w:ins>
      <w:ins w:id="1994" w:author="Mahmoud" w:date="2017-10-07T19:16:00Z">
        <w:r w:rsidR="00B166D5">
          <w:rPr>
            <w:rFonts w:hint="cs"/>
            <w:rtl/>
          </w:rPr>
          <w:t xml:space="preserve"> زیرا مسیر های اجرایی محدودی از آن ها اجرا می</w:t>
        </w:r>
        <w:r w:rsidR="00B166D5">
          <w:rPr>
            <w:rtl/>
          </w:rPr>
          <w:softHyphen/>
        </w:r>
        <w:r w:rsidR="00B166D5">
          <w:rPr>
            <w:rFonts w:hint="cs"/>
            <w:rtl/>
          </w:rPr>
          <w:t>شد و باقی مسیر های کد مورد ارزیابی قرار نمی گرفت</w:t>
        </w:r>
      </w:ins>
      <w:ins w:id="1995" w:author="Mahmoud" w:date="2017-10-07T19:15:00Z">
        <w:r w:rsidR="00B166D5">
          <w:rPr>
            <w:rFonts w:hint="cs"/>
            <w:rtl/>
          </w:rPr>
          <w:t>.</w:t>
        </w:r>
      </w:ins>
    </w:p>
    <w:p w14:paraId="62FC0F11" w14:textId="736B9E63" w:rsidR="00AE5465" w:rsidRDefault="00AE5465">
      <w:pPr>
        <w:rPr>
          <w:ins w:id="1996" w:author="Mahmoud" w:date="2017-10-07T19:19:00Z"/>
          <w:rFonts w:eastAsiaTheme="minorEastAsia"/>
          <w:caps/>
          <w:rtl/>
        </w:rPr>
        <w:pPrChange w:id="1997" w:author="Mahmoud" w:date="2017-10-07T19:20:00Z">
          <w:pPr>
            <w:ind w:firstLine="556"/>
          </w:pPr>
        </w:pPrChange>
      </w:pPr>
      <w:ins w:id="1998" w:author="Mahmoud" w:date="2017-10-07T19:21:00Z">
        <w:r>
          <w:rPr>
            <w:rFonts w:eastAsiaTheme="minorEastAsia" w:hint="cs"/>
            <w:caps/>
            <w:rtl/>
          </w:rPr>
          <w:t xml:space="preserve">از سویی دیگر </w:t>
        </w:r>
      </w:ins>
      <w:ins w:id="1999" w:author="Mahmoud" w:date="2017-10-07T19:20:00Z">
        <w:r>
          <w:rPr>
            <w:rFonts w:eastAsiaTheme="minorEastAsia" w:hint="cs"/>
            <w:caps/>
            <w:rtl/>
          </w:rPr>
          <w:t>مهندسین آزمون نرم افزار چهار سطح مختلف آزمون را برای آزمون یک برنامه درنظر می</w:t>
        </w:r>
        <w:r>
          <w:rPr>
            <w:rFonts w:eastAsiaTheme="minorEastAsia"/>
            <w:caps/>
            <w:rtl/>
          </w:rPr>
          <w:softHyphen/>
        </w:r>
        <w:r>
          <w:rPr>
            <w:rFonts w:eastAsiaTheme="minorEastAsia" w:hint="cs"/>
            <w:caps/>
            <w:rtl/>
          </w:rPr>
          <w:t>گیرند. این چهار سطح عبارت اند از:</w:t>
        </w:r>
      </w:ins>
    </w:p>
    <w:p w14:paraId="25523C74" w14:textId="77777777" w:rsidR="00AE5465" w:rsidRDefault="00AE5465">
      <w:pPr>
        <w:pStyle w:val="ListParagraph"/>
        <w:numPr>
          <w:ilvl w:val="0"/>
          <w:numId w:val="89"/>
        </w:numPr>
        <w:rPr>
          <w:ins w:id="2000" w:author="Mahmoud" w:date="2017-10-07T19:19:00Z"/>
          <w:rFonts w:eastAsiaTheme="minorEastAsia"/>
        </w:rPr>
        <w:pPrChange w:id="2001" w:author="Mahmoud" w:date="2017-10-07T20:04:00Z">
          <w:pPr>
            <w:pStyle w:val="ListParagraph"/>
            <w:numPr>
              <w:numId w:val="86"/>
            </w:numPr>
            <w:ind w:left="916" w:hanging="360"/>
          </w:pPr>
        </w:pPrChange>
      </w:pPr>
      <w:ins w:id="2002" w:author="Mahmoud" w:date="2017-10-07T19:19:00Z">
        <w:r>
          <w:rPr>
            <w:rFonts w:eastAsiaTheme="minorEastAsia" w:hint="cs"/>
            <w:rtl/>
          </w:rPr>
          <w:t>آزمون واحد</w:t>
        </w:r>
        <w:r w:rsidRPr="00E2341D">
          <w:rPr>
            <w:rStyle w:val="FootnoteReference"/>
            <w:rtl/>
            <w:rPrChange w:id="2003" w:author="ehsan edalat" w:date="2018-01-05T21:49:00Z">
              <w:rPr>
                <w:rStyle w:val="FootnoteReference"/>
                <w:rFonts w:eastAsiaTheme="minorEastAsia"/>
                <w:rtl/>
              </w:rPr>
            </w:rPrChange>
          </w:rPr>
          <w:footnoteReference w:id="1"/>
        </w:r>
      </w:ins>
    </w:p>
    <w:p w14:paraId="5EE5F625" w14:textId="77777777" w:rsidR="00AE5465" w:rsidRDefault="00AE5465">
      <w:pPr>
        <w:pStyle w:val="ListParagraph"/>
        <w:numPr>
          <w:ilvl w:val="0"/>
          <w:numId w:val="89"/>
        </w:numPr>
        <w:rPr>
          <w:ins w:id="2006" w:author="Mahmoud" w:date="2017-10-07T19:19:00Z"/>
          <w:rFonts w:eastAsiaTheme="minorEastAsia"/>
        </w:rPr>
        <w:pPrChange w:id="2007" w:author="Mahmoud" w:date="2017-10-07T20:04:00Z">
          <w:pPr>
            <w:pStyle w:val="ListParagraph"/>
            <w:numPr>
              <w:numId w:val="86"/>
            </w:numPr>
            <w:ind w:left="916" w:hanging="360"/>
          </w:pPr>
        </w:pPrChange>
      </w:pPr>
      <w:ins w:id="2008" w:author="Mahmoud" w:date="2017-10-07T19:19:00Z">
        <w:r>
          <w:rPr>
            <w:rFonts w:eastAsiaTheme="minorEastAsia" w:hint="cs"/>
            <w:rtl/>
          </w:rPr>
          <w:t>آزمون تجمیع</w:t>
        </w:r>
        <w:r w:rsidRPr="00E2341D">
          <w:rPr>
            <w:rStyle w:val="FootnoteReference"/>
            <w:rtl/>
            <w:rPrChange w:id="2009" w:author="ehsan edalat" w:date="2018-01-05T21:49:00Z">
              <w:rPr>
                <w:rStyle w:val="FootnoteReference"/>
                <w:rFonts w:eastAsiaTheme="minorEastAsia"/>
                <w:rtl/>
              </w:rPr>
            </w:rPrChange>
          </w:rPr>
          <w:footnoteReference w:id="2"/>
        </w:r>
      </w:ins>
    </w:p>
    <w:p w14:paraId="3720D8A3" w14:textId="1BFBB5F2" w:rsidR="00AE5465" w:rsidRDefault="00AE5465">
      <w:pPr>
        <w:pStyle w:val="ListParagraph"/>
        <w:numPr>
          <w:ilvl w:val="0"/>
          <w:numId w:val="89"/>
        </w:numPr>
        <w:rPr>
          <w:ins w:id="2012" w:author="Mahmoud" w:date="2017-10-07T20:04:00Z"/>
          <w:rFonts w:eastAsiaTheme="minorEastAsia"/>
        </w:rPr>
        <w:pPrChange w:id="2013" w:author="Mahmoud" w:date="2017-10-07T20:04:00Z">
          <w:pPr>
            <w:pStyle w:val="ListParagraph"/>
            <w:numPr>
              <w:numId w:val="86"/>
            </w:numPr>
            <w:ind w:left="916" w:hanging="360"/>
          </w:pPr>
        </w:pPrChange>
      </w:pPr>
      <w:ins w:id="2014" w:author="Mahmoud" w:date="2017-10-07T19:19:00Z">
        <w:r>
          <w:rPr>
            <w:rFonts w:eastAsiaTheme="minorEastAsia" w:hint="cs"/>
            <w:rtl/>
          </w:rPr>
          <w:t>آزمون اطمینان از کیفیت</w:t>
        </w:r>
        <w:r w:rsidRPr="00E2341D">
          <w:rPr>
            <w:rStyle w:val="FootnoteReference"/>
            <w:rtl/>
            <w:rPrChange w:id="2015" w:author="ehsan edalat" w:date="2018-01-05T21:49:00Z">
              <w:rPr>
                <w:rStyle w:val="FootnoteReference"/>
                <w:rFonts w:eastAsiaTheme="minorEastAsia"/>
                <w:rtl/>
              </w:rPr>
            </w:rPrChange>
          </w:rPr>
          <w:footnoteReference w:id="3"/>
        </w:r>
      </w:ins>
    </w:p>
    <w:p w14:paraId="227FC368" w14:textId="77777777" w:rsidR="001D5DB6" w:rsidRPr="001D5DB6" w:rsidRDefault="001D5DB6">
      <w:pPr>
        <w:rPr>
          <w:ins w:id="2018" w:author="Mahmoud" w:date="2017-10-07T19:19:00Z"/>
          <w:rFonts w:eastAsiaTheme="minorEastAsia"/>
          <w:rPrChange w:id="2019" w:author="Mahmoud" w:date="2017-10-07T20:04:00Z">
            <w:rPr>
              <w:ins w:id="2020" w:author="Mahmoud" w:date="2017-10-07T19:19:00Z"/>
            </w:rPr>
          </w:rPrChange>
        </w:rPr>
        <w:pPrChange w:id="2021" w:author="Mahmoud" w:date="2017-10-07T20:04:00Z">
          <w:pPr>
            <w:pStyle w:val="ListParagraph"/>
            <w:numPr>
              <w:numId w:val="86"/>
            </w:numPr>
            <w:ind w:left="916" w:hanging="360"/>
          </w:pPr>
        </w:pPrChange>
      </w:pPr>
    </w:p>
    <w:p w14:paraId="65ED1128" w14:textId="499A5187" w:rsidR="001D5DB6" w:rsidRDefault="00AE5465" w:rsidP="00241BE5">
      <w:pPr>
        <w:pStyle w:val="ListParagraph"/>
        <w:numPr>
          <w:ilvl w:val="0"/>
          <w:numId w:val="89"/>
        </w:numPr>
        <w:rPr>
          <w:ins w:id="2022" w:author="Mahmoud" w:date="2017-10-07T20:07:00Z"/>
          <w:rFonts w:eastAsiaTheme="minorEastAsia"/>
        </w:rPr>
      </w:pPr>
      <w:ins w:id="2023" w:author="Mahmoud" w:date="2017-10-07T19:19:00Z">
        <w:r>
          <w:rPr>
            <w:rFonts w:eastAsiaTheme="minorEastAsia" w:hint="cs"/>
            <w:rtl/>
          </w:rPr>
          <w:lastRenderedPageBreak/>
          <w:t>آزمون تایید کاربر</w:t>
        </w:r>
        <w:r w:rsidRPr="00E2341D">
          <w:rPr>
            <w:rStyle w:val="FootnoteReference"/>
            <w:rtl/>
            <w:rPrChange w:id="2024" w:author="ehsan edalat" w:date="2018-01-05T21:49:00Z">
              <w:rPr>
                <w:rStyle w:val="FootnoteReference"/>
                <w:rFonts w:eastAsiaTheme="minorEastAsia"/>
                <w:rtl/>
              </w:rPr>
            </w:rPrChange>
          </w:rPr>
          <w:footnoteReference w:id="4"/>
        </w:r>
      </w:ins>
    </w:p>
    <w:p w14:paraId="0A7D1946" w14:textId="61494B92" w:rsidR="00AE5465" w:rsidRDefault="001D5DB6">
      <w:pPr>
        <w:rPr>
          <w:ins w:id="2027" w:author="Mahmoud" w:date="2017-10-07T20:13:00Z"/>
          <w:rFonts w:eastAsiaTheme="minorEastAsia"/>
          <w:rtl/>
        </w:rPr>
        <w:pPrChange w:id="2028" w:author="Mahmoud" w:date="2017-10-08T11:51:00Z">
          <w:pPr>
            <w:jc w:val="center"/>
          </w:pPr>
        </w:pPrChange>
      </w:pPr>
      <w:ins w:id="2029" w:author="Mahmoud" w:date="2017-10-07T20:07:00Z">
        <w:r>
          <w:rPr>
            <w:rFonts w:eastAsiaTheme="minorEastAsia" w:hint="cs"/>
            <w:rtl/>
          </w:rPr>
          <w:t xml:space="preserve">فارغ از سطح آزمون برای یک نرم افزار، ما نیازمند آن هستیم که داده های تولید شده برای آزمون به گونه ای هوشمندانه تولید شوند که پوشش کد مناسبی را تامین نمایند. برای </w:t>
        </w:r>
      </w:ins>
      <w:ins w:id="2030" w:author="Mahmoud" w:date="2017-10-07T20:09:00Z">
        <w:r>
          <w:rPr>
            <w:rFonts w:eastAsiaTheme="minorEastAsia" w:hint="cs"/>
            <w:rtl/>
          </w:rPr>
          <w:t>این کار روش غیرهوشمندانه</w:t>
        </w:r>
      </w:ins>
      <w:ins w:id="2031" w:author="Mahmoud" w:date="2017-10-07T20:10:00Z">
        <w:r>
          <w:rPr>
            <w:rFonts w:eastAsiaTheme="minorEastAsia" w:hint="cs"/>
            <w:rtl/>
          </w:rPr>
          <w:t>،</w:t>
        </w:r>
      </w:ins>
      <w:ins w:id="2032" w:author="Mahmoud" w:date="2017-10-07T20:09:00Z">
        <w:r>
          <w:rPr>
            <w:rFonts w:eastAsiaTheme="minorEastAsia" w:hint="cs"/>
            <w:rtl/>
          </w:rPr>
          <w:t xml:space="preserve"> تولید ورودی دلخواه خواهد بود که لزوما کارا نیست.</w:t>
        </w:r>
      </w:ins>
      <w:ins w:id="2033" w:author="Mahmoud" w:date="2017-10-07T20:10:00Z">
        <w:r>
          <w:rPr>
            <w:rFonts w:eastAsiaTheme="minorEastAsia" w:hint="cs"/>
            <w:rtl/>
          </w:rPr>
          <w:t xml:space="preserve"> از این رو در دهه ی</w:t>
        </w:r>
      </w:ins>
      <w:ins w:id="2034" w:author="Mahmoud" w:date="2017-10-07T20:11:00Z">
        <w:r>
          <w:rPr>
            <w:rFonts w:eastAsiaTheme="minorEastAsia" w:hint="cs"/>
            <w:rtl/>
          </w:rPr>
          <w:t>90 میلادی روش آزمون نمادین مطرح شد. در این روش ورودی های برنامه به صورت نمادین در نظر گرفته می شد و شروط موجود در یک مسیر اجرا استخراج می گشت.</w:t>
        </w:r>
      </w:ins>
      <w:ins w:id="2035" w:author="Mahmoud" w:date="2017-10-07T19:19:00Z">
        <w:r w:rsidR="00AE5465">
          <w:rPr>
            <w:rFonts w:eastAsiaTheme="minorEastAsia" w:hint="cs"/>
            <w:rtl/>
          </w:rPr>
          <w:t xml:space="preserve"> </w:t>
        </w:r>
      </w:ins>
      <w:ins w:id="2036" w:author="Mahmoud" w:date="2017-10-07T20:13:00Z">
        <w:r>
          <w:rPr>
            <w:rFonts w:eastAsiaTheme="minorEastAsia" w:hint="cs"/>
            <w:rtl/>
          </w:rPr>
          <w:t xml:space="preserve">با ارائه ی این شروط به حل کننده ی قید، مسیر اجرایی جدیدی تولید می شد که از امکان پذیر بودن آن مطمئن بودیم. </w:t>
        </w:r>
      </w:ins>
      <w:ins w:id="2037" w:author="Mahmoud" w:date="2017-10-07T19:19:00Z">
        <w:r w:rsidR="00AE5465">
          <w:rPr>
            <w:rFonts w:eastAsiaTheme="minorEastAsia" w:hint="cs"/>
            <w:rtl/>
          </w:rPr>
          <w:t xml:space="preserve">در فصل </w:t>
        </w:r>
      </w:ins>
      <w:ins w:id="2038" w:author="Mahmoud" w:date="2017-10-07T19:23:00Z">
        <w:r w:rsidR="00C702AB">
          <w:rPr>
            <w:rFonts w:eastAsiaTheme="minorEastAsia" w:hint="cs"/>
            <w:rtl/>
          </w:rPr>
          <w:t>دوم</w:t>
        </w:r>
      </w:ins>
      <w:ins w:id="2039" w:author="Mahmoud" w:date="2017-10-07T19:19:00Z">
        <w:r w:rsidR="00AE5465">
          <w:rPr>
            <w:rFonts w:eastAsiaTheme="minorEastAsia" w:hint="cs"/>
            <w:rtl/>
          </w:rPr>
          <w:t>، برای اجرای نمادین</w:t>
        </w:r>
        <w:r w:rsidR="00AE5465" w:rsidRPr="00E2341D">
          <w:rPr>
            <w:rStyle w:val="FootnoteReference"/>
            <w:rtl/>
            <w:rPrChange w:id="2040" w:author="ehsan edalat" w:date="2018-01-05T21:49:00Z">
              <w:rPr>
                <w:rStyle w:val="FootnoteReference"/>
                <w:rFonts w:eastAsiaTheme="minorEastAsia"/>
                <w:rtl/>
              </w:rPr>
            </w:rPrChange>
          </w:rPr>
          <w:footnoteReference w:id="5"/>
        </w:r>
      </w:ins>
      <w:ins w:id="2043" w:author="Mahmoud" w:date="2017-10-07T20:12:00Z">
        <w:r>
          <w:rPr>
            <w:rFonts w:eastAsiaTheme="minorEastAsia" w:hint="cs"/>
            <w:rtl/>
          </w:rPr>
          <w:t xml:space="preserve"> به طور دقیق</w:t>
        </w:r>
      </w:ins>
      <w:ins w:id="2044" w:author="Mahmoud" w:date="2017-10-07T19:19:00Z">
        <w:r w:rsidR="00AE5465">
          <w:rPr>
            <w:rFonts w:eastAsiaTheme="minorEastAsia" w:hint="cs"/>
            <w:rtl/>
          </w:rPr>
          <w:t xml:space="preserve">، مورد بررسی قرار </w:t>
        </w:r>
      </w:ins>
      <w:ins w:id="2045" w:author="Mahmoud" w:date="2017-10-07T20:12:00Z">
        <w:r>
          <w:rPr>
            <w:rFonts w:eastAsiaTheme="minorEastAsia" w:hint="cs"/>
            <w:rtl/>
          </w:rPr>
          <w:t>خواهد گرفت</w:t>
        </w:r>
      </w:ins>
      <w:ins w:id="2046" w:author="Mahmoud" w:date="2017-10-07T19:19:00Z">
        <w:r w:rsidR="00AE5465">
          <w:rPr>
            <w:rFonts w:eastAsiaTheme="minorEastAsia" w:hint="cs"/>
            <w:rtl/>
          </w:rPr>
          <w:t>.</w:t>
        </w:r>
      </w:ins>
    </w:p>
    <w:p w14:paraId="74D62493" w14:textId="60A86D15" w:rsidR="00402E94" w:rsidRDefault="001D5DB6">
      <w:pPr>
        <w:rPr>
          <w:ins w:id="2047" w:author="Mahmoud" w:date="2017-10-07T20:22:00Z"/>
          <w:rFonts w:eastAsiaTheme="minorEastAsia"/>
          <w:rtl/>
        </w:rPr>
        <w:pPrChange w:id="2048" w:author="Mahmoud" w:date="2017-10-07T20:20:00Z">
          <w:pPr>
            <w:jc w:val="center"/>
          </w:pPr>
        </w:pPrChange>
      </w:pPr>
      <w:ins w:id="2049" w:author="Mahmoud" w:date="2017-10-07T20:14:00Z">
        <w:r>
          <w:rPr>
            <w:rFonts w:eastAsiaTheme="minorEastAsia" w:hint="cs"/>
            <w:rtl/>
          </w:rPr>
          <w:t xml:space="preserve">مشکل عمده ای که درمورد اجرای نمادین وجود داشت </w:t>
        </w:r>
      </w:ins>
      <w:ins w:id="2050" w:author="Mahmoud" w:date="2017-10-07T20:15:00Z">
        <w:r w:rsidR="00402E94">
          <w:rPr>
            <w:rFonts w:eastAsiaTheme="minorEastAsia" w:hint="cs"/>
            <w:rtl/>
          </w:rPr>
          <w:t xml:space="preserve">ناتوانی حل کننده های قید برای حل قیود پیچیده و عدم قابلیت گسترش پذیری بود. </w:t>
        </w:r>
      </w:ins>
      <w:ins w:id="2051" w:author="Mahmoud" w:date="2017-10-07T20:14:00Z">
        <w:r>
          <w:rPr>
            <w:rFonts w:eastAsiaTheme="minorEastAsia" w:hint="cs"/>
            <w:rtl/>
          </w:rPr>
          <w:t xml:space="preserve">پس از آن در سال 2005 میلادی </w:t>
        </w:r>
      </w:ins>
      <w:ins w:id="2052" w:author="Mahmoud" w:date="2017-10-07T20:16:00Z">
        <w:r w:rsidR="00402E94">
          <w:rPr>
            <w:rFonts w:eastAsiaTheme="minorEastAsia" w:hint="cs"/>
            <w:rtl/>
          </w:rPr>
          <w:t xml:space="preserve">در راستای حل مشکلات اجرای نمادین و در یک نوآوری علمی اجرای پویانمادین معرفی شد. در این روش اجرای نمادین با استفاده از اجرای عددی کاراتر شده بود. درواقع </w:t>
        </w:r>
      </w:ins>
      <w:ins w:id="2053" w:author="Mahmoud" w:date="2017-10-07T20:17:00Z">
        <w:r w:rsidR="00402E94">
          <w:rPr>
            <w:rFonts w:eastAsiaTheme="minorEastAsia" w:hint="cs"/>
            <w:rtl/>
          </w:rPr>
          <w:t xml:space="preserve">هرجا که حل کننده ی قید قادر به حل قید مسیر نبود، مسیر به طور عددی اجرا </w:t>
        </w:r>
        <w:r w:rsidR="00402E94">
          <w:rPr>
            <w:rFonts w:eastAsiaTheme="minorEastAsia"/>
            <w:rtl/>
          </w:rPr>
          <w:br/>
        </w:r>
        <w:r w:rsidR="00402E94">
          <w:rPr>
            <w:rFonts w:eastAsiaTheme="minorEastAsia" w:hint="cs"/>
            <w:rtl/>
          </w:rPr>
          <w:t>می</w:t>
        </w:r>
        <w:r w:rsidR="00402E94">
          <w:rPr>
            <w:rFonts w:eastAsiaTheme="minorEastAsia"/>
            <w:rtl/>
          </w:rPr>
          <w:softHyphen/>
        </w:r>
        <w:r w:rsidR="00402E94">
          <w:rPr>
            <w:rFonts w:eastAsiaTheme="minorEastAsia" w:hint="cs"/>
            <w:rtl/>
          </w:rPr>
          <w:t>شد.</w:t>
        </w:r>
      </w:ins>
      <w:ins w:id="2054" w:author="Mahmoud" w:date="2017-10-07T20:18:00Z">
        <w:r w:rsidR="00402E94">
          <w:rPr>
            <w:rFonts w:eastAsiaTheme="minorEastAsia" w:hint="cs"/>
            <w:rtl/>
          </w:rPr>
          <w:t xml:space="preserve"> </w:t>
        </w:r>
      </w:ins>
      <w:ins w:id="2055" w:author="Mahmoud" w:date="2017-10-07T20:19:00Z">
        <w:r w:rsidR="00402E94">
          <w:rPr>
            <w:rFonts w:eastAsiaTheme="minorEastAsia" w:hint="cs"/>
            <w:rtl/>
          </w:rPr>
          <w:t xml:space="preserve">به جز آزمون نرم افزار که هدف اصلی اجرای پویانمادین </w:t>
        </w:r>
      </w:ins>
      <w:ins w:id="2056" w:author="Mahmoud" w:date="2017-10-07T20:20:00Z">
        <w:r w:rsidR="00402E94">
          <w:rPr>
            <w:rFonts w:eastAsiaTheme="minorEastAsia" w:hint="cs"/>
            <w:rtl/>
          </w:rPr>
          <w:t>بود،</w:t>
        </w:r>
      </w:ins>
      <w:ins w:id="2057" w:author="Mahmoud" w:date="2017-10-07T20:18:00Z">
        <w:r w:rsidR="00402E94">
          <w:rPr>
            <w:rFonts w:eastAsiaTheme="minorEastAsia" w:hint="cs"/>
            <w:rtl/>
          </w:rPr>
          <w:t xml:space="preserve"> کاربرد های </w:t>
        </w:r>
      </w:ins>
      <w:ins w:id="2058" w:author="Mahmoud" w:date="2017-10-07T20:20:00Z">
        <w:r w:rsidR="00402E94">
          <w:rPr>
            <w:rFonts w:eastAsiaTheme="minorEastAsia" w:hint="cs"/>
            <w:rtl/>
          </w:rPr>
          <w:t>دیگری نیز</w:t>
        </w:r>
      </w:ins>
      <w:ins w:id="2059" w:author="Mahmoud" w:date="2017-10-07T20:18:00Z">
        <w:r w:rsidR="00402E94">
          <w:rPr>
            <w:rFonts w:eastAsiaTheme="minorEastAsia" w:hint="cs"/>
            <w:rtl/>
          </w:rPr>
          <w:t xml:space="preserve"> مورد بررسی قرار گرفت.</w:t>
        </w:r>
      </w:ins>
      <w:ins w:id="2060" w:author="Mahmoud" w:date="2017-10-07T20:20:00Z">
        <w:r w:rsidR="00402E94">
          <w:rPr>
            <w:rFonts w:eastAsiaTheme="minorEastAsia" w:hint="cs"/>
            <w:rtl/>
          </w:rPr>
          <w:t xml:space="preserve"> تشخیص آسیب پذیری های نرم افزاری، تشخیص نقض حریم خصوصی، تشخیص و تحلیل دژافزار از این موارد بودند.</w:t>
        </w:r>
      </w:ins>
    </w:p>
    <w:p w14:paraId="0AE58F54" w14:textId="6AE96F00" w:rsidR="00402E94" w:rsidRPr="001D5DB6" w:rsidRDefault="00402E94">
      <w:pPr>
        <w:rPr>
          <w:ins w:id="2061" w:author="Mahmoud" w:date="2017-10-06T18:57:00Z"/>
          <w:rFonts w:eastAsiaTheme="minorEastAsia"/>
          <w:rPrChange w:id="2062" w:author="Mahmoud" w:date="2017-10-07T20:12:00Z">
            <w:rPr>
              <w:ins w:id="2063" w:author="Mahmoud" w:date="2017-10-06T18:57:00Z"/>
            </w:rPr>
          </w:rPrChange>
        </w:rPr>
        <w:pPrChange w:id="2064" w:author="Mahmoud" w:date="2017-10-07T20:24:00Z">
          <w:pPr>
            <w:jc w:val="center"/>
          </w:pPr>
        </w:pPrChange>
      </w:pPr>
      <w:ins w:id="2065" w:author="Mahmoud" w:date="2017-10-07T20:22:00Z">
        <w:r>
          <w:rPr>
            <w:rFonts w:eastAsiaTheme="minorEastAsia" w:hint="cs"/>
            <w:rtl/>
          </w:rPr>
          <w:t xml:space="preserve">ما در این گزارش ، اجرای  پویانمادین برای تشخیص دژافزار را </w:t>
        </w:r>
      </w:ins>
      <w:ins w:id="2066" w:author="Mahmoud" w:date="2017-10-07T20:24:00Z">
        <w:r>
          <w:rPr>
            <w:rFonts w:eastAsiaTheme="minorEastAsia" w:hint="cs"/>
            <w:rtl/>
          </w:rPr>
          <w:t xml:space="preserve">بررسی کرده </w:t>
        </w:r>
      </w:ins>
      <w:ins w:id="2067" w:author="Mahmoud" w:date="2017-10-07T20:22:00Z">
        <w:r>
          <w:rPr>
            <w:rFonts w:eastAsiaTheme="minorEastAsia" w:hint="cs"/>
            <w:rtl/>
          </w:rPr>
          <w:t>ایم و سیر تاریخی و علمی لازم برای بیان این مطلب را مورد بحث قرار داده ایم.</w:t>
        </w:r>
      </w:ins>
    </w:p>
    <w:p w14:paraId="0561DA06" w14:textId="0B4B74DE" w:rsidR="00F77772" w:rsidRDefault="00F77772">
      <w:pPr>
        <w:pStyle w:val="Heading2"/>
        <w:rPr>
          <w:ins w:id="2068" w:author="Mahmoud" w:date="2017-10-06T18:57:00Z"/>
          <w:rtl/>
        </w:rPr>
        <w:pPrChange w:id="2069" w:author="Mahmoud" w:date="2017-10-06T21:07:00Z">
          <w:pPr>
            <w:jc w:val="center"/>
          </w:pPr>
        </w:pPrChange>
      </w:pPr>
      <w:bookmarkStart w:id="2070" w:name="_Toc495715008"/>
      <w:ins w:id="2071" w:author="Mahmoud" w:date="2017-10-06T18:57:00Z">
        <w:r>
          <w:rPr>
            <w:rFonts w:hint="cs"/>
            <w:rtl/>
          </w:rPr>
          <w:t>1-2-ساختار گزارش</w:t>
        </w:r>
        <w:bookmarkEnd w:id="2070"/>
      </w:ins>
    </w:p>
    <w:p w14:paraId="42C286AD" w14:textId="77777777" w:rsidR="00F77772" w:rsidRDefault="00E62D84">
      <w:pPr>
        <w:rPr>
          <w:ins w:id="2072" w:author="Mahmoud" w:date="2017-10-06T18:58:00Z"/>
          <w:rtl/>
        </w:rPr>
        <w:pPrChange w:id="2073" w:author="Windows User" w:date="2017-09-22T16:29:00Z">
          <w:pPr>
            <w:jc w:val="center"/>
          </w:pPr>
        </w:pPrChange>
      </w:pPr>
      <w:ins w:id="2074" w:author="Mahmoud" w:date="2017-10-06T17:40:00Z">
        <w:r>
          <w:rPr>
            <w:rFonts w:hint="cs"/>
            <w:rtl/>
          </w:rPr>
          <w:t>این پژوهش در هفت فصل تدوین شده است.</w:t>
        </w:r>
      </w:ins>
      <w:ins w:id="2075" w:author="Mahmoud" w:date="2017-10-06T17:41:00Z">
        <w:r>
          <w:rPr>
            <w:rFonts w:hint="cs"/>
            <w:rtl/>
          </w:rPr>
          <w:t xml:space="preserve"> در فصل اول مقدمات موضوع مورد بحث قرار </w:t>
        </w:r>
      </w:ins>
      <w:ins w:id="2076" w:author="Mahmoud" w:date="2017-10-06T17:43:00Z">
        <w:r>
          <w:rPr>
            <w:rFonts w:hint="cs"/>
            <w:rtl/>
          </w:rPr>
          <w:t>گرفته است.</w:t>
        </w:r>
      </w:ins>
    </w:p>
    <w:p w14:paraId="246A8155" w14:textId="77777777" w:rsidR="00F841C0" w:rsidRDefault="00E62D84">
      <w:pPr>
        <w:rPr>
          <w:ins w:id="2077" w:author="Mahmoud" w:date="2017-10-06T21:16:00Z"/>
          <w:rtl/>
        </w:rPr>
        <w:pPrChange w:id="2078" w:author="Mahmoud" w:date="2017-10-06T21:15:00Z">
          <w:pPr>
            <w:ind w:firstLine="432"/>
          </w:pPr>
        </w:pPrChange>
      </w:pPr>
      <w:ins w:id="2079" w:author="Mahmoud" w:date="2017-10-06T17:43:00Z">
        <w:r>
          <w:rPr>
            <w:rFonts w:hint="cs"/>
            <w:rtl/>
          </w:rPr>
          <w:t xml:space="preserve"> در فصل دوم اجرای </w:t>
        </w:r>
      </w:ins>
      <w:ins w:id="2080" w:author="Mahmoud" w:date="2017-10-06T18:56:00Z">
        <w:r w:rsidR="00F77772">
          <w:rPr>
            <w:rFonts w:hint="cs"/>
            <w:rtl/>
          </w:rPr>
          <w:t>نمادین شرح داده شده است.</w:t>
        </w:r>
      </w:ins>
      <w:ins w:id="2081" w:author="Mahmoud" w:date="2017-10-06T21:09:00Z">
        <w:r w:rsidR="00BD5E94">
          <w:rPr>
            <w:rFonts w:hint="cs"/>
            <w:rtl/>
          </w:rPr>
          <w:t>هم چنین دو روش نوین در اجرای نمادین</w:t>
        </w:r>
      </w:ins>
      <w:ins w:id="2082" w:author="Mahmoud" w:date="2017-10-06T21:15:00Z">
        <w:r w:rsidR="00F841C0">
          <w:rPr>
            <w:rFonts w:hint="cs"/>
            <w:rtl/>
          </w:rPr>
          <w:t xml:space="preserve"> با نام های روش </w:t>
        </w:r>
        <w:r w:rsidR="00F841C0">
          <w:t>EGT</w:t>
        </w:r>
        <w:r w:rsidR="00F841C0">
          <w:rPr>
            <w:rFonts w:hint="cs"/>
            <w:rtl/>
          </w:rPr>
          <w:t xml:space="preserve"> و روش اجرای پویانمادین</w:t>
        </w:r>
      </w:ins>
      <w:ins w:id="2083" w:author="Mahmoud" w:date="2017-10-06T21:09:00Z">
        <w:r w:rsidR="00BD5E94">
          <w:rPr>
            <w:rFonts w:hint="cs"/>
            <w:rtl/>
          </w:rPr>
          <w:t xml:space="preserve"> مطرح می</w:t>
        </w:r>
      </w:ins>
      <w:ins w:id="2084" w:author="Mahmoud" w:date="2017-10-06T21:11:00Z">
        <w:r w:rsidR="00BD5E94">
          <w:rPr>
            <w:rtl/>
          </w:rPr>
          <w:softHyphen/>
        </w:r>
      </w:ins>
      <w:ins w:id="2085" w:author="Mahmoud" w:date="2017-10-06T21:09:00Z">
        <w:r w:rsidR="00F841C0">
          <w:rPr>
            <w:rFonts w:hint="cs"/>
            <w:rtl/>
          </w:rPr>
          <w:t>شو</w:t>
        </w:r>
      </w:ins>
      <w:ins w:id="2086" w:author="Mahmoud" w:date="2017-10-06T21:15:00Z">
        <w:r w:rsidR="00F841C0">
          <w:rPr>
            <w:rFonts w:hint="cs"/>
            <w:rtl/>
          </w:rPr>
          <w:t>ند.</w:t>
        </w:r>
      </w:ins>
    </w:p>
    <w:p w14:paraId="147720CA" w14:textId="04D1CD82" w:rsidR="00BD5E94" w:rsidRDefault="00BD5E94">
      <w:pPr>
        <w:rPr>
          <w:ins w:id="2087" w:author="Mahmoud" w:date="2017-10-06T21:18:00Z"/>
          <w:rtl/>
        </w:rPr>
        <w:pPrChange w:id="2088" w:author="Mahmoud" w:date="2017-10-08T11:52:00Z">
          <w:pPr>
            <w:ind w:firstLine="432"/>
          </w:pPr>
        </w:pPrChange>
      </w:pPr>
      <w:ins w:id="2089" w:author="Mahmoud" w:date="2017-10-06T21:09:00Z">
        <w:r>
          <w:rPr>
            <w:rFonts w:hint="cs"/>
            <w:rtl/>
          </w:rPr>
          <w:lastRenderedPageBreak/>
          <w:t xml:space="preserve">در فصل </w:t>
        </w:r>
      </w:ins>
      <w:ins w:id="2090" w:author="Mahmoud" w:date="2017-10-06T21:18:00Z">
        <w:r w:rsidR="00F841C0">
          <w:rPr>
            <w:rFonts w:hint="cs"/>
            <w:rtl/>
          </w:rPr>
          <w:t>سوم</w:t>
        </w:r>
      </w:ins>
      <w:ins w:id="2091" w:author="Mahmoud" w:date="2017-10-06T21:09:00Z">
        <w:r>
          <w:rPr>
            <w:rFonts w:hint="cs"/>
            <w:rtl/>
          </w:rPr>
          <w:t xml:space="preserve">، </w:t>
        </w:r>
      </w:ins>
      <w:ins w:id="2092" w:author="Mahmoud" w:date="2017-10-06T21:16:00Z">
        <w:r w:rsidR="00F841C0">
          <w:rPr>
            <w:rFonts w:hint="cs"/>
            <w:rtl/>
          </w:rPr>
          <w:t>در اجرای پویانمادین برای تحلیل برنامه ها</w:t>
        </w:r>
      </w:ins>
      <w:ins w:id="2093" w:author="Mahmoud" w:date="2017-10-06T21:09:00Z">
        <w:r>
          <w:rPr>
            <w:rFonts w:hint="cs"/>
            <w:rtl/>
          </w:rPr>
          <w:t xml:space="preserve"> بررسی می‌شوند. ابزارهای بیان شده عبارتند از: </w:t>
        </w:r>
        <w:r>
          <w:t>DART</w:t>
        </w:r>
        <w:r>
          <w:rPr>
            <w:rFonts w:hint="cs"/>
            <w:rtl/>
          </w:rPr>
          <w:t>،</w:t>
        </w:r>
      </w:ins>
      <w:ins w:id="2094" w:author="Mahmoud" w:date="2017-10-06T21:17:00Z">
        <w:r w:rsidR="00F841C0">
          <w:rPr>
            <w:rFonts w:hint="cs"/>
            <w:rtl/>
          </w:rPr>
          <w:t xml:space="preserve"> </w:t>
        </w:r>
      </w:ins>
      <w:ins w:id="2095" w:author="Mahmoud" w:date="2017-10-06T21:16:00Z">
        <w:r w:rsidR="00F841C0">
          <w:t>Mayhem</w:t>
        </w:r>
      </w:ins>
      <w:ins w:id="2096" w:author="Mahmoud" w:date="2017-10-06T21:17:00Z">
        <w:r w:rsidR="00F841C0">
          <w:rPr>
            <w:rtl/>
          </w:rPr>
          <w:softHyphen/>
        </w:r>
        <w:r w:rsidR="00F841C0">
          <w:rPr>
            <w:rtl/>
          </w:rPr>
          <w:softHyphen/>
        </w:r>
        <w:r w:rsidR="00F841C0">
          <w:rPr>
            <w:rFonts w:hint="cs"/>
            <w:rtl/>
          </w:rPr>
          <w:t xml:space="preserve"> و </w:t>
        </w:r>
      </w:ins>
      <w:ins w:id="2097" w:author="Mahmoud" w:date="2017-10-06T21:16:00Z">
        <w:r w:rsidR="00F841C0">
          <w:t>Driller</w:t>
        </w:r>
        <w:r w:rsidR="00F841C0">
          <w:rPr>
            <w:rFonts w:hint="cs"/>
            <w:rtl/>
          </w:rPr>
          <w:t xml:space="preserve">. </w:t>
        </w:r>
      </w:ins>
      <w:ins w:id="2098" w:author="Mahmoud" w:date="2017-10-06T21:17:00Z">
        <w:r w:rsidR="00F841C0">
          <w:rPr>
            <w:rFonts w:hint="cs"/>
            <w:rtl/>
          </w:rPr>
          <w:t>این ابزار در زیربخش آخر این فصل بایکدیگر مقایسه شده و مزایا و معایب و نوآوری های علمی هریک بیان می شود.</w:t>
        </w:r>
      </w:ins>
    </w:p>
    <w:p w14:paraId="6FE6B78C" w14:textId="3E0D665D" w:rsidR="00F841C0" w:rsidRDefault="00F841C0">
      <w:pPr>
        <w:rPr>
          <w:ins w:id="2099" w:author="Mahmoud" w:date="2017-10-06T21:14:00Z"/>
          <w:rtl/>
        </w:rPr>
        <w:pPrChange w:id="2100" w:author="Mahmoud" w:date="2017-10-08T11:52:00Z">
          <w:pPr>
            <w:ind w:firstLine="432"/>
          </w:pPr>
        </w:pPrChange>
      </w:pPr>
      <w:ins w:id="2101" w:author="Mahmoud" w:date="2017-10-06T21:18:00Z">
        <w:r>
          <w:rPr>
            <w:rFonts w:hint="cs"/>
            <w:rtl/>
          </w:rPr>
          <w:t>در فصل چهارم، در اجرای پویانمادین برای تحلیل برنامه ها</w:t>
        </w:r>
      </w:ins>
      <w:ins w:id="2102" w:author="Mahmoud" w:date="2017-10-06T21:19:00Z">
        <w:r>
          <w:rPr>
            <w:rFonts w:hint="cs"/>
            <w:rtl/>
          </w:rPr>
          <w:t>ی اندروید</w:t>
        </w:r>
      </w:ins>
      <w:ins w:id="2103" w:author="Mahmoud" w:date="2017-10-06T21:18:00Z">
        <w:r>
          <w:rPr>
            <w:rFonts w:hint="cs"/>
            <w:rtl/>
          </w:rPr>
          <w:t xml:space="preserve"> بررسی می‌شوند.</w:t>
        </w:r>
      </w:ins>
      <w:ins w:id="2104" w:author="Mahmoud" w:date="2017-10-06T21:19:00Z">
        <w:r>
          <w:rPr>
            <w:rFonts w:hint="cs"/>
            <w:rtl/>
          </w:rPr>
          <w:t>علت اینکه این ابزار ها یک فصل جداگانه را به خود اختصاص داده اند این است که تحلیل برنامه های اندروید و اجرای پویانمادین برای پلتفرم اندروید با چالش های علمی جدیدی مواجه است</w:t>
        </w:r>
      </w:ins>
      <w:ins w:id="2105" w:author="Mahmoud" w:date="2017-10-06T21:20:00Z">
        <w:r>
          <w:rPr>
            <w:rFonts w:hint="cs"/>
            <w:rtl/>
          </w:rPr>
          <w:t xml:space="preserve"> که در ابتدای همین فصل شرح داده شده است</w:t>
        </w:r>
      </w:ins>
      <w:ins w:id="2106" w:author="Mahmoud" w:date="2017-10-06T21:19:00Z">
        <w:r>
          <w:rPr>
            <w:rFonts w:hint="cs"/>
            <w:rtl/>
          </w:rPr>
          <w:t>.</w:t>
        </w:r>
      </w:ins>
      <w:ins w:id="2107" w:author="Mahmoud" w:date="2017-10-06T21:18:00Z">
        <w:r>
          <w:rPr>
            <w:rFonts w:hint="cs"/>
            <w:rtl/>
          </w:rPr>
          <w:t xml:space="preserve"> ابزارهای بیان شده </w:t>
        </w:r>
      </w:ins>
      <w:ins w:id="2108" w:author="Mahmoud" w:date="2017-10-06T21:20:00Z">
        <w:r>
          <w:rPr>
            <w:rFonts w:hint="cs"/>
            <w:rtl/>
          </w:rPr>
          <w:t xml:space="preserve">در این فصل </w:t>
        </w:r>
      </w:ins>
      <w:ins w:id="2109" w:author="Mahmoud" w:date="2017-10-06T21:18:00Z">
        <w:r>
          <w:rPr>
            <w:rFonts w:hint="cs"/>
            <w:rtl/>
          </w:rPr>
          <w:t xml:space="preserve">عبارتند از: </w:t>
        </w:r>
      </w:ins>
      <w:ins w:id="2110" w:author="Mahmoud" w:date="2017-10-06T21:21:00Z">
        <w:r>
          <w:t>ACTEV</w:t>
        </w:r>
      </w:ins>
      <w:ins w:id="2111" w:author="Mahmoud" w:date="2017-10-06T21:18:00Z">
        <w:r>
          <w:rPr>
            <w:rFonts w:hint="cs"/>
            <w:rtl/>
          </w:rPr>
          <w:t xml:space="preserve">، </w:t>
        </w:r>
      </w:ins>
      <w:ins w:id="2112" w:author="Mahmoud" w:date="2017-10-06T21:21:00Z">
        <w:r>
          <w:t>Condroid</w:t>
        </w:r>
      </w:ins>
      <w:ins w:id="2113" w:author="Mahmoud" w:date="2017-10-06T21:18:00Z">
        <w:r>
          <w:rPr>
            <w:rtl/>
          </w:rPr>
          <w:softHyphen/>
        </w:r>
        <w:r>
          <w:rPr>
            <w:rtl/>
          </w:rPr>
          <w:softHyphen/>
        </w:r>
        <w:r>
          <w:rPr>
            <w:rFonts w:hint="cs"/>
            <w:rtl/>
          </w:rPr>
          <w:t xml:space="preserve"> </w:t>
        </w:r>
      </w:ins>
      <w:ins w:id="2114" w:author="Mahmoud" w:date="2017-10-06T21:21:00Z">
        <w:r>
          <w:rPr>
            <w:rFonts w:hint="cs"/>
            <w:rtl/>
          </w:rPr>
          <w:t xml:space="preserve">، </w:t>
        </w:r>
        <w:r>
          <w:t>Sig-Droid</w:t>
        </w:r>
      </w:ins>
      <w:ins w:id="2115" w:author="Mahmoud" w:date="2017-10-06T21:18:00Z">
        <w:r>
          <w:rPr>
            <w:rFonts w:hint="cs"/>
            <w:rtl/>
          </w:rPr>
          <w:t xml:space="preserve">و </w:t>
        </w:r>
      </w:ins>
      <w:ins w:id="2116" w:author="Mahmoud" w:date="2017-10-06T21:21:00Z">
        <w:r>
          <w:t>APPIntent</w:t>
        </w:r>
      </w:ins>
      <w:ins w:id="2117" w:author="Mahmoud" w:date="2017-10-06T21:18:00Z">
        <w:r>
          <w:rPr>
            <w:rFonts w:hint="cs"/>
            <w:rtl/>
          </w:rPr>
          <w:t>. این ابزار</w:t>
        </w:r>
      </w:ins>
      <w:ins w:id="2118" w:author="Mahmoud" w:date="2017-10-06T21:22:00Z">
        <w:r>
          <w:rPr>
            <w:rFonts w:hint="cs"/>
            <w:rtl/>
          </w:rPr>
          <w:t>ها</w:t>
        </w:r>
      </w:ins>
      <w:ins w:id="2119" w:author="Mahmoud" w:date="2017-10-06T21:18:00Z">
        <w:r>
          <w:rPr>
            <w:rFonts w:hint="cs"/>
            <w:rtl/>
          </w:rPr>
          <w:t xml:space="preserve"> در زیربخش آخر این فصل بایکدیگر مقایسه شده و مزایا و معایب و نوآوری های علمی هریک بیان می شود.</w:t>
        </w:r>
      </w:ins>
    </w:p>
    <w:p w14:paraId="3BF6B6E8" w14:textId="256BFC95" w:rsidR="00E3085D" w:rsidRDefault="00F841C0">
      <w:pPr>
        <w:rPr>
          <w:ins w:id="2120" w:author="Mahmoud" w:date="2017-10-06T21:40:00Z"/>
          <w:rtl/>
        </w:rPr>
        <w:pPrChange w:id="2121" w:author="Mahmoud" w:date="2017-10-08T11:52:00Z">
          <w:pPr>
            <w:ind w:firstLine="432"/>
          </w:pPr>
        </w:pPrChange>
      </w:pPr>
      <w:ins w:id="2122" w:author="Mahmoud" w:date="2017-10-06T21:14:00Z">
        <w:r>
          <w:rPr>
            <w:rFonts w:hint="cs"/>
            <w:rtl/>
          </w:rPr>
          <w:t>در فصل پنجم، بیان می‌ش</w:t>
        </w:r>
      </w:ins>
      <w:ins w:id="2123" w:author="Mahmoud" w:date="2017-10-06T21:39:00Z">
        <w:r w:rsidR="00E3085D">
          <w:rPr>
            <w:rFonts w:hint="cs"/>
            <w:rtl/>
          </w:rPr>
          <w:t>و</w:t>
        </w:r>
      </w:ins>
      <w:ins w:id="2124" w:author="Mahmoud" w:date="2017-10-06T21:14:00Z">
        <w:r>
          <w:rPr>
            <w:rFonts w:hint="cs"/>
            <w:rtl/>
          </w:rPr>
          <w:t>ند. روش‌های تحلیل ایستا و پویا،</w:t>
        </w:r>
      </w:ins>
      <w:ins w:id="2125" w:author="Mahmoud" w:date="2017-10-06T21:39:00Z">
        <w:r w:rsidR="00E3085D">
          <w:rPr>
            <w:rFonts w:hint="cs"/>
            <w:rtl/>
          </w:rPr>
          <w:t xml:space="preserve"> شرح داده شده و</w:t>
        </w:r>
      </w:ins>
      <w:ins w:id="2126" w:author="Mahmoud" w:date="2017-10-06T21:14:00Z">
        <w:r>
          <w:rPr>
            <w:rFonts w:hint="cs"/>
            <w:rtl/>
          </w:rPr>
          <w:t xml:space="preserve"> در پایان فصل </w:t>
        </w:r>
      </w:ins>
      <w:ins w:id="2127" w:author="Mahmoud" w:date="2017-10-06T21:39:00Z">
        <w:r w:rsidR="00E3085D">
          <w:rPr>
            <w:rFonts w:hint="cs"/>
            <w:rtl/>
          </w:rPr>
          <w:t xml:space="preserve">نیز به طور خاص روش های </w:t>
        </w:r>
      </w:ins>
      <w:ins w:id="2128" w:author="Mahmoud" w:date="2017-10-06T21:40:00Z">
        <w:r w:rsidR="00E3085D">
          <w:rPr>
            <w:rFonts w:hint="cs"/>
            <w:rtl/>
          </w:rPr>
          <w:t>تشخیص دژافزار های ا</w:t>
        </w:r>
        <w:r w:rsidR="00C86ED0">
          <w:rPr>
            <w:rFonts w:hint="cs"/>
            <w:rtl/>
          </w:rPr>
          <w:t>ندرویدی مورد مطالعه قرار می گیر</w:t>
        </w:r>
        <w:r w:rsidR="00E3085D">
          <w:rPr>
            <w:rFonts w:hint="cs"/>
            <w:rtl/>
          </w:rPr>
          <w:t>د.</w:t>
        </w:r>
      </w:ins>
    </w:p>
    <w:p w14:paraId="5875DAD1" w14:textId="544905DC" w:rsidR="00E3085D" w:rsidRDefault="00E3085D">
      <w:pPr>
        <w:rPr>
          <w:ins w:id="2129" w:author="Mahmoud" w:date="2017-10-06T21:40:00Z"/>
          <w:rtl/>
        </w:rPr>
        <w:pPrChange w:id="2130" w:author="Mahmoud" w:date="2017-10-08T11:52:00Z">
          <w:pPr>
            <w:ind w:firstLine="432"/>
          </w:pPr>
        </w:pPrChange>
      </w:pPr>
      <w:ins w:id="2131" w:author="Mahmoud" w:date="2017-10-06T21:40:00Z">
        <w:r>
          <w:rPr>
            <w:rFonts w:hint="cs"/>
            <w:rtl/>
          </w:rPr>
          <w:t xml:space="preserve">در فصل ششم، در اجرای پویانمادین برای تحلیل </w:t>
        </w:r>
      </w:ins>
      <w:ins w:id="2132" w:author="Mahmoud" w:date="2017-10-06T21:41:00Z">
        <w:r>
          <w:rPr>
            <w:rFonts w:hint="cs"/>
            <w:rtl/>
          </w:rPr>
          <w:t>و تشخیص دژافزار</w:t>
        </w:r>
      </w:ins>
      <w:ins w:id="2133" w:author="Mahmoud" w:date="2017-10-06T21:40:00Z">
        <w:r>
          <w:rPr>
            <w:rFonts w:hint="cs"/>
            <w:rtl/>
          </w:rPr>
          <w:t xml:space="preserve"> بررسی می‌شوند.</w:t>
        </w:r>
      </w:ins>
      <w:ins w:id="2134" w:author="Mahmoud" w:date="2017-10-06T21:41:00Z">
        <w:r>
          <w:rPr>
            <w:rFonts w:hint="cs"/>
            <w:rtl/>
          </w:rPr>
          <w:t xml:space="preserve"> در این فصل سه کار پژوهشی مورد ارزیابی قرارگرفته اند. در </w:t>
        </w:r>
      </w:ins>
      <w:ins w:id="2135" w:author="Mahmoud" w:date="2017-10-06T21:42:00Z">
        <w:r>
          <w:rPr>
            <w:rFonts w:hint="cs"/>
            <w:rtl/>
          </w:rPr>
          <w:t>کار اول بروملی و همکاران</w:t>
        </w:r>
        <w:r>
          <w:t>[</w:t>
        </w:r>
      </w:ins>
      <w:ins w:id="2136" w:author="Mahmoud" w:date="2017-10-06T21:43:00Z">
        <w:r>
          <w:t>22</w:t>
        </w:r>
      </w:ins>
      <w:ins w:id="2137" w:author="Mahmoud" w:date="2017-10-06T21:42:00Z">
        <w:r>
          <w:t>]</w:t>
        </w:r>
      </w:ins>
      <w:ins w:id="2138" w:author="Mahmoud" w:date="2017-10-06T21:46:00Z">
        <w:r w:rsidR="00C86ED0">
          <w:rPr>
            <w:rFonts w:hint="cs"/>
            <w:rtl/>
          </w:rPr>
          <w:t xml:space="preserve"> به ارائه ی یک روش برای تشخیص خودکار </w:t>
        </w:r>
      </w:ins>
      <w:ins w:id="2139" w:author="Mahmoud" w:date="2017-10-06T21:47:00Z">
        <w:r w:rsidR="00C86ED0">
          <w:rPr>
            <w:rFonts w:hint="cs"/>
            <w:rtl/>
          </w:rPr>
          <w:t xml:space="preserve">بات نت ها با استفاده از اجرای پویانمادین پرداخته اند. در </w:t>
        </w:r>
      </w:ins>
      <w:ins w:id="2140" w:author="Mahmoud" w:date="2017-10-06T21:49:00Z">
        <w:r w:rsidR="00C86ED0">
          <w:rPr>
            <w:rFonts w:hint="cs"/>
            <w:rtl/>
          </w:rPr>
          <w:t xml:space="preserve"> کار دوم کروگل و همکاران</w:t>
        </w:r>
        <w:r w:rsidR="00C86ED0">
          <w:t xml:space="preserve">[23] </w:t>
        </w:r>
      </w:ins>
      <w:ins w:id="2141" w:author="Mahmoud" w:date="2017-10-06T21:50:00Z">
        <w:r w:rsidR="00C86ED0">
          <w:rPr>
            <w:rFonts w:hint="cs"/>
            <w:rtl/>
          </w:rPr>
          <w:t xml:space="preserve"> با ارائه یک راهکار مبتنی بر اجرای نمادین بهبود یافته و استفاده از شبیه ساز به ارائه ی بک روش نو برای تحلیل دژافزار پرداخته اند. در کار سوم که </w:t>
        </w:r>
      </w:ins>
      <w:ins w:id="2142" w:author="Mahmoud" w:date="2017-10-06T21:51:00Z">
        <w:r w:rsidR="00C86ED0">
          <w:t>Bitscope</w:t>
        </w:r>
        <w:r w:rsidR="00C86ED0">
          <w:rPr>
            <w:rFonts w:hint="cs"/>
            <w:rtl/>
          </w:rPr>
          <w:t xml:space="preserve"> نام دارد</w:t>
        </w:r>
      </w:ins>
      <w:ins w:id="2143" w:author="Mahmoud" w:date="2017-10-06T21:55:00Z">
        <w:r w:rsidR="003417C5">
          <w:t xml:space="preserve"> </w:t>
        </w:r>
        <w:r w:rsidR="003417C5">
          <w:rPr>
            <w:rFonts w:hint="cs"/>
            <w:rtl/>
          </w:rPr>
          <w:t xml:space="preserve"> با استفاده از </w:t>
        </w:r>
      </w:ins>
      <w:ins w:id="2144" w:author="Mahmoud" w:date="2017-10-06T21:56:00Z">
        <w:r w:rsidR="003417C5">
          <w:rPr>
            <w:rFonts w:hint="cs"/>
            <w:rtl/>
          </w:rPr>
          <w:t>اجرای نمادین چارچوبی برای تحلیل دژافزار ارائه شده که می تواند مسیرهای متفاوت یک دژافزار را پیمایش کند.</w:t>
        </w:r>
      </w:ins>
    </w:p>
    <w:p w14:paraId="3931957D" w14:textId="657A2738" w:rsidR="00BD5E94" w:rsidRDefault="00BD5E94">
      <w:pPr>
        <w:rPr>
          <w:ins w:id="2145" w:author="Mahmoud" w:date="2017-10-06T21:09:00Z"/>
          <w:rtl/>
        </w:rPr>
        <w:pPrChange w:id="2146" w:author="Mahmoud" w:date="2017-10-08T11:52:00Z">
          <w:pPr>
            <w:ind w:firstLine="432"/>
          </w:pPr>
        </w:pPrChange>
      </w:pPr>
      <w:ins w:id="2147" w:author="Mahmoud" w:date="2017-10-06T21:09:00Z">
        <w:r>
          <w:rPr>
            <w:rFonts w:hint="cs"/>
            <w:rtl/>
          </w:rPr>
          <w:t xml:space="preserve">در پایان در فصل </w:t>
        </w:r>
      </w:ins>
      <w:ins w:id="2148" w:author="Mahmoud" w:date="2017-10-06T21:12:00Z">
        <w:r>
          <w:rPr>
            <w:rFonts w:hint="cs"/>
            <w:rtl/>
          </w:rPr>
          <w:t>هفتم</w:t>
        </w:r>
      </w:ins>
      <w:ins w:id="2149" w:author="Mahmoud" w:date="2017-10-06T21:09:00Z">
        <w:r>
          <w:rPr>
            <w:rFonts w:hint="cs"/>
            <w:rtl/>
          </w:rPr>
          <w:t xml:space="preserve">،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Ref461486451 \h</w:instrText>
        </w:r>
        <w:r>
          <w:rPr>
            <w:rtl/>
          </w:rPr>
          <w:instrText xml:space="preserve"> </w:instrText>
        </w:r>
      </w:ins>
      <w:r>
        <w:rPr>
          <w:rtl/>
        </w:rPr>
      </w:r>
      <w:ins w:id="2150" w:author="Mahmoud" w:date="2017-10-06T21:09:00Z">
        <w:r>
          <w:rPr>
            <w:rtl/>
          </w:rPr>
          <w:fldChar w:fldCharType="separate"/>
        </w:r>
      </w:ins>
      <w:ins w:id="2151" w:author="Windows User" w:date="2017-10-14T03:40:00Z">
        <w:r w:rsidR="000D5978">
          <w:rPr>
            <w:rFonts w:hint="cs"/>
            <w:rtl/>
          </w:rPr>
          <w:t>7-1-</w:t>
        </w:r>
      </w:ins>
      <w:ins w:id="2152" w:author="Mahmoud" w:date="2017-10-06T21:09:00Z">
        <w:del w:id="2153" w:author="Windows User" w:date="2017-10-08T01:20:00Z">
          <w:r w:rsidDel="006F7478">
            <w:rPr>
              <w:rFonts w:hint="cs"/>
              <w:rtl/>
            </w:rPr>
            <w:delText>بحث و نتیجه‌گیری</w:delText>
          </w:r>
        </w:del>
        <w:r>
          <w:rPr>
            <w:rtl/>
          </w:rPr>
          <w:fldChar w:fldCharType="end"/>
        </w:r>
        <w:r>
          <w:rPr>
            <w:rFonts w:hint="cs"/>
            <w:rtl/>
          </w:rPr>
          <w:t xml:space="preserve"> می‌پردازیم. در مورد آینده بحث، مسائل باز موجود در این حوزه و همچنین پروژه کارشناسی ارشد و مراحل پژوهش آن مطالبی عنوان خواهد شد. در نهایت استفاده شده</w:t>
        </w:r>
      </w:ins>
      <w:ins w:id="2154" w:author="Mahmoud" w:date="2017-10-06T21:14:00Z">
        <w:r w:rsidR="00F841C0">
          <w:rPr>
            <w:rFonts w:hint="cs"/>
            <w:rtl/>
          </w:rPr>
          <w:t xml:space="preserve"> در فصل هشتم</w:t>
        </w:r>
      </w:ins>
      <w:ins w:id="2155" w:author="Mahmoud" w:date="2017-10-06T21:09:00Z">
        <w:r>
          <w:rPr>
            <w:rFonts w:hint="cs"/>
            <w:rtl/>
          </w:rPr>
          <w:t xml:space="preserve"> معرفی می‌شوند.</w:t>
        </w:r>
      </w:ins>
    </w:p>
    <w:p w14:paraId="3E40A76A" w14:textId="77777777" w:rsidR="00BD5E94" w:rsidRDefault="00BD5E94" w:rsidP="00BD5E94">
      <w:pPr>
        <w:rPr>
          <w:ins w:id="2156" w:author="Mahmoud" w:date="2017-10-06T21:09:00Z"/>
          <w:rtl/>
        </w:rPr>
      </w:pPr>
    </w:p>
    <w:p w14:paraId="229D9BD2" w14:textId="21AC146A" w:rsidR="005A52D4" w:rsidDel="00AA6281" w:rsidRDefault="005A52D4">
      <w:pPr>
        <w:rPr>
          <w:ins w:id="2157" w:author="Windows User" w:date="2017-09-22T16:29:00Z"/>
          <w:del w:id="2158" w:author="Mahmoud" w:date="2017-10-06T17:00:00Z"/>
          <w:rtl/>
        </w:rPr>
        <w:pPrChange w:id="2159" w:author="Mahmoud" w:date="2017-10-06T18:56:00Z">
          <w:pPr>
            <w:jc w:val="center"/>
          </w:pPr>
        </w:pPrChange>
      </w:pPr>
      <w:ins w:id="2160" w:author="Windows User" w:date="2017-09-22T16:29:00Z">
        <w:del w:id="2161" w:author="Mahmoud" w:date="2017-10-06T17:10:00Z">
          <w:r w:rsidDel="00F65A2C">
            <w:rPr>
              <w:rFonts w:hint="cs"/>
              <w:rtl/>
            </w:rPr>
            <w:delText>م</w:delText>
          </w:r>
        </w:del>
        <w:del w:id="2162" w:author="Mahmoud" w:date="2017-10-06T16:39:00Z">
          <w:r w:rsidDel="001B6602">
            <w:rPr>
              <w:rFonts w:hint="cs"/>
              <w:rtl/>
            </w:rPr>
            <w:delText>قدمه</w:delText>
          </w:r>
        </w:del>
      </w:ins>
    </w:p>
    <w:p w14:paraId="37D3B6B8" w14:textId="77777777" w:rsidR="005A52D4" w:rsidDel="00AA6281" w:rsidRDefault="005A52D4">
      <w:pPr>
        <w:rPr>
          <w:ins w:id="2163" w:author="Windows User" w:date="2017-09-22T16:29:00Z"/>
          <w:del w:id="2164" w:author="Mahmoud" w:date="2017-10-06T17:00:00Z"/>
          <w:rtl/>
        </w:rPr>
        <w:pPrChange w:id="2165" w:author="Windows User" w:date="2017-09-22T16:29:00Z">
          <w:pPr>
            <w:jc w:val="center"/>
          </w:pPr>
        </w:pPrChange>
      </w:pPr>
    </w:p>
    <w:p w14:paraId="64D5347D" w14:textId="77777777" w:rsidR="005A52D4" w:rsidDel="00AA6281" w:rsidRDefault="005A52D4">
      <w:pPr>
        <w:rPr>
          <w:ins w:id="2166" w:author="Windows User" w:date="2017-09-22T16:29:00Z"/>
          <w:del w:id="2167" w:author="Mahmoud" w:date="2017-10-06T17:00:00Z"/>
          <w:rtl/>
        </w:rPr>
        <w:pPrChange w:id="2168" w:author="Windows User" w:date="2017-09-22T16:29:00Z">
          <w:pPr>
            <w:jc w:val="center"/>
          </w:pPr>
        </w:pPrChange>
      </w:pPr>
    </w:p>
    <w:p w14:paraId="624B7966" w14:textId="77777777" w:rsidR="005A52D4" w:rsidDel="00AA6281" w:rsidRDefault="005A52D4">
      <w:pPr>
        <w:rPr>
          <w:ins w:id="2169" w:author="Windows User" w:date="2017-09-22T16:29:00Z"/>
          <w:del w:id="2170" w:author="Mahmoud" w:date="2017-10-06T17:00:00Z"/>
          <w:rtl/>
        </w:rPr>
        <w:pPrChange w:id="2171" w:author="Windows User" w:date="2017-09-22T16:29:00Z">
          <w:pPr>
            <w:jc w:val="center"/>
          </w:pPr>
        </w:pPrChange>
      </w:pPr>
    </w:p>
    <w:p w14:paraId="047D1DAB" w14:textId="7C631DA9" w:rsidR="005A52D4" w:rsidDel="00E62D84" w:rsidRDefault="005A52D4">
      <w:pPr>
        <w:rPr>
          <w:ins w:id="2172" w:author="Windows User" w:date="2017-09-22T16:29:00Z"/>
          <w:del w:id="2173" w:author="Mahmoud" w:date="2017-10-06T17:39:00Z"/>
          <w:rtl/>
        </w:rPr>
        <w:pPrChange w:id="2174" w:author="Mahmoud" w:date="2017-10-06T17:00:00Z">
          <w:pPr>
            <w:jc w:val="center"/>
          </w:pPr>
        </w:pPrChange>
      </w:pPr>
    </w:p>
    <w:p w14:paraId="4EE7D3E8" w14:textId="0175DF73" w:rsidR="005A52D4" w:rsidDel="00E62D84" w:rsidRDefault="005A52D4">
      <w:pPr>
        <w:rPr>
          <w:ins w:id="2175" w:author="Windows User" w:date="2017-09-22T16:29:00Z"/>
          <w:del w:id="2176" w:author="Mahmoud" w:date="2017-10-06T17:39:00Z"/>
          <w:rtl/>
        </w:rPr>
        <w:pPrChange w:id="2177" w:author="Windows User" w:date="2017-09-22T16:29:00Z">
          <w:pPr>
            <w:jc w:val="center"/>
          </w:pPr>
        </w:pPrChange>
      </w:pPr>
    </w:p>
    <w:p w14:paraId="2EB93A42" w14:textId="77777777" w:rsidR="005A52D4" w:rsidDel="00402E94" w:rsidRDefault="005A52D4">
      <w:pPr>
        <w:rPr>
          <w:ins w:id="2178" w:author="Windows User" w:date="2017-09-22T16:29:00Z"/>
          <w:del w:id="2179" w:author="Mahmoud" w:date="2017-10-07T20:24:00Z"/>
        </w:rPr>
        <w:pPrChange w:id="2180" w:author="Windows User" w:date="2017-09-22T16:29:00Z">
          <w:pPr>
            <w:jc w:val="center"/>
          </w:pPr>
        </w:pPrChange>
      </w:pPr>
    </w:p>
    <w:p w14:paraId="12FCBAB0" w14:textId="77777777" w:rsidR="005A52D4" w:rsidRDefault="005A52D4">
      <w:pPr>
        <w:rPr>
          <w:ins w:id="2181" w:author="Windows User" w:date="2017-09-22T16:29:00Z"/>
          <w:rtl/>
        </w:rPr>
        <w:pPrChange w:id="2182" w:author="Windows User" w:date="2017-09-22T16:29:00Z">
          <w:pPr>
            <w:jc w:val="center"/>
          </w:pPr>
        </w:pPrChange>
      </w:pPr>
    </w:p>
    <w:p w14:paraId="0492BB12" w14:textId="77777777" w:rsidR="005A52D4" w:rsidRDefault="005A52D4">
      <w:pPr>
        <w:rPr>
          <w:ins w:id="2183" w:author="Windows User" w:date="2017-09-22T16:29:00Z"/>
          <w:rtl/>
        </w:rPr>
        <w:pPrChange w:id="2184" w:author="Windows User" w:date="2017-09-22T16:29:00Z">
          <w:pPr>
            <w:jc w:val="center"/>
          </w:pPr>
        </w:pPrChange>
      </w:pPr>
    </w:p>
    <w:p w14:paraId="0C1F5FCF" w14:textId="77777777" w:rsidR="005A52D4" w:rsidDel="00402E94" w:rsidRDefault="005A52D4" w:rsidP="00241BE5">
      <w:pPr>
        <w:jc w:val="center"/>
        <w:rPr>
          <w:ins w:id="2185" w:author="Windows User" w:date="2017-09-22T16:29:00Z"/>
          <w:del w:id="2186" w:author="Mahmoud" w:date="2017-10-07T20:24:00Z"/>
          <w:rtl/>
        </w:rPr>
      </w:pPr>
    </w:p>
    <w:p w14:paraId="2AAB3981" w14:textId="77777777" w:rsidR="005A52D4" w:rsidDel="00402E94" w:rsidRDefault="005A52D4" w:rsidP="00BD7962">
      <w:pPr>
        <w:jc w:val="center"/>
        <w:rPr>
          <w:ins w:id="2187" w:author="Windows User" w:date="2017-09-22T16:29:00Z"/>
          <w:del w:id="2188" w:author="Mahmoud" w:date="2017-10-07T20:21:00Z"/>
          <w:rtl/>
        </w:rPr>
      </w:pPr>
    </w:p>
    <w:p w14:paraId="05C9D146" w14:textId="77777777" w:rsidR="005A52D4" w:rsidDel="00402E94" w:rsidRDefault="005A52D4" w:rsidP="00E03C69">
      <w:pPr>
        <w:jc w:val="center"/>
        <w:rPr>
          <w:ins w:id="2189" w:author="Windows User" w:date="2017-09-22T16:29:00Z"/>
          <w:del w:id="2190" w:author="Mahmoud" w:date="2017-10-07T20:21:00Z"/>
          <w:rtl/>
        </w:rPr>
      </w:pPr>
    </w:p>
    <w:p w14:paraId="2A6E21E1" w14:textId="77777777" w:rsidR="005A52D4" w:rsidDel="00402E94" w:rsidRDefault="005A52D4" w:rsidP="00EA74C4">
      <w:pPr>
        <w:jc w:val="center"/>
        <w:rPr>
          <w:ins w:id="2191" w:author="Windows User" w:date="2017-09-22T16:29:00Z"/>
          <w:del w:id="2192" w:author="Mahmoud" w:date="2017-10-07T20:21:00Z"/>
          <w:rtl/>
        </w:rPr>
      </w:pPr>
    </w:p>
    <w:p w14:paraId="5E167819" w14:textId="77777777" w:rsidR="005A52D4" w:rsidDel="001D5DB6" w:rsidRDefault="005A52D4" w:rsidP="0090567C">
      <w:pPr>
        <w:jc w:val="center"/>
        <w:rPr>
          <w:ins w:id="2193" w:author="Windows User" w:date="2017-09-22T16:29:00Z"/>
          <w:del w:id="2194" w:author="Mahmoud" w:date="2017-10-07T20:06:00Z"/>
          <w:rtl/>
        </w:rPr>
      </w:pPr>
    </w:p>
    <w:p w14:paraId="1F0A3C3D" w14:textId="77777777" w:rsidR="005A52D4" w:rsidDel="00E62D84" w:rsidRDefault="005A52D4" w:rsidP="00A41950">
      <w:pPr>
        <w:jc w:val="center"/>
        <w:rPr>
          <w:ins w:id="2195" w:author="Windows User" w:date="2017-09-22T16:30:00Z"/>
          <w:del w:id="2196" w:author="Mahmoud" w:date="2017-10-06T17:38:00Z"/>
          <w:rtl/>
        </w:rPr>
      </w:pPr>
    </w:p>
    <w:p w14:paraId="4EAD8E0C" w14:textId="77777777" w:rsidR="00C20CE4" w:rsidDel="00E62D84" w:rsidRDefault="00C20CE4" w:rsidP="008F62A5">
      <w:pPr>
        <w:jc w:val="center"/>
        <w:rPr>
          <w:ins w:id="2197" w:author="Windows User" w:date="2017-09-22T16:29:00Z"/>
          <w:del w:id="2198" w:author="Mahmoud" w:date="2017-10-06T17:38:00Z"/>
          <w:rtl/>
        </w:rPr>
      </w:pPr>
    </w:p>
    <w:p w14:paraId="66B5ABE0" w14:textId="77777777" w:rsidR="005A52D4" w:rsidDel="00402E94" w:rsidRDefault="005A52D4" w:rsidP="006D5558">
      <w:pPr>
        <w:jc w:val="center"/>
        <w:rPr>
          <w:ins w:id="2199" w:author="Windows User" w:date="2017-09-22T16:29:00Z"/>
          <w:del w:id="2200" w:author="Mahmoud" w:date="2017-10-07T20:24:00Z"/>
          <w:rtl/>
        </w:rPr>
      </w:pPr>
    </w:p>
    <w:p w14:paraId="2D155651" w14:textId="77777777" w:rsidR="00D33BBB" w:rsidRDefault="00D33BBB">
      <w:pPr>
        <w:jc w:val="center"/>
        <w:rPr>
          <w:ins w:id="2201" w:author="Mahmoud" w:date="2017-10-06T15:13:00Z"/>
          <w:rtl/>
        </w:rPr>
        <w:sectPr w:rsidR="00D33BBB" w:rsidSect="00865D1E">
          <w:headerReference w:type="default" r:id="rId18"/>
          <w:footnotePr>
            <w:numRestart w:val="eachPage"/>
          </w:footnotePr>
          <w:pgSz w:w="12240" w:h="15840"/>
          <w:pgMar w:top="1440" w:right="1440" w:bottom="1440" w:left="1440" w:header="720" w:footer="720" w:gutter="0"/>
          <w:cols w:space="720"/>
          <w:docGrid w:linePitch="360"/>
        </w:sectPr>
        <w:pPrChange w:id="2206" w:author="Mahmoud" w:date="2017-10-07T20:24:00Z">
          <w:pPr/>
        </w:pPrChange>
      </w:pPr>
    </w:p>
    <w:p w14:paraId="628FA7A9" w14:textId="637C27F2" w:rsidR="005A52D4" w:rsidRPr="005A52D4" w:rsidDel="00402E94" w:rsidRDefault="005A52D4">
      <w:pPr>
        <w:rPr>
          <w:ins w:id="2207" w:author="Windows User" w:date="2017-09-22T16:28:00Z"/>
          <w:del w:id="2208" w:author="Mahmoud" w:date="2017-10-07T20:24:00Z"/>
          <w:rtl/>
          <w:rPrChange w:id="2209" w:author="Windows User" w:date="2017-09-22T16:29:00Z">
            <w:rPr>
              <w:ins w:id="2210" w:author="Windows User" w:date="2017-09-22T16:28:00Z"/>
              <w:del w:id="2211" w:author="Mahmoud" w:date="2017-10-07T20:24:00Z"/>
              <w:b/>
              <w:bCs/>
              <w:sz w:val="50"/>
              <w:szCs w:val="52"/>
              <w:rtl/>
            </w:rPr>
          </w:rPrChange>
        </w:rPr>
        <w:pPrChange w:id="2212" w:author="Windows User" w:date="2017-09-22T16:29:00Z">
          <w:pPr>
            <w:jc w:val="center"/>
          </w:pPr>
        </w:pPrChange>
      </w:pPr>
    </w:p>
    <w:p w14:paraId="6825F4C0" w14:textId="00B54809" w:rsidR="00D5561A" w:rsidRDefault="00D5561A" w:rsidP="00241BE5">
      <w:pPr>
        <w:jc w:val="center"/>
        <w:rPr>
          <w:b/>
          <w:bCs/>
          <w:sz w:val="50"/>
          <w:szCs w:val="52"/>
          <w:rtl/>
        </w:rPr>
      </w:pPr>
      <w:ins w:id="2213" w:author="Windows User" w:date="2017-09-22T16:28:00Z">
        <w:r>
          <w:rPr>
            <w:rFonts w:hint="cs"/>
            <w:b/>
            <w:bCs/>
            <w:sz w:val="50"/>
            <w:szCs w:val="52"/>
            <w:rtl/>
          </w:rPr>
          <w:t>فصل دوم:</w:t>
        </w:r>
      </w:ins>
    </w:p>
    <w:p w14:paraId="7D981CC2" w14:textId="791A8035" w:rsidR="008A141E" w:rsidRPr="008A141E" w:rsidRDefault="008A141E" w:rsidP="008A141E">
      <w:pPr>
        <w:jc w:val="center"/>
        <w:rPr>
          <w:b/>
          <w:bCs/>
          <w:sz w:val="50"/>
          <w:szCs w:val="52"/>
          <w:rtl/>
        </w:rPr>
      </w:pPr>
      <w:r w:rsidRPr="008A141E">
        <w:rPr>
          <w:rFonts w:hint="cs"/>
          <w:b/>
          <w:bCs/>
          <w:sz w:val="50"/>
          <w:szCs w:val="52"/>
          <w:rtl/>
        </w:rPr>
        <w:t xml:space="preserve"> اجرای پویا نمادین</w:t>
      </w:r>
    </w:p>
    <w:p w14:paraId="4F943DDB" w14:textId="77777777" w:rsidR="008A141E" w:rsidRDefault="008A141E" w:rsidP="00422A7D"/>
    <w:p w14:paraId="0515CC4F" w14:textId="77777777" w:rsidR="008A141E" w:rsidRDefault="008A141E" w:rsidP="00422A7D"/>
    <w:p w14:paraId="716A3BB1" w14:textId="77777777" w:rsidR="008A141E" w:rsidRDefault="008A141E" w:rsidP="00422A7D"/>
    <w:p w14:paraId="1380E41F" w14:textId="77777777" w:rsidR="008A141E" w:rsidRDefault="008A141E" w:rsidP="00422A7D"/>
    <w:p w14:paraId="52BC459D" w14:textId="77777777" w:rsidR="008A141E" w:rsidRDefault="008A141E" w:rsidP="00422A7D"/>
    <w:p w14:paraId="1BC77566" w14:textId="77777777" w:rsidR="008A141E" w:rsidRDefault="008A141E" w:rsidP="00422A7D"/>
    <w:p w14:paraId="4DEF89F8" w14:textId="77777777" w:rsidR="008A141E" w:rsidRDefault="008A141E" w:rsidP="00422A7D"/>
    <w:p w14:paraId="7080F0FD" w14:textId="77777777" w:rsidR="008A141E" w:rsidRDefault="008A141E" w:rsidP="00422A7D"/>
    <w:p w14:paraId="1DAA09DB" w14:textId="77777777" w:rsidR="008A141E" w:rsidRDefault="008A141E" w:rsidP="00422A7D"/>
    <w:p w14:paraId="378390CE" w14:textId="24B22F4D" w:rsidR="00F578F2" w:rsidRDefault="00F578F2" w:rsidP="00F578F2">
      <w:pPr>
        <w:rPr>
          <w:ins w:id="2214" w:author="Windows User" w:date="2017-09-22T16:29:00Z"/>
          <w:rtl/>
        </w:rPr>
      </w:pPr>
    </w:p>
    <w:p w14:paraId="3C1FDED4" w14:textId="77777777" w:rsidR="005A52D4" w:rsidRDefault="005A52D4" w:rsidP="00F578F2">
      <w:pPr>
        <w:rPr>
          <w:ins w:id="2215" w:author="Windows User" w:date="2017-09-22T16:29:00Z"/>
          <w:rtl/>
        </w:rPr>
      </w:pPr>
    </w:p>
    <w:p w14:paraId="2DB43C17" w14:textId="77777777" w:rsidR="005A52D4" w:rsidRDefault="005A52D4" w:rsidP="00F578F2">
      <w:pPr>
        <w:rPr>
          <w:ins w:id="2216" w:author="Windows User" w:date="2017-09-22T16:30:00Z"/>
          <w:rtl/>
        </w:rPr>
      </w:pPr>
    </w:p>
    <w:p w14:paraId="2BD2BD1B" w14:textId="77777777" w:rsidR="00C20CE4" w:rsidRDefault="00C20CE4" w:rsidP="00F578F2">
      <w:pPr>
        <w:rPr>
          <w:ins w:id="2217" w:author="Windows User" w:date="2017-09-22T16:29:00Z"/>
          <w:rtl/>
        </w:rPr>
      </w:pPr>
    </w:p>
    <w:p w14:paraId="0F6AE69E" w14:textId="77777777" w:rsidR="005A52D4" w:rsidRDefault="005A52D4" w:rsidP="00F578F2">
      <w:pPr>
        <w:rPr>
          <w:ins w:id="2218" w:author="Windows User" w:date="2017-09-22T16:29:00Z"/>
          <w:rtl/>
        </w:rPr>
      </w:pPr>
    </w:p>
    <w:p w14:paraId="131E0428" w14:textId="77777777" w:rsidR="005A52D4" w:rsidRDefault="005A52D4" w:rsidP="00F578F2"/>
    <w:p w14:paraId="62CD7370" w14:textId="77777777" w:rsidR="00F578F2" w:rsidRDefault="00F578F2" w:rsidP="00F578F2">
      <w:pPr>
        <w:rPr>
          <w:rtl/>
        </w:rPr>
      </w:pPr>
    </w:p>
    <w:p w14:paraId="35F06285" w14:textId="21590C4F" w:rsidR="00194273" w:rsidRPr="00402E94" w:rsidRDefault="00D84EFE" w:rsidP="00194273">
      <w:pPr>
        <w:pStyle w:val="Heading1"/>
        <w:rPr>
          <w:color w:val="FFFFFF" w:themeColor="background1"/>
          <w:sz w:val="2"/>
          <w:szCs w:val="2"/>
          <w:rtl/>
          <w:rPrChange w:id="2219" w:author="Mahmoud" w:date="2017-10-07T20:21:00Z">
            <w:rPr>
              <w:sz w:val="2"/>
              <w:szCs w:val="2"/>
              <w:rtl/>
            </w:rPr>
          </w:rPrChange>
        </w:rPr>
      </w:pPr>
      <w:bookmarkStart w:id="2220" w:name="_Toc495715009"/>
      <w:r w:rsidRPr="00402E94">
        <w:rPr>
          <w:rFonts w:hint="eastAsia"/>
          <w:color w:val="FFFFFF" w:themeColor="background1"/>
          <w:sz w:val="2"/>
          <w:szCs w:val="2"/>
          <w:rtl/>
          <w:rPrChange w:id="2221" w:author="Mahmoud" w:date="2017-10-07T20:21:00Z">
            <w:rPr>
              <w:rFonts w:hint="eastAsia"/>
              <w:sz w:val="2"/>
              <w:szCs w:val="2"/>
              <w:rtl/>
            </w:rPr>
          </w:rPrChange>
        </w:rPr>
        <w:lastRenderedPageBreak/>
        <w:t>فصل</w:t>
      </w:r>
      <w:r w:rsidRPr="00402E94">
        <w:rPr>
          <w:color w:val="FFFFFF" w:themeColor="background1"/>
          <w:sz w:val="2"/>
          <w:szCs w:val="2"/>
          <w:rtl/>
          <w:rPrChange w:id="2222" w:author="Mahmoud" w:date="2017-10-07T20:21:00Z">
            <w:rPr>
              <w:sz w:val="2"/>
              <w:szCs w:val="2"/>
              <w:rtl/>
            </w:rPr>
          </w:rPrChange>
        </w:rPr>
        <w:t xml:space="preserve"> </w:t>
      </w:r>
      <w:ins w:id="2223" w:author="Windows User" w:date="2017-09-22T16:29:00Z">
        <w:r w:rsidR="005A52D4" w:rsidRPr="00402E94">
          <w:rPr>
            <w:rFonts w:hint="eastAsia"/>
            <w:color w:val="FFFFFF" w:themeColor="background1"/>
            <w:sz w:val="2"/>
            <w:szCs w:val="2"/>
            <w:rtl/>
            <w:rPrChange w:id="2224" w:author="Mahmoud" w:date="2017-10-07T20:21:00Z">
              <w:rPr>
                <w:rFonts w:hint="eastAsia"/>
                <w:sz w:val="34"/>
                <w:szCs w:val="34"/>
                <w:rtl/>
              </w:rPr>
            </w:rPrChange>
          </w:rPr>
          <w:t>دوم</w:t>
        </w:r>
      </w:ins>
      <w:del w:id="2225" w:author="Windows User" w:date="2017-09-22T16:29:00Z">
        <w:r w:rsidRPr="00402E94" w:rsidDel="005A52D4">
          <w:rPr>
            <w:rFonts w:hint="eastAsia"/>
            <w:color w:val="FFFFFF" w:themeColor="background1"/>
            <w:sz w:val="2"/>
            <w:szCs w:val="2"/>
            <w:rtl/>
            <w:rPrChange w:id="2226" w:author="Mahmoud" w:date="2017-10-07T20:21:00Z">
              <w:rPr>
                <w:rFonts w:hint="eastAsia"/>
                <w:sz w:val="2"/>
                <w:szCs w:val="2"/>
                <w:rtl/>
              </w:rPr>
            </w:rPrChange>
          </w:rPr>
          <w:delText>اول</w:delText>
        </w:r>
      </w:del>
      <w:r w:rsidRPr="00402E94">
        <w:rPr>
          <w:color w:val="FFFFFF" w:themeColor="background1"/>
          <w:sz w:val="2"/>
          <w:szCs w:val="2"/>
          <w:rtl/>
          <w:rPrChange w:id="2227" w:author="Mahmoud" w:date="2017-10-07T20:21:00Z">
            <w:rPr>
              <w:sz w:val="2"/>
              <w:szCs w:val="2"/>
              <w:rtl/>
            </w:rPr>
          </w:rPrChange>
        </w:rPr>
        <w:t>:</w:t>
      </w:r>
      <w:r w:rsidR="00DD3BBD" w:rsidRPr="00402E94">
        <w:rPr>
          <w:color w:val="FFFFFF" w:themeColor="background1"/>
          <w:sz w:val="2"/>
          <w:szCs w:val="2"/>
          <w:rtl/>
          <w:rPrChange w:id="2228" w:author="Mahmoud" w:date="2017-10-07T20:21:00Z">
            <w:rPr>
              <w:sz w:val="2"/>
              <w:szCs w:val="2"/>
              <w:rtl/>
            </w:rPr>
          </w:rPrChange>
        </w:rPr>
        <w:t xml:space="preserve"> اجرا</w:t>
      </w:r>
      <w:r w:rsidR="00DD3BBD" w:rsidRPr="00402E94">
        <w:rPr>
          <w:rFonts w:hint="cs"/>
          <w:color w:val="FFFFFF" w:themeColor="background1"/>
          <w:sz w:val="2"/>
          <w:szCs w:val="2"/>
          <w:rtl/>
          <w:rPrChange w:id="2229" w:author="Mahmoud" w:date="2017-10-07T20:21:00Z">
            <w:rPr>
              <w:rFonts w:hint="cs"/>
              <w:sz w:val="2"/>
              <w:szCs w:val="2"/>
              <w:rtl/>
            </w:rPr>
          </w:rPrChange>
        </w:rPr>
        <w:t>ی</w:t>
      </w:r>
      <w:r w:rsidR="00DD3BBD" w:rsidRPr="00402E94">
        <w:rPr>
          <w:color w:val="FFFFFF" w:themeColor="background1"/>
          <w:sz w:val="2"/>
          <w:szCs w:val="2"/>
          <w:rtl/>
          <w:rPrChange w:id="2230" w:author="Mahmoud" w:date="2017-10-07T20:21:00Z">
            <w:rPr>
              <w:sz w:val="2"/>
              <w:szCs w:val="2"/>
              <w:rtl/>
            </w:rPr>
          </w:rPrChange>
        </w:rPr>
        <w:t xml:space="preserve"> پو</w:t>
      </w:r>
      <w:r w:rsidR="00DD3BBD" w:rsidRPr="00402E94">
        <w:rPr>
          <w:rFonts w:hint="cs"/>
          <w:color w:val="FFFFFF" w:themeColor="background1"/>
          <w:sz w:val="2"/>
          <w:szCs w:val="2"/>
          <w:rtl/>
          <w:rPrChange w:id="2231" w:author="Mahmoud" w:date="2017-10-07T20:21:00Z">
            <w:rPr>
              <w:rFonts w:hint="cs"/>
              <w:sz w:val="2"/>
              <w:szCs w:val="2"/>
              <w:rtl/>
            </w:rPr>
          </w:rPrChange>
        </w:rPr>
        <w:t>ی</w:t>
      </w:r>
      <w:r w:rsidR="00DD3BBD" w:rsidRPr="00402E94">
        <w:rPr>
          <w:rFonts w:hint="eastAsia"/>
          <w:color w:val="FFFFFF" w:themeColor="background1"/>
          <w:sz w:val="2"/>
          <w:szCs w:val="2"/>
          <w:rtl/>
          <w:rPrChange w:id="2232" w:author="Mahmoud" w:date="2017-10-07T20:21:00Z">
            <w:rPr>
              <w:rFonts w:hint="eastAsia"/>
              <w:sz w:val="2"/>
              <w:szCs w:val="2"/>
              <w:rtl/>
            </w:rPr>
          </w:rPrChange>
        </w:rPr>
        <w:t>انماد</w:t>
      </w:r>
      <w:r w:rsidR="00DD3BBD" w:rsidRPr="00402E94">
        <w:rPr>
          <w:rFonts w:hint="cs"/>
          <w:color w:val="FFFFFF" w:themeColor="background1"/>
          <w:sz w:val="2"/>
          <w:szCs w:val="2"/>
          <w:rtl/>
          <w:rPrChange w:id="2233" w:author="Mahmoud" w:date="2017-10-07T20:21:00Z">
            <w:rPr>
              <w:rFonts w:hint="cs"/>
              <w:sz w:val="2"/>
              <w:szCs w:val="2"/>
              <w:rtl/>
            </w:rPr>
          </w:rPrChange>
        </w:rPr>
        <w:t>ی</w:t>
      </w:r>
      <w:r w:rsidR="00DD3BBD" w:rsidRPr="00402E94">
        <w:rPr>
          <w:rFonts w:hint="eastAsia"/>
          <w:color w:val="FFFFFF" w:themeColor="background1"/>
          <w:sz w:val="2"/>
          <w:szCs w:val="2"/>
          <w:rtl/>
          <w:rPrChange w:id="2234" w:author="Mahmoud" w:date="2017-10-07T20:21:00Z">
            <w:rPr>
              <w:rFonts w:hint="eastAsia"/>
              <w:sz w:val="2"/>
              <w:szCs w:val="2"/>
              <w:rtl/>
            </w:rPr>
          </w:rPrChange>
        </w:rPr>
        <w:t>ن</w:t>
      </w:r>
      <w:bookmarkEnd w:id="2220"/>
    </w:p>
    <w:p w14:paraId="10F3AC85" w14:textId="3AC7A967" w:rsidR="00194273" w:rsidRDefault="00D84EFE" w:rsidP="00F578F2">
      <w:pPr>
        <w:pStyle w:val="Heading2"/>
      </w:pPr>
      <w:del w:id="2235" w:author="Windows User" w:date="2017-09-22T16:30:00Z">
        <w:r w:rsidRPr="00D84EFE" w:rsidDel="00C20CE4">
          <w:rPr>
            <w:rFonts w:hint="cs"/>
            <w:rtl/>
          </w:rPr>
          <w:delText>1</w:delText>
        </w:r>
      </w:del>
      <w:bookmarkStart w:id="2236" w:name="_Toc495715010"/>
      <w:ins w:id="2237" w:author="Windows User" w:date="2017-09-22T16:30:00Z">
        <w:r w:rsidR="00C20CE4">
          <w:rPr>
            <w:rFonts w:hint="cs"/>
            <w:rtl/>
          </w:rPr>
          <w:t>2</w:t>
        </w:r>
      </w:ins>
      <w:r w:rsidRPr="00D84EFE">
        <w:rPr>
          <w:rFonts w:hint="cs"/>
          <w:rtl/>
        </w:rPr>
        <w:t>-1-</w:t>
      </w:r>
      <w:r w:rsidR="00DD3BBD" w:rsidRPr="00D84EFE">
        <w:rPr>
          <w:rFonts w:hint="cs"/>
          <w:rtl/>
        </w:rPr>
        <w:t xml:space="preserve"> اجرای نمادین</w:t>
      </w:r>
      <w:r w:rsidR="00194273" w:rsidRPr="00E2341D">
        <w:rPr>
          <w:rStyle w:val="FootnoteReference"/>
          <w:rtl/>
        </w:rPr>
        <w:footnoteReference w:id="6"/>
      </w:r>
      <w:r w:rsidR="00EE0D68">
        <w:rPr>
          <w:rFonts w:hint="cs"/>
          <w:rtl/>
        </w:rPr>
        <w:t xml:space="preserve"> سنتی</w:t>
      </w:r>
      <w:bookmarkEnd w:id="2236"/>
    </w:p>
    <w:p w14:paraId="71A62757" w14:textId="4CF31B5E" w:rsidR="00B6684B" w:rsidRDefault="00AB087F" w:rsidP="007110A9">
      <w:pPr>
        <w:ind w:firstLine="720"/>
        <w:rPr>
          <w:rFonts w:cs="Cambria"/>
          <w:rtl/>
        </w:rPr>
      </w:pPr>
      <w:r w:rsidRPr="00AB087F">
        <w:rPr>
          <w:rtl/>
        </w:rPr>
        <w:t>اجرا</w:t>
      </w:r>
      <w:r w:rsidRPr="00AB087F">
        <w:rPr>
          <w:rFonts w:hint="cs"/>
          <w:rtl/>
        </w:rPr>
        <w:t>ی</w:t>
      </w:r>
      <w:r w:rsidRPr="00AB087F">
        <w:rPr>
          <w:rtl/>
        </w:rPr>
        <w:t xml:space="preserve"> نماد</w:t>
      </w:r>
      <w:r w:rsidRPr="00AB087F">
        <w:rPr>
          <w:rFonts w:hint="cs"/>
          <w:rtl/>
        </w:rPr>
        <w:t>ی</w:t>
      </w:r>
      <w:r w:rsidRPr="00AB087F">
        <w:rPr>
          <w:rFonts w:hint="eastAsia"/>
          <w:rtl/>
        </w:rPr>
        <w:t>ن</w:t>
      </w:r>
      <w:r w:rsidRPr="00AB087F">
        <w:rPr>
          <w:rtl/>
        </w:rPr>
        <w:t xml:space="preserve"> در سال ها</w:t>
      </w:r>
      <w:r w:rsidRPr="00AB087F">
        <w:rPr>
          <w:rFonts w:hint="cs"/>
          <w:rtl/>
        </w:rPr>
        <w:t>ی</w:t>
      </w:r>
      <w:r w:rsidRPr="00AB087F">
        <w:rPr>
          <w:rtl/>
        </w:rPr>
        <w:t xml:space="preserve"> اخ</w:t>
      </w:r>
      <w:r w:rsidRPr="00AB087F">
        <w:rPr>
          <w:rFonts w:hint="cs"/>
          <w:rtl/>
        </w:rPr>
        <w:t>ی</w:t>
      </w:r>
      <w:r w:rsidRPr="00AB087F">
        <w:rPr>
          <w:rFonts w:hint="eastAsia"/>
          <w:rtl/>
        </w:rPr>
        <w:t>ر</w:t>
      </w:r>
      <w:r>
        <w:rPr>
          <w:rtl/>
        </w:rPr>
        <w:t xml:space="preserve"> </w:t>
      </w:r>
      <w:r w:rsidRPr="00AB087F">
        <w:rPr>
          <w:rtl/>
        </w:rPr>
        <w:t>توجه ز</w:t>
      </w:r>
      <w:r w:rsidRPr="00AB087F">
        <w:rPr>
          <w:rFonts w:hint="cs"/>
          <w:rtl/>
        </w:rPr>
        <w:t>ی</w:t>
      </w:r>
      <w:r w:rsidRPr="00AB087F">
        <w:rPr>
          <w:rFonts w:hint="eastAsia"/>
          <w:rtl/>
        </w:rPr>
        <w:t>اد</w:t>
      </w:r>
      <w:r w:rsidRPr="00AB087F">
        <w:rPr>
          <w:rFonts w:hint="cs"/>
          <w:rtl/>
        </w:rPr>
        <w:t>ی</w:t>
      </w:r>
      <w:r w:rsidRPr="00AB087F">
        <w:rPr>
          <w:rtl/>
        </w:rPr>
        <w:t xml:space="preserve"> را به خود جلب کرده است.</w:t>
      </w:r>
      <w:r>
        <w:rPr>
          <w:rFonts w:hint="cs"/>
          <w:rtl/>
        </w:rPr>
        <w:t xml:space="preserve"> </w:t>
      </w:r>
      <w:r w:rsidRPr="00AB087F">
        <w:rPr>
          <w:rtl/>
        </w:rPr>
        <w:t>ا</w:t>
      </w:r>
      <w:r w:rsidRPr="00AB087F">
        <w:rPr>
          <w:rFonts w:hint="cs"/>
          <w:rtl/>
        </w:rPr>
        <w:t>ی</w:t>
      </w:r>
      <w:r w:rsidRPr="00AB087F">
        <w:rPr>
          <w:rFonts w:hint="eastAsia"/>
          <w:rtl/>
        </w:rPr>
        <w:t>ن</w:t>
      </w:r>
      <w:r w:rsidRPr="00AB087F">
        <w:rPr>
          <w:rtl/>
        </w:rPr>
        <w:t xml:space="preserve"> روش به عنوان </w:t>
      </w:r>
      <w:r w:rsidRPr="00AB087F">
        <w:rPr>
          <w:rFonts w:hint="cs"/>
          <w:rtl/>
        </w:rPr>
        <w:t>ی</w:t>
      </w:r>
      <w:r w:rsidRPr="00AB087F">
        <w:rPr>
          <w:rFonts w:hint="eastAsia"/>
          <w:rtl/>
        </w:rPr>
        <w:t>ک</w:t>
      </w:r>
      <w:r w:rsidRPr="00AB087F">
        <w:rPr>
          <w:rtl/>
        </w:rPr>
        <w:t xml:space="preserve"> روش موثر برا</w:t>
      </w:r>
      <w:r w:rsidRPr="00AB087F">
        <w:rPr>
          <w:rFonts w:hint="cs"/>
          <w:rtl/>
        </w:rPr>
        <w:t>ی</w:t>
      </w:r>
      <w:r w:rsidRPr="00AB087F">
        <w:rPr>
          <w:rtl/>
        </w:rPr>
        <w:t xml:space="preserve"> تول</w:t>
      </w:r>
      <w:r w:rsidRPr="00AB087F">
        <w:rPr>
          <w:rFonts w:hint="cs"/>
          <w:rtl/>
        </w:rPr>
        <w:t>ی</w:t>
      </w:r>
      <w:r w:rsidRPr="00AB087F">
        <w:rPr>
          <w:rFonts w:hint="eastAsia"/>
          <w:rtl/>
        </w:rPr>
        <w:t>د</w:t>
      </w:r>
      <w:r w:rsidRPr="00AB087F">
        <w:rPr>
          <w:rtl/>
        </w:rPr>
        <w:t xml:space="preserve"> مورد آزمون</w:t>
      </w:r>
      <w:r w:rsidR="00AE3173" w:rsidRPr="00E2341D">
        <w:rPr>
          <w:rStyle w:val="FootnoteReference"/>
          <w:rtl/>
        </w:rPr>
        <w:footnoteReference w:id="7"/>
      </w:r>
      <w:r w:rsidRPr="00AB087F">
        <w:rPr>
          <w:rtl/>
        </w:rPr>
        <w:t xml:space="preserve"> و پوشش </w:t>
      </w:r>
      <w:r>
        <w:rPr>
          <w:rFonts w:hint="cs"/>
          <w:rtl/>
        </w:rPr>
        <w:t>کد</w:t>
      </w:r>
      <w:r w:rsidR="00800526" w:rsidRPr="00E2341D">
        <w:rPr>
          <w:rStyle w:val="FootnoteReference"/>
          <w:rtl/>
        </w:rPr>
        <w:footnoteReference w:id="8"/>
      </w:r>
      <w:r w:rsidR="00B6684B">
        <w:t xml:space="preserve"> </w:t>
      </w:r>
      <w:r w:rsidRPr="00AB087F">
        <w:rPr>
          <w:rtl/>
        </w:rPr>
        <w:t>برا</w:t>
      </w:r>
      <w:r w:rsidRPr="00AB087F">
        <w:rPr>
          <w:rFonts w:hint="cs"/>
          <w:rtl/>
        </w:rPr>
        <w:t>ی</w:t>
      </w:r>
      <w:r w:rsidRPr="00AB087F">
        <w:rPr>
          <w:rtl/>
        </w:rPr>
        <w:t xml:space="preserve"> پ</w:t>
      </w:r>
      <w:r w:rsidRPr="00AB087F">
        <w:rPr>
          <w:rFonts w:hint="cs"/>
          <w:rtl/>
        </w:rPr>
        <w:t>ی</w:t>
      </w:r>
      <w:r w:rsidRPr="00AB087F">
        <w:rPr>
          <w:rFonts w:hint="eastAsia"/>
          <w:rtl/>
        </w:rPr>
        <w:t>دا</w:t>
      </w:r>
      <w:r w:rsidRPr="00AB087F">
        <w:rPr>
          <w:rtl/>
        </w:rPr>
        <w:t>کردن خطاها</w:t>
      </w:r>
      <w:r w:rsidRPr="00AB087F">
        <w:rPr>
          <w:rFonts w:hint="cs"/>
          <w:rtl/>
        </w:rPr>
        <w:t>ی</w:t>
      </w:r>
      <w:r w:rsidRPr="00AB087F">
        <w:rPr>
          <w:rtl/>
        </w:rPr>
        <w:t xml:space="preserve"> عم</w:t>
      </w:r>
      <w:r w:rsidRPr="00AB087F">
        <w:rPr>
          <w:rFonts w:hint="cs"/>
          <w:rtl/>
        </w:rPr>
        <w:t>ی</w:t>
      </w:r>
      <w:r w:rsidRPr="00AB087F">
        <w:rPr>
          <w:rFonts w:hint="eastAsia"/>
          <w:rtl/>
        </w:rPr>
        <w:t>ق</w:t>
      </w:r>
      <w:r w:rsidR="00800526">
        <w:rPr>
          <w:rFonts w:hint="cs"/>
          <w:rtl/>
        </w:rPr>
        <w:t xml:space="preserve"> </w:t>
      </w:r>
      <w:r w:rsidRPr="00AB087F">
        <w:rPr>
          <w:rtl/>
        </w:rPr>
        <w:t>در</w:t>
      </w:r>
      <w:r w:rsidR="00800526">
        <w:rPr>
          <w:rFonts w:hint="cs"/>
          <w:rtl/>
        </w:rPr>
        <w:t xml:space="preserve"> </w:t>
      </w:r>
      <w:r w:rsidR="00B6684B">
        <w:rPr>
          <w:rFonts w:hint="cs"/>
          <w:rtl/>
        </w:rPr>
        <w:t xml:space="preserve">نرم افزار های </w:t>
      </w:r>
      <w:r w:rsidRPr="00AB087F">
        <w:rPr>
          <w:rtl/>
        </w:rPr>
        <w:t>پ</w:t>
      </w:r>
      <w:r w:rsidRPr="00AB087F">
        <w:rPr>
          <w:rFonts w:hint="cs"/>
          <w:rtl/>
        </w:rPr>
        <w:t>ی</w:t>
      </w:r>
      <w:r w:rsidRPr="00AB087F">
        <w:rPr>
          <w:rFonts w:hint="eastAsia"/>
          <w:rtl/>
        </w:rPr>
        <w:t>چ</w:t>
      </w:r>
      <w:r w:rsidRPr="00AB087F">
        <w:rPr>
          <w:rFonts w:hint="cs"/>
          <w:rtl/>
        </w:rPr>
        <w:t>ی</w:t>
      </w:r>
      <w:r w:rsidRPr="00AB087F">
        <w:rPr>
          <w:rFonts w:hint="eastAsia"/>
          <w:rtl/>
        </w:rPr>
        <w:t>ده</w:t>
      </w:r>
      <w:r w:rsidRPr="00AB087F">
        <w:rPr>
          <w:rtl/>
        </w:rPr>
        <w:t xml:space="preserve"> </w:t>
      </w:r>
      <w:r w:rsidR="007110A9">
        <w:rPr>
          <w:rFonts w:hint="cs"/>
          <w:rtl/>
        </w:rPr>
        <w:t>مورد استفاده قرار می گیرد</w:t>
      </w:r>
      <w:r>
        <w:rPr>
          <w:rFonts w:hint="cs"/>
          <w:rtl/>
        </w:rPr>
        <w:t>.</w:t>
      </w:r>
      <w:r w:rsidR="007110A9">
        <w:rPr>
          <w:rFonts w:hint="cs"/>
          <w:rtl/>
        </w:rPr>
        <w:t xml:space="preserve"> </w:t>
      </w:r>
      <w:r w:rsidRPr="00AB087F">
        <w:rPr>
          <w:rtl/>
        </w:rPr>
        <w:t>ا</w:t>
      </w:r>
      <w:r w:rsidRPr="00AB087F">
        <w:rPr>
          <w:rFonts w:hint="cs"/>
          <w:rtl/>
        </w:rPr>
        <w:t>ی</w:t>
      </w:r>
      <w:r w:rsidRPr="00AB087F">
        <w:rPr>
          <w:rFonts w:hint="eastAsia"/>
          <w:rtl/>
        </w:rPr>
        <w:t>ده</w:t>
      </w:r>
      <w:r w:rsidRPr="00AB087F">
        <w:rPr>
          <w:rtl/>
        </w:rPr>
        <w:t xml:space="preserve"> کل</w:t>
      </w:r>
      <w:r w:rsidRPr="00AB087F">
        <w:rPr>
          <w:rFonts w:hint="cs"/>
          <w:rtl/>
        </w:rPr>
        <w:t>ی</w:t>
      </w:r>
      <w:r w:rsidRPr="00AB087F">
        <w:rPr>
          <w:rFonts w:hint="eastAsia"/>
          <w:rtl/>
        </w:rPr>
        <w:t>د</w:t>
      </w:r>
      <w:r w:rsidRPr="00AB087F">
        <w:rPr>
          <w:rFonts w:hint="cs"/>
          <w:rtl/>
        </w:rPr>
        <w:t>ی</w:t>
      </w:r>
      <w:r w:rsidRPr="00AB087F">
        <w:rPr>
          <w:rtl/>
        </w:rPr>
        <w:t xml:space="preserve"> </w:t>
      </w:r>
      <w:r w:rsidR="00B6684B">
        <w:rPr>
          <w:rFonts w:hint="cs"/>
          <w:rtl/>
        </w:rPr>
        <w:t xml:space="preserve">اجرای </w:t>
      </w:r>
      <w:r w:rsidRPr="00AB087F">
        <w:rPr>
          <w:rtl/>
        </w:rPr>
        <w:t>نماد</w:t>
      </w:r>
      <w:r w:rsidRPr="00AB087F">
        <w:rPr>
          <w:rFonts w:hint="cs"/>
          <w:rtl/>
        </w:rPr>
        <w:t>ی</w:t>
      </w:r>
      <w:r w:rsidRPr="00AB087F">
        <w:rPr>
          <w:rFonts w:hint="eastAsia"/>
          <w:rtl/>
        </w:rPr>
        <w:t>ن</w:t>
      </w:r>
      <w:r w:rsidRPr="00AB087F">
        <w:rPr>
          <w:rtl/>
        </w:rPr>
        <w:t xml:space="preserve"> ب</w:t>
      </w:r>
      <w:r w:rsidRPr="00AB087F">
        <w:rPr>
          <w:rFonts w:hint="cs"/>
          <w:rtl/>
        </w:rPr>
        <w:t>ی</w:t>
      </w:r>
      <w:r w:rsidRPr="00AB087F">
        <w:rPr>
          <w:rFonts w:hint="eastAsia"/>
          <w:rtl/>
        </w:rPr>
        <w:t>ش</w:t>
      </w:r>
      <w:r w:rsidRPr="00AB087F">
        <w:rPr>
          <w:rtl/>
        </w:rPr>
        <w:t xml:space="preserve"> از سه دهه</w:t>
      </w:r>
      <w:r w:rsidR="00B6684B">
        <w:rPr>
          <w:rFonts w:hint="cs"/>
          <w:rtl/>
        </w:rPr>
        <w:t xml:space="preserve"> قبل</w:t>
      </w:r>
      <w:r w:rsidRPr="00AB087F">
        <w:rPr>
          <w:rtl/>
        </w:rPr>
        <w:t xml:space="preserve"> معرف</w:t>
      </w:r>
      <w:r w:rsidRPr="00AB087F">
        <w:rPr>
          <w:rFonts w:hint="cs"/>
          <w:rtl/>
        </w:rPr>
        <w:t>ی</w:t>
      </w:r>
      <w:r w:rsidRPr="00AB087F">
        <w:rPr>
          <w:rtl/>
        </w:rPr>
        <w:t xml:space="preserve"> شد</w:t>
      </w:r>
      <w:r w:rsidR="00B6684B">
        <w:rPr>
          <w:rFonts w:hint="cs"/>
          <w:rtl/>
        </w:rPr>
        <w:t>ه است</w:t>
      </w:r>
      <w:ins w:id="2238" w:author="Windows User" w:date="2017-10-14T02:18:00Z">
        <w:r w:rsidR="00006E7C">
          <w:t>[2]</w:t>
        </w:r>
      </w:ins>
      <w:r w:rsidR="00927CA4">
        <w:rPr>
          <w:rFonts w:hint="cs"/>
          <w:rtl/>
        </w:rPr>
        <w:t xml:space="preserve"> اما در سال های اخیر با توجه به پیشرفت قابل توجه در ارضای قیود</w:t>
      </w:r>
      <w:r w:rsidR="00927CA4" w:rsidRPr="00E2341D">
        <w:rPr>
          <w:rStyle w:val="FootnoteReference"/>
          <w:rtl/>
        </w:rPr>
        <w:footnoteReference w:id="9"/>
      </w:r>
      <w:r w:rsidR="007110A9">
        <w:rPr>
          <w:rFonts w:hint="cs"/>
          <w:rtl/>
        </w:rPr>
        <w:t xml:space="preserve"> و مقیاس پذیری</w:t>
      </w:r>
      <w:r w:rsidR="007110A9" w:rsidRPr="00E2341D">
        <w:rPr>
          <w:rStyle w:val="FootnoteReference"/>
          <w:rtl/>
        </w:rPr>
        <w:footnoteReference w:id="10"/>
      </w:r>
      <w:r w:rsidR="007110A9">
        <w:rPr>
          <w:rFonts w:hint="cs"/>
          <w:rtl/>
        </w:rPr>
        <w:t xml:space="preserve"> رویکرد های پویا </w:t>
      </w:r>
      <w:r w:rsidR="00927CA4">
        <w:rPr>
          <w:rFonts w:hint="cs"/>
          <w:rtl/>
        </w:rPr>
        <w:t>این روش عملی شده و مورد توجه قرار گرفته است.</w:t>
      </w:r>
    </w:p>
    <w:p w14:paraId="5AB2DA04" w14:textId="165F3D32" w:rsidR="00D96039" w:rsidRDefault="00AB087F" w:rsidP="00D96039">
      <w:pPr>
        <w:rPr>
          <w:rtl/>
        </w:rPr>
      </w:pPr>
      <w:r w:rsidRPr="00AB087F">
        <w:rPr>
          <w:rtl/>
        </w:rPr>
        <w:t xml:space="preserve"> در ا</w:t>
      </w:r>
      <w:r w:rsidRPr="00AB087F">
        <w:rPr>
          <w:rFonts w:hint="cs"/>
          <w:rtl/>
        </w:rPr>
        <w:t>ی</w:t>
      </w:r>
      <w:r w:rsidRPr="00AB087F">
        <w:rPr>
          <w:rFonts w:hint="eastAsia"/>
          <w:rtl/>
        </w:rPr>
        <w:t>ن</w:t>
      </w:r>
      <w:r w:rsidRPr="00AB087F">
        <w:rPr>
          <w:rtl/>
        </w:rPr>
        <w:t xml:space="preserve"> </w:t>
      </w:r>
      <w:r w:rsidR="004C661B">
        <w:rPr>
          <w:rFonts w:hint="cs"/>
          <w:rtl/>
        </w:rPr>
        <w:t>فصل</w:t>
      </w:r>
      <w:r w:rsidRPr="00AB087F">
        <w:rPr>
          <w:rtl/>
        </w:rPr>
        <w:t>،</w:t>
      </w:r>
      <w:r w:rsidR="007110A9">
        <w:rPr>
          <w:rFonts w:hint="cs"/>
          <w:rtl/>
        </w:rPr>
        <w:t xml:space="preserve"> </w:t>
      </w:r>
      <w:r w:rsidRPr="00AB087F">
        <w:rPr>
          <w:rtl/>
        </w:rPr>
        <w:t>ما</w:t>
      </w:r>
      <w:ins w:id="2239" w:author="Windows User" w:date="2017-10-14T02:19:00Z">
        <w:r w:rsidR="00965E33">
          <w:t xml:space="preserve"> </w:t>
        </w:r>
        <w:r w:rsidR="00965E33">
          <w:rPr>
            <w:rFonts w:hint="cs"/>
            <w:rtl/>
          </w:rPr>
          <w:t>براساس پژوهش</w:t>
        </w:r>
        <w:r w:rsidR="00965E33">
          <w:t>[1]</w:t>
        </w:r>
      </w:ins>
      <w:r w:rsidRPr="00AB087F">
        <w:rPr>
          <w:rtl/>
        </w:rPr>
        <w:t xml:space="preserve"> </w:t>
      </w:r>
      <w:r w:rsidRPr="00AB087F">
        <w:rPr>
          <w:rFonts w:hint="cs"/>
          <w:rtl/>
        </w:rPr>
        <w:t>ی</w:t>
      </w:r>
      <w:r w:rsidRPr="00AB087F">
        <w:rPr>
          <w:rFonts w:hint="eastAsia"/>
          <w:rtl/>
        </w:rPr>
        <w:t>ک</w:t>
      </w:r>
      <w:r w:rsidRPr="00AB087F">
        <w:rPr>
          <w:rtl/>
        </w:rPr>
        <w:t xml:space="preserve"> مرور کل</w:t>
      </w:r>
      <w:r w:rsidRPr="00AB087F">
        <w:rPr>
          <w:rFonts w:hint="cs"/>
          <w:rtl/>
        </w:rPr>
        <w:t>ی</w:t>
      </w:r>
      <w:r w:rsidR="007110A9">
        <w:rPr>
          <w:rtl/>
        </w:rPr>
        <w:t xml:space="preserve"> </w:t>
      </w:r>
      <w:r w:rsidR="007110A9">
        <w:rPr>
          <w:rFonts w:hint="cs"/>
          <w:rtl/>
        </w:rPr>
        <w:t xml:space="preserve">برروی اجراهای </w:t>
      </w:r>
      <w:r w:rsidRPr="00AB087F">
        <w:rPr>
          <w:rtl/>
        </w:rPr>
        <w:t>نماد</w:t>
      </w:r>
      <w:r w:rsidRPr="00AB087F">
        <w:rPr>
          <w:rFonts w:hint="cs"/>
          <w:rtl/>
        </w:rPr>
        <w:t>ی</w:t>
      </w:r>
      <w:r w:rsidRPr="00AB087F">
        <w:rPr>
          <w:rFonts w:hint="eastAsia"/>
          <w:rtl/>
        </w:rPr>
        <w:t>ن</w:t>
      </w:r>
      <w:r w:rsidRPr="00AB087F">
        <w:rPr>
          <w:rtl/>
        </w:rPr>
        <w:t xml:space="preserve"> ارائه م</w:t>
      </w:r>
      <w:r w:rsidRPr="00AB087F">
        <w:rPr>
          <w:rFonts w:hint="cs"/>
          <w:rtl/>
        </w:rPr>
        <w:t>ی</w:t>
      </w:r>
      <w:r w:rsidRPr="00AB087F">
        <w:rPr>
          <w:rtl/>
        </w:rPr>
        <w:t xml:space="preserve"> ده</w:t>
      </w:r>
      <w:r w:rsidRPr="00AB087F">
        <w:rPr>
          <w:rFonts w:hint="cs"/>
          <w:rtl/>
        </w:rPr>
        <w:t>ی</w:t>
      </w:r>
      <w:r w:rsidRPr="00AB087F">
        <w:rPr>
          <w:rFonts w:hint="eastAsia"/>
          <w:rtl/>
        </w:rPr>
        <w:t>م</w:t>
      </w:r>
      <w:r w:rsidR="004C661B">
        <w:rPr>
          <w:rFonts w:hint="cs"/>
          <w:rtl/>
        </w:rPr>
        <w:t xml:space="preserve">. سپس </w:t>
      </w:r>
      <w:r w:rsidRPr="00AB087F">
        <w:rPr>
          <w:rFonts w:hint="eastAsia"/>
          <w:rtl/>
        </w:rPr>
        <w:t>تکن</w:t>
      </w:r>
      <w:r w:rsidRPr="00AB087F">
        <w:rPr>
          <w:rFonts w:hint="cs"/>
          <w:rtl/>
        </w:rPr>
        <w:t>ی</w:t>
      </w:r>
      <w:r w:rsidRPr="00AB087F">
        <w:rPr>
          <w:rFonts w:hint="eastAsia"/>
          <w:rtl/>
        </w:rPr>
        <w:t>ک</w:t>
      </w:r>
      <w:r w:rsidRPr="00AB087F">
        <w:rPr>
          <w:rtl/>
        </w:rPr>
        <w:t xml:space="preserve"> ها</w:t>
      </w:r>
      <w:r w:rsidR="004C661B">
        <w:rPr>
          <w:rFonts w:hint="cs"/>
          <w:rtl/>
        </w:rPr>
        <w:t xml:space="preserve">ی اجرای نمادین سنتی و مدرن را مورد بررسی قرار می دهیم و چالش های آن ها در مورد </w:t>
      </w:r>
      <w:r w:rsidR="004C661B" w:rsidRPr="00AB087F">
        <w:rPr>
          <w:rtl/>
        </w:rPr>
        <w:t>اکتشاف مس</w:t>
      </w:r>
      <w:r w:rsidR="004C661B" w:rsidRPr="00AB087F">
        <w:rPr>
          <w:rFonts w:hint="cs"/>
          <w:rtl/>
        </w:rPr>
        <w:t>ی</w:t>
      </w:r>
      <w:r w:rsidR="004C661B" w:rsidRPr="00AB087F">
        <w:rPr>
          <w:rFonts w:hint="eastAsia"/>
          <w:rtl/>
        </w:rPr>
        <w:t>ر،حل</w:t>
      </w:r>
      <w:r w:rsidR="004C661B" w:rsidRPr="00AB087F">
        <w:rPr>
          <w:rtl/>
        </w:rPr>
        <w:t xml:space="preserve"> مسئله </w:t>
      </w:r>
      <w:r w:rsidR="004C661B">
        <w:rPr>
          <w:rFonts w:hint="cs"/>
          <w:rtl/>
        </w:rPr>
        <w:t>قیود</w:t>
      </w:r>
      <w:r w:rsidR="004C661B" w:rsidRPr="00AB087F">
        <w:rPr>
          <w:rtl/>
        </w:rPr>
        <w:t xml:space="preserve"> و مدل ساز</w:t>
      </w:r>
      <w:r w:rsidR="004C661B" w:rsidRPr="00AB087F">
        <w:rPr>
          <w:rFonts w:hint="cs"/>
          <w:rtl/>
        </w:rPr>
        <w:t>ی</w:t>
      </w:r>
      <w:r w:rsidR="004C661B" w:rsidRPr="00AB087F">
        <w:rPr>
          <w:rtl/>
        </w:rPr>
        <w:t xml:space="preserve"> حافظه</w:t>
      </w:r>
      <w:r w:rsidR="004C661B">
        <w:rPr>
          <w:rFonts w:hint="cs"/>
          <w:rtl/>
        </w:rPr>
        <w:t xml:space="preserve"> را مورد بررسی قرار می دهیم.</w:t>
      </w:r>
    </w:p>
    <w:p w14:paraId="11D948BA" w14:textId="601FCE2C" w:rsidR="00D96039" w:rsidRDefault="00D96039" w:rsidP="007A2B50">
      <w:pPr>
        <w:rPr>
          <w:rtl/>
        </w:rPr>
      </w:pPr>
      <w:r>
        <w:rPr>
          <w:rtl/>
        </w:rPr>
        <w:t>هدف کل</w:t>
      </w:r>
      <w:r>
        <w:rPr>
          <w:rFonts w:hint="cs"/>
          <w:rtl/>
        </w:rPr>
        <w:t>ی</w:t>
      </w:r>
      <w:r>
        <w:rPr>
          <w:rFonts w:hint="eastAsia"/>
          <w:rtl/>
        </w:rPr>
        <w:t>د</w:t>
      </w:r>
      <w:r>
        <w:rPr>
          <w:rFonts w:hint="cs"/>
          <w:rtl/>
        </w:rPr>
        <w:t>ی</w:t>
      </w:r>
      <w:r>
        <w:rPr>
          <w:rtl/>
        </w:rPr>
        <w:t xml:space="preserve"> اجرا</w:t>
      </w:r>
      <w:r>
        <w:rPr>
          <w:rFonts w:hint="cs"/>
          <w:rtl/>
        </w:rPr>
        <w:t>ی</w:t>
      </w:r>
      <w:r>
        <w:rPr>
          <w:rtl/>
        </w:rPr>
        <w:t xml:space="preserve"> نماد</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تست نرم افزار ا</w:t>
      </w:r>
      <w:r>
        <w:rPr>
          <w:rFonts w:hint="cs"/>
          <w:rtl/>
        </w:rPr>
        <w:t>ی</w:t>
      </w:r>
      <w:r>
        <w:rPr>
          <w:rFonts w:hint="eastAsia"/>
          <w:rtl/>
        </w:rPr>
        <w:t>ن</w:t>
      </w:r>
      <w:r>
        <w:rPr>
          <w:rtl/>
        </w:rPr>
        <w:t xml:space="preserve"> است که </w:t>
      </w:r>
      <w:r>
        <w:rPr>
          <w:rFonts w:hint="cs"/>
          <w:rtl/>
        </w:rPr>
        <w:t xml:space="preserve">در یک مدت زمان قابل قبول </w:t>
      </w:r>
      <w:r>
        <w:rPr>
          <w:rtl/>
        </w:rPr>
        <w:t>مس</w:t>
      </w:r>
      <w:r>
        <w:rPr>
          <w:rFonts w:hint="cs"/>
          <w:rtl/>
        </w:rPr>
        <w:t>ی</w:t>
      </w:r>
      <w:r>
        <w:rPr>
          <w:rFonts w:hint="eastAsia"/>
          <w:rtl/>
        </w:rPr>
        <w:t>رها</w:t>
      </w:r>
      <w:r>
        <w:rPr>
          <w:rFonts w:hint="cs"/>
          <w:rtl/>
        </w:rPr>
        <w:t>ی</w:t>
      </w:r>
      <w:r>
        <w:rPr>
          <w:rtl/>
        </w:rPr>
        <w:t xml:space="preserve"> مختلف برنامه را کشف </w:t>
      </w:r>
      <w:r>
        <w:rPr>
          <w:rFonts w:hint="cs"/>
          <w:rtl/>
        </w:rPr>
        <w:t xml:space="preserve">و اجرا نماید. اجرای نمادین باید </w:t>
      </w:r>
      <w:r>
        <w:rPr>
          <w:rFonts w:hint="eastAsia"/>
          <w:rtl/>
        </w:rPr>
        <w:t>به</w:t>
      </w:r>
      <w:r>
        <w:rPr>
          <w:rtl/>
        </w:rPr>
        <w:t xml:space="preserve"> </w:t>
      </w:r>
      <w:r>
        <w:rPr>
          <w:rFonts w:hint="cs"/>
          <w:rtl/>
        </w:rPr>
        <w:t xml:space="preserve">ازای هر مسیر اجرایی دومورد </w:t>
      </w:r>
      <w:r w:rsidR="007A2B50">
        <w:rPr>
          <w:rFonts w:hint="cs"/>
          <w:rtl/>
        </w:rPr>
        <w:t>زیر را بررسی نماید.</w:t>
      </w:r>
      <w:r>
        <w:rPr>
          <w:rFonts w:hint="cs"/>
          <w:rtl/>
        </w:rPr>
        <w:t xml:space="preserve"> </w:t>
      </w:r>
    </w:p>
    <w:p w14:paraId="09E5AD0E" w14:textId="6A689594" w:rsidR="007A2B50" w:rsidRDefault="00D96039" w:rsidP="00301ABC">
      <w:pPr>
        <w:pStyle w:val="ListParagraph"/>
        <w:numPr>
          <w:ilvl w:val="0"/>
          <w:numId w:val="44"/>
        </w:numPr>
        <w:rPr>
          <w:rtl/>
        </w:rPr>
      </w:pPr>
      <w:r>
        <w:rPr>
          <w:rtl/>
        </w:rPr>
        <w:t>مجموعه ا</w:t>
      </w:r>
      <w:r>
        <w:rPr>
          <w:rFonts w:hint="cs"/>
          <w:rtl/>
        </w:rPr>
        <w:t>ی</w:t>
      </w:r>
      <w:r>
        <w:rPr>
          <w:rtl/>
        </w:rPr>
        <w:t xml:space="preserve"> از مقاد</w:t>
      </w:r>
      <w:r>
        <w:rPr>
          <w:rFonts w:hint="cs"/>
          <w:rtl/>
        </w:rPr>
        <w:t>ی</w:t>
      </w:r>
      <w:r>
        <w:rPr>
          <w:rFonts w:hint="eastAsia"/>
          <w:rtl/>
        </w:rPr>
        <w:t>ر</w:t>
      </w:r>
      <w:r>
        <w:rPr>
          <w:rtl/>
        </w:rPr>
        <w:t xml:space="preserve"> ورود</w:t>
      </w:r>
      <w:r>
        <w:rPr>
          <w:rFonts w:hint="cs"/>
          <w:rtl/>
        </w:rPr>
        <w:t>ی</w:t>
      </w:r>
      <w:r>
        <w:rPr>
          <w:rtl/>
        </w:rPr>
        <w:t xml:space="preserve"> را </w:t>
      </w:r>
      <w:r w:rsidR="007A2B50">
        <w:rPr>
          <w:rFonts w:hint="cs"/>
          <w:rtl/>
        </w:rPr>
        <w:t xml:space="preserve">به گونه ای </w:t>
      </w:r>
      <w:r>
        <w:rPr>
          <w:rtl/>
        </w:rPr>
        <w:t>تول</w:t>
      </w:r>
      <w:r>
        <w:rPr>
          <w:rFonts w:hint="cs"/>
          <w:rtl/>
        </w:rPr>
        <w:t>ی</w:t>
      </w:r>
      <w:r>
        <w:rPr>
          <w:rFonts w:hint="eastAsia"/>
          <w:rtl/>
        </w:rPr>
        <w:t>د</w:t>
      </w:r>
      <w:r w:rsidR="007A2B50">
        <w:rPr>
          <w:rFonts w:hint="cs"/>
          <w:rtl/>
        </w:rPr>
        <w:t xml:space="preserve"> </w:t>
      </w:r>
      <w:r>
        <w:rPr>
          <w:rtl/>
        </w:rPr>
        <w:t>کند</w:t>
      </w:r>
      <w:r w:rsidR="007A2B50">
        <w:rPr>
          <w:rFonts w:hint="cs"/>
          <w:rtl/>
        </w:rPr>
        <w:t xml:space="preserve"> تا آن مسیر خاص اجرا گردد.</w:t>
      </w:r>
    </w:p>
    <w:p w14:paraId="16B8D38F" w14:textId="0B636528" w:rsidR="007A2B50" w:rsidRDefault="00D96039" w:rsidP="00301ABC">
      <w:pPr>
        <w:pStyle w:val="ListParagraph"/>
        <w:numPr>
          <w:ilvl w:val="0"/>
          <w:numId w:val="44"/>
        </w:numPr>
      </w:pPr>
      <w:r>
        <w:rPr>
          <w:rtl/>
        </w:rPr>
        <w:t xml:space="preserve">وجود انواع خطاها را </w:t>
      </w:r>
      <w:r w:rsidR="007A2B50">
        <w:rPr>
          <w:rFonts w:hint="cs"/>
          <w:rtl/>
        </w:rPr>
        <w:t xml:space="preserve">در آن مسیر </w:t>
      </w:r>
      <w:r>
        <w:rPr>
          <w:rtl/>
        </w:rPr>
        <w:t>بررس</w:t>
      </w:r>
      <w:r>
        <w:rPr>
          <w:rFonts w:hint="cs"/>
          <w:rtl/>
        </w:rPr>
        <w:t>ی</w:t>
      </w:r>
      <w:r w:rsidR="007A2B50">
        <w:rPr>
          <w:rFonts w:hint="cs"/>
          <w:rtl/>
        </w:rPr>
        <w:t xml:space="preserve"> نماید.</w:t>
      </w:r>
      <w:r w:rsidR="00301ABC">
        <w:rPr>
          <w:rFonts w:hint="cs"/>
          <w:rtl/>
        </w:rPr>
        <w:t>خطا</w:t>
      </w:r>
      <w:r w:rsidR="007A2B50">
        <w:rPr>
          <w:rFonts w:hint="cs"/>
          <w:rtl/>
        </w:rPr>
        <w:t xml:space="preserve">هایی نظیر </w:t>
      </w:r>
      <w:r>
        <w:rPr>
          <w:rtl/>
        </w:rPr>
        <w:t>استثنائات</w:t>
      </w:r>
      <w:r w:rsidR="007A2B50" w:rsidRPr="00E2341D">
        <w:rPr>
          <w:rStyle w:val="FootnoteReference"/>
          <w:rtl/>
        </w:rPr>
        <w:footnoteReference w:id="11"/>
      </w:r>
      <w:r>
        <w:rPr>
          <w:rtl/>
        </w:rPr>
        <w:t xml:space="preserve"> غ</w:t>
      </w:r>
      <w:r>
        <w:rPr>
          <w:rFonts w:hint="cs"/>
          <w:rtl/>
        </w:rPr>
        <w:t>ی</w:t>
      </w:r>
      <w:r>
        <w:rPr>
          <w:rFonts w:hint="eastAsia"/>
          <w:rtl/>
        </w:rPr>
        <w:t>رقانون</w:t>
      </w:r>
      <w:r>
        <w:rPr>
          <w:rFonts w:hint="cs"/>
          <w:rtl/>
        </w:rPr>
        <w:t>ی</w:t>
      </w:r>
      <w:r>
        <w:rPr>
          <w:rFonts w:hint="eastAsia"/>
          <w:rtl/>
        </w:rPr>
        <w:t>،</w:t>
      </w:r>
      <w:r>
        <w:rPr>
          <w:rtl/>
        </w:rPr>
        <w:t xml:space="preserve"> </w:t>
      </w:r>
      <w:r w:rsidR="00FB36CE">
        <w:rPr>
          <w:rFonts w:hint="cs"/>
          <w:rtl/>
        </w:rPr>
        <w:t xml:space="preserve">وجود </w:t>
      </w:r>
      <w:r>
        <w:rPr>
          <w:rFonts w:hint="eastAsia"/>
          <w:rtl/>
        </w:rPr>
        <w:t>آس</w:t>
      </w:r>
      <w:r>
        <w:rPr>
          <w:rFonts w:hint="cs"/>
          <w:rtl/>
        </w:rPr>
        <w:t>ی</w:t>
      </w:r>
      <w:r>
        <w:rPr>
          <w:rFonts w:hint="eastAsia"/>
          <w:rtl/>
        </w:rPr>
        <w:t>ب</w:t>
      </w:r>
      <w:r>
        <w:rPr>
          <w:rtl/>
        </w:rPr>
        <w:t xml:space="preserve"> پذ</w:t>
      </w:r>
      <w:r>
        <w:rPr>
          <w:rFonts w:hint="cs"/>
          <w:rtl/>
        </w:rPr>
        <w:t>ی</w:t>
      </w:r>
      <w:r>
        <w:rPr>
          <w:rFonts w:hint="eastAsia"/>
          <w:rtl/>
        </w:rPr>
        <w:t>ر</w:t>
      </w:r>
      <w:r>
        <w:rPr>
          <w:rFonts w:hint="cs"/>
          <w:rtl/>
        </w:rPr>
        <w:t>ی</w:t>
      </w:r>
      <w:r>
        <w:rPr>
          <w:rtl/>
        </w:rPr>
        <w:t xml:space="preserve"> ها، و </w:t>
      </w:r>
      <w:r w:rsidR="00FB36CE">
        <w:rPr>
          <w:rFonts w:hint="cs"/>
          <w:rtl/>
        </w:rPr>
        <w:t>خرابی</w:t>
      </w:r>
      <w:r>
        <w:rPr>
          <w:rtl/>
        </w:rPr>
        <w:t xml:space="preserve"> حافظه</w:t>
      </w:r>
      <w:r w:rsidR="00FB36CE" w:rsidRPr="00E2341D">
        <w:rPr>
          <w:rStyle w:val="FootnoteReference"/>
          <w:rtl/>
        </w:rPr>
        <w:footnoteReference w:id="12"/>
      </w:r>
      <w:r>
        <w:rPr>
          <w:rtl/>
        </w:rPr>
        <w:t xml:space="preserve">. </w:t>
      </w:r>
    </w:p>
    <w:p w14:paraId="34544C91" w14:textId="152075CD" w:rsidR="00AE3173" w:rsidRDefault="00AE3173" w:rsidP="00AE3173">
      <w:pPr>
        <w:ind w:left="360"/>
        <w:rPr>
          <w:rtl/>
        </w:rPr>
      </w:pPr>
      <w:r w:rsidRPr="00AE3173">
        <w:rPr>
          <w:rtl/>
        </w:rPr>
        <w:t>ا</w:t>
      </w:r>
      <w:r w:rsidRPr="00AE3173">
        <w:rPr>
          <w:rFonts w:hint="cs"/>
          <w:rtl/>
        </w:rPr>
        <w:t>ی</w:t>
      </w:r>
      <w:r w:rsidRPr="00AE3173">
        <w:rPr>
          <w:rFonts w:hint="eastAsia"/>
          <w:rtl/>
        </w:rPr>
        <w:t>ده</w:t>
      </w:r>
      <w:r w:rsidRPr="00AE3173">
        <w:rPr>
          <w:rtl/>
        </w:rPr>
        <w:t xml:space="preserve"> کل</w:t>
      </w:r>
      <w:r w:rsidRPr="00AE3173">
        <w:rPr>
          <w:rFonts w:hint="cs"/>
          <w:rtl/>
        </w:rPr>
        <w:t>ی</w:t>
      </w:r>
      <w:r w:rsidRPr="00AE3173">
        <w:rPr>
          <w:rFonts w:hint="eastAsia"/>
          <w:rtl/>
        </w:rPr>
        <w:t>د</w:t>
      </w:r>
      <w:r w:rsidRPr="00AE3173">
        <w:rPr>
          <w:rFonts w:hint="cs"/>
          <w:rtl/>
        </w:rPr>
        <w:t>ی</w:t>
      </w:r>
      <w:r w:rsidRPr="00AE3173">
        <w:rPr>
          <w:rtl/>
        </w:rPr>
        <w:t xml:space="preserve"> در اجرا</w:t>
      </w:r>
      <w:r w:rsidRPr="00AE3173">
        <w:rPr>
          <w:rFonts w:hint="cs"/>
          <w:rtl/>
        </w:rPr>
        <w:t>ی</w:t>
      </w:r>
      <w:r w:rsidRPr="00AE3173">
        <w:rPr>
          <w:rtl/>
        </w:rPr>
        <w:t xml:space="preserve"> نماد</w:t>
      </w:r>
      <w:r w:rsidRPr="00AE3173">
        <w:rPr>
          <w:rFonts w:hint="cs"/>
          <w:rtl/>
        </w:rPr>
        <w:t>ی</w:t>
      </w:r>
      <w:r w:rsidRPr="00AE3173">
        <w:rPr>
          <w:rFonts w:hint="eastAsia"/>
          <w:rtl/>
        </w:rPr>
        <w:t>ن،</w:t>
      </w:r>
      <w:r w:rsidRPr="00AE3173">
        <w:rPr>
          <w:rtl/>
        </w:rPr>
        <w:t xml:space="preserve"> استفاده از مقاد</w:t>
      </w:r>
      <w:r w:rsidRPr="00AE3173">
        <w:rPr>
          <w:rFonts w:hint="cs"/>
          <w:rtl/>
        </w:rPr>
        <w:t>ی</w:t>
      </w:r>
      <w:r w:rsidRPr="00AE3173">
        <w:rPr>
          <w:rFonts w:hint="eastAsia"/>
          <w:rtl/>
        </w:rPr>
        <w:t>ر</w:t>
      </w:r>
      <w:r w:rsidRPr="00AE3173">
        <w:rPr>
          <w:rtl/>
        </w:rPr>
        <w:t xml:space="preserve"> نماد</w:t>
      </w:r>
      <w:r w:rsidRPr="00AE3173">
        <w:rPr>
          <w:rFonts w:hint="cs"/>
          <w:rtl/>
        </w:rPr>
        <w:t>ی</w:t>
      </w:r>
      <w:r w:rsidRPr="00AE3173">
        <w:rPr>
          <w:rFonts w:hint="eastAsia"/>
          <w:rtl/>
        </w:rPr>
        <w:t>ن</w:t>
      </w:r>
      <w:r w:rsidRPr="00AE3173">
        <w:rPr>
          <w:rtl/>
        </w:rPr>
        <w:t xml:space="preserve"> به جا</w:t>
      </w:r>
      <w:r w:rsidRPr="00AE3173">
        <w:rPr>
          <w:rFonts w:hint="cs"/>
          <w:rtl/>
        </w:rPr>
        <w:t>ی</w:t>
      </w:r>
      <w:r w:rsidRPr="00AE3173">
        <w:rPr>
          <w:rtl/>
        </w:rPr>
        <w:t xml:space="preserve"> مقاد</w:t>
      </w:r>
      <w:r w:rsidRPr="00AE3173">
        <w:rPr>
          <w:rFonts w:hint="cs"/>
          <w:rtl/>
        </w:rPr>
        <w:t>ی</w:t>
      </w:r>
      <w:r w:rsidRPr="00AE3173">
        <w:rPr>
          <w:rFonts w:hint="eastAsia"/>
          <w:rtl/>
        </w:rPr>
        <w:t>ر</w:t>
      </w:r>
      <w:r w:rsidRPr="00AE3173">
        <w:rPr>
          <w:rtl/>
        </w:rPr>
        <w:t xml:space="preserve"> داده ها</w:t>
      </w:r>
      <w:r w:rsidRPr="00AE3173">
        <w:rPr>
          <w:rFonts w:hint="cs"/>
          <w:rtl/>
        </w:rPr>
        <w:t>ی</w:t>
      </w:r>
      <w:r w:rsidRPr="00AE3173">
        <w:rPr>
          <w:rtl/>
        </w:rPr>
        <w:t xml:space="preserve"> ورود</w:t>
      </w:r>
      <w:r w:rsidRPr="00AE3173">
        <w:rPr>
          <w:rFonts w:hint="cs"/>
          <w:rtl/>
        </w:rPr>
        <w:t>ی</w:t>
      </w:r>
      <w:r w:rsidRPr="00AE3173">
        <w:rPr>
          <w:rtl/>
        </w:rPr>
        <w:t xml:space="preserve"> و نشان دادن مقاد</w:t>
      </w:r>
      <w:r w:rsidRPr="00AE3173">
        <w:rPr>
          <w:rFonts w:hint="cs"/>
          <w:rtl/>
        </w:rPr>
        <w:t>ی</w:t>
      </w:r>
      <w:r w:rsidRPr="00AE3173">
        <w:rPr>
          <w:rFonts w:hint="eastAsia"/>
          <w:rtl/>
        </w:rPr>
        <w:t>ر</w:t>
      </w:r>
      <w:r w:rsidRPr="00AE3173">
        <w:rPr>
          <w:rtl/>
        </w:rPr>
        <w:t xml:space="preserve"> متغ</w:t>
      </w:r>
      <w:r w:rsidRPr="00AE3173">
        <w:rPr>
          <w:rFonts w:hint="cs"/>
          <w:rtl/>
        </w:rPr>
        <w:t>ی</w:t>
      </w:r>
      <w:r w:rsidRPr="00AE3173">
        <w:rPr>
          <w:rFonts w:hint="eastAsia"/>
          <w:rtl/>
        </w:rPr>
        <w:t>رها</w:t>
      </w:r>
      <w:r w:rsidRPr="00AE3173">
        <w:rPr>
          <w:rFonts w:hint="cs"/>
          <w:rtl/>
        </w:rPr>
        <w:t>ی</w:t>
      </w:r>
      <w:r w:rsidRPr="00AE3173">
        <w:rPr>
          <w:rtl/>
        </w:rPr>
        <w:t xml:space="preserve"> برنامه با استفاده از</w:t>
      </w:r>
      <w:r>
        <w:rPr>
          <w:rFonts w:hint="cs"/>
          <w:rtl/>
        </w:rPr>
        <w:t xml:space="preserve"> </w:t>
      </w:r>
      <w:r w:rsidRPr="00AE3173">
        <w:rPr>
          <w:rtl/>
        </w:rPr>
        <w:t>عبارات نماد</w:t>
      </w:r>
      <w:r w:rsidRPr="00AE3173">
        <w:rPr>
          <w:rFonts w:hint="cs"/>
          <w:rtl/>
        </w:rPr>
        <w:t>ی</w:t>
      </w:r>
      <w:r w:rsidRPr="00AE3173">
        <w:rPr>
          <w:rFonts w:hint="eastAsia"/>
          <w:rtl/>
        </w:rPr>
        <w:t>ن</w:t>
      </w:r>
      <w:r w:rsidRPr="00AE3173">
        <w:rPr>
          <w:rtl/>
        </w:rPr>
        <w:t xml:space="preserve"> است.</w:t>
      </w:r>
      <w:r>
        <w:rPr>
          <w:rFonts w:hint="cs"/>
          <w:rtl/>
        </w:rPr>
        <w:t xml:space="preserve"> در نتیجه </w:t>
      </w:r>
      <w:r w:rsidRPr="00AE3173">
        <w:rPr>
          <w:rtl/>
        </w:rPr>
        <w:t>مقدار خروج</w:t>
      </w:r>
      <w:r w:rsidRPr="00AE3173">
        <w:rPr>
          <w:rFonts w:hint="cs"/>
          <w:rtl/>
        </w:rPr>
        <w:t>ی</w:t>
      </w:r>
      <w:r w:rsidRPr="00AE3173">
        <w:rPr>
          <w:rtl/>
        </w:rPr>
        <w:t xml:space="preserve"> محاسبه شده توسط </w:t>
      </w:r>
      <w:r w:rsidRPr="00AE3173">
        <w:rPr>
          <w:rFonts w:hint="cs"/>
          <w:rtl/>
        </w:rPr>
        <w:t>ی</w:t>
      </w:r>
      <w:r w:rsidRPr="00AE3173">
        <w:rPr>
          <w:rFonts w:hint="eastAsia"/>
          <w:rtl/>
        </w:rPr>
        <w:t>ک</w:t>
      </w:r>
      <w:r w:rsidRPr="00AE3173">
        <w:rPr>
          <w:rtl/>
        </w:rPr>
        <w:t xml:space="preserve"> برنامه به صورت </w:t>
      </w:r>
      <w:r w:rsidRPr="00AE3173">
        <w:rPr>
          <w:rFonts w:hint="cs"/>
          <w:rtl/>
        </w:rPr>
        <w:t>ی</w:t>
      </w:r>
      <w:r w:rsidRPr="00AE3173">
        <w:rPr>
          <w:rFonts w:hint="eastAsia"/>
          <w:rtl/>
        </w:rPr>
        <w:t>ک</w:t>
      </w:r>
      <w:r w:rsidRPr="00AE3173">
        <w:rPr>
          <w:rtl/>
        </w:rPr>
        <w:t xml:space="preserve"> تا</w:t>
      </w:r>
      <w:r w:rsidR="00A92650">
        <w:rPr>
          <w:rFonts w:hint="cs"/>
          <w:rtl/>
        </w:rPr>
        <w:t>ب</w:t>
      </w:r>
      <w:r w:rsidRPr="00AE3173">
        <w:rPr>
          <w:rFonts w:hint="eastAsia"/>
          <w:rtl/>
        </w:rPr>
        <w:t>ع</w:t>
      </w:r>
      <w:r w:rsidRPr="00AE3173">
        <w:rPr>
          <w:rtl/>
        </w:rPr>
        <w:t xml:space="preserve"> از مقاد</w:t>
      </w:r>
      <w:r w:rsidRPr="00AE3173">
        <w:rPr>
          <w:rFonts w:hint="cs"/>
          <w:rtl/>
        </w:rPr>
        <w:t>ی</w:t>
      </w:r>
      <w:r w:rsidRPr="00AE3173">
        <w:rPr>
          <w:rFonts w:hint="eastAsia"/>
          <w:rtl/>
        </w:rPr>
        <w:t>ر</w:t>
      </w:r>
      <w:r w:rsidRPr="00AE3173">
        <w:rPr>
          <w:rtl/>
        </w:rPr>
        <w:t xml:space="preserve"> نماد</w:t>
      </w:r>
      <w:r w:rsidRPr="00AE3173">
        <w:rPr>
          <w:rFonts w:hint="cs"/>
          <w:rtl/>
        </w:rPr>
        <w:t>ی</w:t>
      </w:r>
      <w:r w:rsidRPr="00AE3173">
        <w:rPr>
          <w:rFonts w:hint="eastAsia"/>
          <w:rtl/>
        </w:rPr>
        <w:t>ن</w:t>
      </w:r>
      <w:r w:rsidRPr="00AE3173">
        <w:rPr>
          <w:rtl/>
        </w:rPr>
        <w:t xml:space="preserve"> ورود</w:t>
      </w:r>
      <w:r w:rsidRPr="00AE3173">
        <w:rPr>
          <w:rFonts w:hint="cs"/>
          <w:rtl/>
        </w:rPr>
        <w:t>ی</w:t>
      </w:r>
      <w:r w:rsidRPr="00AE3173">
        <w:rPr>
          <w:rtl/>
        </w:rPr>
        <w:t xml:space="preserve"> ب</w:t>
      </w:r>
      <w:r w:rsidRPr="00AE3173">
        <w:rPr>
          <w:rFonts w:hint="cs"/>
          <w:rtl/>
        </w:rPr>
        <w:t>ی</w:t>
      </w:r>
      <w:r w:rsidRPr="00AE3173">
        <w:rPr>
          <w:rFonts w:hint="eastAsia"/>
          <w:rtl/>
        </w:rPr>
        <w:t>ان</w:t>
      </w:r>
      <w:r w:rsidRPr="00AE3173">
        <w:rPr>
          <w:rtl/>
        </w:rPr>
        <w:t xml:space="preserve"> م</w:t>
      </w:r>
      <w:r w:rsidRPr="00AE3173">
        <w:rPr>
          <w:rFonts w:hint="cs"/>
          <w:rtl/>
        </w:rPr>
        <w:t>ی</w:t>
      </w:r>
      <w:r w:rsidRPr="00AE3173">
        <w:rPr>
          <w:rtl/>
        </w:rPr>
        <w:t xml:space="preserve"> شود.</w:t>
      </w:r>
      <w:r>
        <w:rPr>
          <w:rFonts w:hint="cs"/>
          <w:rtl/>
        </w:rPr>
        <w:t xml:space="preserve"> در واقع در تست نرم افزار از اجرای نمادین برای تولید داده ی آزمون ورودی</w:t>
      </w:r>
      <w:r w:rsidR="00A92650">
        <w:rPr>
          <w:rFonts w:hint="cs"/>
          <w:rtl/>
        </w:rPr>
        <w:t xml:space="preserve"> جهت اجرای یک مسیر مشخص از برنامه استفاده می شود.</w:t>
      </w:r>
    </w:p>
    <w:p w14:paraId="563E2882" w14:textId="4CA8819D" w:rsidR="00A92650" w:rsidRDefault="00A92650" w:rsidP="00117542">
      <w:pPr>
        <w:ind w:left="360"/>
        <w:rPr>
          <w:rtl/>
        </w:rPr>
      </w:pPr>
      <w:r>
        <w:rPr>
          <w:rFonts w:hint="cs"/>
          <w:rtl/>
        </w:rPr>
        <w:lastRenderedPageBreak/>
        <w:t>هر مسیر اجرایی از برنامه</w:t>
      </w:r>
      <w:r w:rsidRPr="00A92650">
        <w:rPr>
          <w:rtl/>
        </w:rPr>
        <w:t xml:space="preserve"> </w:t>
      </w:r>
      <w:r w:rsidRPr="00A92650">
        <w:rPr>
          <w:rFonts w:hint="cs"/>
          <w:rtl/>
        </w:rPr>
        <w:t>ی</w:t>
      </w:r>
      <w:r w:rsidRPr="00A92650">
        <w:rPr>
          <w:rFonts w:hint="eastAsia"/>
          <w:rtl/>
        </w:rPr>
        <w:t>ک</w:t>
      </w:r>
      <w:r w:rsidRPr="00A92650">
        <w:rPr>
          <w:rtl/>
        </w:rPr>
        <w:t xml:space="preserve"> دنباله از مقاد</w:t>
      </w:r>
      <w:r w:rsidRPr="00A92650">
        <w:rPr>
          <w:rFonts w:hint="cs"/>
          <w:rtl/>
        </w:rPr>
        <w:t>ی</w:t>
      </w:r>
      <w:r w:rsidRPr="00A92650">
        <w:rPr>
          <w:rFonts w:hint="eastAsia"/>
          <w:rtl/>
        </w:rPr>
        <w:t>ر</w:t>
      </w:r>
      <w:r w:rsidRPr="00A92650">
        <w:rPr>
          <w:rtl/>
        </w:rPr>
        <w:t xml:space="preserve"> بول</w:t>
      </w:r>
      <w:r w:rsidRPr="00A92650">
        <w:rPr>
          <w:rFonts w:hint="cs"/>
          <w:rtl/>
        </w:rPr>
        <w:t>ی</w:t>
      </w:r>
      <w:r w:rsidRPr="00A92650">
        <w:rPr>
          <w:rtl/>
        </w:rPr>
        <w:t xml:space="preserve"> درست و غلط برا</w:t>
      </w:r>
      <w:r w:rsidRPr="00A92650">
        <w:rPr>
          <w:rFonts w:hint="cs"/>
          <w:rtl/>
        </w:rPr>
        <w:t>ی</w:t>
      </w:r>
      <w:r w:rsidRPr="00A92650">
        <w:rPr>
          <w:rtl/>
        </w:rPr>
        <w:t xml:space="preserve"> ق</w:t>
      </w:r>
      <w:r w:rsidRPr="00A92650">
        <w:rPr>
          <w:rFonts w:hint="cs"/>
          <w:rtl/>
        </w:rPr>
        <w:t>ی</w:t>
      </w:r>
      <w:r w:rsidRPr="00A92650">
        <w:rPr>
          <w:rFonts w:hint="eastAsia"/>
          <w:rtl/>
        </w:rPr>
        <w:t>ود</w:t>
      </w:r>
      <w:r w:rsidRPr="00A92650">
        <w:rPr>
          <w:rtl/>
        </w:rPr>
        <w:t xml:space="preserve"> برنامه است.، که در آن مقدار بول</w:t>
      </w:r>
      <w:r w:rsidRPr="00A92650">
        <w:rPr>
          <w:rFonts w:hint="cs"/>
          <w:rtl/>
        </w:rPr>
        <w:t>ی</w:t>
      </w:r>
      <w:r w:rsidRPr="00A92650">
        <w:rPr>
          <w:rtl/>
        </w:rPr>
        <w:t xml:space="preserve"> درست در موقع</w:t>
      </w:r>
      <w:r w:rsidRPr="00A92650">
        <w:rPr>
          <w:rFonts w:hint="cs"/>
          <w:rtl/>
        </w:rPr>
        <w:t>ی</w:t>
      </w:r>
      <w:r w:rsidRPr="00A92650">
        <w:rPr>
          <w:rFonts w:hint="eastAsia"/>
          <w:rtl/>
        </w:rPr>
        <w:t>ت</w:t>
      </w:r>
      <w:r w:rsidRPr="00A92650">
        <w:rPr>
          <w:rtl/>
        </w:rPr>
        <w:t xml:space="preserve"> </w:t>
      </w:r>
      <w:r w:rsidRPr="00A92650">
        <w:t>i</w:t>
      </w:r>
      <w:r w:rsidR="00117542">
        <w:rPr>
          <w:rFonts w:hint="cs"/>
          <w:rtl/>
        </w:rPr>
        <w:t xml:space="preserve"> ام</w:t>
      </w:r>
      <w:r w:rsidRPr="00A92650">
        <w:rPr>
          <w:rtl/>
        </w:rPr>
        <w:t xml:space="preserve"> نشان دهنده </w:t>
      </w:r>
      <w:r w:rsidRPr="00A92650">
        <w:rPr>
          <w:rFonts w:hint="cs"/>
          <w:rtl/>
        </w:rPr>
        <w:t>ی</w:t>
      </w:r>
      <w:r w:rsidRPr="00A92650">
        <w:rPr>
          <w:rtl/>
        </w:rPr>
        <w:t xml:space="preserve"> اجرا شدن بخش </w:t>
      </w:r>
      <w:r w:rsidRPr="00A92650">
        <w:t>then</w:t>
      </w:r>
      <w:r w:rsidRPr="00A92650">
        <w:rPr>
          <w:rtl/>
        </w:rPr>
        <w:t xml:space="preserve"> در </w:t>
      </w:r>
      <w:r w:rsidRPr="00A92650">
        <w:t>i</w:t>
      </w:r>
      <w:r w:rsidRPr="00A92650">
        <w:rPr>
          <w:rtl/>
        </w:rPr>
        <w:t>ام</w:t>
      </w:r>
      <w:r w:rsidRPr="00A92650">
        <w:rPr>
          <w:rFonts w:hint="cs"/>
          <w:rtl/>
        </w:rPr>
        <w:t>ی</w:t>
      </w:r>
      <w:r w:rsidRPr="00A92650">
        <w:rPr>
          <w:rFonts w:hint="eastAsia"/>
          <w:rtl/>
        </w:rPr>
        <w:t>ن</w:t>
      </w:r>
      <w:r w:rsidR="00117542">
        <w:rPr>
          <w:rtl/>
        </w:rPr>
        <w:t xml:space="preserve"> شرط برنا</w:t>
      </w:r>
      <w:r w:rsidRPr="00A92650">
        <w:rPr>
          <w:rtl/>
        </w:rPr>
        <w:t>مه است.</w:t>
      </w:r>
      <w:r w:rsidR="00BE3C75" w:rsidRPr="00BE3C75">
        <w:rPr>
          <w:rtl/>
        </w:rPr>
        <w:t xml:space="preserve"> همه مس</w:t>
      </w:r>
      <w:r w:rsidR="00BE3C75" w:rsidRPr="00BE3C75">
        <w:rPr>
          <w:rFonts w:hint="cs"/>
          <w:rtl/>
        </w:rPr>
        <w:t>ی</w:t>
      </w:r>
      <w:r w:rsidR="00BE3C75" w:rsidRPr="00BE3C75">
        <w:rPr>
          <w:rFonts w:hint="eastAsia"/>
          <w:rtl/>
        </w:rPr>
        <w:t>رها</w:t>
      </w:r>
      <w:r w:rsidR="00BE3C75" w:rsidRPr="00BE3C75">
        <w:rPr>
          <w:rFonts w:hint="cs"/>
          <w:rtl/>
        </w:rPr>
        <w:t>ی</w:t>
      </w:r>
      <w:r w:rsidR="00BE3C75" w:rsidRPr="00BE3C75">
        <w:rPr>
          <w:rtl/>
        </w:rPr>
        <w:t xml:space="preserve"> اجرا</w:t>
      </w:r>
      <w:r w:rsidR="00BE3C75" w:rsidRPr="00BE3C75">
        <w:rPr>
          <w:rFonts w:hint="cs"/>
          <w:rtl/>
        </w:rPr>
        <w:t>یی</w:t>
      </w:r>
      <w:r w:rsidR="00BE3C75" w:rsidRPr="00BE3C75">
        <w:rPr>
          <w:rtl/>
        </w:rPr>
        <w:t xml:space="preserve"> </w:t>
      </w:r>
      <w:r w:rsidR="00BE3C75" w:rsidRPr="00BE3C75">
        <w:rPr>
          <w:rFonts w:hint="cs"/>
          <w:rtl/>
        </w:rPr>
        <w:t>ی</w:t>
      </w:r>
      <w:r w:rsidR="00BE3C75" w:rsidRPr="00BE3C75">
        <w:rPr>
          <w:rFonts w:hint="eastAsia"/>
          <w:rtl/>
        </w:rPr>
        <w:t>ک</w:t>
      </w:r>
      <w:r w:rsidR="00BE3C75" w:rsidRPr="00BE3C75">
        <w:rPr>
          <w:rtl/>
        </w:rPr>
        <w:t xml:space="preserve"> برنامه را م</w:t>
      </w:r>
      <w:r w:rsidR="00BE3C75" w:rsidRPr="00BE3C75">
        <w:rPr>
          <w:rFonts w:hint="cs"/>
          <w:rtl/>
        </w:rPr>
        <w:t>ی</w:t>
      </w:r>
      <w:r w:rsidR="00BE3C75" w:rsidRPr="00BE3C75">
        <w:rPr>
          <w:rtl/>
        </w:rPr>
        <w:t xml:space="preserve"> توان با استفاده از</w:t>
      </w:r>
      <w:r w:rsidR="00BE3C75" w:rsidRPr="00BE3C75">
        <w:rPr>
          <w:rFonts w:hint="cs"/>
          <w:rtl/>
        </w:rPr>
        <w:t>ی</w:t>
      </w:r>
      <w:r w:rsidR="00BE3C75" w:rsidRPr="00BE3C75">
        <w:rPr>
          <w:rFonts w:hint="eastAsia"/>
          <w:rtl/>
        </w:rPr>
        <w:t>ک</w:t>
      </w:r>
      <w:r w:rsidR="00BE3C75" w:rsidRPr="00BE3C75">
        <w:rPr>
          <w:rtl/>
        </w:rPr>
        <w:t xml:space="preserve"> درخت، به نام درخت اجرا نشان داد.</w:t>
      </w:r>
    </w:p>
    <w:p w14:paraId="6A265946" w14:textId="5CD99B6D" w:rsidR="004A038D" w:rsidRDefault="00BE3C75" w:rsidP="004A038D">
      <w:pPr>
        <w:ind w:left="360"/>
      </w:pPr>
      <w:r>
        <w:rPr>
          <w:rFonts w:hint="cs"/>
          <w:rtl/>
        </w:rPr>
        <w:t xml:space="preserve">به عنوان مثال در شکل 1 تابع </w:t>
      </w:r>
      <w:r>
        <w:t>Testme()</w:t>
      </w:r>
      <w:r>
        <w:rPr>
          <w:rFonts w:hint="cs"/>
          <w:rtl/>
        </w:rPr>
        <w:t xml:space="preserve"> سه مسیر اجرایی مختلف دارد. این سه مسیر را می توان در درخت اجرای شکل2 مشاهده کرد.</w:t>
      </w:r>
      <w:r w:rsidR="00967872">
        <w:rPr>
          <w:rFonts w:hint="cs"/>
          <w:rtl/>
        </w:rPr>
        <w:t xml:space="preserve"> </w:t>
      </w:r>
      <w:r w:rsidR="004A038D">
        <w:rPr>
          <w:rFonts w:hint="cs"/>
          <w:rtl/>
        </w:rPr>
        <w:t xml:space="preserve">مجموعه ی ورودی های </w:t>
      </w:r>
      <w:r w:rsidR="004A038D" w:rsidRPr="004A038D">
        <w:t xml:space="preserve">{x = 0, y = 1}, {x = 2, y = 1} </w:t>
      </w:r>
      <w:r w:rsidR="004A038D">
        <w:rPr>
          <w:rtl/>
        </w:rPr>
        <w:br/>
      </w:r>
      <w:r w:rsidR="004A038D" w:rsidRPr="004A038D">
        <w:t xml:space="preserve"> {x = 30, y = 15}</w:t>
      </w:r>
      <w:r w:rsidR="004A038D">
        <w:rPr>
          <w:rFonts w:hint="cs"/>
          <w:rtl/>
        </w:rPr>
        <w:t xml:space="preserve"> </w:t>
      </w:r>
      <w:r w:rsidR="00967872">
        <w:rPr>
          <w:rFonts w:hint="cs"/>
          <w:rtl/>
        </w:rPr>
        <w:t>برای پیمودن تمام مسیر های اجرای مختلف شکل1 کافی است</w:t>
      </w:r>
      <w:r w:rsidR="004A038D">
        <w:rPr>
          <w:rFonts w:hint="cs"/>
          <w:rtl/>
        </w:rPr>
        <w:t>. هدف نهایی اجرای نمادین آن است که این مجموعه داده های ورودی را در زمان قابل قبول تولید کند</w:t>
      </w:r>
      <w:r w:rsidR="00821C21">
        <w:rPr>
          <w:rFonts w:hint="cs"/>
          <w:rtl/>
        </w:rPr>
        <w:t xml:space="preserve"> و با اجرای برنامه در همه ی مسیر های اجرا از عملکرد صحت آن مطمئن شود</w:t>
      </w:r>
      <w:r w:rsidR="004A038D">
        <w:rPr>
          <w:rFonts w:hint="cs"/>
          <w:rtl/>
        </w:rPr>
        <w:t>.</w:t>
      </w:r>
    </w:p>
    <w:p w14:paraId="4E55B31B" w14:textId="032499BA" w:rsidR="00BE3C75" w:rsidRDefault="00BE3C75" w:rsidP="00BE3C75">
      <w:pPr>
        <w:ind w:left="360"/>
        <w:jc w:val="center"/>
      </w:pPr>
      <w:r>
        <w:rPr>
          <w:noProof/>
          <w:lang w:bidi="ar-SA"/>
        </w:rPr>
        <w:drawing>
          <wp:inline distT="0" distB="0" distL="0" distR="0" wp14:anchorId="2E2A147E" wp14:editId="43D24F40">
            <wp:extent cx="428625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3857625"/>
                    </a:xfrm>
                    <a:prstGeom prst="rect">
                      <a:avLst/>
                    </a:prstGeom>
                  </pic:spPr>
                </pic:pic>
              </a:graphicData>
            </a:graphic>
          </wp:inline>
        </w:drawing>
      </w:r>
    </w:p>
    <w:p w14:paraId="0C7E3AD0" w14:textId="4C610163" w:rsidR="00BE3C75" w:rsidRDefault="00BE3C75" w:rsidP="00BE3C75">
      <w:pPr>
        <w:pStyle w:val="Caption"/>
        <w:bidi/>
        <w:jc w:val="center"/>
        <w:rPr>
          <w:rFonts w:cs="B Nazanin"/>
          <w:lang w:bidi="fa-IR"/>
        </w:rPr>
      </w:pPr>
      <w:bookmarkStart w:id="2240" w:name="_Toc495237202"/>
      <w:r w:rsidRPr="00BE3C75">
        <w:rPr>
          <w:rFonts w:cs="B Nazanin"/>
          <w:rtl/>
        </w:rPr>
        <w:t xml:space="preserve">شکل </w:t>
      </w:r>
      <w:r w:rsidRPr="00BE3C75">
        <w:rPr>
          <w:rFonts w:cs="B Nazanin"/>
          <w:rtl/>
        </w:rPr>
        <w:fldChar w:fldCharType="begin"/>
      </w:r>
      <w:r w:rsidRPr="00BE3C75">
        <w:rPr>
          <w:rFonts w:cs="B Nazanin"/>
          <w:rtl/>
        </w:rPr>
        <w:instrText xml:space="preserve"> </w:instrText>
      </w:r>
      <w:r w:rsidRPr="00BE3C75">
        <w:rPr>
          <w:rFonts w:cs="B Nazanin"/>
        </w:rPr>
        <w:instrText>SEQ</w:instrText>
      </w:r>
      <w:r w:rsidRPr="00BE3C75">
        <w:rPr>
          <w:rFonts w:cs="B Nazanin"/>
          <w:rtl/>
        </w:rPr>
        <w:instrText xml:space="preserve"> شکل \* </w:instrText>
      </w:r>
      <w:r w:rsidRPr="00BE3C75">
        <w:rPr>
          <w:rFonts w:cs="B Nazanin"/>
        </w:rPr>
        <w:instrText>ARABIC</w:instrText>
      </w:r>
      <w:r w:rsidRPr="00BE3C75">
        <w:rPr>
          <w:rFonts w:cs="B Nazanin"/>
          <w:rtl/>
        </w:rPr>
        <w:instrText xml:space="preserve"> </w:instrText>
      </w:r>
      <w:r w:rsidRPr="00BE3C75">
        <w:rPr>
          <w:rFonts w:cs="B Nazanin"/>
          <w:rtl/>
        </w:rPr>
        <w:fldChar w:fldCharType="separate"/>
      </w:r>
      <w:r w:rsidR="000D5978">
        <w:rPr>
          <w:rFonts w:cs="B Nazanin"/>
          <w:noProof/>
          <w:rtl/>
        </w:rPr>
        <w:t>1</w:t>
      </w:r>
      <w:r w:rsidRPr="00BE3C75">
        <w:rPr>
          <w:rFonts w:cs="B Nazanin"/>
          <w:rtl/>
        </w:rPr>
        <w:fldChar w:fldCharType="end"/>
      </w:r>
      <w:r w:rsidRPr="00BE3C75">
        <w:rPr>
          <w:rFonts w:cs="B Nazanin"/>
        </w:rPr>
        <w:t xml:space="preserve">- </w:t>
      </w:r>
      <w:r w:rsidRPr="00BE3C75">
        <w:rPr>
          <w:rFonts w:cs="B Nazanin" w:hint="cs"/>
          <w:rtl/>
          <w:lang w:bidi="fa-IR"/>
        </w:rPr>
        <w:t>مثالی از یک تابع ساده برای نمایش اجرای نمادین</w:t>
      </w:r>
      <w:bookmarkEnd w:id="2240"/>
    </w:p>
    <w:p w14:paraId="0C89BE31" w14:textId="77777777" w:rsidR="007576E7" w:rsidRDefault="007576E7" w:rsidP="0076501B">
      <w:pPr>
        <w:jc w:val="center"/>
        <w:rPr>
          <w:noProof/>
          <w:rtl/>
          <w:lang w:bidi="ar-SA"/>
        </w:rPr>
      </w:pPr>
    </w:p>
    <w:p w14:paraId="198E6154" w14:textId="4386038E" w:rsidR="0076501B" w:rsidRDefault="0076501B" w:rsidP="004A6D61">
      <w:pPr>
        <w:jc w:val="center"/>
        <w:rPr>
          <w:noProof/>
          <w:lang w:bidi="ar-SA"/>
        </w:rPr>
      </w:pPr>
      <w:r>
        <w:rPr>
          <w:noProof/>
          <w:lang w:bidi="ar-SA"/>
        </w:rPr>
        <w:lastRenderedPageBreak/>
        <w:drawing>
          <wp:inline distT="0" distB="0" distL="0" distR="0" wp14:anchorId="7D8F668C" wp14:editId="76371C4B">
            <wp:extent cx="4267200"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364" b="6971"/>
                    <a:stretch/>
                  </pic:blipFill>
                  <pic:spPr bwMode="auto">
                    <a:xfrm>
                      <a:off x="0" y="0"/>
                      <a:ext cx="4267200" cy="2724150"/>
                    </a:xfrm>
                    <a:prstGeom prst="rect">
                      <a:avLst/>
                    </a:prstGeom>
                    <a:ln>
                      <a:noFill/>
                    </a:ln>
                    <a:extLst>
                      <a:ext uri="{53640926-AAD7-44D8-BBD7-CCE9431645EC}">
                        <a14:shadowObscured xmlns:a14="http://schemas.microsoft.com/office/drawing/2010/main"/>
                      </a:ext>
                    </a:extLst>
                  </pic:spPr>
                </pic:pic>
              </a:graphicData>
            </a:graphic>
          </wp:inline>
        </w:drawing>
      </w:r>
    </w:p>
    <w:p w14:paraId="10FB8C37" w14:textId="1502E4F6" w:rsidR="0076501B" w:rsidRDefault="0076501B" w:rsidP="0076501B">
      <w:pPr>
        <w:pStyle w:val="Caption"/>
        <w:bidi/>
        <w:jc w:val="center"/>
        <w:rPr>
          <w:rFonts w:cs="B Nazanin"/>
          <w:rtl/>
          <w:lang w:bidi="fa-IR"/>
        </w:rPr>
      </w:pPr>
      <w:bookmarkStart w:id="2241" w:name="_Toc495237203"/>
      <w:bookmarkStart w:id="2242" w:name="_Toc49571498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5978">
        <w:rPr>
          <w:noProof/>
          <w:rtl/>
        </w:rPr>
        <w:t>2</w:t>
      </w:r>
      <w:r>
        <w:rPr>
          <w:rtl/>
        </w:rPr>
        <w:fldChar w:fldCharType="end"/>
      </w:r>
      <w:r>
        <w:t>-</w:t>
      </w:r>
      <w:r>
        <w:rPr>
          <w:rFonts w:cs="B Nazanin" w:hint="cs"/>
          <w:rtl/>
          <w:lang w:bidi="fa-IR"/>
        </w:rPr>
        <w:t>درخت اجرای مثال شکل 1</w:t>
      </w:r>
      <w:bookmarkEnd w:id="2241"/>
      <w:bookmarkEnd w:id="2242"/>
    </w:p>
    <w:p w14:paraId="65F3CA7C" w14:textId="0EC8CFF6" w:rsidR="00022743" w:rsidRDefault="009B4939" w:rsidP="000F5C24">
      <w:pPr>
        <w:rPr>
          <w:rFonts w:eastAsiaTheme="minorEastAsia"/>
          <w:rtl/>
        </w:rPr>
      </w:pPr>
      <w:r>
        <w:rPr>
          <w:rFonts w:hint="cs"/>
          <w:rtl/>
        </w:rPr>
        <w:t>اجرای نمادین، یک وضعیت نمادین</w:t>
      </w:r>
      <w:r w:rsidRPr="00E2341D">
        <w:rPr>
          <w:rStyle w:val="FootnoteReference"/>
          <w:rtl/>
        </w:rPr>
        <w:footnoteReference w:id="13"/>
      </w:r>
      <w:r>
        <w:rPr>
          <w:rFonts w:hint="cs"/>
          <w:rtl/>
        </w:rPr>
        <w:t xml:space="preserve"> از سیستم را نگه می دارد که با متغیر </w:t>
      </w:r>
      <m:oMath>
        <m:r>
          <m:rPr>
            <m:sty m:val="p"/>
          </m:rPr>
          <w:rPr>
            <w:rFonts w:ascii="Cambria Math" w:hAnsi="Cambria Math" w:cs="Cambria" w:hint="cs"/>
            <w:rtl/>
          </w:rPr>
          <m:t>σ</m:t>
        </m:r>
      </m:oMath>
      <w:r>
        <w:rPr>
          <w:rFonts w:hint="cs"/>
          <w:rtl/>
        </w:rPr>
        <w:t xml:space="preserve"> نمایش داده می شود. این وضعیت نشان می دهد که چگونه متغیر ها به مقادیر نمادین نگاشت شده اند. به </w:t>
      </w:r>
      <w:r w:rsidR="00C82B92">
        <w:rPr>
          <w:rFonts w:hint="cs"/>
          <w:rtl/>
        </w:rPr>
        <w:t xml:space="preserve">علاوه اجرای نمادین، </w:t>
      </w:r>
      <w:r w:rsidR="00C82B92">
        <w:rPr>
          <w:rtl/>
        </w:rPr>
        <w:br/>
      </w:r>
      <w:r w:rsidR="00C82B92" w:rsidRPr="00C82B92">
        <w:rPr>
          <w:rFonts w:hint="cs"/>
          <w:rtl/>
        </w:rPr>
        <w:t>ی</w:t>
      </w:r>
      <w:r w:rsidR="00C82B92" w:rsidRPr="00C82B92">
        <w:rPr>
          <w:rFonts w:hint="eastAsia"/>
          <w:rtl/>
        </w:rPr>
        <w:t>ک</w:t>
      </w:r>
      <w:r w:rsidR="00C82B92" w:rsidRPr="00C82B92">
        <w:rPr>
          <w:rtl/>
        </w:rPr>
        <w:t xml:space="preserve"> ق</w:t>
      </w:r>
      <w:r w:rsidR="00C82B92" w:rsidRPr="00C82B92">
        <w:rPr>
          <w:rFonts w:hint="cs"/>
          <w:rtl/>
        </w:rPr>
        <w:t>ی</w:t>
      </w:r>
      <w:r w:rsidR="00C82B92" w:rsidRPr="00C82B92">
        <w:rPr>
          <w:rFonts w:hint="eastAsia"/>
          <w:rtl/>
        </w:rPr>
        <w:t>د</w:t>
      </w:r>
      <w:r w:rsidR="00C82B92" w:rsidRPr="00C82B92">
        <w:rPr>
          <w:rtl/>
        </w:rPr>
        <w:t xml:space="preserve"> مس</w:t>
      </w:r>
      <w:r w:rsidR="00C82B92" w:rsidRPr="00C82B92">
        <w:rPr>
          <w:rFonts w:hint="cs"/>
          <w:rtl/>
        </w:rPr>
        <w:t>ی</w:t>
      </w:r>
      <w:r w:rsidR="00C82B92">
        <w:rPr>
          <w:rFonts w:hint="cs"/>
          <w:rtl/>
        </w:rPr>
        <w:t xml:space="preserve">ر </w:t>
      </w:r>
      <w:r w:rsidR="00C82B92" w:rsidRPr="00C82B92">
        <w:rPr>
          <w:rFonts w:hint="eastAsia"/>
          <w:rtl/>
        </w:rPr>
        <w:t>نماد</w:t>
      </w:r>
      <w:r w:rsidR="00C82B92" w:rsidRPr="00C82B92">
        <w:rPr>
          <w:rFonts w:hint="cs"/>
          <w:rtl/>
        </w:rPr>
        <w:t>ی</w:t>
      </w:r>
      <w:r w:rsidR="00C82B92" w:rsidRPr="00C82B92">
        <w:rPr>
          <w:rFonts w:hint="eastAsia"/>
          <w:rtl/>
        </w:rPr>
        <w:t>ن</w:t>
      </w:r>
      <w:r w:rsidR="00C82B92" w:rsidRPr="00E2341D">
        <w:rPr>
          <w:rStyle w:val="FootnoteReference"/>
          <w:rtl/>
        </w:rPr>
        <w:footnoteReference w:id="14"/>
      </w:r>
      <w:r w:rsidR="00C82B92" w:rsidRPr="00C82B92">
        <w:rPr>
          <w:rtl/>
        </w:rPr>
        <w:t xml:space="preserve"> </w:t>
      </w:r>
      <w:r w:rsidR="00C82B92">
        <w:rPr>
          <w:rFonts w:hint="cs"/>
          <w:rtl/>
        </w:rPr>
        <w:t xml:space="preserve">دارد </w:t>
      </w:r>
      <w:r w:rsidR="00C82B92" w:rsidRPr="00C82B92">
        <w:rPr>
          <w:rtl/>
        </w:rPr>
        <w:t xml:space="preserve">که با </w:t>
      </w:r>
      <w:r w:rsidR="00C82B92">
        <w:rPr>
          <w:rFonts w:hint="cs"/>
          <w:rtl/>
        </w:rPr>
        <w:t xml:space="preserve">استفاده از </w:t>
      </w:r>
      <w:r w:rsidR="00C82B92" w:rsidRPr="00C82B92">
        <w:t>PC</w:t>
      </w:r>
      <w:r w:rsidR="00C82B92" w:rsidRPr="00C82B92">
        <w:rPr>
          <w:rtl/>
        </w:rPr>
        <w:t xml:space="preserve"> نما</w:t>
      </w:r>
      <w:r w:rsidR="00C82B92" w:rsidRPr="00C82B92">
        <w:rPr>
          <w:rFonts w:hint="cs"/>
          <w:rtl/>
        </w:rPr>
        <w:t>ی</w:t>
      </w:r>
      <w:r w:rsidR="00C82B92" w:rsidRPr="00C82B92">
        <w:rPr>
          <w:rFonts w:hint="eastAsia"/>
          <w:rtl/>
        </w:rPr>
        <w:t>ش</w:t>
      </w:r>
      <w:r w:rsidR="00C82B92" w:rsidRPr="00C82B92">
        <w:rPr>
          <w:rtl/>
        </w:rPr>
        <w:t xml:space="preserve"> داده م</w:t>
      </w:r>
      <w:r w:rsidR="00C82B92" w:rsidRPr="00C82B92">
        <w:rPr>
          <w:rFonts w:hint="cs"/>
          <w:rtl/>
        </w:rPr>
        <w:t>ی</w:t>
      </w:r>
      <w:r w:rsidR="00C82B92">
        <w:rPr>
          <w:rtl/>
        </w:rPr>
        <w:t xml:space="preserve"> شو</w:t>
      </w:r>
      <w:r w:rsidR="00C82B92" w:rsidRPr="00C82B92">
        <w:rPr>
          <w:rtl/>
        </w:rPr>
        <w:t>د.</w:t>
      </w:r>
      <w:r w:rsidR="00C82B92">
        <w:rPr>
          <w:rFonts w:hint="cs"/>
          <w:rtl/>
        </w:rPr>
        <w:t xml:space="preserve"> </w:t>
      </w:r>
      <w:r w:rsidR="00C82B92" w:rsidRPr="00C82B92">
        <w:t>PC</w:t>
      </w:r>
      <w:r w:rsidR="00C82B92" w:rsidRPr="00C82B92">
        <w:rPr>
          <w:rtl/>
        </w:rPr>
        <w:t xml:space="preserve"> </w:t>
      </w:r>
      <w:r w:rsidR="00C82B92" w:rsidRPr="00C82B92">
        <w:rPr>
          <w:rFonts w:hint="cs"/>
          <w:rtl/>
        </w:rPr>
        <w:t>ی</w:t>
      </w:r>
      <w:r w:rsidR="00C82B92" w:rsidRPr="00C82B92">
        <w:rPr>
          <w:rFonts w:hint="eastAsia"/>
          <w:rtl/>
        </w:rPr>
        <w:t>ک</w:t>
      </w:r>
      <w:r w:rsidR="00C82B92" w:rsidRPr="00C82B92">
        <w:rPr>
          <w:rtl/>
        </w:rPr>
        <w:t xml:space="preserve"> </w:t>
      </w:r>
      <w:r w:rsidR="00C82B92">
        <w:rPr>
          <w:rFonts w:hint="cs"/>
          <w:rtl/>
        </w:rPr>
        <w:t>فرمول مرتبه اول برپایه ی عبارات نمادین است.</w:t>
      </w:r>
      <w:r w:rsidR="00CB05C3">
        <w:rPr>
          <w:rFonts w:hint="cs"/>
          <w:rtl/>
        </w:rPr>
        <w:t xml:space="preserve"> در ابتدای اجرای نمادین، </w:t>
      </w:r>
      <m:oMath>
        <m:r>
          <m:rPr>
            <m:sty m:val="p"/>
          </m:rPr>
          <w:rPr>
            <w:rFonts w:ascii="Cambria Math" w:hAnsi="Cambria Math" w:cs="Cambria" w:hint="cs"/>
            <w:rtl/>
          </w:rPr>
          <m:t>σ</m:t>
        </m:r>
      </m:oMath>
      <w:r w:rsidR="00CB05C3">
        <w:rPr>
          <w:rFonts w:eastAsiaTheme="minorEastAsia" w:hint="cs"/>
          <w:rtl/>
        </w:rPr>
        <w:t xml:space="preserve"> با یک جدول خالی از نگاشت ها مقداردهی اولیه می شود.</w:t>
      </w:r>
      <w:r w:rsidR="00CB05C3">
        <w:rPr>
          <w:rFonts w:eastAsiaTheme="minorEastAsia"/>
        </w:rPr>
        <w:t xml:space="preserve">PC </w:t>
      </w:r>
      <w:r w:rsidR="00CB05C3">
        <w:rPr>
          <w:rFonts w:eastAsiaTheme="minorEastAsia" w:hint="cs"/>
          <w:rtl/>
        </w:rPr>
        <w:t xml:space="preserve">نیز در ابتدا با مقدار </w:t>
      </w:r>
      <w:r w:rsidR="00CB05C3">
        <w:rPr>
          <w:rFonts w:eastAsiaTheme="minorEastAsia"/>
        </w:rPr>
        <w:t>True</w:t>
      </w:r>
      <w:r w:rsidR="00CB05C3">
        <w:rPr>
          <w:rFonts w:eastAsiaTheme="minorEastAsia" w:hint="cs"/>
          <w:rtl/>
        </w:rPr>
        <w:t xml:space="preserve"> مقداردهی اولیه می شود.</w:t>
      </w:r>
      <w:r w:rsidR="000F5C24">
        <w:rPr>
          <w:rFonts w:eastAsiaTheme="minorEastAsia" w:hint="cs"/>
          <w:rtl/>
        </w:rPr>
        <w:t xml:space="preserve"> </w:t>
      </w:r>
      <m:oMath>
        <m:r>
          <m:rPr>
            <m:sty m:val="p"/>
          </m:rPr>
          <w:rPr>
            <w:rFonts w:ascii="Cambria Math" w:hAnsi="Cambria Math" w:cs="Cambria" w:hint="cs"/>
            <w:rtl/>
          </w:rPr>
          <m:t>σ</m:t>
        </m:r>
      </m:oMath>
      <w:r w:rsidR="000F5C24">
        <w:rPr>
          <w:rFonts w:eastAsiaTheme="minorEastAsia" w:hint="cs"/>
          <w:rtl/>
        </w:rPr>
        <w:t xml:space="preserve"> </w:t>
      </w:r>
      <w:r w:rsidR="000F5C24" w:rsidRPr="000F5C24">
        <w:rPr>
          <w:rFonts w:eastAsiaTheme="minorEastAsia"/>
          <w:rtl/>
        </w:rPr>
        <w:t xml:space="preserve">و </w:t>
      </w:r>
      <w:r w:rsidR="000F5C24" w:rsidRPr="000F5C24">
        <w:rPr>
          <w:rFonts w:eastAsiaTheme="minorEastAsia"/>
        </w:rPr>
        <w:t>PC</w:t>
      </w:r>
      <w:r w:rsidR="000F5C24" w:rsidRPr="000F5C24">
        <w:rPr>
          <w:rFonts w:eastAsiaTheme="minorEastAsia"/>
          <w:rtl/>
        </w:rPr>
        <w:t xml:space="preserve"> در طول اجرا</w:t>
      </w:r>
      <w:r w:rsidR="000F5C24" w:rsidRPr="000F5C24">
        <w:rPr>
          <w:rFonts w:eastAsiaTheme="minorEastAsia" w:hint="cs"/>
          <w:rtl/>
        </w:rPr>
        <w:t>ی</w:t>
      </w:r>
      <w:r w:rsidR="000F5C24" w:rsidRPr="000F5C24">
        <w:rPr>
          <w:rFonts w:eastAsiaTheme="minorEastAsia"/>
          <w:rtl/>
        </w:rPr>
        <w:t xml:space="preserve"> نماد</w:t>
      </w:r>
      <w:r w:rsidR="000F5C24" w:rsidRPr="000F5C24">
        <w:rPr>
          <w:rFonts w:eastAsiaTheme="minorEastAsia" w:hint="cs"/>
          <w:rtl/>
        </w:rPr>
        <w:t>ی</w:t>
      </w:r>
      <w:r w:rsidR="000F5C24" w:rsidRPr="000F5C24">
        <w:rPr>
          <w:rFonts w:eastAsiaTheme="minorEastAsia" w:hint="eastAsia"/>
          <w:rtl/>
        </w:rPr>
        <w:t>ن</w:t>
      </w:r>
      <w:r w:rsidR="000F5C24" w:rsidRPr="000F5C24">
        <w:rPr>
          <w:rFonts w:eastAsiaTheme="minorEastAsia"/>
          <w:rtl/>
        </w:rPr>
        <w:t xml:space="preserve"> به روزرسان</w:t>
      </w:r>
      <w:r w:rsidR="000F5C24" w:rsidRPr="000F5C24">
        <w:rPr>
          <w:rFonts w:eastAsiaTheme="minorEastAsia" w:hint="cs"/>
          <w:rtl/>
        </w:rPr>
        <w:t>ی</w:t>
      </w:r>
      <w:r w:rsidR="000F5C24" w:rsidRPr="000F5C24">
        <w:rPr>
          <w:rFonts w:eastAsiaTheme="minorEastAsia"/>
          <w:rtl/>
        </w:rPr>
        <w:t xml:space="preserve"> م</w:t>
      </w:r>
      <w:r w:rsidR="000F5C24" w:rsidRPr="000F5C24">
        <w:rPr>
          <w:rFonts w:eastAsiaTheme="minorEastAsia" w:hint="cs"/>
          <w:rtl/>
        </w:rPr>
        <w:t>ی</w:t>
      </w:r>
      <w:r w:rsidR="000F5C24" w:rsidRPr="000F5C24">
        <w:rPr>
          <w:rFonts w:eastAsiaTheme="minorEastAsia"/>
          <w:rtl/>
        </w:rPr>
        <w:t xml:space="preserve"> شوند.</w:t>
      </w:r>
      <w:r w:rsidR="000F5C24">
        <w:rPr>
          <w:rFonts w:eastAsiaTheme="minorEastAsia"/>
          <w:rtl/>
        </w:rPr>
        <w:br/>
      </w:r>
      <w:r w:rsidR="000F5C24" w:rsidRPr="000F5C24">
        <w:rPr>
          <w:rFonts w:eastAsiaTheme="minorEastAsia"/>
          <w:rtl/>
        </w:rPr>
        <w:t>در پا</w:t>
      </w:r>
      <w:r w:rsidR="000F5C24" w:rsidRPr="000F5C24">
        <w:rPr>
          <w:rFonts w:eastAsiaTheme="minorEastAsia" w:hint="cs"/>
          <w:rtl/>
        </w:rPr>
        <w:t>ی</w:t>
      </w:r>
      <w:r w:rsidR="000F5C24" w:rsidRPr="000F5C24">
        <w:rPr>
          <w:rFonts w:eastAsiaTheme="minorEastAsia" w:hint="eastAsia"/>
          <w:rtl/>
        </w:rPr>
        <w:t>ان</w:t>
      </w:r>
      <w:r w:rsidR="000F5C24" w:rsidRPr="000F5C24">
        <w:rPr>
          <w:rFonts w:eastAsiaTheme="minorEastAsia"/>
          <w:rtl/>
        </w:rPr>
        <w:t xml:space="preserve"> </w:t>
      </w:r>
      <w:r w:rsidR="000F5C24" w:rsidRPr="000F5C24">
        <w:rPr>
          <w:rFonts w:eastAsiaTheme="minorEastAsia" w:hint="cs"/>
          <w:rtl/>
        </w:rPr>
        <w:t>ی</w:t>
      </w:r>
      <w:r w:rsidR="000F5C24" w:rsidRPr="000F5C24">
        <w:rPr>
          <w:rFonts w:eastAsiaTheme="minorEastAsia" w:hint="eastAsia"/>
          <w:rtl/>
        </w:rPr>
        <w:t>ک</w:t>
      </w:r>
      <w:r w:rsidR="000F5C24" w:rsidRPr="000F5C24">
        <w:rPr>
          <w:rFonts w:eastAsiaTheme="minorEastAsia"/>
          <w:rtl/>
        </w:rPr>
        <w:t xml:space="preserve"> اجرا</w:t>
      </w:r>
      <w:r w:rsidR="000F5C24" w:rsidRPr="000F5C24">
        <w:rPr>
          <w:rFonts w:eastAsiaTheme="minorEastAsia" w:hint="cs"/>
          <w:rtl/>
        </w:rPr>
        <w:t>ی</w:t>
      </w:r>
      <w:r w:rsidR="000F5C24" w:rsidRPr="000F5C24">
        <w:rPr>
          <w:rFonts w:eastAsiaTheme="minorEastAsia"/>
          <w:rtl/>
        </w:rPr>
        <w:t xml:space="preserve"> نماد</w:t>
      </w:r>
      <w:r w:rsidR="000F5C24" w:rsidRPr="000F5C24">
        <w:rPr>
          <w:rFonts w:eastAsiaTheme="minorEastAsia" w:hint="cs"/>
          <w:rtl/>
        </w:rPr>
        <w:t>ی</w:t>
      </w:r>
      <w:r w:rsidR="000F5C24" w:rsidRPr="000F5C24">
        <w:rPr>
          <w:rFonts w:eastAsiaTheme="minorEastAsia" w:hint="eastAsia"/>
          <w:rtl/>
        </w:rPr>
        <w:t>ن</w:t>
      </w:r>
      <w:r w:rsidR="000F5C24" w:rsidRPr="000F5C24">
        <w:rPr>
          <w:rFonts w:eastAsiaTheme="minorEastAsia"/>
          <w:rtl/>
        </w:rPr>
        <w:t xml:space="preserve"> از </w:t>
      </w:r>
      <w:r w:rsidR="000F5C24" w:rsidRPr="000F5C24">
        <w:rPr>
          <w:rFonts w:eastAsiaTheme="minorEastAsia" w:hint="cs"/>
          <w:rtl/>
        </w:rPr>
        <w:t>ی</w:t>
      </w:r>
      <w:r w:rsidR="000F5C24" w:rsidRPr="000F5C24">
        <w:rPr>
          <w:rFonts w:eastAsiaTheme="minorEastAsia" w:hint="eastAsia"/>
          <w:rtl/>
        </w:rPr>
        <w:t>ک</w:t>
      </w:r>
      <w:r w:rsidR="000F5C24" w:rsidRPr="000F5C24">
        <w:rPr>
          <w:rFonts w:eastAsiaTheme="minorEastAsia"/>
          <w:rtl/>
        </w:rPr>
        <w:t xml:space="preserve"> مس</w:t>
      </w:r>
      <w:r w:rsidR="000F5C24" w:rsidRPr="000F5C24">
        <w:rPr>
          <w:rFonts w:eastAsiaTheme="minorEastAsia" w:hint="cs"/>
          <w:rtl/>
        </w:rPr>
        <w:t>ی</w:t>
      </w:r>
      <w:r w:rsidR="000F5C24" w:rsidRPr="000F5C24">
        <w:rPr>
          <w:rFonts w:eastAsiaTheme="minorEastAsia" w:hint="eastAsia"/>
          <w:rtl/>
        </w:rPr>
        <w:t>ر</w:t>
      </w:r>
      <w:r w:rsidR="000F5C24" w:rsidRPr="000F5C24">
        <w:rPr>
          <w:rFonts w:eastAsiaTheme="minorEastAsia"/>
          <w:rtl/>
        </w:rPr>
        <w:t xml:space="preserve"> اجرا</w:t>
      </w:r>
      <w:r w:rsidR="000F5C24">
        <w:rPr>
          <w:rFonts w:eastAsiaTheme="minorEastAsia" w:hint="cs"/>
          <w:rtl/>
        </w:rPr>
        <w:t>،</w:t>
      </w:r>
      <w:r w:rsidR="000F5C24" w:rsidRPr="000F5C24">
        <w:rPr>
          <w:rFonts w:eastAsiaTheme="minorEastAsia"/>
          <w:rtl/>
        </w:rPr>
        <w:t xml:space="preserve"> </w:t>
      </w:r>
      <w:r w:rsidR="000F5C24" w:rsidRPr="000F5C24">
        <w:rPr>
          <w:rFonts w:eastAsiaTheme="minorEastAsia"/>
        </w:rPr>
        <w:t>PC</w:t>
      </w:r>
      <w:r w:rsidR="000F5C24" w:rsidRPr="000F5C24">
        <w:rPr>
          <w:rFonts w:eastAsiaTheme="minorEastAsia"/>
          <w:rtl/>
        </w:rPr>
        <w:t xml:space="preserve">  با استفاده از</w:t>
      </w:r>
      <w:r w:rsidR="000F5C24">
        <w:rPr>
          <w:rFonts w:eastAsiaTheme="minorEastAsia" w:hint="cs"/>
          <w:rtl/>
        </w:rPr>
        <w:t xml:space="preserve"> یک</w:t>
      </w:r>
      <w:r w:rsidR="000F5C24">
        <w:rPr>
          <w:rFonts w:eastAsiaTheme="minorEastAsia"/>
          <w:rtl/>
        </w:rPr>
        <w:t xml:space="preserve"> حل</w:t>
      </w:r>
      <w:r w:rsidR="000F5C24">
        <w:rPr>
          <w:rFonts w:eastAsiaTheme="minorEastAsia"/>
          <w:rtl/>
        </w:rPr>
        <w:softHyphen/>
        <w:t>کننده</w:t>
      </w:r>
      <w:r w:rsidR="000F5C24">
        <w:rPr>
          <w:rFonts w:eastAsiaTheme="minorEastAsia"/>
          <w:rtl/>
        </w:rPr>
        <w:softHyphen/>
      </w:r>
      <w:r w:rsidR="000F5C24" w:rsidRPr="000F5C24">
        <w:rPr>
          <w:rFonts w:eastAsiaTheme="minorEastAsia" w:hint="cs"/>
          <w:rtl/>
        </w:rPr>
        <w:t>ی</w:t>
      </w:r>
      <w:r w:rsidR="000F5C24">
        <w:rPr>
          <w:rFonts w:eastAsiaTheme="minorEastAsia" w:hint="cs"/>
          <w:rtl/>
        </w:rPr>
        <w:t xml:space="preserve"> </w:t>
      </w:r>
      <w:r w:rsidR="000F5C24" w:rsidRPr="000F5C24">
        <w:rPr>
          <w:rFonts w:eastAsiaTheme="minorEastAsia"/>
          <w:rtl/>
        </w:rPr>
        <w:t>ق</w:t>
      </w:r>
      <w:r w:rsidR="000F5C24" w:rsidRPr="000F5C24">
        <w:rPr>
          <w:rFonts w:eastAsiaTheme="minorEastAsia" w:hint="cs"/>
          <w:rtl/>
        </w:rPr>
        <w:t>ی</w:t>
      </w:r>
      <w:r w:rsidR="000F5C24" w:rsidRPr="000F5C24">
        <w:rPr>
          <w:rFonts w:eastAsiaTheme="minorEastAsia" w:hint="eastAsia"/>
          <w:rtl/>
        </w:rPr>
        <w:t>د</w:t>
      </w:r>
      <w:r w:rsidR="000F5C24" w:rsidRPr="00E2341D">
        <w:rPr>
          <w:rStyle w:val="FootnoteReference"/>
          <w:rtl/>
          <w:rPrChange w:id="2243" w:author="ehsan edalat" w:date="2018-01-05T21:49:00Z">
            <w:rPr>
              <w:rStyle w:val="FootnoteReference"/>
              <w:rFonts w:eastAsiaTheme="minorEastAsia"/>
              <w:rtl/>
            </w:rPr>
          </w:rPrChange>
        </w:rPr>
        <w:footnoteReference w:id="15"/>
      </w:r>
      <w:r w:rsidR="000F5C24" w:rsidRPr="000F5C24">
        <w:rPr>
          <w:rFonts w:eastAsiaTheme="minorEastAsia"/>
          <w:rtl/>
        </w:rPr>
        <w:t xml:space="preserve"> حل م</w:t>
      </w:r>
      <w:r w:rsidR="000F5C24" w:rsidRPr="000F5C24">
        <w:rPr>
          <w:rFonts w:eastAsiaTheme="minorEastAsia" w:hint="cs"/>
          <w:rtl/>
        </w:rPr>
        <w:t>ی</w:t>
      </w:r>
      <w:r w:rsidR="000F5C24" w:rsidRPr="000F5C24">
        <w:rPr>
          <w:rFonts w:eastAsiaTheme="minorEastAsia"/>
          <w:rtl/>
        </w:rPr>
        <w:t xml:space="preserve"> شود تا بتوان </w:t>
      </w:r>
      <w:r w:rsidR="000F5C24">
        <w:rPr>
          <w:rFonts w:eastAsiaTheme="minorEastAsia" w:hint="cs"/>
          <w:rtl/>
        </w:rPr>
        <w:t xml:space="preserve">با استفاده از آن </w:t>
      </w:r>
      <w:r w:rsidR="000F5C24" w:rsidRPr="000F5C24">
        <w:rPr>
          <w:rFonts w:eastAsiaTheme="minorEastAsia"/>
          <w:rtl/>
        </w:rPr>
        <w:t xml:space="preserve">مجموعه </w:t>
      </w:r>
      <w:r w:rsidR="000F5C24" w:rsidRPr="000F5C24">
        <w:rPr>
          <w:rFonts w:eastAsiaTheme="minorEastAsia" w:hint="cs"/>
          <w:rtl/>
        </w:rPr>
        <w:t>ی</w:t>
      </w:r>
      <w:r w:rsidR="000F5C24" w:rsidRPr="000F5C24">
        <w:rPr>
          <w:rFonts w:eastAsiaTheme="minorEastAsia"/>
          <w:rtl/>
        </w:rPr>
        <w:t xml:space="preserve"> داده ها</w:t>
      </w:r>
      <w:r w:rsidR="000F5C24" w:rsidRPr="000F5C24">
        <w:rPr>
          <w:rFonts w:eastAsiaTheme="minorEastAsia" w:hint="cs"/>
          <w:rtl/>
        </w:rPr>
        <w:t>ی</w:t>
      </w:r>
      <w:r w:rsidR="000F5C24" w:rsidRPr="000F5C24">
        <w:rPr>
          <w:rFonts w:eastAsiaTheme="minorEastAsia"/>
          <w:rtl/>
        </w:rPr>
        <w:t xml:space="preserve"> ورود</w:t>
      </w:r>
      <w:r w:rsidR="000F5C24" w:rsidRPr="000F5C24">
        <w:rPr>
          <w:rFonts w:eastAsiaTheme="minorEastAsia" w:hint="cs"/>
          <w:rtl/>
        </w:rPr>
        <w:t>ی</w:t>
      </w:r>
      <w:r w:rsidR="000F5C24" w:rsidRPr="000F5C24">
        <w:rPr>
          <w:rFonts w:eastAsiaTheme="minorEastAsia"/>
          <w:rtl/>
        </w:rPr>
        <w:t xml:space="preserve">  را تول</w:t>
      </w:r>
      <w:r w:rsidR="000F5C24" w:rsidRPr="000F5C24">
        <w:rPr>
          <w:rFonts w:eastAsiaTheme="minorEastAsia" w:hint="cs"/>
          <w:rtl/>
        </w:rPr>
        <w:t>ی</w:t>
      </w:r>
      <w:r w:rsidR="000F5C24" w:rsidRPr="000F5C24">
        <w:rPr>
          <w:rFonts w:eastAsiaTheme="minorEastAsia" w:hint="eastAsia"/>
          <w:rtl/>
        </w:rPr>
        <w:t>د</w:t>
      </w:r>
      <w:r w:rsidR="000F5C24" w:rsidRPr="000F5C24">
        <w:rPr>
          <w:rFonts w:eastAsiaTheme="minorEastAsia"/>
          <w:rtl/>
        </w:rPr>
        <w:t xml:space="preserve"> کرد</w:t>
      </w:r>
      <w:r w:rsidR="004A4EB6">
        <w:rPr>
          <w:rFonts w:eastAsiaTheme="minorEastAsia" w:hint="cs"/>
          <w:rtl/>
        </w:rPr>
        <w:t>.</w:t>
      </w:r>
    </w:p>
    <w:p w14:paraId="0F2ADD07" w14:textId="5618926A" w:rsidR="007F4266" w:rsidRDefault="004A4EB6" w:rsidP="004B43D8">
      <w:pPr>
        <w:rPr>
          <w:rFonts w:eastAsiaTheme="minorEastAsia"/>
          <w:rtl/>
        </w:rPr>
      </w:pPr>
      <w:r>
        <w:rPr>
          <w:rFonts w:eastAsiaTheme="minorEastAsia" w:hint="cs"/>
          <w:rtl/>
        </w:rPr>
        <w:t xml:space="preserve">به عنوان مثال اجرای نمادین برای تابع ساده ی شکل1 با یک </w:t>
      </w:r>
      <m:oMath>
        <m:r>
          <m:rPr>
            <m:sty m:val="p"/>
          </m:rPr>
          <w:rPr>
            <w:rFonts w:ascii="Cambria Math" w:hAnsi="Cambria Math" w:cs="Cambria" w:hint="cs"/>
            <w:rtl/>
          </w:rPr>
          <m:t>σ</m:t>
        </m:r>
      </m:oMath>
      <w:r>
        <w:rPr>
          <w:rFonts w:eastAsiaTheme="minorEastAsia" w:hint="cs"/>
          <w:rtl/>
        </w:rPr>
        <w:t xml:space="preserve"> خالی و </w:t>
      </w:r>
      <w:r>
        <w:rPr>
          <w:rFonts w:eastAsiaTheme="minorEastAsia"/>
        </w:rPr>
        <w:t>PC</w:t>
      </w:r>
      <w:r>
        <w:rPr>
          <w:rFonts w:eastAsiaTheme="minorEastAsia" w:hint="cs"/>
          <w:rtl/>
        </w:rPr>
        <w:t xml:space="preserve"> حاوی مقدار </w:t>
      </w:r>
      <w:r>
        <w:rPr>
          <w:rFonts w:eastAsiaTheme="minorEastAsia"/>
        </w:rPr>
        <w:t>True</w:t>
      </w:r>
      <w:r>
        <w:rPr>
          <w:rFonts w:eastAsiaTheme="minorEastAsia" w:hint="cs"/>
          <w:rtl/>
        </w:rPr>
        <w:t xml:space="preserve"> آغاز می شود.</w:t>
      </w:r>
      <w:r>
        <w:rPr>
          <w:rFonts w:eastAsiaTheme="minorEastAsia"/>
          <w:rtl/>
        </w:rPr>
        <w:br/>
      </w:r>
      <w:r>
        <w:rPr>
          <w:rFonts w:eastAsiaTheme="minorEastAsia" w:hint="cs"/>
          <w:rtl/>
        </w:rPr>
        <w:t xml:space="preserve">به ازای هر دستور خواندن </w:t>
      </w:r>
      <w:r w:rsidR="007F4266">
        <w:rPr>
          <w:rFonts w:eastAsiaTheme="minorEastAsia" w:hint="cs"/>
          <w:rtl/>
        </w:rPr>
        <w:t xml:space="preserve">مقدار ورودی، </w:t>
      </w:r>
      <w:r>
        <w:rPr>
          <w:rFonts w:eastAsiaTheme="minorEastAsia" w:hint="cs"/>
          <w:rtl/>
        </w:rPr>
        <w:t xml:space="preserve">در برنامه </w:t>
      </w:r>
      <w:r w:rsidR="007F4266">
        <w:rPr>
          <w:rFonts w:eastAsiaTheme="minorEastAsia" w:hint="cs"/>
          <w:rtl/>
        </w:rPr>
        <w:t xml:space="preserve">یعنی دستوری مشابه قالب </w:t>
      </w:r>
      <w:r w:rsidR="007F4266">
        <w:rPr>
          <w:rFonts w:eastAsiaTheme="minorEastAsia"/>
        </w:rPr>
        <w:t xml:space="preserve"> </w:t>
      </w:r>
      <w:r w:rsidR="007F4266" w:rsidRPr="007F4266">
        <w:rPr>
          <w:rFonts w:eastAsiaTheme="minorEastAsia"/>
        </w:rPr>
        <w:t>var=sym inpu</w:t>
      </w:r>
      <w:r w:rsidR="004B43D8">
        <w:rPr>
          <w:rFonts w:eastAsiaTheme="minorEastAsia"/>
        </w:rPr>
        <w:t>t()</w:t>
      </w:r>
      <w:r w:rsidR="004B43D8">
        <w:rPr>
          <w:rFonts w:eastAsiaTheme="minorEastAsia" w:hint="cs"/>
          <w:rtl/>
        </w:rPr>
        <w:t xml:space="preserve">، اجرای نمادین یک نگاشت از مقدار متغیر به  مقدار نمادین « </w:t>
      </w:r>
      <w:r w:rsidR="004B43D8">
        <w:rPr>
          <w:rFonts w:eastAsiaTheme="minorEastAsia"/>
        </w:rPr>
        <w:t>var -&gt;</w:t>
      </w:r>
      <w:r w:rsidR="004B43D8" w:rsidRPr="004B43D8">
        <w:rPr>
          <w:rFonts w:eastAsiaTheme="minorEastAsia"/>
        </w:rPr>
        <w:t xml:space="preserve"> s</w:t>
      </w:r>
      <w:r w:rsidR="004B43D8">
        <w:rPr>
          <w:rFonts w:eastAsiaTheme="minorEastAsia" w:hint="cs"/>
          <w:rtl/>
        </w:rPr>
        <w:t xml:space="preserve"> »  را به </w:t>
      </w:r>
      <m:oMath>
        <m:r>
          <m:rPr>
            <m:sty m:val="p"/>
          </m:rPr>
          <w:rPr>
            <w:rFonts w:ascii="Cambria Math" w:hAnsi="Cambria Math" w:cs="Cambria" w:hint="cs"/>
            <w:rtl/>
          </w:rPr>
          <m:t>σ</m:t>
        </m:r>
      </m:oMath>
      <w:r w:rsidR="004B43D8">
        <w:rPr>
          <w:rFonts w:eastAsiaTheme="minorEastAsia" w:hint="cs"/>
          <w:rtl/>
        </w:rPr>
        <w:t xml:space="preserve"> اضافه می کند.</w:t>
      </w:r>
      <w:r w:rsidR="007576E7">
        <w:rPr>
          <w:rFonts w:eastAsiaTheme="minorEastAsia" w:hint="cs"/>
          <w:rtl/>
        </w:rPr>
        <w:t xml:space="preserve"> به عنوان مثال اجرای نمادین برای دو خط ابتدایی تابع </w:t>
      </w:r>
      <w:r w:rsidR="007576E7">
        <w:rPr>
          <w:rFonts w:eastAsiaTheme="minorEastAsia"/>
        </w:rPr>
        <w:t>main()</w:t>
      </w:r>
      <w:r w:rsidR="007576E7">
        <w:rPr>
          <w:rFonts w:eastAsiaTheme="minorEastAsia" w:hint="cs"/>
          <w:rtl/>
        </w:rPr>
        <w:t xml:space="preserve"> از کد شکل 1  منجر به اضافه شدن دو نگاشت </w:t>
      </w:r>
      <w:r w:rsidR="007576E7">
        <w:rPr>
          <w:rFonts w:eastAsiaTheme="minorEastAsia"/>
          <w:rtl/>
        </w:rPr>
        <w:br/>
      </w:r>
      <w:r w:rsidR="007576E7">
        <w:rPr>
          <w:rFonts w:eastAsiaTheme="minorEastAsia" w:hint="cs"/>
          <w:rtl/>
        </w:rPr>
        <w:t xml:space="preserve"> به مقادیر نمادین در </w:t>
      </w:r>
      <m:oMath>
        <m:r>
          <m:rPr>
            <m:sty m:val="p"/>
          </m:rPr>
          <w:rPr>
            <w:rFonts w:ascii="Cambria Math" w:hAnsi="Cambria Math" w:cs="Cambria" w:hint="cs"/>
            <w:rtl/>
          </w:rPr>
          <m:t>σ</m:t>
        </m:r>
      </m:oMath>
      <w:r w:rsidR="007576E7">
        <w:rPr>
          <w:rFonts w:eastAsiaTheme="minorEastAsia" w:hint="cs"/>
          <w:rtl/>
        </w:rPr>
        <w:t xml:space="preserve"> می شود.</w:t>
      </w:r>
    </w:p>
    <w:p w14:paraId="630D3959" w14:textId="154D08BB" w:rsidR="007576E7" w:rsidRDefault="007576E7" w:rsidP="00873197">
      <w:pPr>
        <w:jc w:val="right"/>
        <w:rPr>
          <w:rFonts w:eastAsiaTheme="minorEastAsia"/>
          <w:rtl/>
        </w:rPr>
      </w:pPr>
      <w:r>
        <w:rPr>
          <w:noProof/>
          <w:lang w:bidi="ar-SA"/>
        </w:rPr>
        <w:drawing>
          <wp:inline distT="0" distB="0" distL="0" distR="0" wp14:anchorId="6B8EB01D" wp14:editId="3B45657A">
            <wp:extent cx="1895475" cy="190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5475" cy="190500"/>
                    </a:xfrm>
                    <a:prstGeom prst="rect">
                      <a:avLst/>
                    </a:prstGeom>
                  </pic:spPr>
                </pic:pic>
              </a:graphicData>
            </a:graphic>
          </wp:inline>
        </w:drawing>
      </w:r>
    </w:p>
    <w:p w14:paraId="4C765ADF" w14:textId="0BF23275" w:rsidR="002A7A97" w:rsidRDefault="002A7A97" w:rsidP="002A7A97">
      <w:pPr>
        <w:jc w:val="left"/>
        <w:rPr>
          <w:rFonts w:eastAsiaTheme="minorEastAsia"/>
          <w:rtl/>
        </w:rPr>
      </w:pPr>
      <w:r>
        <w:rPr>
          <w:rFonts w:eastAsiaTheme="minorEastAsia" w:hint="cs"/>
          <w:rtl/>
        </w:rPr>
        <w:lastRenderedPageBreak/>
        <w:t xml:space="preserve">پس از آن در هر خط از کد که متغیر </w:t>
      </w:r>
      <w:r>
        <w:rPr>
          <w:rFonts w:eastAsiaTheme="minorEastAsia"/>
        </w:rPr>
        <w:t>x</w:t>
      </w:r>
      <w:r>
        <w:rPr>
          <w:rFonts w:eastAsiaTheme="minorEastAsia" w:hint="cs"/>
          <w:rtl/>
        </w:rPr>
        <w:t xml:space="preserve"> مورد استفاده قرار گیرد، مقدار نمادین</w:t>
      </w:r>
      <w:r>
        <w:rPr>
          <w:rFonts w:eastAsiaTheme="minorEastAsia"/>
        </w:rPr>
        <w:t>x0</w:t>
      </w:r>
      <w:r>
        <w:rPr>
          <w:rFonts w:eastAsiaTheme="minorEastAsia" w:hint="cs"/>
          <w:rtl/>
        </w:rPr>
        <w:t xml:space="preserve"> به جای آن نگاشت می شود. مثلا پس از اجرای خط 6 از تابع مذکور، </w:t>
      </w:r>
      <m:oMath>
        <m:r>
          <m:rPr>
            <m:sty m:val="p"/>
          </m:rPr>
          <w:rPr>
            <w:rFonts w:ascii="Cambria Math" w:hAnsi="Cambria Math" w:cs="Cambria" w:hint="cs"/>
            <w:rtl/>
          </w:rPr>
          <m:t>σ</m:t>
        </m:r>
      </m:oMath>
      <w:r>
        <w:rPr>
          <w:rFonts w:eastAsiaTheme="minorEastAsia" w:hint="cs"/>
          <w:rtl/>
        </w:rPr>
        <w:t xml:space="preserve"> به صورت زیر خواهد بود.</w:t>
      </w:r>
    </w:p>
    <w:p w14:paraId="1580DEDB" w14:textId="77777777" w:rsidR="002A7A97" w:rsidRDefault="002A7A97" w:rsidP="002A7A97">
      <w:pPr>
        <w:jc w:val="right"/>
        <w:rPr>
          <w:rFonts w:eastAsiaTheme="minorEastAsia"/>
          <w:i/>
        </w:rPr>
      </w:pPr>
      <w:r>
        <w:rPr>
          <w:noProof/>
          <w:lang w:bidi="ar-SA"/>
        </w:rPr>
        <w:drawing>
          <wp:inline distT="0" distB="0" distL="0" distR="0" wp14:anchorId="1B14DD6A" wp14:editId="7052D973">
            <wp:extent cx="23145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4575" cy="200025"/>
                    </a:xfrm>
                    <a:prstGeom prst="rect">
                      <a:avLst/>
                    </a:prstGeom>
                  </pic:spPr>
                </pic:pic>
              </a:graphicData>
            </a:graphic>
          </wp:inline>
        </w:drawing>
      </w:r>
    </w:p>
    <w:p w14:paraId="6C5ECC72" w14:textId="091C284B" w:rsidR="002A7A97" w:rsidRDefault="008D7A10" w:rsidP="00AF0DB0">
      <w:pPr>
        <w:jc w:val="left"/>
        <w:rPr>
          <w:rFonts w:eastAsiaTheme="minorEastAsia"/>
          <w:i/>
          <w:rtl/>
        </w:rPr>
      </w:pPr>
      <w:r w:rsidRPr="008D7A10">
        <w:rPr>
          <w:rFonts w:eastAsiaTheme="minorEastAsia" w:hint="cs"/>
          <w:i/>
          <w:rtl/>
        </w:rPr>
        <w:t>پس از</w:t>
      </w:r>
      <w:r>
        <w:rPr>
          <w:rFonts w:eastAsiaTheme="minorEastAsia" w:hint="cs"/>
          <w:i/>
          <w:rtl/>
        </w:rPr>
        <w:t xml:space="preserve"> اجرای خط 7، دو نمونه</w:t>
      </w:r>
      <w:r w:rsidRPr="00E2341D">
        <w:rPr>
          <w:rStyle w:val="FootnoteReference"/>
          <w:rtl/>
          <w:rPrChange w:id="2244" w:author="ehsan edalat" w:date="2018-01-05T21:49:00Z">
            <w:rPr>
              <w:rStyle w:val="FootnoteReference"/>
              <w:rFonts w:eastAsiaTheme="minorEastAsia"/>
              <w:i/>
              <w:rtl/>
            </w:rPr>
          </w:rPrChange>
        </w:rPr>
        <w:footnoteReference w:id="16"/>
      </w:r>
      <w:r>
        <w:rPr>
          <w:rFonts w:eastAsiaTheme="minorEastAsia" w:hint="cs"/>
          <w:i/>
          <w:rtl/>
        </w:rPr>
        <w:t xml:space="preserve"> از اجرای نمادین</w:t>
      </w:r>
      <w:r>
        <w:rPr>
          <w:rFonts w:eastAsiaTheme="minorEastAsia"/>
          <w:i/>
        </w:rPr>
        <w:t xml:space="preserve"> </w:t>
      </w:r>
      <w:r>
        <w:rPr>
          <w:rFonts w:eastAsiaTheme="minorEastAsia" w:hint="cs"/>
          <w:i/>
          <w:rtl/>
        </w:rPr>
        <w:t xml:space="preserve"> ایجاد می گردد. یکی از آن ها با شرط </w:t>
      </w:r>
      <w:r w:rsidRPr="008D7A10">
        <w:rPr>
          <w:rFonts w:eastAsiaTheme="minorEastAsia"/>
          <w:i/>
        </w:rPr>
        <w:t>x0=2y0</w:t>
      </w:r>
      <w:r w:rsidRPr="008D7A10">
        <w:rPr>
          <w:rFonts w:eastAsiaTheme="minorEastAsia" w:hint="cs"/>
          <w:i/>
          <w:szCs w:val="26"/>
          <w:rtl/>
        </w:rPr>
        <w:t xml:space="preserve"> </w:t>
      </w:r>
      <w:r>
        <w:rPr>
          <w:rFonts w:eastAsiaTheme="minorEastAsia" w:hint="cs"/>
          <w:i/>
          <w:rtl/>
        </w:rPr>
        <w:t xml:space="preserve">و دیگری با شرط </w:t>
      </w:r>
      <w:r w:rsidRPr="008D7A10">
        <w:rPr>
          <w:rFonts w:eastAsiaTheme="minorEastAsia"/>
          <w:i/>
        </w:rPr>
        <w:t>x0</w:t>
      </w:r>
      <m:oMath>
        <m:r>
          <m:rPr>
            <m:sty m:val="p"/>
          </m:rPr>
          <w:rPr>
            <w:rFonts w:ascii="Cambria Math" w:eastAsiaTheme="minorEastAsia" w:hAnsi="Cambria Math"/>
          </w:rPr>
          <m:t>≠</m:t>
        </m:r>
      </m:oMath>
      <w:r w:rsidRPr="008D7A10">
        <w:rPr>
          <w:rFonts w:eastAsiaTheme="minorEastAsia"/>
          <w:i/>
        </w:rPr>
        <w:t>2y0</w:t>
      </w:r>
      <w:r>
        <w:rPr>
          <w:rFonts w:eastAsiaTheme="minorEastAsia" w:hint="cs"/>
          <w:i/>
          <w:rtl/>
        </w:rPr>
        <w:t xml:space="preserve"> می باشد.</w:t>
      </w:r>
      <w:r w:rsidR="00266FD5">
        <w:rPr>
          <w:rFonts w:eastAsiaTheme="minorEastAsia" w:hint="cs"/>
          <w:i/>
          <w:rtl/>
        </w:rPr>
        <w:t xml:space="preserve"> به طور مشابه پس از خط 8 برنامه نیز دو نمونه از اجرای نمادین با</w:t>
      </w:r>
      <w:r w:rsidR="00AF0DB0">
        <w:rPr>
          <w:rFonts w:eastAsiaTheme="minorEastAsia" w:hint="cs"/>
          <w:i/>
          <w:rtl/>
        </w:rPr>
        <w:t xml:space="preserve"> </w:t>
      </w:r>
      <w:r w:rsidR="00266FD5">
        <w:rPr>
          <w:rFonts w:eastAsiaTheme="minorEastAsia" w:hint="cs"/>
          <w:i/>
          <w:rtl/>
        </w:rPr>
        <w:t>شرط</w:t>
      </w:r>
      <w:r w:rsidR="00AF0DB0">
        <w:rPr>
          <w:rFonts w:eastAsiaTheme="minorEastAsia"/>
          <w:i/>
          <w:rtl/>
        </w:rPr>
        <w:br/>
      </w:r>
      <w:r w:rsidR="00266FD5" w:rsidRPr="00266FD5">
        <w:rPr>
          <w:rFonts w:eastAsiaTheme="minorEastAsia"/>
          <w:i/>
        </w:rPr>
        <w:t>(x0 = 2y0) ^ (x0 &gt; y0 + 10)</w:t>
      </w:r>
      <w:r w:rsidR="00266FD5">
        <w:rPr>
          <w:rFonts w:eastAsiaTheme="minorEastAsia" w:hint="cs"/>
          <w:i/>
          <w:rtl/>
        </w:rPr>
        <w:t xml:space="preserve"> </w:t>
      </w:r>
      <w:r w:rsidR="00AF0DB0">
        <w:rPr>
          <w:rFonts w:eastAsiaTheme="minorEastAsia" w:hint="cs"/>
          <w:i/>
          <w:rtl/>
        </w:rPr>
        <w:t xml:space="preserve"> و </w:t>
      </w:r>
      <w:r w:rsidR="00AF0DB0" w:rsidRPr="00AF0DB0">
        <w:rPr>
          <w:rFonts w:eastAsiaTheme="minorEastAsia"/>
          <w:i/>
        </w:rPr>
        <w:t xml:space="preserve">(x0 = 2y0) ^ (x0 </w:t>
      </w:r>
      <w:r w:rsidR="00AF0DB0">
        <w:rPr>
          <w:rFonts w:eastAsiaTheme="minorEastAsia"/>
          <w:i/>
        </w:rPr>
        <w:t>&lt;=</w:t>
      </w:r>
      <w:r w:rsidR="00AF0DB0" w:rsidRPr="00AF0DB0">
        <w:rPr>
          <w:rFonts w:eastAsiaTheme="minorEastAsia"/>
          <w:i/>
        </w:rPr>
        <w:t xml:space="preserve"> y0 + 10)</w:t>
      </w:r>
      <w:r w:rsidR="00AF0DB0">
        <w:rPr>
          <w:rFonts w:eastAsiaTheme="minorEastAsia" w:hint="cs"/>
          <w:i/>
          <w:rtl/>
        </w:rPr>
        <w:t xml:space="preserve"> ایجاد می شود.</w:t>
      </w:r>
    </w:p>
    <w:p w14:paraId="184287C9" w14:textId="781D69FF" w:rsidR="00AF0DB0" w:rsidRDefault="00AF0DB0" w:rsidP="00AF0DB0">
      <w:pPr>
        <w:jc w:val="left"/>
        <w:rPr>
          <w:rFonts w:eastAsiaTheme="minorEastAsia"/>
          <w:i/>
          <w:rtl/>
        </w:rPr>
      </w:pPr>
      <w:r>
        <w:rPr>
          <w:rFonts w:eastAsiaTheme="minorEastAsia" w:hint="cs"/>
          <w:i/>
          <w:rtl/>
        </w:rPr>
        <w:t xml:space="preserve">اگر نمونه ی اجرای نمادین با دستور </w:t>
      </w:r>
      <w:r>
        <w:rPr>
          <w:rFonts w:eastAsiaTheme="minorEastAsia"/>
          <w:i/>
        </w:rPr>
        <w:t>Terminate</w:t>
      </w:r>
      <w:r>
        <w:rPr>
          <w:rFonts w:eastAsiaTheme="minorEastAsia" w:hint="cs"/>
          <w:i/>
          <w:rtl/>
        </w:rPr>
        <w:t xml:space="preserve"> و یا </w:t>
      </w:r>
      <w:r>
        <w:rPr>
          <w:rFonts w:eastAsiaTheme="minorEastAsia"/>
          <w:i/>
        </w:rPr>
        <w:t>error</w:t>
      </w:r>
      <w:r>
        <w:rPr>
          <w:rFonts w:eastAsiaTheme="minorEastAsia" w:hint="cs"/>
          <w:i/>
          <w:rtl/>
        </w:rPr>
        <w:t xml:space="preserve"> مواجه شود</w:t>
      </w:r>
      <w:r w:rsidR="00EA79FF">
        <w:rPr>
          <w:rFonts w:eastAsiaTheme="minorEastAsia" w:hint="cs"/>
          <w:i/>
          <w:rtl/>
        </w:rPr>
        <w:t>،</w:t>
      </w:r>
      <w:r>
        <w:rPr>
          <w:rFonts w:eastAsiaTheme="minorEastAsia" w:hint="cs"/>
          <w:i/>
          <w:rtl/>
        </w:rPr>
        <w:t xml:space="preserve"> این نمونه متوقف شده و با</w:t>
      </w:r>
      <w:r w:rsidR="00F17716">
        <w:rPr>
          <w:rFonts w:eastAsiaTheme="minorEastAsia" w:hint="cs"/>
          <w:i/>
          <w:rtl/>
        </w:rPr>
        <w:t xml:space="preserve"> استفاده از یک حل کننده ی قی</w:t>
      </w:r>
      <w:r w:rsidR="00EA79FF">
        <w:rPr>
          <w:rFonts w:eastAsiaTheme="minorEastAsia" w:hint="cs"/>
          <w:i/>
          <w:rtl/>
        </w:rPr>
        <w:t>د،</w:t>
      </w:r>
      <w:r>
        <w:rPr>
          <w:rFonts w:eastAsiaTheme="minorEastAsia" w:hint="cs"/>
          <w:i/>
          <w:rtl/>
        </w:rPr>
        <w:t xml:space="preserve"> یک مجموعه داده ی ورودی برای رسیدن به این مسیر اجرا تولید می گردد.</w:t>
      </w:r>
    </w:p>
    <w:p w14:paraId="049690D5" w14:textId="56D28217" w:rsidR="00EA79FF" w:rsidRDefault="00EA79FF" w:rsidP="00EA79FF">
      <w:pPr>
        <w:jc w:val="left"/>
        <w:rPr>
          <w:rFonts w:eastAsiaTheme="minorEastAsia"/>
          <w:i/>
        </w:rPr>
      </w:pPr>
      <w:r>
        <w:rPr>
          <w:rFonts w:eastAsiaTheme="minorEastAsia" w:hint="cs"/>
          <w:i/>
          <w:rtl/>
        </w:rPr>
        <w:t xml:space="preserve">اجرای برنامه هایی که دارای حلقه یا توابع بازگشتی باشند ممکن است منجر به تولید نامتناهی مسیر اجرا شود.به عنوان مثال اگر شرط پایان حلقه به صورت نمادین در خود حلقه مقدار دهی گردد نامتناهی مسیر اجرا تولید می شود. شکل3 نشان دهنده ی یک مثال با نامتناهی مسیر اجرا است. هر یک از این مسیر های اجرا شامل تعداد دلخواهی مقدار </w:t>
      </w:r>
      <w:r>
        <w:rPr>
          <w:rFonts w:eastAsiaTheme="minorEastAsia"/>
          <w:i/>
        </w:rPr>
        <w:t>True</w:t>
      </w:r>
      <w:r>
        <w:rPr>
          <w:rFonts w:eastAsiaTheme="minorEastAsia" w:hint="cs"/>
          <w:i/>
          <w:rtl/>
        </w:rPr>
        <w:t xml:space="preserve"> و یک مقدار پایانی </w:t>
      </w:r>
      <w:r>
        <w:rPr>
          <w:rFonts w:eastAsiaTheme="minorEastAsia"/>
          <w:i/>
        </w:rPr>
        <w:t xml:space="preserve">False </w:t>
      </w:r>
      <w:r>
        <w:rPr>
          <w:rFonts w:eastAsiaTheme="minorEastAsia" w:hint="cs"/>
          <w:i/>
          <w:rtl/>
        </w:rPr>
        <w:t xml:space="preserve"> می باشد. </w:t>
      </w:r>
    </w:p>
    <w:p w14:paraId="357DFE14" w14:textId="688B334D" w:rsidR="00AC23C3" w:rsidRDefault="00AC23C3" w:rsidP="00AC23C3">
      <w:pPr>
        <w:jc w:val="center"/>
        <w:rPr>
          <w:rFonts w:eastAsiaTheme="minorEastAsia"/>
          <w:i/>
        </w:rPr>
      </w:pPr>
      <w:r>
        <w:rPr>
          <w:noProof/>
          <w:lang w:bidi="ar-SA"/>
        </w:rPr>
        <w:drawing>
          <wp:inline distT="0" distB="0" distL="0" distR="0" wp14:anchorId="3F3C0017" wp14:editId="356D12B4">
            <wp:extent cx="3009900" cy="165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1657350"/>
                    </a:xfrm>
                    <a:prstGeom prst="rect">
                      <a:avLst/>
                    </a:prstGeom>
                  </pic:spPr>
                </pic:pic>
              </a:graphicData>
            </a:graphic>
          </wp:inline>
        </w:drawing>
      </w:r>
    </w:p>
    <w:p w14:paraId="4F88F322" w14:textId="70B3C98E" w:rsidR="00AC23C3" w:rsidRPr="00CB25F9" w:rsidRDefault="00AC23C3" w:rsidP="00AC23C3">
      <w:pPr>
        <w:pStyle w:val="Caption"/>
        <w:bidi/>
        <w:jc w:val="center"/>
        <w:rPr>
          <w:rFonts w:cs="B Nazanin"/>
          <w:rtl/>
          <w:lang w:bidi="fa-IR"/>
        </w:rPr>
      </w:pPr>
      <w:bookmarkStart w:id="2245" w:name="_Toc495237204"/>
      <w:bookmarkStart w:id="2246" w:name="_Toc495714986"/>
      <w:r w:rsidRPr="00CB25F9">
        <w:rPr>
          <w:rFonts w:cs="B Nazanin" w:hint="cs"/>
          <w:rtl/>
          <w:rPrChange w:id="2247" w:author="Mahmoud" w:date="2017-10-06T17:46:00Z">
            <w:rPr>
              <w:rFonts w:hint="cs"/>
              <w:rtl/>
            </w:rPr>
          </w:rPrChange>
        </w:rPr>
        <w:t>شکل</w:t>
      </w:r>
      <w:r w:rsidRPr="00CB25F9">
        <w:rPr>
          <w:rFonts w:cs="B Nazanin"/>
          <w:rtl/>
          <w:rPrChange w:id="2248" w:author="Mahmoud" w:date="2017-10-06T17:46:00Z">
            <w:rPr>
              <w:rtl/>
            </w:rPr>
          </w:rPrChange>
        </w:rPr>
        <w:t xml:space="preserve"> </w:t>
      </w:r>
      <w:r w:rsidRPr="00CB25F9">
        <w:rPr>
          <w:rFonts w:cs="B Nazanin"/>
          <w:rtl/>
          <w:rPrChange w:id="2249" w:author="Mahmoud" w:date="2017-10-06T17:46:00Z">
            <w:rPr>
              <w:rtl/>
            </w:rPr>
          </w:rPrChange>
        </w:rPr>
        <w:fldChar w:fldCharType="begin"/>
      </w:r>
      <w:r w:rsidRPr="00CB25F9">
        <w:rPr>
          <w:rFonts w:cs="B Nazanin"/>
          <w:rtl/>
          <w:rPrChange w:id="2250" w:author="Mahmoud" w:date="2017-10-06T17:46:00Z">
            <w:rPr>
              <w:rtl/>
            </w:rPr>
          </w:rPrChange>
        </w:rPr>
        <w:instrText xml:space="preserve"> </w:instrText>
      </w:r>
      <w:r w:rsidRPr="00CB25F9">
        <w:rPr>
          <w:rFonts w:cs="B Nazanin"/>
          <w:rPrChange w:id="2251" w:author="Mahmoud" w:date="2017-10-06T17:46:00Z">
            <w:rPr/>
          </w:rPrChange>
        </w:rPr>
        <w:instrText>SEQ</w:instrText>
      </w:r>
      <w:r w:rsidRPr="00CB25F9">
        <w:rPr>
          <w:rFonts w:cs="B Nazanin"/>
          <w:rtl/>
          <w:rPrChange w:id="2252" w:author="Mahmoud" w:date="2017-10-06T17:46:00Z">
            <w:rPr>
              <w:rtl/>
            </w:rPr>
          </w:rPrChange>
        </w:rPr>
        <w:instrText xml:space="preserve"> </w:instrText>
      </w:r>
      <w:r w:rsidRPr="00CB25F9">
        <w:rPr>
          <w:rFonts w:cs="B Nazanin" w:hint="cs"/>
          <w:rtl/>
          <w:rPrChange w:id="2253" w:author="Mahmoud" w:date="2017-10-06T17:46:00Z">
            <w:rPr>
              <w:rFonts w:hint="cs"/>
              <w:rtl/>
            </w:rPr>
          </w:rPrChange>
        </w:rPr>
        <w:instrText>شکل</w:instrText>
      </w:r>
      <w:r w:rsidRPr="00CB25F9">
        <w:rPr>
          <w:rFonts w:cs="B Nazanin"/>
          <w:rtl/>
          <w:rPrChange w:id="2254" w:author="Mahmoud" w:date="2017-10-06T17:46:00Z">
            <w:rPr>
              <w:rtl/>
            </w:rPr>
          </w:rPrChange>
        </w:rPr>
        <w:instrText xml:space="preserve"> \* </w:instrText>
      </w:r>
      <w:r w:rsidRPr="00CB25F9">
        <w:rPr>
          <w:rFonts w:cs="B Nazanin"/>
          <w:rPrChange w:id="2255" w:author="Mahmoud" w:date="2017-10-06T17:46:00Z">
            <w:rPr/>
          </w:rPrChange>
        </w:rPr>
        <w:instrText>ARABIC</w:instrText>
      </w:r>
      <w:r w:rsidRPr="00CB25F9">
        <w:rPr>
          <w:rFonts w:cs="B Nazanin"/>
          <w:rtl/>
          <w:rPrChange w:id="2256" w:author="Mahmoud" w:date="2017-10-06T17:46:00Z">
            <w:rPr>
              <w:rtl/>
            </w:rPr>
          </w:rPrChange>
        </w:rPr>
        <w:instrText xml:space="preserve"> </w:instrText>
      </w:r>
      <w:r w:rsidRPr="00CB25F9">
        <w:rPr>
          <w:rFonts w:cs="B Nazanin"/>
          <w:rtl/>
          <w:rPrChange w:id="2257" w:author="Mahmoud" w:date="2017-10-06T17:46:00Z">
            <w:rPr>
              <w:rtl/>
            </w:rPr>
          </w:rPrChange>
        </w:rPr>
        <w:fldChar w:fldCharType="separate"/>
      </w:r>
      <w:ins w:id="2258" w:author="Windows User" w:date="2017-10-14T03:40:00Z">
        <w:r w:rsidR="000D5978">
          <w:rPr>
            <w:rFonts w:cs="B Nazanin"/>
            <w:noProof/>
            <w:rtl/>
          </w:rPr>
          <w:t>3</w:t>
        </w:r>
      </w:ins>
      <w:ins w:id="2259" w:author="Mahmoud" w:date="2017-10-08T14:18:00Z">
        <w:del w:id="2260" w:author="Windows User" w:date="2017-10-14T03:19:00Z">
          <w:r w:rsidR="00391A8E" w:rsidDel="00C643B2">
            <w:rPr>
              <w:rFonts w:cs="B Nazanin"/>
              <w:noProof/>
              <w:rtl/>
            </w:rPr>
            <w:delText>3</w:delText>
          </w:r>
        </w:del>
      </w:ins>
      <w:del w:id="2261" w:author="Windows User" w:date="2017-10-14T03:19:00Z">
        <w:r w:rsidR="002D1C2F" w:rsidRPr="00CB25F9" w:rsidDel="00C643B2">
          <w:rPr>
            <w:rFonts w:cs="B Nazanin"/>
            <w:noProof/>
            <w:rtl/>
            <w:rPrChange w:id="2262" w:author="Mahmoud" w:date="2017-10-06T17:46:00Z">
              <w:rPr>
                <w:noProof/>
                <w:rtl/>
              </w:rPr>
            </w:rPrChange>
          </w:rPr>
          <w:delText>3</w:delText>
        </w:r>
      </w:del>
      <w:r w:rsidRPr="00CB25F9">
        <w:rPr>
          <w:rFonts w:cs="B Nazanin"/>
          <w:rtl/>
          <w:rPrChange w:id="2263" w:author="Mahmoud" w:date="2017-10-06T17:46:00Z">
            <w:rPr>
              <w:rtl/>
            </w:rPr>
          </w:rPrChange>
        </w:rPr>
        <w:fldChar w:fldCharType="end"/>
      </w:r>
      <w:r w:rsidRPr="00CB25F9">
        <w:rPr>
          <w:rFonts w:cs="B Nazanin"/>
          <w:rPrChange w:id="2264" w:author="Mahmoud" w:date="2017-10-06T17:46:00Z">
            <w:rPr/>
          </w:rPrChange>
        </w:rPr>
        <w:t xml:space="preserve">- </w:t>
      </w:r>
      <w:r w:rsidRPr="00CB25F9">
        <w:rPr>
          <w:rFonts w:cs="B Nazanin"/>
          <w:rtl/>
          <w:lang w:bidi="fa-IR"/>
          <w:rPrChange w:id="2265" w:author="Mahmoud" w:date="2017-10-06T17:46:00Z">
            <w:rPr>
              <w:rtl/>
              <w:lang w:bidi="fa-IR"/>
            </w:rPr>
          </w:rPrChange>
        </w:rPr>
        <w:t xml:space="preserve"> </w:t>
      </w:r>
      <w:r w:rsidRPr="00CB25F9">
        <w:rPr>
          <w:rFonts w:cs="B Nazanin" w:hint="cs"/>
          <w:rtl/>
          <w:lang w:bidi="fa-IR"/>
          <w:rPrChange w:id="2266" w:author="Mahmoud" w:date="2017-10-06T17:46:00Z">
            <w:rPr>
              <w:rFonts w:hint="cs"/>
              <w:rtl/>
              <w:lang w:bidi="fa-IR"/>
            </w:rPr>
          </w:rPrChange>
        </w:rPr>
        <w:t>تابع</w:t>
      </w:r>
      <w:r w:rsidRPr="00CB25F9">
        <w:rPr>
          <w:rFonts w:cs="B Nazanin"/>
          <w:rtl/>
          <w:lang w:bidi="fa-IR"/>
          <w:rPrChange w:id="2267" w:author="Mahmoud" w:date="2017-10-06T17:46:00Z">
            <w:rPr>
              <w:rtl/>
              <w:lang w:bidi="fa-IR"/>
            </w:rPr>
          </w:rPrChange>
        </w:rPr>
        <w:t xml:space="preserve"> </w:t>
      </w:r>
      <w:r w:rsidRPr="00CB25F9">
        <w:rPr>
          <w:rFonts w:cs="B Nazanin" w:hint="cs"/>
          <w:rtl/>
          <w:lang w:bidi="fa-IR"/>
          <w:rPrChange w:id="2268" w:author="Mahmoud" w:date="2017-10-06T17:46:00Z">
            <w:rPr>
              <w:rFonts w:hint="cs"/>
              <w:rtl/>
              <w:lang w:bidi="fa-IR"/>
            </w:rPr>
          </w:rPrChange>
        </w:rPr>
        <w:t>ساده</w:t>
      </w:r>
      <w:r w:rsidRPr="00CB25F9">
        <w:rPr>
          <w:rFonts w:cs="B Nazanin"/>
          <w:rtl/>
          <w:lang w:bidi="fa-IR"/>
          <w:rPrChange w:id="2269" w:author="Mahmoud" w:date="2017-10-06T17:46:00Z">
            <w:rPr>
              <w:rtl/>
              <w:lang w:bidi="fa-IR"/>
            </w:rPr>
          </w:rPrChange>
        </w:rPr>
        <w:t xml:space="preserve">  </w:t>
      </w:r>
      <w:r w:rsidRPr="00CB25F9">
        <w:rPr>
          <w:rFonts w:cs="B Nazanin" w:hint="cs"/>
          <w:rtl/>
          <w:lang w:bidi="fa-IR"/>
          <w:rPrChange w:id="2270" w:author="Mahmoud" w:date="2017-10-06T17:46:00Z">
            <w:rPr>
              <w:rFonts w:hint="cs"/>
              <w:rtl/>
              <w:lang w:bidi="fa-IR"/>
            </w:rPr>
          </w:rPrChange>
        </w:rPr>
        <w:t>با</w:t>
      </w:r>
      <w:r w:rsidRPr="00CB25F9">
        <w:rPr>
          <w:rFonts w:cs="B Nazanin"/>
          <w:rtl/>
          <w:lang w:bidi="fa-IR"/>
          <w:rPrChange w:id="2271" w:author="Mahmoud" w:date="2017-10-06T17:46:00Z">
            <w:rPr>
              <w:rtl/>
              <w:lang w:bidi="fa-IR"/>
            </w:rPr>
          </w:rPrChange>
        </w:rPr>
        <w:t xml:space="preserve"> </w:t>
      </w:r>
      <w:r w:rsidRPr="00CB25F9">
        <w:rPr>
          <w:rFonts w:cs="B Nazanin" w:hint="cs"/>
          <w:rtl/>
          <w:lang w:bidi="fa-IR"/>
          <w:rPrChange w:id="2272" w:author="Mahmoud" w:date="2017-10-06T17:46:00Z">
            <w:rPr>
              <w:rFonts w:hint="cs"/>
              <w:rtl/>
              <w:lang w:bidi="fa-IR"/>
            </w:rPr>
          </w:rPrChange>
        </w:rPr>
        <w:t>نامتناهی</w:t>
      </w:r>
      <w:r w:rsidRPr="00CB25F9">
        <w:rPr>
          <w:rFonts w:cs="B Nazanin"/>
          <w:rtl/>
          <w:lang w:bidi="fa-IR"/>
          <w:rPrChange w:id="2273" w:author="Mahmoud" w:date="2017-10-06T17:46:00Z">
            <w:rPr>
              <w:rtl/>
              <w:lang w:bidi="fa-IR"/>
            </w:rPr>
          </w:rPrChange>
        </w:rPr>
        <w:t xml:space="preserve"> </w:t>
      </w:r>
      <w:r w:rsidRPr="00CB25F9">
        <w:rPr>
          <w:rFonts w:cs="B Nazanin" w:hint="cs"/>
          <w:rtl/>
          <w:lang w:bidi="fa-IR"/>
          <w:rPrChange w:id="2274" w:author="Mahmoud" w:date="2017-10-06T17:46:00Z">
            <w:rPr>
              <w:rFonts w:hint="cs"/>
              <w:rtl/>
              <w:lang w:bidi="fa-IR"/>
            </w:rPr>
          </w:rPrChange>
        </w:rPr>
        <w:t>مسیر</w:t>
      </w:r>
      <w:r w:rsidRPr="00CB25F9">
        <w:rPr>
          <w:rFonts w:cs="B Nazanin"/>
          <w:rtl/>
          <w:lang w:bidi="fa-IR"/>
          <w:rPrChange w:id="2275" w:author="Mahmoud" w:date="2017-10-06T17:46:00Z">
            <w:rPr>
              <w:rtl/>
              <w:lang w:bidi="fa-IR"/>
            </w:rPr>
          </w:rPrChange>
        </w:rPr>
        <w:t xml:space="preserve"> </w:t>
      </w:r>
      <w:r w:rsidRPr="00CB25F9">
        <w:rPr>
          <w:rFonts w:cs="B Nazanin" w:hint="cs"/>
          <w:rtl/>
          <w:lang w:bidi="fa-IR"/>
          <w:rPrChange w:id="2276" w:author="Mahmoud" w:date="2017-10-06T17:46:00Z">
            <w:rPr>
              <w:rFonts w:hint="cs"/>
              <w:rtl/>
              <w:lang w:bidi="fa-IR"/>
            </w:rPr>
          </w:rPrChange>
        </w:rPr>
        <w:t>اجرا</w:t>
      </w:r>
      <w:bookmarkEnd w:id="2245"/>
      <w:bookmarkEnd w:id="2246"/>
    </w:p>
    <w:p w14:paraId="16A898C4" w14:textId="4E871EAD" w:rsidR="00224F52" w:rsidRDefault="00224F52" w:rsidP="009833CE">
      <w:r w:rsidRPr="00224F52">
        <w:rPr>
          <w:rFonts w:hint="cs"/>
          <w:rtl/>
        </w:rPr>
        <w:t>ی</w:t>
      </w:r>
      <w:r w:rsidRPr="00224F52">
        <w:rPr>
          <w:rFonts w:hint="eastAsia"/>
          <w:rtl/>
        </w:rPr>
        <w:t>ک</w:t>
      </w:r>
      <w:r w:rsidRPr="00224F52">
        <w:rPr>
          <w:rtl/>
        </w:rPr>
        <w:t xml:space="preserve"> نقطه ضعف اساس</w:t>
      </w:r>
      <w:r w:rsidRPr="00224F52">
        <w:rPr>
          <w:rFonts w:hint="cs"/>
          <w:rtl/>
        </w:rPr>
        <w:t>ی</w:t>
      </w:r>
      <w:r w:rsidRPr="00224F52">
        <w:rPr>
          <w:rtl/>
        </w:rPr>
        <w:t xml:space="preserve"> در اجرا</w:t>
      </w:r>
      <w:r w:rsidRPr="00224F52">
        <w:rPr>
          <w:rFonts w:hint="cs"/>
          <w:rtl/>
        </w:rPr>
        <w:t>ی</w:t>
      </w:r>
      <w:r w:rsidRPr="00224F52">
        <w:rPr>
          <w:rtl/>
        </w:rPr>
        <w:t xml:space="preserve"> نماد</w:t>
      </w:r>
      <w:r w:rsidRPr="00224F52">
        <w:rPr>
          <w:rFonts w:hint="cs"/>
          <w:rtl/>
        </w:rPr>
        <w:t>ی</w:t>
      </w:r>
      <w:r w:rsidRPr="00224F52">
        <w:rPr>
          <w:rFonts w:hint="eastAsia"/>
          <w:rtl/>
        </w:rPr>
        <w:t>ن</w:t>
      </w:r>
      <w:r w:rsidRPr="00224F52">
        <w:rPr>
          <w:rtl/>
        </w:rPr>
        <w:t xml:space="preserve"> ا</w:t>
      </w:r>
      <w:r w:rsidRPr="00224F52">
        <w:rPr>
          <w:rFonts w:hint="cs"/>
          <w:rtl/>
        </w:rPr>
        <w:t>ی</w:t>
      </w:r>
      <w:r w:rsidRPr="00224F52">
        <w:rPr>
          <w:rFonts w:hint="eastAsia"/>
          <w:rtl/>
        </w:rPr>
        <w:t>ن</w:t>
      </w:r>
      <w:r>
        <w:rPr>
          <w:rtl/>
        </w:rPr>
        <w:t xml:space="preserve"> است که</w:t>
      </w:r>
      <w:r>
        <w:rPr>
          <w:rFonts w:hint="cs"/>
          <w:rtl/>
        </w:rPr>
        <w:t xml:space="preserve"> اگر فرمول نمادین </w:t>
      </w:r>
      <w:r w:rsidR="009833CE">
        <w:rPr>
          <w:rFonts w:hint="cs"/>
          <w:rtl/>
        </w:rPr>
        <w:t xml:space="preserve">به دست آمده </w:t>
      </w:r>
      <w:r>
        <w:rPr>
          <w:rFonts w:hint="cs"/>
          <w:rtl/>
        </w:rPr>
        <w:t xml:space="preserve">از یک مسیر اجرا به </w:t>
      </w:r>
      <w:r w:rsidR="009833CE">
        <w:rPr>
          <w:rFonts w:hint="cs"/>
          <w:rtl/>
        </w:rPr>
        <w:t xml:space="preserve">درستی </w:t>
      </w:r>
      <w:r w:rsidR="00C3079E">
        <w:rPr>
          <w:rFonts w:hint="cs"/>
          <w:rtl/>
        </w:rPr>
        <w:t>توسط حل کننده ی قی</w:t>
      </w:r>
      <w:r w:rsidR="009833CE">
        <w:rPr>
          <w:rFonts w:hint="cs"/>
          <w:rtl/>
        </w:rPr>
        <w:t>د قابل</w:t>
      </w:r>
      <w:r w:rsidR="009833CE">
        <w:rPr>
          <w:rtl/>
        </w:rPr>
        <w:softHyphen/>
      </w:r>
      <w:r>
        <w:rPr>
          <w:rFonts w:hint="cs"/>
          <w:rtl/>
        </w:rPr>
        <w:t>حل نباشد</w:t>
      </w:r>
      <w:r w:rsidR="009833CE">
        <w:rPr>
          <w:rFonts w:hint="cs"/>
          <w:rtl/>
        </w:rPr>
        <w:t>، نمی توان ورودی های مناسبی برای اجرای آن مسیر تولید کرد</w:t>
      </w:r>
      <w:r>
        <w:rPr>
          <w:rFonts w:hint="cs"/>
          <w:rtl/>
        </w:rPr>
        <w:t>.</w:t>
      </w:r>
      <w:r w:rsidR="009833CE">
        <w:rPr>
          <w:rFonts w:hint="cs"/>
          <w:rtl/>
        </w:rPr>
        <w:t xml:space="preserve"> به عنوان مثال اگر تابع </w:t>
      </w:r>
      <w:r w:rsidR="009833CE">
        <w:t>twice()</w:t>
      </w:r>
      <w:r w:rsidR="009833CE">
        <w:rPr>
          <w:rFonts w:hint="cs"/>
          <w:rtl/>
        </w:rPr>
        <w:t xml:space="preserve"> به جای تابع شکل1، تابع موجود در شکل </w:t>
      </w:r>
      <w:r w:rsidR="00C3079E">
        <w:rPr>
          <w:rFonts w:hint="cs"/>
          <w:rtl/>
        </w:rPr>
        <w:t>4 باشد در آن صورت حل کننده ی قی</w:t>
      </w:r>
      <w:r w:rsidR="009833CE">
        <w:rPr>
          <w:rFonts w:hint="cs"/>
          <w:rtl/>
        </w:rPr>
        <w:t xml:space="preserve">د نمی تواند عبارات غیرخطی را حل کند بنابراین اجرای نمادین نمی تواند مقادیر داده ی ورودی را برای </w:t>
      </w:r>
      <w:r w:rsidR="004276E7">
        <w:rPr>
          <w:rFonts w:hint="cs"/>
          <w:rtl/>
        </w:rPr>
        <w:t xml:space="preserve">مسیر اجرای </w:t>
      </w:r>
      <w:r w:rsidR="004276E7">
        <w:t>twice()</w:t>
      </w:r>
      <w:r w:rsidR="004276E7">
        <w:rPr>
          <w:rFonts w:hint="cs"/>
          <w:rtl/>
        </w:rPr>
        <w:t xml:space="preserve"> را تولید کند.</w:t>
      </w:r>
    </w:p>
    <w:p w14:paraId="521DF9F1" w14:textId="77777777" w:rsidR="00232EE2" w:rsidRDefault="00232EE2" w:rsidP="00232EE2">
      <w:pPr>
        <w:keepNext/>
        <w:jc w:val="center"/>
      </w:pPr>
      <w:r>
        <w:rPr>
          <w:noProof/>
          <w:lang w:bidi="ar-SA"/>
        </w:rPr>
        <w:lastRenderedPageBreak/>
        <w:drawing>
          <wp:inline distT="0" distB="0" distL="0" distR="0" wp14:anchorId="124FA685" wp14:editId="34735C08">
            <wp:extent cx="2667000" cy="65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657225"/>
                    </a:xfrm>
                    <a:prstGeom prst="rect">
                      <a:avLst/>
                    </a:prstGeom>
                  </pic:spPr>
                </pic:pic>
              </a:graphicData>
            </a:graphic>
          </wp:inline>
        </w:drawing>
      </w:r>
    </w:p>
    <w:p w14:paraId="630A675E" w14:textId="1C1E804A" w:rsidR="00232EE2" w:rsidRPr="00AE34A0" w:rsidDel="002D3C4D" w:rsidRDefault="00232EE2" w:rsidP="00232EE2">
      <w:pPr>
        <w:pStyle w:val="Caption"/>
        <w:bidi/>
        <w:jc w:val="center"/>
        <w:rPr>
          <w:del w:id="2277" w:author="Mahmoud" w:date="2017-10-08T15:16:00Z"/>
          <w:rFonts w:cs="B Nazanin"/>
          <w:rtl/>
          <w:lang w:bidi="fa-IR"/>
        </w:rPr>
      </w:pPr>
      <w:del w:id="2278" w:author="Mahmoud" w:date="2017-10-06T18:15:00Z">
        <w:r w:rsidRPr="00124EF4" w:rsidDel="00856264">
          <w:rPr>
            <w:rFonts w:cs="B Nazanin" w:hint="cs"/>
            <w:b w:val="0"/>
            <w:bCs w:val="0"/>
            <w:rtl/>
          </w:rPr>
          <w:delText>شکل</w:delText>
        </w:r>
        <w:r w:rsidRPr="00124EF4" w:rsidDel="00856264">
          <w:rPr>
            <w:rFonts w:cs="B Nazanin"/>
            <w:b w:val="0"/>
            <w:bCs w:val="0"/>
          </w:rPr>
          <w:delText xml:space="preserve"> </w:delText>
        </w:r>
        <w:r w:rsidRPr="00124EF4" w:rsidDel="00856264">
          <w:rPr>
            <w:rFonts w:cs="B Nazanin"/>
            <w:b w:val="0"/>
            <w:bCs w:val="0"/>
          </w:rPr>
          <w:fldChar w:fldCharType="begin"/>
        </w:r>
        <w:r w:rsidRPr="00124EF4" w:rsidDel="00856264">
          <w:rPr>
            <w:rFonts w:cs="B Nazanin"/>
            <w:b w:val="0"/>
            <w:bCs w:val="0"/>
          </w:rPr>
          <w:delInstrText xml:space="preserve"> SEQ </w:delInstrText>
        </w:r>
        <w:r w:rsidRPr="00124EF4" w:rsidDel="00856264">
          <w:rPr>
            <w:rFonts w:cs="B Nazanin" w:hint="cs"/>
            <w:b w:val="0"/>
            <w:bCs w:val="0"/>
            <w:rtl/>
          </w:rPr>
          <w:delInstrText>شکل</w:delInstrText>
        </w:r>
        <w:r w:rsidRPr="00124EF4" w:rsidDel="00856264">
          <w:rPr>
            <w:rFonts w:cs="B Nazanin"/>
            <w:b w:val="0"/>
            <w:bCs w:val="0"/>
          </w:rPr>
          <w:delInstrText xml:space="preserve"> \* ARABIC </w:delInstrText>
        </w:r>
        <w:r w:rsidRPr="00124EF4" w:rsidDel="00856264">
          <w:rPr>
            <w:rFonts w:cs="B Nazanin"/>
            <w:b w:val="0"/>
            <w:bCs w:val="0"/>
          </w:rPr>
          <w:fldChar w:fldCharType="separate"/>
        </w:r>
        <w:r w:rsidR="002D1C2F" w:rsidRPr="00124EF4" w:rsidDel="00856264">
          <w:rPr>
            <w:rFonts w:cs="B Nazanin"/>
            <w:b w:val="0"/>
            <w:bCs w:val="0"/>
            <w:noProof/>
          </w:rPr>
          <w:delText>4</w:delText>
        </w:r>
        <w:r w:rsidRPr="00124EF4" w:rsidDel="00856264">
          <w:rPr>
            <w:rFonts w:cs="B Nazanin"/>
            <w:b w:val="0"/>
            <w:bCs w:val="0"/>
          </w:rPr>
          <w:fldChar w:fldCharType="end"/>
        </w:r>
        <w:r w:rsidRPr="00124EF4" w:rsidDel="00856264">
          <w:rPr>
            <w:rFonts w:cs="B Nazanin"/>
            <w:b w:val="0"/>
            <w:bCs w:val="0"/>
            <w:rtl/>
          </w:rPr>
          <w:delText>-</w:delText>
        </w:r>
        <w:r w:rsidRPr="00124EF4" w:rsidDel="00856264">
          <w:rPr>
            <w:rFonts w:cs="B Nazanin" w:hint="cs"/>
            <w:b w:val="0"/>
            <w:bCs w:val="0"/>
            <w:rtl/>
          </w:rPr>
          <w:delText>تابع</w:delText>
        </w:r>
        <w:r w:rsidRPr="00124EF4" w:rsidDel="00856264">
          <w:rPr>
            <w:rFonts w:cs="B Nazanin"/>
            <w:b w:val="0"/>
            <w:bCs w:val="0"/>
            <w:rtl/>
          </w:rPr>
          <w:delText xml:space="preserve"> </w:delText>
        </w:r>
        <w:r w:rsidRPr="00124EF4" w:rsidDel="00856264">
          <w:rPr>
            <w:rFonts w:cs="B Nazanin"/>
            <w:b w:val="0"/>
            <w:bCs w:val="0"/>
          </w:rPr>
          <w:delText>twice</w:delText>
        </w:r>
        <w:r w:rsidRPr="00124EF4" w:rsidDel="00856264">
          <w:rPr>
            <w:rFonts w:cs="B Nazanin"/>
            <w:b w:val="0"/>
            <w:bCs w:val="0"/>
            <w:rtl/>
          </w:rPr>
          <w:delText xml:space="preserve"> </w:delText>
        </w:r>
        <w:r w:rsidRPr="00124EF4" w:rsidDel="00856264">
          <w:rPr>
            <w:rFonts w:cs="B Nazanin" w:hint="cs"/>
            <w:b w:val="0"/>
            <w:bCs w:val="0"/>
            <w:rtl/>
          </w:rPr>
          <w:delText>غیرخطی</w:delText>
        </w:r>
      </w:del>
    </w:p>
    <w:p w14:paraId="53E0D7EE" w14:textId="65D5B217" w:rsidR="00232EE2" w:rsidRDefault="00232EE2" w:rsidP="00232EE2">
      <w:pPr>
        <w:jc w:val="center"/>
      </w:pPr>
    </w:p>
    <w:p w14:paraId="37ACE193" w14:textId="4C2E1047" w:rsidR="009872D6" w:rsidRPr="007A7396" w:rsidRDefault="007A7396" w:rsidP="00F578F2">
      <w:pPr>
        <w:pStyle w:val="Heading2"/>
        <w:rPr>
          <w:rtl/>
        </w:rPr>
      </w:pPr>
      <w:bookmarkStart w:id="2279" w:name="_Toc457672340"/>
      <w:del w:id="2280" w:author="Windows User" w:date="2017-09-22T16:30:00Z">
        <w:r w:rsidRPr="007A7396" w:rsidDel="00C20CE4">
          <w:rPr>
            <w:rFonts w:hint="cs"/>
            <w:rtl/>
          </w:rPr>
          <w:delText>1</w:delText>
        </w:r>
      </w:del>
      <w:bookmarkStart w:id="2281" w:name="_Toc495715011"/>
      <w:ins w:id="2282" w:author="Windows User" w:date="2017-09-22T16:30:00Z">
        <w:r w:rsidR="00C20CE4">
          <w:rPr>
            <w:rFonts w:hint="cs"/>
            <w:rtl/>
          </w:rPr>
          <w:t>2</w:t>
        </w:r>
      </w:ins>
      <w:r w:rsidRPr="007A7396">
        <w:rPr>
          <w:rFonts w:hint="cs"/>
          <w:rtl/>
        </w:rPr>
        <w:t>-</w:t>
      </w:r>
      <w:r w:rsidR="009872D6" w:rsidRPr="007A7396">
        <w:rPr>
          <w:rFonts w:hint="cs"/>
          <w:rtl/>
        </w:rPr>
        <w:t>2- اجرای</w:t>
      </w:r>
      <w:bookmarkEnd w:id="2279"/>
      <w:r w:rsidR="006F451F">
        <w:rPr>
          <w:rFonts w:hint="cs"/>
          <w:rtl/>
        </w:rPr>
        <w:t xml:space="preserve"> </w:t>
      </w:r>
      <w:r w:rsidRPr="007A7396">
        <w:rPr>
          <w:rFonts w:hint="cs"/>
          <w:rtl/>
        </w:rPr>
        <w:t>نمادین</w:t>
      </w:r>
      <w:r w:rsidR="006F451F">
        <w:rPr>
          <w:rFonts w:hint="cs"/>
          <w:rtl/>
        </w:rPr>
        <w:t xml:space="preserve"> نوین</w:t>
      </w:r>
      <w:bookmarkEnd w:id="2281"/>
    </w:p>
    <w:p w14:paraId="7E56A355" w14:textId="5F283761" w:rsidR="009872D6" w:rsidRPr="00BE3C75" w:rsidRDefault="004276E7" w:rsidP="0066098E">
      <w:pPr>
        <w:ind w:firstLine="432"/>
        <w:rPr>
          <w:rFonts w:cs="Times New Roman"/>
          <w:rtl/>
        </w:rPr>
      </w:pPr>
      <w:r>
        <w:rPr>
          <w:rFonts w:hint="cs"/>
          <w:rtl/>
        </w:rPr>
        <w:t xml:space="preserve">در </w:t>
      </w:r>
      <w:r w:rsidR="006F451F">
        <w:rPr>
          <w:rFonts w:hint="cs"/>
          <w:rtl/>
        </w:rPr>
        <w:t>این بخش دوروش از اجرای نمادین نوین را بررسی می کنیم. مزیت این روش ها نسبت به روش های سنتی ترکیب اجرای نمادین با تکنیک های عددی</w:t>
      </w:r>
      <w:r w:rsidR="006F451F" w:rsidRPr="00E2341D">
        <w:rPr>
          <w:rStyle w:val="FootnoteReference"/>
          <w:rtl/>
        </w:rPr>
        <w:footnoteReference w:id="17"/>
      </w:r>
      <w:r w:rsidR="0066098E">
        <w:rPr>
          <w:rFonts w:hint="cs"/>
          <w:rtl/>
        </w:rPr>
        <w:t>می باشد.</w:t>
      </w:r>
    </w:p>
    <w:p w14:paraId="5CC4F966" w14:textId="7FF81E86" w:rsidR="009872D6" w:rsidRPr="00E15825" w:rsidRDefault="007A7396" w:rsidP="006F451F">
      <w:pPr>
        <w:pStyle w:val="Heading3"/>
      </w:pPr>
      <w:bookmarkStart w:id="2283" w:name="_Ref457467502"/>
      <w:bookmarkStart w:id="2284" w:name="_Toc457672341"/>
      <w:del w:id="2285" w:author="Windows User" w:date="2017-09-22T16:57:00Z">
        <w:r w:rsidRPr="00E15825" w:rsidDel="008C6FBB">
          <w:rPr>
            <w:rFonts w:hint="cs"/>
            <w:rtl/>
          </w:rPr>
          <w:delText>1</w:delText>
        </w:r>
      </w:del>
      <w:bookmarkStart w:id="2286" w:name="_Toc495715012"/>
      <w:ins w:id="2287" w:author="Windows User" w:date="2017-09-22T16:57:00Z">
        <w:r w:rsidR="008C6FBB">
          <w:rPr>
            <w:rFonts w:hint="cs"/>
            <w:rtl/>
          </w:rPr>
          <w:t>2</w:t>
        </w:r>
      </w:ins>
      <w:r w:rsidRPr="00E15825">
        <w:rPr>
          <w:rFonts w:hint="cs"/>
          <w:rtl/>
        </w:rPr>
        <w:t>-</w:t>
      </w:r>
      <w:r w:rsidR="009872D6" w:rsidRPr="00E15825">
        <w:rPr>
          <w:rFonts w:hint="cs"/>
          <w:rtl/>
        </w:rPr>
        <w:t>2-1-</w:t>
      </w:r>
      <w:r w:rsidRPr="00E15825">
        <w:rPr>
          <w:rFonts w:hint="cs"/>
          <w:rtl/>
        </w:rPr>
        <w:t>روش</w:t>
      </w:r>
      <w:r w:rsidR="009872D6" w:rsidRPr="00E15825">
        <w:rPr>
          <w:rFonts w:hint="cs"/>
          <w:rtl/>
        </w:rPr>
        <w:t xml:space="preserve"> </w:t>
      </w:r>
      <w:bookmarkEnd w:id="2283"/>
      <w:bookmarkEnd w:id="2284"/>
      <w:r w:rsidR="006F451F">
        <w:rPr>
          <w:rFonts w:hint="cs"/>
          <w:rtl/>
        </w:rPr>
        <w:t>پویانمادین</w:t>
      </w:r>
      <w:r w:rsidR="006F451F" w:rsidRPr="00E2341D">
        <w:rPr>
          <w:rStyle w:val="FootnoteReference"/>
          <w:rtl/>
        </w:rPr>
        <w:footnoteReference w:id="18"/>
      </w:r>
      <w:bookmarkEnd w:id="2286"/>
    </w:p>
    <w:p w14:paraId="1FE756CF" w14:textId="6BF723A7" w:rsidR="00CF72F0" w:rsidRDefault="00F25E0B" w:rsidP="00F25E0B">
      <w:pPr>
        <w:ind w:firstLine="432"/>
      </w:pPr>
      <w:bookmarkStart w:id="2288" w:name="_Toc457672342"/>
      <w:r>
        <w:rPr>
          <w:rFonts w:hint="cs"/>
          <w:rtl/>
        </w:rPr>
        <w:t xml:space="preserve">واژه </w:t>
      </w:r>
      <w:r>
        <w:t>Concolic</w:t>
      </w:r>
      <w:r>
        <w:rPr>
          <w:rFonts w:hint="cs"/>
          <w:rtl/>
        </w:rPr>
        <w:t xml:space="preserve"> از ترکیب دو واژه </w:t>
      </w:r>
      <w:r>
        <w:t>Concrete</w:t>
      </w:r>
      <w:r>
        <w:rPr>
          <w:rFonts w:hint="cs"/>
          <w:rtl/>
        </w:rPr>
        <w:t xml:space="preserve"> و </w:t>
      </w:r>
      <w:r>
        <w:t>Symbolic</w:t>
      </w:r>
      <w:r>
        <w:rPr>
          <w:rFonts w:hint="cs"/>
          <w:rtl/>
        </w:rPr>
        <w:t xml:space="preserve"> به وجود آمده است. در اجرای </w:t>
      </w:r>
      <w:del w:id="2289" w:author="Mahmoud" w:date="2017-10-08T15:10:00Z">
        <w:r w:rsidDel="009B3EC6">
          <w:delText>Concolic</w:delText>
        </w:r>
      </w:del>
      <w:ins w:id="2290" w:author="Mahmoud" w:date="2017-10-08T15:10:00Z">
        <w:r w:rsidR="009B3EC6">
          <w:rPr>
            <w:rtl/>
          </w:rPr>
          <w:t>پویانمادین</w:t>
        </w:r>
      </w:ins>
      <w:r>
        <w:rPr>
          <w:rFonts w:hint="cs"/>
          <w:rtl/>
        </w:rPr>
        <w:t xml:space="preserve"> دو حالت نگهداری می‌شود، یکی حالت نمادین و دیگری حالت عددی. در حالت عددی مقادیر عددی هر متغیر نگهداری می‌شود در حالت نمادین هم مقدار نمادین هر متغیر یا عبارت نگهداری می‌شود.</w:t>
      </w:r>
    </w:p>
    <w:p w14:paraId="6AA46562" w14:textId="28241491" w:rsidR="00F25E0B" w:rsidRDefault="00F25E0B" w:rsidP="00F17716">
      <w:pPr>
        <w:rPr>
          <w:rtl/>
        </w:rPr>
      </w:pPr>
      <w:r>
        <w:rPr>
          <w:rFonts w:hint="cs"/>
          <w:rtl/>
        </w:rPr>
        <w:t>در اجرا</w:t>
      </w:r>
      <w:r w:rsidR="00742940">
        <w:rPr>
          <w:rFonts w:hint="cs"/>
          <w:rtl/>
        </w:rPr>
        <w:t xml:space="preserve"> </w:t>
      </w:r>
      <w:r w:rsidR="00CF72F0">
        <w:rPr>
          <w:rFonts w:hint="cs"/>
          <w:rtl/>
        </w:rPr>
        <w:t>پویانمادین</w:t>
      </w:r>
      <w:r w:rsidR="00F17716">
        <w:rPr>
          <w:rFonts w:hint="cs"/>
          <w:rtl/>
        </w:rPr>
        <w:t xml:space="preserve"> به صورت همزمان برنامه به </w:t>
      </w:r>
      <w:r>
        <w:rPr>
          <w:rFonts w:hint="cs"/>
          <w:rtl/>
        </w:rPr>
        <w:t>صورت عددی و نمادین اجرا می‌</w:t>
      </w:r>
      <w:r w:rsidR="00CF72F0">
        <w:rPr>
          <w:rFonts w:hint="cs"/>
          <w:rtl/>
        </w:rPr>
        <w:t>گردد</w:t>
      </w:r>
      <w:r>
        <w:rPr>
          <w:rFonts w:hint="cs"/>
          <w:rtl/>
        </w:rPr>
        <w:t>. برای اجرای عددی لازم است تا ورودی‌های برنامه مقداردهی اولیه شوند این مقادیر می‌توان</w:t>
      </w:r>
      <w:r w:rsidR="00CF72F0">
        <w:rPr>
          <w:rFonts w:hint="cs"/>
          <w:rtl/>
        </w:rPr>
        <w:t>د به صورت دلخواه انتخاب شو</w:t>
      </w:r>
      <w:r w:rsidR="00742940">
        <w:rPr>
          <w:rFonts w:hint="cs"/>
          <w:rtl/>
        </w:rPr>
        <w:t>ن</w:t>
      </w:r>
      <w:r w:rsidR="00CF72F0">
        <w:rPr>
          <w:rFonts w:hint="cs"/>
          <w:rtl/>
        </w:rPr>
        <w:t xml:space="preserve">د. </w:t>
      </w:r>
      <w:r w:rsidR="00F17716">
        <w:rPr>
          <w:rtl/>
        </w:rPr>
        <w:br/>
      </w:r>
      <w:r w:rsidR="00CF72F0">
        <w:rPr>
          <w:rFonts w:hint="cs"/>
          <w:rtl/>
        </w:rPr>
        <w:t>در</w:t>
      </w:r>
      <w:r w:rsidR="00F17716">
        <w:rPr>
          <w:rFonts w:hint="cs"/>
          <w:rtl/>
        </w:rPr>
        <w:t>طی</w:t>
      </w:r>
      <w:r>
        <w:rPr>
          <w:rFonts w:hint="cs"/>
          <w:rtl/>
        </w:rPr>
        <w:t xml:space="preserve"> اجرای</w:t>
      </w:r>
      <w:r w:rsidR="00F17716">
        <w:rPr>
          <w:rFonts w:hint="cs"/>
          <w:rtl/>
        </w:rPr>
        <w:t xml:space="preserve"> اولیه، بیان‌های شرطی </w:t>
      </w:r>
      <w:r>
        <w:rPr>
          <w:rFonts w:hint="cs"/>
          <w:rtl/>
        </w:rPr>
        <w:t>قیدهای نمادین نگهداری</w:t>
      </w:r>
      <w:r w:rsidR="00F17716">
        <w:rPr>
          <w:rFonts w:hint="cs"/>
          <w:rtl/>
        </w:rPr>
        <w:t xml:space="preserve"> می‌شوند. در نهایت این قیدها به</w:t>
      </w:r>
      <w:r w:rsidR="00C3079E">
        <w:rPr>
          <w:rFonts w:hint="cs"/>
          <w:rtl/>
        </w:rPr>
        <w:t xml:space="preserve"> حل کننده ی قی</w:t>
      </w:r>
      <w:r w:rsidR="00F17716">
        <w:rPr>
          <w:rFonts w:hint="cs"/>
          <w:rtl/>
        </w:rPr>
        <w:t>د د</w:t>
      </w:r>
      <w:r>
        <w:rPr>
          <w:rFonts w:hint="cs"/>
          <w:rtl/>
        </w:rPr>
        <w:t xml:space="preserve">اده می‌شوند تا ورودی عددی برای اجرای بعدی فراهم </w:t>
      </w:r>
      <w:r w:rsidR="00F17716">
        <w:rPr>
          <w:rFonts w:hint="cs"/>
          <w:rtl/>
        </w:rPr>
        <w:t>گردد</w:t>
      </w:r>
      <w:r>
        <w:rPr>
          <w:rFonts w:hint="cs"/>
          <w:rtl/>
        </w:rPr>
        <w:t>. این اجراها تا زمانی که همه مسیرها پیمایش شوند یا اینکه زمان مقرر به پایان برسد ادامه پیدا می‌کند.</w:t>
      </w:r>
    </w:p>
    <w:p w14:paraId="3FD25604" w14:textId="4209CE40" w:rsidR="00F25E0B" w:rsidRDefault="00F25E0B" w:rsidP="00CB026D">
      <w:pPr>
        <w:ind w:firstLine="432"/>
        <w:rPr>
          <w:rFonts w:eastAsiaTheme="minorEastAsia"/>
          <w:rtl/>
        </w:rPr>
      </w:pPr>
      <w:r>
        <w:rPr>
          <w:rFonts w:hint="cs"/>
          <w:rtl/>
        </w:rPr>
        <w:t xml:space="preserve">برای مثال در کد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Ref457203744 \h</w:instrText>
      </w:r>
      <w:r>
        <w:rPr>
          <w:rtl/>
        </w:rPr>
        <w:instrText xml:space="preserve"> </w:instrText>
      </w:r>
      <w:r>
        <w:rPr>
          <w:rtl/>
        </w:rPr>
      </w:r>
      <w:r>
        <w:rPr>
          <w:rtl/>
        </w:rPr>
        <w:fldChar w:fldCharType="separate"/>
      </w:r>
      <w:r w:rsidR="000D5978">
        <w:rPr>
          <w:b/>
          <w:bCs/>
        </w:rPr>
        <w:t>Error! Reference source not found.</w:t>
      </w:r>
      <w:r>
        <w:rPr>
          <w:rtl/>
        </w:rPr>
        <w:fldChar w:fldCharType="end"/>
      </w:r>
      <w:r>
        <w:rPr>
          <w:rFonts w:hint="cs"/>
          <w:rtl/>
        </w:rPr>
        <w:t xml:space="preserve"> مقدار دلخواه </w:t>
      </w:r>
      <w:r>
        <w:t>{x=22, y=7}</w:t>
      </w:r>
      <w:r>
        <w:rPr>
          <w:rFonts w:hint="cs"/>
          <w:rtl/>
        </w:rPr>
        <w:t xml:space="preserve"> انتخاب می‌شود و برنامه هم </w:t>
      </w:r>
      <w:r w:rsidR="00742940">
        <w:rPr>
          <w:rFonts w:hint="cs"/>
          <w:rtl/>
        </w:rPr>
        <w:t xml:space="preserve">برای اولین بار </w:t>
      </w:r>
      <w:r>
        <w:rPr>
          <w:rFonts w:hint="cs"/>
          <w:rtl/>
        </w:rPr>
        <w:t xml:space="preserve">به </w:t>
      </w:r>
      <w:r w:rsidR="00F17716">
        <w:rPr>
          <w:rFonts w:hint="cs"/>
          <w:rtl/>
        </w:rPr>
        <w:t>صورت نمادین و هم عددی اجرا می‌ گرد</w:t>
      </w:r>
      <w:r>
        <w:rPr>
          <w:rFonts w:hint="cs"/>
          <w:rtl/>
        </w:rPr>
        <w:t xml:space="preserve">د. این اجرا در خط 7 برنامه شاخه </w:t>
      </w:r>
      <w:r>
        <w:t>else</w:t>
      </w:r>
      <w:r>
        <w:rPr>
          <w:rFonts w:hint="cs"/>
          <w:rtl/>
        </w:rPr>
        <w:t xml:space="preserve"> را انتخاب می‌کند</w:t>
      </w:r>
      <w:r w:rsidR="00742940">
        <w:rPr>
          <w:rFonts w:hint="cs"/>
          <w:rtl/>
        </w:rPr>
        <w:t>،</w:t>
      </w:r>
      <w:r>
        <w:rPr>
          <w:rFonts w:hint="cs"/>
          <w:rtl/>
        </w:rPr>
        <w:t xml:space="preserve"> اجرای نمادین </w:t>
      </w:r>
      <w:r w:rsidR="00742940">
        <w:rPr>
          <w:rFonts w:hint="cs"/>
          <w:rtl/>
        </w:rPr>
        <w:t xml:space="preserve">نیز </w:t>
      </w:r>
      <w:r>
        <w:rPr>
          <w:rFonts w:hint="cs"/>
          <w:rtl/>
        </w:rPr>
        <w:t xml:space="preserve">قید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oMath>
      <w:r>
        <w:rPr>
          <w:rFonts w:hint="cs"/>
          <w:rtl/>
        </w:rPr>
        <w:t xml:space="preserve"> را ایجاد می‌کند. در </w:t>
      </w:r>
      <w:r w:rsidR="00F17716">
        <w:rPr>
          <w:rFonts w:hint="cs"/>
          <w:rtl/>
        </w:rPr>
        <w:t>حل کننده ی قید</w:t>
      </w:r>
      <w:r>
        <w:rPr>
          <w:rFonts w:hint="cs"/>
          <w:rtl/>
        </w:rPr>
        <w:t xml:space="preserve"> عبارت نهایی مکمل می‌شود و شرط جدید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oMath>
      <w:r>
        <w:rPr>
          <w:rFonts w:eastAsiaTheme="minorEastAsia" w:hint="cs"/>
          <w:rtl/>
        </w:rPr>
        <w:t xml:space="preserve"> ایجاد می</w:t>
      </w:r>
      <w:r w:rsidR="00C3079E">
        <w:rPr>
          <w:rFonts w:eastAsiaTheme="minorEastAsia" w:hint="cs"/>
          <w:rtl/>
        </w:rPr>
        <w:t>‌گرد</w:t>
      </w:r>
      <w:r>
        <w:rPr>
          <w:rFonts w:eastAsiaTheme="minorEastAsia" w:hint="cs"/>
          <w:rtl/>
        </w:rPr>
        <w:t xml:space="preserve">د. </w:t>
      </w:r>
      <w:r w:rsidR="00C3079E">
        <w:rPr>
          <w:rFonts w:eastAsiaTheme="minorEastAsia" w:hint="cs"/>
          <w:rtl/>
        </w:rPr>
        <w:t>سپس حل کننده ی قید</w:t>
      </w:r>
      <w:r>
        <w:rPr>
          <w:rFonts w:eastAsiaTheme="minorEastAsia" w:hint="cs"/>
          <w:rtl/>
        </w:rPr>
        <w:t xml:space="preserve"> آن را حل می‌کند و </w:t>
      </w:r>
      <w:r>
        <w:rPr>
          <w:rFonts w:eastAsiaTheme="minorEastAsia"/>
        </w:rPr>
        <w:t>{x=2, y=1}</w:t>
      </w:r>
      <w:r>
        <w:rPr>
          <w:rFonts w:eastAsiaTheme="minorEastAsia" w:hint="cs"/>
          <w:rtl/>
        </w:rPr>
        <w:t xml:space="preserve"> به عنوان ورودی </w:t>
      </w:r>
      <w:r w:rsidR="00C3079E">
        <w:rPr>
          <w:rFonts w:eastAsiaTheme="minorEastAsia" w:hint="cs"/>
          <w:rtl/>
        </w:rPr>
        <w:t>جدید برای اجرای بعدی تولید می‌ گرد</w:t>
      </w:r>
      <w:r>
        <w:rPr>
          <w:rFonts w:eastAsiaTheme="minorEastAsia" w:hint="cs"/>
          <w:rtl/>
        </w:rPr>
        <w:t xml:space="preserve">د. با این ورودی </w:t>
      </w:r>
      <w:r w:rsidR="00C3079E">
        <w:rPr>
          <w:rFonts w:eastAsiaTheme="minorEastAsia" w:hint="cs"/>
          <w:rtl/>
        </w:rPr>
        <w:t xml:space="preserve">جدید </w:t>
      </w:r>
      <w:r>
        <w:rPr>
          <w:rFonts w:eastAsiaTheme="minorEastAsia" w:hint="cs"/>
          <w:rtl/>
        </w:rPr>
        <w:t xml:space="preserve">در خط 7، شاخه </w:t>
      </w:r>
      <w:r>
        <w:rPr>
          <w:rFonts w:eastAsiaTheme="minorEastAsia"/>
        </w:rPr>
        <w:t>then</w:t>
      </w:r>
      <w:r>
        <w:rPr>
          <w:rFonts w:eastAsiaTheme="minorEastAsia" w:hint="cs"/>
          <w:rtl/>
        </w:rPr>
        <w:t xml:space="preserve"> </w:t>
      </w:r>
      <w:r w:rsidR="00C3079E">
        <w:rPr>
          <w:rFonts w:eastAsiaTheme="minorEastAsia" w:hint="cs"/>
          <w:rtl/>
        </w:rPr>
        <w:t>اجرا</w:t>
      </w:r>
      <w:r>
        <w:rPr>
          <w:rFonts w:eastAsiaTheme="minorEastAsia" w:hint="cs"/>
          <w:rtl/>
        </w:rPr>
        <w:t xml:space="preserve"> و در خط 8 شاخه </w:t>
      </w:r>
      <w:r>
        <w:rPr>
          <w:rFonts w:eastAsiaTheme="minorEastAsia"/>
        </w:rPr>
        <w:t>else</w:t>
      </w:r>
      <w:r>
        <w:rPr>
          <w:rFonts w:eastAsiaTheme="minorEastAsia" w:hint="cs"/>
          <w:rtl/>
        </w:rPr>
        <w:t xml:space="preserve"> انتخاب می‌</w:t>
      </w:r>
      <w:r w:rsidR="00C3079E">
        <w:rPr>
          <w:rFonts w:eastAsiaTheme="minorEastAsia" w:hint="cs"/>
          <w:rtl/>
        </w:rPr>
        <w:t>شود</w:t>
      </w:r>
      <w:r>
        <w:rPr>
          <w:rFonts w:eastAsiaTheme="minorEastAsia" w:hint="cs"/>
          <w:rtl/>
        </w:rPr>
        <w:t>. به این ترتیب مسیر جدیدی از برنامه ایجاد و اجرا می‌</w:t>
      </w:r>
      <w:r w:rsidR="00C3079E">
        <w:rPr>
          <w:rFonts w:eastAsiaTheme="minorEastAsia" w:hint="cs"/>
          <w:rtl/>
        </w:rPr>
        <w:t>گرد</w:t>
      </w:r>
      <w:r>
        <w:rPr>
          <w:rFonts w:eastAsiaTheme="minorEastAsia" w:hint="cs"/>
          <w:rtl/>
        </w:rPr>
        <w:t>د. در این حالت</w:t>
      </w:r>
      <w:del w:id="2291" w:author="Windows User" w:date="2017-09-22T16:57:00Z">
        <w:r w:rsidR="00742940" w:rsidDel="008C6FBB">
          <w:rPr>
            <w:rFonts w:eastAsiaTheme="minorEastAsia"/>
            <w:rtl/>
          </w:rPr>
          <w:br/>
        </w:r>
      </w:del>
      <w:r>
        <w:rPr>
          <w:rFonts w:eastAsiaTheme="minorEastAsia" w:hint="cs"/>
          <w:rtl/>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+10)</m:t>
        </m:r>
      </m:oMath>
      <w:r>
        <w:rPr>
          <w:rFonts w:eastAsiaTheme="minorEastAsia" w:hint="cs"/>
          <w:rtl/>
        </w:rPr>
        <w:t xml:space="preserve"> به عنوان </w:t>
      </w:r>
      <w:r>
        <w:rPr>
          <w:rFonts w:eastAsiaTheme="minorEastAsia"/>
        </w:rPr>
        <w:t>PC</w:t>
      </w:r>
      <w:r>
        <w:rPr>
          <w:rFonts w:eastAsiaTheme="minorEastAsia" w:hint="cs"/>
          <w:rtl/>
        </w:rPr>
        <w:t xml:space="preserve"> جدید به </w:t>
      </w:r>
      <w:r w:rsidR="00C3079E">
        <w:rPr>
          <w:rFonts w:eastAsiaTheme="minorEastAsia" w:hint="cs"/>
          <w:rtl/>
        </w:rPr>
        <w:t>ح</w:t>
      </w:r>
      <w:r w:rsidR="00742940">
        <w:rPr>
          <w:rFonts w:eastAsiaTheme="minorEastAsia" w:hint="cs"/>
          <w:rtl/>
        </w:rPr>
        <w:t>ل کننده قید</w:t>
      </w:r>
      <w:r>
        <w:rPr>
          <w:rFonts w:eastAsiaTheme="minorEastAsia" w:hint="cs"/>
          <w:rtl/>
        </w:rPr>
        <w:t xml:space="preserve"> داده می‌شود و در </w:t>
      </w:r>
      <w:r>
        <w:rPr>
          <w:rFonts w:eastAsiaTheme="minorEastAsia" w:hint="cs"/>
          <w:rtl/>
        </w:rPr>
        <w:lastRenderedPageBreak/>
        <w:t xml:space="preserve">نهایت ورودی </w:t>
      </w:r>
      <w:r>
        <w:rPr>
          <w:rFonts w:eastAsiaTheme="minorEastAsia"/>
        </w:rPr>
        <w:t>{x=30, y=15}</w:t>
      </w:r>
      <w:r>
        <w:rPr>
          <w:rFonts w:eastAsiaTheme="minorEastAsia" w:hint="cs"/>
          <w:rtl/>
        </w:rPr>
        <w:t xml:space="preserve"> بدست می‌آید که به وسیله آن مسیر منتهی به </w:t>
      </w:r>
      <w:r>
        <w:rPr>
          <w:rFonts w:eastAsiaTheme="minorEastAsia"/>
        </w:rPr>
        <w:t>ERROR</w:t>
      </w:r>
      <w:r w:rsidR="00CB026D">
        <w:rPr>
          <w:rFonts w:eastAsiaTheme="minorEastAsia" w:hint="cs"/>
          <w:rtl/>
        </w:rPr>
        <w:t xml:space="preserve"> اجرا می‌گردد. ابزارهای</w:t>
      </w:r>
      <w:r>
        <w:rPr>
          <w:rFonts w:eastAsiaTheme="minorEastAsia" w:hint="cs"/>
          <w:rtl/>
        </w:rPr>
        <w:t xml:space="preserve"> </w:t>
      </w:r>
      <w:r>
        <w:rPr>
          <w:rFonts w:eastAsiaTheme="minorEastAsia"/>
        </w:rPr>
        <w:t>DART</w:t>
      </w:r>
      <w:r>
        <w:rPr>
          <w:rFonts w:eastAsiaTheme="minorEastAsia" w:hint="cs"/>
          <w:rtl/>
        </w:rPr>
        <w:t xml:space="preserve">، </w:t>
      </w:r>
      <w:r>
        <w:rPr>
          <w:rFonts w:eastAsiaTheme="minorEastAsia"/>
        </w:rPr>
        <w:t>CUTE</w:t>
      </w:r>
      <w:r>
        <w:rPr>
          <w:rFonts w:eastAsiaTheme="minorEastAsia" w:hint="cs"/>
          <w:rtl/>
        </w:rPr>
        <w:t xml:space="preserve"> و </w:t>
      </w:r>
      <w:r w:rsidR="00CB026D">
        <w:rPr>
          <w:rFonts w:eastAsiaTheme="minorEastAsia"/>
        </w:rPr>
        <w:t>EXE</w:t>
      </w:r>
      <w:r w:rsidR="00CB026D">
        <w:rPr>
          <w:rFonts w:eastAsiaTheme="minorEastAsia" w:hint="cs"/>
          <w:rtl/>
        </w:rPr>
        <w:t xml:space="preserve"> از اجرای پویانمادین بهره می برند که در ادامه بررسی خواهند شد.</w:t>
      </w:r>
    </w:p>
    <w:p w14:paraId="74BC7A2F" w14:textId="7F5CC213" w:rsidR="009872D6" w:rsidRPr="00E15825" w:rsidRDefault="009872D6" w:rsidP="00E15825">
      <w:pPr>
        <w:pStyle w:val="Heading3"/>
      </w:pPr>
      <w:del w:id="2292" w:author="Windows User" w:date="2017-09-22T16:30:00Z">
        <w:r w:rsidRPr="00E15825" w:rsidDel="00C20CE4">
          <w:rPr>
            <w:rFonts w:hint="cs"/>
            <w:rtl/>
          </w:rPr>
          <w:delText>1</w:delText>
        </w:r>
      </w:del>
      <w:bookmarkStart w:id="2293" w:name="_Toc495715013"/>
      <w:ins w:id="2294" w:author="Windows User" w:date="2017-09-22T16:30:00Z">
        <w:r w:rsidR="00C20CE4">
          <w:rPr>
            <w:rFonts w:hint="cs"/>
            <w:rtl/>
          </w:rPr>
          <w:t>2</w:t>
        </w:r>
      </w:ins>
      <w:r w:rsidRPr="00E15825">
        <w:rPr>
          <w:rFonts w:hint="cs"/>
          <w:rtl/>
        </w:rPr>
        <w:t xml:space="preserve">-2-2-روش </w:t>
      </w:r>
      <w:r w:rsidRPr="00E15825">
        <w:t>EGT</w:t>
      </w:r>
      <w:bookmarkEnd w:id="2288"/>
      <w:bookmarkEnd w:id="2293"/>
    </w:p>
    <w:p w14:paraId="58AA0464" w14:textId="707F72E5" w:rsidR="00F25E0B" w:rsidRDefault="00F25E0B" w:rsidP="00CB026D">
      <w:pPr>
        <w:ind w:firstLine="432"/>
        <w:rPr>
          <w:rtl/>
        </w:rPr>
      </w:pPr>
      <w:bookmarkStart w:id="2295" w:name="_Toc457672344"/>
      <w:r>
        <w:rPr>
          <w:rFonts w:hint="cs"/>
          <w:rtl/>
        </w:rPr>
        <w:t xml:space="preserve">در این روش به صورت پویا در هر عبارت این بررسی صورت می‌گیرد که آیا تمام متغیرهای </w:t>
      </w:r>
      <w:r w:rsidR="00CB026D">
        <w:rPr>
          <w:rFonts w:hint="cs"/>
          <w:rtl/>
        </w:rPr>
        <w:t xml:space="preserve">موجود در برنامه عددی هستند یا خیر. </w:t>
      </w:r>
      <w:r>
        <w:rPr>
          <w:rFonts w:hint="cs"/>
          <w:rtl/>
        </w:rPr>
        <w:t>اگر همه</w:t>
      </w:r>
      <w:r w:rsidR="00CB026D">
        <w:rPr>
          <w:rFonts w:hint="cs"/>
          <w:rtl/>
        </w:rPr>
        <w:t xml:space="preserve"> ی متغیر های موجود</w:t>
      </w:r>
      <w:r>
        <w:rPr>
          <w:rFonts w:hint="cs"/>
          <w:rtl/>
        </w:rPr>
        <w:t xml:space="preserve"> عددی باشند</w:t>
      </w:r>
      <w:r w:rsidR="00CB026D">
        <w:rPr>
          <w:rFonts w:hint="cs"/>
          <w:rtl/>
        </w:rPr>
        <w:t>،</w:t>
      </w:r>
      <w:r>
        <w:rPr>
          <w:rFonts w:hint="cs"/>
          <w:rtl/>
        </w:rPr>
        <w:t xml:space="preserve"> عبارت به صور</w:t>
      </w:r>
      <w:r w:rsidR="00CB026D">
        <w:rPr>
          <w:rFonts w:hint="cs"/>
          <w:rtl/>
        </w:rPr>
        <w:t>ت عادی و به صورت عددی اجرا می گرد</w:t>
      </w:r>
      <w:r>
        <w:rPr>
          <w:rFonts w:hint="cs"/>
          <w:rtl/>
        </w:rPr>
        <w:t>د. ولی اگر حتی یکی از متغیرها نمادین باشند عبارت به صورت نم</w:t>
      </w:r>
      <w:r w:rsidR="00CB026D">
        <w:rPr>
          <w:rFonts w:hint="cs"/>
          <w:rtl/>
        </w:rPr>
        <w:t>ادین اجرا</w:t>
      </w:r>
      <w:r>
        <w:rPr>
          <w:rFonts w:hint="cs"/>
          <w:rtl/>
        </w:rPr>
        <w:t xml:space="preserve"> و قید مربوط به </w:t>
      </w:r>
      <w:r>
        <w:t>PC</w:t>
      </w:r>
      <w:r>
        <w:rPr>
          <w:rFonts w:hint="cs"/>
          <w:rtl/>
        </w:rPr>
        <w:t xml:space="preserve"> اضافه می‌شود. اگر در خط 17 عبارت به شکل </w:t>
      </w:r>
      <w:r>
        <w:t>y=10</w:t>
      </w:r>
      <w:r>
        <w:rPr>
          <w:rFonts w:hint="cs"/>
          <w:rtl/>
        </w:rPr>
        <w:t xml:space="preserve"> تغیر کند، خط 6 به صورت عددی اجرا می‌</w:t>
      </w:r>
      <w:r w:rsidR="00CB026D">
        <w:rPr>
          <w:rFonts w:hint="cs"/>
          <w:rtl/>
        </w:rPr>
        <w:t>گرد</w:t>
      </w:r>
      <w:r>
        <w:rPr>
          <w:rFonts w:hint="cs"/>
          <w:rtl/>
        </w:rPr>
        <w:t xml:space="preserve">د چون ورودی تابع </w:t>
      </w:r>
      <w:r>
        <w:t>twice</w:t>
      </w:r>
      <w:r>
        <w:rPr>
          <w:rFonts w:hint="cs"/>
          <w:rtl/>
        </w:rPr>
        <w:t xml:space="preserve"> مقدار عددی 10 خواهد بود. در خط 7 عبارت شرطی به شکل </w:t>
      </w:r>
      <w:r>
        <w:t>if(x</w:t>
      </w:r>
      <w:r w:rsidR="00CB026D">
        <w:t>==20</w:t>
      </w:r>
      <w:r>
        <w:t>)</w:t>
      </w:r>
      <w:r>
        <w:rPr>
          <w:rFonts w:hint="cs"/>
          <w:rtl/>
        </w:rPr>
        <w:t xml:space="preserve"> در می‌آید. در این خط عبارت به صورت نمادین اجرا می‌شود. با این حالت هر دو مسیر </w:t>
      </w:r>
      <w:r>
        <w:t>then</w:t>
      </w:r>
      <w:r>
        <w:rPr>
          <w:rFonts w:hint="cs"/>
          <w:rtl/>
        </w:rPr>
        <w:t xml:space="preserve"> و </w:t>
      </w:r>
      <w:r>
        <w:t>else</w:t>
      </w:r>
      <w:r>
        <w:rPr>
          <w:rFonts w:hint="cs"/>
          <w:rtl/>
        </w:rPr>
        <w:t xml:space="preserve"> بررسی می‌شوند. در شاخه </w:t>
      </w:r>
      <w:r>
        <w:t>then</w:t>
      </w:r>
      <w:r>
        <w:rPr>
          <w:rFonts w:hint="cs"/>
          <w:rtl/>
        </w:rPr>
        <w:t xml:space="preserve"> در خط 8 عبارت به شکل </w:t>
      </w:r>
      <w:r>
        <w:t>if(x&gt;20)</w:t>
      </w:r>
      <w:r>
        <w:rPr>
          <w:rFonts w:hint="cs"/>
          <w:rtl/>
        </w:rPr>
        <w:t xml:space="preserve"> در می‌آید. با توجه به اینکه </w:t>
      </w:r>
      <w:r>
        <w:t>x</w:t>
      </w:r>
      <w:r>
        <w:rPr>
          <w:rFonts w:hint="cs"/>
          <w:rtl/>
        </w:rPr>
        <w:t xml:space="preserve"> برابر مقدار 20</w:t>
      </w:r>
      <w:r>
        <w:t xml:space="preserve"> </w:t>
      </w:r>
      <w:r>
        <w:rPr>
          <w:rFonts w:hint="cs"/>
          <w:rtl/>
        </w:rPr>
        <w:t>است</w:t>
      </w:r>
      <w:r w:rsidR="00685503">
        <w:t xml:space="preserve"> </w:t>
      </w:r>
      <w:r w:rsidR="00685503">
        <w:rPr>
          <w:rFonts w:hint="cs"/>
          <w:rtl/>
        </w:rPr>
        <w:t>بنابراین</w:t>
      </w:r>
      <w:r>
        <w:rPr>
          <w:rFonts w:hint="cs"/>
          <w:rtl/>
        </w:rPr>
        <w:t xml:space="preserve"> </w:t>
      </w:r>
      <w:r w:rsidR="00685503">
        <w:br/>
      </w:r>
      <w:r>
        <w:rPr>
          <w:rFonts w:hint="cs"/>
          <w:rtl/>
        </w:rPr>
        <w:t xml:space="preserve">شاخه </w:t>
      </w:r>
      <w:r>
        <w:t>then</w:t>
      </w:r>
      <w:r>
        <w:rPr>
          <w:rFonts w:hint="cs"/>
          <w:rtl/>
        </w:rPr>
        <w:t xml:space="preserve"> قابل اجرا نخواهد بود و اجرا بدون اینکه به شاخه </w:t>
      </w:r>
      <w:r>
        <w:t>ERROR</w:t>
      </w:r>
      <w:r>
        <w:rPr>
          <w:rFonts w:hint="cs"/>
          <w:rtl/>
        </w:rPr>
        <w:t xml:space="preserve"> برسد پایان می‌پذیرد.</w:t>
      </w:r>
    </w:p>
    <w:p w14:paraId="00BE439F" w14:textId="040DD065" w:rsidR="00F25E0B" w:rsidRDefault="00F25E0B" w:rsidP="001B24E8">
      <w:pPr>
        <w:ind w:firstLine="432"/>
        <w:rPr>
          <w:rtl/>
        </w:rPr>
      </w:pPr>
      <w:r>
        <w:rPr>
          <w:rFonts w:hint="cs"/>
          <w:rtl/>
        </w:rPr>
        <w:t xml:space="preserve">با استفاده از روش‌های نوین می‌توان محدودیت‌های مربوط به </w:t>
      </w:r>
      <w:r w:rsidR="00685503">
        <w:rPr>
          <w:rFonts w:hint="cs"/>
          <w:rtl/>
        </w:rPr>
        <w:t>حل کننده ی قید</w:t>
      </w:r>
      <w:r>
        <w:rPr>
          <w:rFonts w:hint="cs"/>
          <w:rtl/>
        </w:rPr>
        <w:t xml:space="preserve"> و کدهای کتابخانه‌های خارجی را </w:t>
      </w:r>
      <w:r w:rsidR="00685503">
        <w:rPr>
          <w:rFonts w:hint="cs"/>
          <w:rtl/>
        </w:rPr>
        <w:t>تا حدی برطرف نمود</w:t>
      </w:r>
      <w:r>
        <w:rPr>
          <w:rFonts w:hint="cs"/>
          <w:rtl/>
        </w:rPr>
        <w:t>. برای مثال در برنامه‌های کاربردی واقعی ا</w:t>
      </w:r>
      <w:r w:rsidR="00685503">
        <w:rPr>
          <w:rFonts w:hint="cs"/>
          <w:rtl/>
        </w:rPr>
        <w:t xml:space="preserve">گر ورودی یک تابع کتابخانه خارجی </w:t>
      </w:r>
      <w:r>
        <w:rPr>
          <w:rFonts w:hint="cs"/>
          <w:rtl/>
        </w:rPr>
        <w:t xml:space="preserve">نمادین باشد، برای ادامه اجرا لازم است تا ورودی عددی </w:t>
      </w:r>
      <w:r w:rsidR="00685503">
        <w:rPr>
          <w:rFonts w:hint="cs"/>
          <w:rtl/>
        </w:rPr>
        <w:t>گردد</w:t>
      </w:r>
      <w:r>
        <w:rPr>
          <w:rFonts w:hint="cs"/>
          <w:rtl/>
        </w:rPr>
        <w:t xml:space="preserve">. برای این منظور در روش </w:t>
      </w:r>
      <w:r>
        <w:t>EGT</w:t>
      </w:r>
      <w:r>
        <w:rPr>
          <w:rFonts w:hint="cs"/>
          <w:rtl/>
        </w:rPr>
        <w:t xml:space="preserve"> قید موجود در آن عبارت توسط </w:t>
      </w:r>
      <w:r w:rsidR="001B24E8">
        <w:rPr>
          <w:rFonts w:hint="cs"/>
          <w:rtl/>
        </w:rPr>
        <w:t>حل کننده ی قید</w:t>
      </w:r>
      <w:r>
        <w:rPr>
          <w:rFonts w:hint="cs"/>
          <w:rtl/>
        </w:rPr>
        <w:t xml:space="preserve"> حل می‌شود یا در روش </w:t>
      </w:r>
      <w:r w:rsidR="001B24E8">
        <w:rPr>
          <w:rFonts w:hint="cs"/>
          <w:rtl/>
        </w:rPr>
        <w:t>اجرای پویانمادین</w:t>
      </w:r>
      <w:r>
        <w:rPr>
          <w:rFonts w:hint="cs"/>
          <w:rtl/>
        </w:rPr>
        <w:t xml:space="preserve"> از حالت عددی موجود </w:t>
      </w:r>
      <w:r w:rsidR="00B15E68">
        <w:rPr>
          <w:rFonts w:hint="cs"/>
          <w:rtl/>
        </w:rPr>
        <w:t>مقدار عددی آن ورودی محاسبه می</w:t>
      </w:r>
      <w:r w:rsidR="00B15E68">
        <w:t xml:space="preserve"> </w:t>
      </w:r>
      <w:r w:rsidR="00B15E68">
        <w:rPr>
          <w:rFonts w:hint="cs"/>
          <w:rtl/>
        </w:rPr>
        <w:t>گرد</w:t>
      </w:r>
      <w:r>
        <w:rPr>
          <w:rFonts w:hint="cs"/>
          <w:rtl/>
        </w:rPr>
        <w:t>د. به این ترتیب اجرا می‌تواند ادامه پیدا کند.</w:t>
      </w:r>
    </w:p>
    <w:p w14:paraId="1E34D061" w14:textId="5F142643" w:rsidR="00F25E0B" w:rsidRDefault="00F25E0B" w:rsidP="007916DF">
      <w:pPr>
        <w:ind w:firstLine="432"/>
        <w:rPr>
          <w:rtl/>
        </w:rPr>
      </w:pPr>
      <w:r>
        <w:rPr>
          <w:rFonts w:hint="cs"/>
          <w:rtl/>
        </w:rPr>
        <w:t xml:space="preserve">مثلا در همان کد نمونه </w:t>
      </w:r>
      <w:ins w:id="2296" w:author="Windows User" w:date="2017-09-29T12:56:00Z">
        <w:r w:rsidR="007A7DCD">
          <w:rPr>
            <w:rFonts w:hint="cs"/>
            <w:rtl/>
          </w:rPr>
          <w:t>شکل 4</w:t>
        </w:r>
      </w:ins>
      <w:del w:id="2297" w:author="Windows User" w:date="2017-09-29T12:56:00Z">
        <w:r w:rsidDel="007A7DCD">
          <w:rPr>
            <w:rtl/>
          </w:rPr>
          <w:fldChar w:fldCharType="begin"/>
        </w:r>
        <w:r w:rsidDel="007A7DCD">
          <w:rPr>
            <w:rtl/>
          </w:rPr>
          <w:delInstrText xml:space="preserve"> </w:delInstrText>
        </w:r>
        <w:r w:rsidDel="007A7DCD">
          <w:rPr>
            <w:rFonts w:hint="cs"/>
          </w:rPr>
          <w:delInstrText>REF</w:delInstrText>
        </w:r>
        <w:r w:rsidDel="007A7DCD">
          <w:rPr>
            <w:rFonts w:hint="cs"/>
            <w:rtl/>
          </w:rPr>
          <w:delInstrText xml:space="preserve"> _</w:delInstrText>
        </w:r>
        <w:r w:rsidDel="007A7DCD">
          <w:rPr>
            <w:rFonts w:hint="cs"/>
          </w:rPr>
          <w:delInstrText>Ref457203744 \h</w:delInstrText>
        </w:r>
        <w:r w:rsidDel="007A7DCD">
          <w:rPr>
            <w:rtl/>
          </w:rPr>
          <w:delInstrText xml:space="preserve"> </w:delInstrText>
        </w:r>
        <w:r w:rsidDel="007A7DCD">
          <w:rPr>
            <w:rtl/>
          </w:rPr>
        </w:r>
        <w:r w:rsidDel="007A7DCD">
          <w:rPr>
            <w:rtl/>
          </w:rPr>
          <w:fldChar w:fldCharType="separate"/>
        </w:r>
        <w:r w:rsidR="001F5427" w:rsidDel="007A7DCD">
          <w:rPr>
            <w:b/>
            <w:bCs/>
          </w:rPr>
          <w:delText xml:space="preserve">Error! </w:delText>
        </w:r>
      </w:del>
      <w:del w:id="2298" w:author="Windows User" w:date="2017-09-29T12:55:00Z">
        <w:r w:rsidR="001F5427" w:rsidDel="007A7DCD">
          <w:rPr>
            <w:b/>
            <w:bCs/>
          </w:rPr>
          <w:delText xml:space="preserve">Reference source not </w:delText>
        </w:r>
      </w:del>
      <w:del w:id="2299" w:author="Windows User" w:date="2017-09-29T12:56:00Z">
        <w:r w:rsidR="001F5427" w:rsidDel="007A7DCD">
          <w:rPr>
            <w:b/>
            <w:bCs/>
          </w:rPr>
          <w:delText>found.</w:delText>
        </w:r>
        <w:r w:rsidDel="007A7DCD">
          <w:rPr>
            <w:rtl/>
          </w:rPr>
          <w:fldChar w:fldCharType="end"/>
        </w:r>
      </w:del>
      <w:r>
        <w:rPr>
          <w:rFonts w:hint="cs"/>
          <w:rtl/>
        </w:rPr>
        <w:t xml:space="preserve"> اگر تابع </w:t>
      </w:r>
      <w:r>
        <w:t>twice</w:t>
      </w:r>
      <w:r>
        <w:rPr>
          <w:rFonts w:hint="cs"/>
          <w:rtl/>
        </w:rPr>
        <w:t xml:space="preserve"> از یک کتابخانه خارجی دریافت شود </w:t>
      </w:r>
      <w:r w:rsidR="00B15E68">
        <w:rPr>
          <w:rFonts w:hint="cs"/>
          <w:rtl/>
        </w:rPr>
        <w:t xml:space="preserve">و </w:t>
      </w:r>
      <w:r>
        <w:rPr>
          <w:rFonts w:hint="cs"/>
          <w:rtl/>
        </w:rPr>
        <w:t xml:space="preserve">یا این تابع به </w:t>
      </w:r>
      <w:r w:rsidR="00B15E68">
        <w:rPr>
          <w:rFonts w:hint="cs"/>
          <w:rtl/>
        </w:rPr>
        <w:t>صورت غیرخطی</w:t>
      </w:r>
      <w:r>
        <w:rPr>
          <w:rFonts w:hint="cs"/>
          <w:rtl/>
        </w:rPr>
        <w:t xml:space="preserve"> </w:t>
      </w:r>
      <w:r>
        <w:t>(v*v)%50</w:t>
      </w:r>
      <w:r>
        <w:rPr>
          <w:rFonts w:hint="cs"/>
          <w:rtl/>
        </w:rPr>
        <w:t xml:space="preserve"> که </w:t>
      </w:r>
      <w:r w:rsidR="00B15E68">
        <w:rPr>
          <w:rFonts w:hint="cs"/>
          <w:rtl/>
        </w:rPr>
        <w:t xml:space="preserve">در شکل 4 دیدیم در آید </w:t>
      </w:r>
      <w:r>
        <w:rPr>
          <w:rFonts w:hint="cs"/>
          <w:rtl/>
        </w:rPr>
        <w:t>، هنگامی که اجرا به خط 6 ا</w:t>
      </w:r>
      <w:r w:rsidR="00B15E68">
        <w:rPr>
          <w:rFonts w:hint="cs"/>
          <w:rtl/>
        </w:rPr>
        <w:t>ز برنامه می‌رسد از آن جا که حل کننده ی قید نمی تواند قید مربوطه را حل کند اجرا متوقف م</w:t>
      </w:r>
      <w:r w:rsidR="00AE42E9">
        <w:rPr>
          <w:rFonts w:hint="cs"/>
          <w:rtl/>
        </w:rPr>
        <w:t>ی</w:t>
      </w:r>
      <w:r w:rsidR="00AE42E9">
        <w:rPr>
          <w:rtl/>
        </w:rPr>
        <w:softHyphen/>
      </w:r>
      <w:r w:rsidR="00B15E68">
        <w:rPr>
          <w:rFonts w:hint="cs"/>
          <w:rtl/>
        </w:rPr>
        <w:t>گرد</w:t>
      </w:r>
      <w:r>
        <w:rPr>
          <w:rFonts w:hint="cs"/>
          <w:rtl/>
        </w:rPr>
        <w:t>د. در</w:t>
      </w:r>
      <w:r w:rsidR="00AE42E9">
        <w:rPr>
          <w:rFonts w:hint="cs"/>
          <w:rtl/>
        </w:rPr>
        <w:t xml:space="preserve"> این</w:t>
      </w:r>
      <w:r>
        <w:rPr>
          <w:rFonts w:hint="cs"/>
          <w:rtl/>
        </w:rPr>
        <w:t xml:space="preserve"> حالت در اجرای </w:t>
      </w:r>
      <w:r w:rsidR="00AE42E9">
        <w:rPr>
          <w:rFonts w:hint="cs"/>
          <w:rtl/>
        </w:rPr>
        <w:t>پویانمادین</w:t>
      </w:r>
      <w:r>
        <w:rPr>
          <w:rFonts w:hint="cs"/>
          <w:rtl/>
        </w:rPr>
        <w:t xml:space="preserve"> مقدار نمادین برای متغیر </w:t>
      </w:r>
      <w:r>
        <w:t>y</w:t>
      </w:r>
      <w:r>
        <w:rPr>
          <w:rFonts w:hint="cs"/>
          <w:rtl/>
        </w:rPr>
        <w:t xml:space="preserve"> با مقدار عددی آن مثلا 7 جایگزین می‌شود و اجرا ادامه </w:t>
      </w:r>
      <w:r w:rsidR="00AE42E9">
        <w:rPr>
          <w:rFonts w:hint="cs"/>
          <w:rtl/>
        </w:rPr>
        <w:t>می یابد</w:t>
      </w:r>
      <w:r>
        <w:rPr>
          <w:rFonts w:hint="cs"/>
          <w:rtl/>
        </w:rPr>
        <w:t xml:space="preserve">. در این حالت قید مربوط به خط 7 به شکل </w:t>
      </w:r>
      <w:r>
        <w:t>if(x==49)</w:t>
      </w:r>
      <w:r>
        <w:rPr>
          <w:rFonts w:hint="cs"/>
          <w:rtl/>
        </w:rPr>
        <w:t xml:space="preserve"> در می‌آید و اجرا ادامه پیدا می‌کند. در اجرای نمادین سنتی چون </w:t>
      </w:r>
      <w:r w:rsidR="00AE42E9">
        <w:rPr>
          <w:rFonts w:hint="cs"/>
          <w:rtl/>
        </w:rPr>
        <w:t>حل کننده ی قید</w:t>
      </w:r>
      <w:r>
        <w:rPr>
          <w:rFonts w:hint="cs"/>
          <w:rtl/>
        </w:rPr>
        <w:t xml:space="preserve"> قادر به حل این گونه </w:t>
      </w:r>
      <w:r w:rsidR="00AE42E9">
        <w:rPr>
          <w:rFonts w:hint="cs"/>
          <w:rtl/>
        </w:rPr>
        <w:t xml:space="preserve">از </w:t>
      </w:r>
      <w:r>
        <w:rPr>
          <w:rFonts w:hint="cs"/>
          <w:rtl/>
        </w:rPr>
        <w:t>قیدها نبود</w:t>
      </w:r>
      <w:r w:rsidR="00AE42E9">
        <w:rPr>
          <w:rFonts w:hint="cs"/>
          <w:rtl/>
        </w:rPr>
        <w:t>،</w:t>
      </w:r>
      <w:r>
        <w:rPr>
          <w:rFonts w:hint="cs"/>
          <w:rtl/>
        </w:rPr>
        <w:t xml:space="preserve"> اجرا متوقف می‌شد.</w:t>
      </w:r>
    </w:p>
    <w:p w14:paraId="59FC7ECB" w14:textId="77777777" w:rsidR="00F25E0B" w:rsidRDefault="00F25E0B" w:rsidP="00F25E0B">
      <w:pPr>
        <w:ind w:firstLine="432"/>
        <w:rPr>
          <w:rtl/>
        </w:rPr>
      </w:pPr>
    </w:p>
    <w:p w14:paraId="20507D2B" w14:textId="45E72D03" w:rsidR="009872D6" w:rsidRPr="00E15825" w:rsidRDefault="007A7396" w:rsidP="00E15825">
      <w:pPr>
        <w:pStyle w:val="Heading2"/>
      </w:pPr>
      <w:del w:id="2300" w:author="Windows User" w:date="2017-09-22T16:30:00Z">
        <w:r w:rsidRPr="00E15825" w:rsidDel="00C20CE4">
          <w:rPr>
            <w:rFonts w:hint="cs"/>
            <w:rtl/>
          </w:rPr>
          <w:lastRenderedPageBreak/>
          <w:delText>1</w:delText>
        </w:r>
      </w:del>
      <w:bookmarkStart w:id="2301" w:name="_Toc495715014"/>
      <w:ins w:id="2302" w:author="Windows User" w:date="2017-09-22T16:30:00Z">
        <w:r w:rsidR="00C20CE4">
          <w:rPr>
            <w:rFonts w:hint="cs"/>
            <w:rtl/>
          </w:rPr>
          <w:t>2</w:t>
        </w:r>
      </w:ins>
      <w:r w:rsidRPr="00E15825">
        <w:rPr>
          <w:rFonts w:hint="cs"/>
          <w:rtl/>
        </w:rPr>
        <w:t>-</w:t>
      </w:r>
      <w:r w:rsidR="009872D6" w:rsidRPr="00E15825">
        <w:rPr>
          <w:rFonts w:hint="cs"/>
          <w:rtl/>
        </w:rPr>
        <w:t>3-چالش‌ها</w:t>
      </w:r>
      <w:bookmarkEnd w:id="2295"/>
      <w:bookmarkEnd w:id="2301"/>
    </w:p>
    <w:p w14:paraId="199B4339" w14:textId="629095E3" w:rsidR="009D02BF" w:rsidRPr="00125319" w:rsidRDefault="00F25E0B" w:rsidP="00F66DA0">
      <w:pPr>
        <w:ind w:firstLine="432"/>
        <w:rPr>
          <w:rStyle w:val="Heading3Char"/>
          <w:b w:val="0"/>
          <w:bCs w:val="0"/>
          <w:rtl/>
        </w:rPr>
      </w:pPr>
      <w:r>
        <w:rPr>
          <w:rFonts w:hint="cs"/>
          <w:rtl/>
        </w:rPr>
        <w:t xml:space="preserve">در این قسمت چالش‌هایی که در رابطه با </w:t>
      </w:r>
      <w:r w:rsidR="009D02BF">
        <w:rPr>
          <w:rFonts w:hint="cs"/>
          <w:rtl/>
        </w:rPr>
        <w:t>اجرای پویانمادین</w:t>
      </w:r>
      <w:r>
        <w:rPr>
          <w:rFonts w:hint="cs"/>
          <w:rtl/>
        </w:rPr>
        <w:t xml:space="preserve"> مطرح می‌شود را به طور خلاصه بیان می‌کنیم. </w:t>
      </w:r>
      <w:del w:id="2303" w:author="Windows User" w:date="2017-09-22T16:30:00Z">
        <w:r w:rsidR="009D02BF" w:rsidRPr="00125319" w:rsidDel="00C20CE4">
          <w:rPr>
            <w:rStyle w:val="Heading3Char"/>
            <w:rFonts w:hint="cs"/>
            <w:rtl/>
          </w:rPr>
          <w:delText>1</w:delText>
        </w:r>
      </w:del>
      <w:ins w:id="2304" w:author="Windows User" w:date="2017-09-22T16:30:00Z">
        <w:r w:rsidR="00C20CE4">
          <w:rPr>
            <w:rStyle w:val="Heading3Char"/>
            <w:rFonts w:hint="cs"/>
            <w:rtl/>
          </w:rPr>
          <w:t>2</w:t>
        </w:r>
      </w:ins>
      <w:r w:rsidR="009D02BF" w:rsidRPr="00125319">
        <w:rPr>
          <w:rStyle w:val="Heading3Char"/>
          <w:rFonts w:hint="cs"/>
          <w:rtl/>
        </w:rPr>
        <w:t>-3-1-</w:t>
      </w:r>
      <w:r w:rsidRPr="00125319">
        <w:rPr>
          <w:rStyle w:val="Heading3Char"/>
          <w:rFonts w:hint="cs"/>
          <w:rtl/>
        </w:rPr>
        <w:t>انفجار مسیرها</w:t>
      </w:r>
    </w:p>
    <w:p w14:paraId="7CAFA92D" w14:textId="4BBBB551" w:rsidR="00F25E0B" w:rsidRDefault="00F25E0B" w:rsidP="00A757A4">
      <w:pPr>
        <w:ind w:firstLine="432"/>
      </w:pPr>
      <w:r>
        <w:rPr>
          <w:rFonts w:hint="cs"/>
          <w:rtl/>
        </w:rPr>
        <w:t>در دنیای واقعی تعداد خطوط برنامه‌ها بسیار زیاد است و تعداد مسیرهایی که در آنها قابل پیمایش است به صورت نمایی افزایش می‌یابد. همین موضوع باعث می‌شود تا در اجرا</w:t>
      </w:r>
      <w:r w:rsidR="00A757A4">
        <w:rPr>
          <w:rFonts w:hint="cs"/>
          <w:rtl/>
        </w:rPr>
        <w:t>ی پویانمادین</w:t>
      </w:r>
      <w:r>
        <w:rPr>
          <w:rFonts w:hint="cs"/>
          <w:rtl/>
        </w:rPr>
        <w:t xml:space="preserve"> با کمبود </w:t>
      </w:r>
      <w:r w:rsidR="00A757A4">
        <w:rPr>
          <w:rFonts w:hint="cs"/>
          <w:rtl/>
        </w:rPr>
        <w:t xml:space="preserve">منابع محاسباتی به خصوص </w:t>
      </w:r>
      <w:r w:rsidR="005A35D0">
        <w:rPr>
          <w:rFonts w:hint="cs"/>
          <w:rtl/>
        </w:rPr>
        <w:t xml:space="preserve">کمبود </w:t>
      </w:r>
      <w:r w:rsidR="00A757A4">
        <w:rPr>
          <w:rFonts w:hint="cs"/>
          <w:rtl/>
        </w:rPr>
        <w:t xml:space="preserve">حافظه </w:t>
      </w:r>
      <w:r>
        <w:rPr>
          <w:rFonts w:hint="cs"/>
          <w:rtl/>
        </w:rPr>
        <w:t>مواجه شویم.</w:t>
      </w:r>
    </w:p>
    <w:p w14:paraId="5AB5C843" w14:textId="7E81BC82" w:rsidR="009D02BF" w:rsidRDefault="009D02BF" w:rsidP="00125319">
      <w:pPr>
        <w:pStyle w:val="Heading3"/>
        <w:rPr>
          <w:rtl/>
        </w:rPr>
      </w:pPr>
      <w:del w:id="2305" w:author="Windows User" w:date="2017-09-22T16:30:00Z">
        <w:r w:rsidDel="00C20CE4">
          <w:rPr>
            <w:rFonts w:hint="cs"/>
            <w:rtl/>
          </w:rPr>
          <w:delText>1</w:delText>
        </w:r>
      </w:del>
      <w:bookmarkStart w:id="2306" w:name="_Toc495715015"/>
      <w:ins w:id="2307" w:author="Windows User" w:date="2017-09-22T16:30:00Z">
        <w:r w:rsidR="00C20CE4">
          <w:rPr>
            <w:rFonts w:hint="cs"/>
            <w:rtl/>
          </w:rPr>
          <w:t>2</w:t>
        </w:r>
      </w:ins>
      <w:r>
        <w:rPr>
          <w:rFonts w:hint="cs"/>
          <w:rtl/>
        </w:rPr>
        <w:t>-3-2-حل قیدها</w:t>
      </w:r>
      <w:bookmarkEnd w:id="2306"/>
    </w:p>
    <w:p w14:paraId="79FA1A1B" w14:textId="6EAA02E2" w:rsidR="00F25E0B" w:rsidRDefault="00F25E0B" w:rsidP="005A35D0">
      <w:r>
        <w:rPr>
          <w:rFonts w:hint="cs"/>
          <w:rtl/>
        </w:rPr>
        <w:t xml:space="preserve"> یکی از نقاط چالش برانگیز در این حوزه حل کردن قیدهای مسیر </w:t>
      </w:r>
      <w:r w:rsidR="005A35D0">
        <w:rPr>
          <w:rFonts w:hint="cs"/>
          <w:rtl/>
        </w:rPr>
        <w:t>اجرا است</w:t>
      </w:r>
      <w:r>
        <w:rPr>
          <w:rFonts w:hint="cs"/>
          <w:rtl/>
        </w:rPr>
        <w:t>. اجرای نمادین در برنامه‌های واقعی باعث می‌شود</w:t>
      </w:r>
      <w:r w:rsidR="005A35D0">
        <w:rPr>
          <w:rFonts w:hint="cs"/>
          <w:rtl/>
        </w:rPr>
        <w:t xml:space="preserve"> تا</w:t>
      </w:r>
      <w:r>
        <w:rPr>
          <w:rFonts w:hint="cs"/>
          <w:rtl/>
        </w:rPr>
        <w:t xml:space="preserve"> قیدهایی تولید شوند که </w:t>
      </w:r>
      <w:r w:rsidR="005A35D0">
        <w:rPr>
          <w:rFonts w:hint="cs"/>
          <w:rtl/>
        </w:rPr>
        <w:t>حل</w:t>
      </w:r>
      <w:r w:rsidR="005A35D0">
        <w:rPr>
          <w:rtl/>
        </w:rPr>
        <w:softHyphen/>
      </w:r>
      <w:r w:rsidR="005A35D0">
        <w:rPr>
          <w:rFonts w:hint="cs"/>
          <w:rtl/>
        </w:rPr>
        <w:t>کننده</w:t>
      </w:r>
      <w:r w:rsidR="005A35D0">
        <w:rPr>
          <w:rtl/>
        </w:rPr>
        <w:softHyphen/>
      </w:r>
      <w:r w:rsidR="005A35D0">
        <w:rPr>
          <w:rFonts w:hint="cs"/>
          <w:rtl/>
        </w:rPr>
        <w:t>ی قیدها</w:t>
      </w:r>
      <w:r>
        <w:rPr>
          <w:rFonts w:hint="cs"/>
          <w:rtl/>
        </w:rPr>
        <w:t xml:space="preserve"> توان</w:t>
      </w:r>
      <w:r w:rsidR="005A35D0">
        <w:rPr>
          <w:rFonts w:hint="cs"/>
          <w:rtl/>
        </w:rPr>
        <w:t>ای</w:t>
      </w:r>
      <w:r>
        <w:rPr>
          <w:rFonts w:hint="cs"/>
          <w:rtl/>
        </w:rPr>
        <w:t xml:space="preserve">ی حل کردن آنها را ندارند یا اینکه </w:t>
      </w:r>
      <w:r w:rsidR="005A35D0">
        <w:rPr>
          <w:rFonts w:hint="cs"/>
          <w:rtl/>
        </w:rPr>
        <w:t>حل آن ها در زمان کوتاه قابل انجام نیست. برای رفع این منظور</w:t>
      </w:r>
      <w:r>
        <w:rPr>
          <w:rFonts w:hint="cs"/>
          <w:rtl/>
        </w:rPr>
        <w:t xml:space="preserve"> لازم </w:t>
      </w:r>
      <w:r w:rsidR="005A35D0">
        <w:rPr>
          <w:rFonts w:hint="cs"/>
          <w:rtl/>
        </w:rPr>
        <w:t>است تا</w:t>
      </w:r>
      <w:r>
        <w:rPr>
          <w:rFonts w:hint="cs"/>
          <w:rtl/>
        </w:rPr>
        <w:t xml:space="preserve"> بهبودهایی در پیاده‌سازی </w:t>
      </w:r>
      <w:r w:rsidR="005A35D0">
        <w:rPr>
          <w:rFonts w:hint="cs"/>
          <w:rtl/>
        </w:rPr>
        <w:t>این حل کننده ی قیود</w:t>
      </w:r>
      <w:r>
        <w:rPr>
          <w:rFonts w:hint="cs"/>
          <w:rtl/>
        </w:rPr>
        <w:t xml:space="preserve"> صورت پذیرد.</w:t>
      </w:r>
    </w:p>
    <w:p w14:paraId="258BDDB0" w14:textId="0CDCD9C6" w:rsidR="00FC70D7" w:rsidRDefault="009D02BF" w:rsidP="00FC70D7">
      <w:pPr>
        <w:pStyle w:val="Heading3"/>
        <w:rPr>
          <w:rtl/>
        </w:rPr>
      </w:pPr>
      <w:del w:id="2308" w:author="Windows User" w:date="2017-09-22T16:30:00Z">
        <w:r w:rsidDel="00C20CE4">
          <w:rPr>
            <w:rFonts w:hint="cs"/>
            <w:rtl/>
          </w:rPr>
          <w:delText>1</w:delText>
        </w:r>
      </w:del>
      <w:bookmarkStart w:id="2309" w:name="_Toc495715016"/>
      <w:ins w:id="2310" w:author="Windows User" w:date="2017-09-22T16:30:00Z">
        <w:r w:rsidR="00C20CE4">
          <w:rPr>
            <w:rFonts w:hint="cs"/>
            <w:rtl/>
          </w:rPr>
          <w:t>2</w:t>
        </w:r>
      </w:ins>
      <w:r>
        <w:rPr>
          <w:rFonts w:hint="cs"/>
          <w:rtl/>
        </w:rPr>
        <w:t>-3-3-</w:t>
      </w:r>
      <w:r w:rsidR="00F25E0B">
        <w:rPr>
          <w:rFonts w:hint="cs"/>
          <w:rtl/>
        </w:rPr>
        <w:t>مدل‌سازی حافظه</w:t>
      </w:r>
      <w:bookmarkEnd w:id="2309"/>
    </w:p>
    <w:p w14:paraId="3C425F3D" w14:textId="77777777" w:rsidR="00FC25CF" w:rsidRDefault="00FC70D7" w:rsidP="00FC25CF">
      <w:pPr>
        <w:rPr>
          <w:rtl/>
        </w:rPr>
      </w:pPr>
      <w:r>
        <w:rPr>
          <w:rFonts w:hint="cs"/>
          <w:rtl/>
        </w:rPr>
        <w:t>نحوه</w:t>
      </w:r>
      <w:r>
        <w:rPr>
          <w:rtl/>
        </w:rPr>
        <w:softHyphen/>
      </w:r>
      <w:r>
        <w:rPr>
          <w:rFonts w:hint="cs"/>
          <w:rtl/>
        </w:rPr>
        <w:t xml:space="preserve">ی تبدیل عبارات برنامه به عبارات نمادین تاثیر مستقیمی بر میزان پوشش کد در زمان اجرای پویانمادین دارد. درواقع </w:t>
      </w:r>
      <w:r w:rsidR="00F25E0B">
        <w:rPr>
          <w:rFonts w:hint="cs"/>
          <w:rtl/>
        </w:rPr>
        <w:t xml:space="preserve">نحوه </w:t>
      </w:r>
      <w:r>
        <w:rPr>
          <w:rFonts w:hint="cs"/>
          <w:rtl/>
        </w:rPr>
        <w:t xml:space="preserve">ی </w:t>
      </w:r>
      <w:r w:rsidR="00F25E0B">
        <w:rPr>
          <w:rFonts w:hint="cs"/>
          <w:rtl/>
        </w:rPr>
        <w:t>برخورد با حافظه و مدل کردن آن</w:t>
      </w:r>
      <w:r w:rsidR="00FC25CF">
        <w:rPr>
          <w:rFonts w:hint="cs"/>
          <w:rtl/>
        </w:rPr>
        <w:t xml:space="preserve"> یکی از چالش های مطرح این حوزه است.</w:t>
      </w:r>
      <w:r w:rsidR="00F25E0B">
        <w:rPr>
          <w:rFonts w:hint="cs"/>
          <w:rtl/>
        </w:rPr>
        <w:t xml:space="preserve"> به طور مثال یک متغیر </w:t>
      </w:r>
      <w:r w:rsidR="00F25E0B">
        <w:t>int</w:t>
      </w:r>
      <w:r w:rsidR="00F25E0B">
        <w:rPr>
          <w:rFonts w:hint="cs"/>
          <w:rtl/>
        </w:rPr>
        <w:t xml:space="preserve"> </w:t>
      </w:r>
      <w:r w:rsidR="00FC25CF">
        <w:rPr>
          <w:rFonts w:hint="cs"/>
          <w:rtl/>
        </w:rPr>
        <w:t xml:space="preserve">می تواند </w:t>
      </w:r>
      <w:r w:rsidR="00F25E0B">
        <w:rPr>
          <w:rFonts w:hint="cs"/>
          <w:rtl/>
        </w:rPr>
        <w:t>به شکل یک خانه</w:t>
      </w:r>
      <w:r w:rsidR="00FC25CF">
        <w:rPr>
          <w:rFonts w:hint="cs"/>
          <w:rtl/>
        </w:rPr>
        <w:t xml:space="preserve"> واحد</w:t>
      </w:r>
      <w:r w:rsidR="00F25E0B">
        <w:rPr>
          <w:rFonts w:hint="cs"/>
          <w:rtl/>
        </w:rPr>
        <w:t xml:space="preserve"> حافظه یا به شکل 4 خانه یک بایتی</w:t>
      </w:r>
      <w:r w:rsidR="00FC25CF">
        <w:rPr>
          <w:rFonts w:hint="cs"/>
          <w:rtl/>
        </w:rPr>
        <w:t xml:space="preserve"> در حافظه در نظر گرفته شود</w:t>
      </w:r>
      <w:r w:rsidR="00F25E0B">
        <w:rPr>
          <w:rFonts w:hint="cs"/>
          <w:rtl/>
        </w:rPr>
        <w:t xml:space="preserve">. </w:t>
      </w:r>
      <w:r w:rsidR="00FC25CF">
        <w:rPr>
          <w:rFonts w:hint="cs"/>
          <w:rtl/>
        </w:rPr>
        <w:t>در حالت</w:t>
      </w:r>
      <w:r w:rsidR="00F25E0B">
        <w:rPr>
          <w:rFonts w:hint="cs"/>
          <w:rtl/>
        </w:rPr>
        <w:t xml:space="preserve"> دوم خطاهای</w:t>
      </w:r>
      <w:r w:rsidR="00FC25CF">
        <w:rPr>
          <w:rFonts w:hint="cs"/>
          <w:rtl/>
        </w:rPr>
        <w:t>ی مانند</w:t>
      </w:r>
      <w:r w:rsidR="00F25E0B">
        <w:rPr>
          <w:rFonts w:hint="cs"/>
          <w:rtl/>
        </w:rPr>
        <w:t xml:space="preserve"> سرریز</w:t>
      </w:r>
      <w:r w:rsidR="00FC25CF">
        <w:rPr>
          <w:rFonts w:hint="cs"/>
          <w:rtl/>
        </w:rPr>
        <w:t xml:space="preserve"> بافر </w:t>
      </w:r>
      <w:r w:rsidR="00F25E0B">
        <w:rPr>
          <w:rFonts w:hint="cs"/>
          <w:rtl/>
        </w:rPr>
        <w:t>را</w:t>
      </w:r>
      <w:r w:rsidR="00FC25CF">
        <w:rPr>
          <w:rFonts w:hint="cs"/>
          <w:rtl/>
        </w:rPr>
        <w:t xml:space="preserve"> می توان بررسی نمود</w:t>
      </w:r>
      <w:r w:rsidR="00F25E0B">
        <w:rPr>
          <w:rFonts w:hint="cs"/>
          <w:rtl/>
        </w:rPr>
        <w:t>.</w:t>
      </w:r>
    </w:p>
    <w:p w14:paraId="3CF991A9" w14:textId="77777777" w:rsidR="00FC25CF" w:rsidRDefault="00FC25CF" w:rsidP="00FC25CF">
      <w:pPr>
        <w:rPr>
          <w:rtl/>
        </w:rPr>
      </w:pPr>
      <w:r>
        <w:rPr>
          <w:rFonts w:hint="cs"/>
          <w:rtl/>
        </w:rPr>
        <w:t xml:space="preserve">به طریق مشابه </w:t>
      </w:r>
      <w:r w:rsidR="00F25E0B">
        <w:rPr>
          <w:rFonts w:hint="cs"/>
          <w:rtl/>
        </w:rPr>
        <w:t xml:space="preserve">اشاره‌گرها در </w:t>
      </w:r>
      <w:r w:rsidR="00F25E0B">
        <w:t>DART</w:t>
      </w:r>
      <w:r w:rsidR="00F25E0B">
        <w:rPr>
          <w:rFonts w:hint="cs"/>
          <w:rtl/>
        </w:rPr>
        <w:t xml:space="preserve">  به عنوان یک مقدار عددی </w:t>
      </w:r>
      <w:r w:rsidR="00F25E0B">
        <w:t>int</w:t>
      </w:r>
      <w:r w:rsidR="00F25E0B">
        <w:rPr>
          <w:rFonts w:hint="cs"/>
          <w:rtl/>
        </w:rPr>
        <w:t xml:space="preserve"> در نظر گرفته می‌شو</w:t>
      </w:r>
      <w:r>
        <w:rPr>
          <w:rFonts w:hint="cs"/>
          <w:rtl/>
        </w:rPr>
        <w:t>ن</w:t>
      </w:r>
      <w:r w:rsidR="00F25E0B">
        <w:rPr>
          <w:rFonts w:hint="cs"/>
          <w:rtl/>
        </w:rPr>
        <w:t xml:space="preserve">د ولی در </w:t>
      </w:r>
      <w:r w:rsidR="00F25E0B">
        <w:t>CUTE</w:t>
      </w:r>
      <w:r>
        <w:rPr>
          <w:rFonts w:hint="cs"/>
          <w:rtl/>
        </w:rPr>
        <w:t xml:space="preserve"> با مدل خاص پیاده سازی شده</w:t>
      </w:r>
      <w:r w:rsidR="00F25E0B">
        <w:rPr>
          <w:rFonts w:hint="cs"/>
          <w:rtl/>
        </w:rPr>
        <w:t xml:space="preserve"> می‌توان برابری یا نابرابری دو اشاره‌گر را بررسی و قید مربوط به آن را حل ک</w:t>
      </w:r>
      <w:r>
        <w:rPr>
          <w:rFonts w:hint="cs"/>
          <w:rtl/>
        </w:rPr>
        <w:t>رد.</w:t>
      </w:r>
    </w:p>
    <w:p w14:paraId="0AC87A45" w14:textId="4606A709" w:rsidR="00F25E0B" w:rsidRDefault="00FC25CF" w:rsidP="00FC25CF">
      <w:r>
        <w:rPr>
          <w:rFonts w:hint="cs"/>
          <w:rtl/>
        </w:rPr>
        <w:t xml:space="preserve"> در ابزار</w:t>
      </w:r>
      <w:r w:rsidR="00F25E0B">
        <w:rPr>
          <w:rFonts w:hint="cs"/>
          <w:rtl/>
        </w:rPr>
        <w:t xml:space="preserve"> </w:t>
      </w:r>
      <w:r w:rsidR="00F25E0B">
        <w:t>EXE</w:t>
      </w:r>
      <w:r w:rsidR="00F25E0B">
        <w:rPr>
          <w:rFonts w:hint="cs"/>
          <w:rtl/>
        </w:rPr>
        <w:t xml:space="preserve"> از تئوری آرایه‌ها استفاده می‌شود که </w:t>
      </w:r>
      <w:r>
        <w:rPr>
          <w:rFonts w:hint="cs"/>
          <w:rtl/>
        </w:rPr>
        <w:t>حل کننده های قیدی مانند</w:t>
      </w:r>
      <w:r w:rsidR="00F25E0B">
        <w:rPr>
          <w:rFonts w:hint="cs"/>
          <w:rtl/>
        </w:rPr>
        <w:t xml:space="preserve"> </w:t>
      </w:r>
      <w:r w:rsidR="00F25E0B">
        <w:t>Z3</w:t>
      </w:r>
      <w:r w:rsidR="00F25E0B">
        <w:rPr>
          <w:rFonts w:hint="cs"/>
          <w:rtl/>
        </w:rPr>
        <w:t xml:space="preserve"> و </w:t>
      </w:r>
      <w:r w:rsidR="00F25E0B">
        <w:t>STP</w:t>
      </w:r>
      <w:r w:rsidR="00F25E0B">
        <w:rPr>
          <w:rFonts w:hint="cs"/>
          <w:rtl/>
        </w:rPr>
        <w:t xml:space="preserve"> می‌توانند قیدهای مربوط به آنها را حل کنند.</w:t>
      </w:r>
    </w:p>
    <w:p w14:paraId="2F2973D0" w14:textId="42FECABB" w:rsidR="009D02BF" w:rsidRDefault="009D02BF" w:rsidP="00125319">
      <w:pPr>
        <w:pStyle w:val="Heading3"/>
        <w:rPr>
          <w:rtl/>
        </w:rPr>
      </w:pPr>
      <w:del w:id="2311" w:author="Windows User" w:date="2017-09-22T16:31:00Z">
        <w:r w:rsidDel="00C20CE4">
          <w:rPr>
            <w:rFonts w:hint="cs"/>
            <w:rtl/>
          </w:rPr>
          <w:delText>1</w:delText>
        </w:r>
      </w:del>
      <w:bookmarkStart w:id="2312" w:name="_Toc495715017"/>
      <w:ins w:id="2313" w:author="Windows User" w:date="2017-09-22T16:31:00Z">
        <w:r w:rsidR="00C20CE4">
          <w:rPr>
            <w:rFonts w:hint="cs"/>
            <w:rtl/>
          </w:rPr>
          <w:t>2</w:t>
        </w:r>
      </w:ins>
      <w:r>
        <w:rPr>
          <w:rFonts w:hint="cs"/>
          <w:rtl/>
        </w:rPr>
        <w:t>-3-4-</w:t>
      </w:r>
      <w:r w:rsidR="00F25E0B">
        <w:rPr>
          <w:rFonts w:hint="cs"/>
          <w:rtl/>
        </w:rPr>
        <w:t>همروندی</w:t>
      </w:r>
      <w:bookmarkEnd w:id="2312"/>
    </w:p>
    <w:p w14:paraId="0BEA61F5" w14:textId="77777777" w:rsidR="00D33BBB" w:rsidRDefault="00F25E0B" w:rsidP="00BF4245">
      <w:pPr>
        <w:rPr>
          <w:ins w:id="2314" w:author="Mahmoud" w:date="2017-10-06T15:15:00Z"/>
          <w:rtl/>
        </w:rPr>
        <w:sectPr w:rsidR="00D33BBB" w:rsidSect="00865D1E">
          <w:headerReference w:type="default" r:id="rId25"/>
          <w:footnotePr>
            <w:numRestart w:val="eachPage"/>
          </w:footnotePr>
          <w:pgSz w:w="12240" w:h="15840"/>
          <w:pgMar w:top="1440" w:right="1440" w:bottom="1440" w:left="1440" w:header="720" w:footer="720" w:gutter="0"/>
          <w:cols w:space="720"/>
          <w:docGrid w:linePitch="360"/>
        </w:sectPr>
      </w:pPr>
      <w:r>
        <w:rPr>
          <w:rFonts w:hint="cs"/>
          <w:rtl/>
        </w:rPr>
        <w:t xml:space="preserve">برنامه‌های امروزی به صورت توزیع‌شده </w:t>
      </w:r>
      <w:r w:rsidR="00BF4245">
        <w:rPr>
          <w:rFonts w:hint="cs"/>
          <w:rtl/>
        </w:rPr>
        <w:t xml:space="preserve">توسعه می یابند. </w:t>
      </w:r>
      <w:r>
        <w:rPr>
          <w:rFonts w:hint="cs"/>
          <w:rtl/>
        </w:rPr>
        <w:t xml:space="preserve">معمولا کاربرهای مختلف به صورت همروند و چندنخی </w:t>
      </w:r>
      <w:r w:rsidR="00BF4245">
        <w:rPr>
          <w:rFonts w:hint="cs"/>
          <w:rtl/>
        </w:rPr>
        <w:t xml:space="preserve">می توانند این برنامه ها را </w:t>
      </w:r>
      <w:r>
        <w:rPr>
          <w:rFonts w:hint="cs"/>
          <w:rtl/>
        </w:rPr>
        <w:t xml:space="preserve">اجرا </w:t>
      </w:r>
      <w:r w:rsidR="00BF4245">
        <w:rPr>
          <w:rFonts w:hint="cs"/>
          <w:rtl/>
        </w:rPr>
        <w:t xml:space="preserve">کنند. نحوه آزمون </w:t>
      </w:r>
      <w:r>
        <w:rPr>
          <w:rFonts w:hint="cs"/>
          <w:rtl/>
        </w:rPr>
        <w:t>برنامه‌ها</w:t>
      </w:r>
      <w:r w:rsidR="00BF4245">
        <w:rPr>
          <w:rFonts w:hint="cs"/>
          <w:rtl/>
        </w:rPr>
        <w:t>ی همروند</w:t>
      </w:r>
      <w:r>
        <w:rPr>
          <w:rFonts w:hint="cs"/>
          <w:rtl/>
        </w:rPr>
        <w:t xml:space="preserve"> از دیگر چالش‌های این حوزه است.</w:t>
      </w:r>
    </w:p>
    <w:p w14:paraId="5BC6E591" w14:textId="46C197D3" w:rsidR="00F25E0B" w:rsidRDefault="00F25E0B" w:rsidP="00BF4245"/>
    <w:p w14:paraId="6DD210DA" w14:textId="67562271" w:rsidR="00EE701D" w:rsidDel="0039001D" w:rsidRDefault="00EE701D" w:rsidP="00BF4245">
      <w:pPr>
        <w:rPr>
          <w:del w:id="2323" w:author="Windows User" w:date="2017-09-23T01:38:00Z"/>
        </w:rPr>
      </w:pPr>
    </w:p>
    <w:p w14:paraId="3B22BE73" w14:textId="77777777" w:rsidR="00EE701D" w:rsidDel="0039001D" w:rsidRDefault="00EE701D" w:rsidP="00BF4245">
      <w:pPr>
        <w:rPr>
          <w:del w:id="2324" w:author="Windows User" w:date="2017-09-23T01:38:00Z"/>
        </w:rPr>
      </w:pPr>
    </w:p>
    <w:p w14:paraId="3EF11FAA" w14:textId="77777777" w:rsidR="00EE701D" w:rsidDel="0039001D" w:rsidRDefault="00EE701D" w:rsidP="00BF4245">
      <w:pPr>
        <w:rPr>
          <w:del w:id="2325" w:author="Windows User" w:date="2017-09-23T01:38:00Z"/>
        </w:rPr>
      </w:pPr>
    </w:p>
    <w:p w14:paraId="43589579" w14:textId="77777777" w:rsidR="00EE701D" w:rsidDel="0039001D" w:rsidRDefault="00EE701D" w:rsidP="00BF4245">
      <w:pPr>
        <w:rPr>
          <w:del w:id="2326" w:author="Windows User" w:date="2017-09-23T01:38:00Z"/>
        </w:rPr>
      </w:pPr>
    </w:p>
    <w:p w14:paraId="386B1F32" w14:textId="42A70FCD" w:rsidR="00EE701D" w:rsidDel="0039001D" w:rsidRDefault="00EE701D" w:rsidP="00BF4245">
      <w:pPr>
        <w:rPr>
          <w:del w:id="2327" w:author="Windows User" w:date="2017-09-23T01:38:00Z"/>
        </w:rPr>
      </w:pPr>
    </w:p>
    <w:p w14:paraId="00988BA6" w14:textId="1E16058A" w:rsidR="00EE701D" w:rsidDel="0039001D" w:rsidRDefault="00EE701D" w:rsidP="00BF4245">
      <w:pPr>
        <w:rPr>
          <w:del w:id="2328" w:author="Windows User" w:date="2017-09-23T01:38:00Z"/>
        </w:rPr>
      </w:pPr>
    </w:p>
    <w:p w14:paraId="7732018B" w14:textId="4DDF3F59" w:rsidR="00EE701D" w:rsidDel="0039001D" w:rsidRDefault="00EE701D" w:rsidP="00BF4245">
      <w:pPr>
        <w:rPr>
          <w:del w:id="2329" w:author="Windows User" w:date="2017-09-23T01:38:00Z"/>
        </w:rPr>
      </w:pPr>
    </w:p>
    <w:p w14:paraId="54723213" w14:textId="088E065D" w:rsidR="00EE701D" w:rsidDel="0039001D" w:rsidRDefault="00EE701D" w:rsidP="00BF4245">
      <w:pPr>
        <w:rPr>
          <w:del w:id="2330" w:author="Windows User" w:date="2017-09-23T01:38:00Z"/>
        </w:rPr>
      </w:pPr>
    </w:p>
    <w:p w14:paraId="3BF7DC98" w14:textId="4B96C6C5" w:rsidR="00EE701D" w:rsidDel="0039001D" w:rsidRDefault="00EE701D" w:rsidP="00BF4245">
      <w:pPr>
        <w:rPr>
          <w:del w:id="2331" w:author="Windows User" w:date="2017-09-23T01:38:00Z"/>
        </w:rPr>
      </w:pPr>
    </w:p>
    <w:p w14:paraId="2ED676F5" w14:textId="72545B1D" w:rsidR="00EE701D" w:rsidDel="0039001D" w:rsidRDefault="00EE701D" w:rsidP="00BF4245">
      <w:pPr>
        <w:rPr>
          <w:del w:id="2332" w:author="Windows User" w:date="2017-09-23T01:38:00Z"/>
        </w:rPr>
      </w:pPr>
    </w:p>
    <w:p w14:paraId="749E5045" w14:textId="293868CA" w:rsidR="00EE701D" w:rsidDel="0039001D" w:rsidRDefault="00EE701D" w:rsidP="00BF4245">
      <w:pPr>
        <w:rPr>
          <w:del w:id="2333" w:author="Windows User" w:date="2017-09-23T01:38:00Z"/>
        </w:rPr>
      </w:pPr>
    </w:p>
    <w:p w14:paraId="1E4C12E9" w14:textId="7418CD98" w:rsidR="00EE701D" w:rsidDel="0039001D" w:rsidRDefault="00EE701D" w:rsidP="00BF4245">
      <w:pPr>
        <w:rPr>
          <w:del w:id="2334" w:author="Windows User" w:date="2017-09-23T01:38:00Z"/>
        </w:rPr>
      </w:pPr>
    </w:p>
    <w:p w14:paraId="3BCF6476" w14:textId="7694339B" w:rsidR="00EE701D" w:rsidDel="0039001D" w:rsidRDefault="00EE701D" w:rsidP="00BF4245">
      <w:pPr>
        <w:rPr>
          <w:del w:id="2335" w:author="Windows User" w:date="2017-09-23T01:38:00Z"/>
        </w:rPr>
      </w:pPr>
    </w:p>
    <w:p w14:paraId="7A1B5065" w14:textId="2E8CB706" w:rsidR="00EE701D" w:rsidDel="0039001D" w:rsidRDefault="00EE701D" w:rsidP="00BF4245">
      <w:pPr>
        <w:rPr>
          <w:del w:id="2336" w:author="Windows User" w:date="2017-09-23T01:38:00Z"/>
        </w:rPr>
      </w:pPr>
    </w:p>
    <w:p w14:paraId="04E828A2" w14:textId="6E742AE8" w:rsidR="00EE701D" w:rsidDel="0039001D" w:rsidRDefault="00EE701D" w:rsidP="00BF4245">
      <w:pPr>
        <w:rPr>
          <w:del w:id="2337" w:author="Windows User" w:date="2017-09-23T01:38:00Z"/>
        </w:rPr>
      </w:pPr>
    </w:p>
    <w:p w14:paraId="596B7EBB" w14:textId="799EE8A9" w:rsidR="00EE701D" w:rsidDel="0039001D" w:rsidRDefault="00EE701D" w:rsidP="00BF4245">
      <w:pPr>
        <w:rPr>
          <w:del w:id="2338" w:author="Windows User" w:date="2017-09-23T01:38:00Z"/>
        </w:rPr>
      </w:pPr>
    </w:p>
    <w:p w14:paraId="0BE9A866" w14:textId="0C886FB3" w:rsidR="00EE701D" w:rsidDel="0039001D" w:rsidRDefault="00EE701D" w:rsidP="00BF4245">
      <w:pPr>
        <w:rPr>
          <w:del w:id="2339" w:author="Windows User" w:date="2017-09-23T01:38:00Z"/>
        </w:rPr>
      </w:pPr>
      <w:del w:id="2340" w:author="Windows User" w:date="2017-09-23T01:38:00Z">
        <w:r w:rsidDel="0039001D">
          <w:br/>
        </w:r>
      </w:del>
    </w:p>
    <w:p w14:paraId="50055D82" w14:textId="6931D515" w:rsidR="00EE701D" w:rsidDel="0039001D" w:rsidRDefault="00EE701D" w:rsidP="00BF4245">
      <w:pPr>
        <w:rPr>
          <w:del w:id="2341" w:author="Windows User" w:date="2017-09-23T01:38:00Z"/>
        </w:rPr>
      </w:pPr>
    </w:p>
    <w:p w14:paraId="78E11F90" w14:textId="37C8632B" w:rsidR="00EE701D" w:rsidDel="0039001D" w:rsidRDefault="00EE701D" w:rsidP="00BF4245">
      <w:pPr>
        <w:rPr>
          <w:del w:id="2342" w:author="Windows User" w:date="2017-09-23T01:38:00Z"/>
        </w:rPr>
      </w:pPr>
    </w:p>
    <w:p w14:paraId="6F84C142" w14:textId="1D91289D" w:rsidR="00EE701D" w:rsidDel="0039001D" w:rsidRDefault="00EE701D" w:rsidP="00BF4245">
      <w:pPr>
        <w:rPr>
          <w:del w:id="2343" w:author="Windows User" w:date="2017-09-23T01:38:00Z"/>
        </w:rPr>
      </w:pPr>
    </w:p>
    <w:p w14:paraId="02D90DC2" w14:textId="135E6D10" w:rsidR="00EE701D" w:rsidRDefault="00EE701D" w:rsidP="00F66DA0">
      <w:pPr>
        <w:jc w:val="center"/>
        <w:rPr>
          <w:b/>
          <w:bCs/>
          <w:sz w:val="50"/>
          <w:szCs w:val="52"/>
        </w:rPr>
      </w:pPr>
      <w:r w:rsidRPr="00EE701D">
        <w:rPr>
          <w:b/>
          <w:bCs/>
          <w:sz w:val="50"/>
          <w:szCs w:val="52"/>
          <w:rtl/>
        </w:rPr>
        <w:t xml:space="preserve">فصل </w:t>
      </w:r>
      <w:del w:id="2344" w:author="Windows User" w:date="2017-09-22T16:31:00Z">
        <w:r w:rsidRPr="00EE701D" w:rsidDel="00843089">
          <w:rPr>
            <w:b/>
            <w:bCs/>
            <w:sz w:val="50"/>
            <w:szCs w:val="52"/>
            <w:rtl/>
          </w:rPr>
          <w:delText>دوم</w:delText>
        </w:r>
      </w:del>
      <w:ins w:id="2345" w:author="Windows User" w:date="2017-09-22T16:31:00Z">
        <w:r w:rsidR="00843089">
          <w:rPr>
            <w:rFonts w:hint="cs"/>
            <w:b/>
            <w:bCs/>
            <w:sz w:val="50"/>
            <w:szCs w:val="52"/>
            <w:rtl/>
          </w:rPr>
          <w:t>سوم</w:t>
        </w:r>
      </w:ins>
      <w:r w:rsidRPr="00EE701D">
        <w:rPr>
          <w:b/>
          <w:bCs/>
          <w:sz w:val="50"/>
          <w:szCs w:val="52"/>
          <w:rtl/>
        </w:rPr>
        <w:t>:</w:t>
      </w:r>
    </w:p>
    <w:p w14:paraId="52F6FB2F" w14:textId="4CEEE958" w:rsidR="00EE701D" w:rsidRPr="00EE701D" w:rsidRDefault="00EE701D" w:rsidP="00EE701D">
      <w:pPr>
        <w:jc w:val="center"/>
        <w:rPr>
          <w:b/>
          <w:bCs/>
          <w:sz w:val="50"/>
          <w:szCs w:val="52"/>
        </w:rPr>
      </w:pPr>
      <w:del w:id="2346" w:author="Windows User" w:date="2017-09-22T16:31:00Z">
        <w:r w:rsidRPr="00EE701D" w:rsidDel="00843089">
          <w:rPr>
            <w:b/>
            <w:bCs/>
            <w:sz w:val="50"/>
            <w:szCs w:val="52"/>
            <w:rtl/>
          </w:rPr>
          <w:delText xml:space="preserve"> کارها</w:delText>
        </w:r>
        <w:r w:rsidRPr="00EE701D" w:rsidDel="00843089">
          <w:rPr>
            <w:rFonts w:hint="cs"/>
            <w:b/>
            <w:bCs/>
            <w:sz w:val="50"/>
            <w:szCs w:val="52"/>
            <w:rtl/>
          </w:rPr>
          <w:delText>ی</w:delText>
        </w:r>
        <w:r w:rsidRPr="00EE701D" w:rsidDel="00843089">
          <w:rPr>
            <w:b/>
            <w:bCs/>
            <w:sz w:val="50"/>
            <w:szCs w:val="52"/>
            <w:rtl/>
          </w:rPr>
          <w:delText xml:space="preserve"> پ</w:delText>
        </w:r>
        <w:r w:rsidRPr="00EE701D" w:rsidDel="00843089">
          <w:rPr>
            <w:rFonts w:hint="cs"/>
            <w:b/>
            <w:bCs/>
            <w:sz w:val="50"/>
            <w:szCs w:val="52"/>
            <w:rtl/>
          </w:rPr>
          <w:delText>ی</w:delText>
        </w:r>
        <w:r w:rsidRPr="00EE701D" w:rsidDel="00843089">
          <w:rPr>
            <w:rFonts w:hint="eastAsia"/>
            <w:b/>
            <w:bCs/>
            <w:sz w:val="50"/>
            <w:szCs w:val="52"/>
            <w:rtl/>
          </w:rPr>
          <w:delText>ش</w:delText>
        </w:r>
        <w:r w:rsidRPr="00EE701D" w:rsidDel="00843089">
          <w:rPr>
            <w:rFonts w:hint="cs"/>
            <w:b/>
            <w:bCs/>
            <w:sz w:val="50"/>
            <w:szCs w:val="52"/>
            <w:rtl/>
          </w:rPr>
          <w:delText>ی</w:delText>
        </w:r>
        <w:r w:rsidRPr="00EE701D" w:rsidDel="00843089">
          <w:rPr>
            <w:rFonts w:hint="eastAsia"/>
            <w:b/>
            <w:bCs/>
            <w:sz w:val="50"/>
            <w:szCs w:val="52"/>
            <w:rtl/>
          </w:rPr>
          <w:delText>ن</w:delText>
        </w:r>
        <w:r w:rsidRPr="00EE701D" w:rsidDel="00843089">
          <w:rPr>
            <w:b/>
            <w:bCs/>
            <w:sz w:val="50"/>
            <w:szCs w:val="52"/>
            <w:rtl/>
          </w:rPr>
          <w:delText xml:space="preserve"> در</w:delText>
        </w:r>
      </w:del>
      <w:ins w:id="2347" w:author="Windows User" w:date="2017-09-22T16:31:00Z">
        <w:r w:rsidR="00843089">
          <w:rPr>
            <w:rFonts w:hint="cs"/>
            <w:b/>
            <w:bCs/>
            <w:sz w:val="50"/>
            <w:szCs w:val="52"/>
            <w:rtl/>
          </w:rPr>
          <w:t>ابزار های</w:t>
        </w:r>
      </w:ins>
      <w:r w:rsidRPr="00EE701D">
        <w:rPr>
          <w:b/>
          <w:bCs/>
          <w:sz w:val="50"/>
          <w:szCs w:val="52"/>
          <w:rtl/>
        </w:rPr>
        <w:t xml:space="preserve"> اجرا</w:t>
      </w:r>
      <w:r w:rsidRPr="00EE701D">
        <w:rPr>
          <w:rFonts w:hint="cs"/>
          <w:b/>
          <w:bCs/>
          <w:sz w:val="50"/>
          <w:szCs w:val="52"/>
          <w:rtl/>
        </w:rPr>
        <w:t>ی</w:t>
      </w:r>
      <w:r w:rsidRPr="00EE701D">
        <w:rPr>
          <w:b/>
          <w:bCs/>
          <w:sz w:val="50"/>
          <w:szCs w:val="52"/>
          <w:rtl/>
        </w:rPr>
        <w:t xml:space="preserve"> پو</w:t>
      </w:r>
      <w:r w:rsidRPr="00EE701D">
        <w:rPr>
          <w:rFonts w:hint="cs"/>
          <w:b/>
          <w:bCs/>
          <w:sz w:val="50"/>
          <w:szCs w:val="52"/>
          <w:rtl/>
        </w:rPr>
        <w:t>ی</w:t>
      </w:r>
      <w:r w:rsidRPr="00EE701D">
        <w:rPr>
          <w:rFonts w:hint="eastAsia"/>
          <w:b/>
          <w:bCs/>
          <w:sz w:val="50"/>
          <w:szCs w:val="52"/>
          <w:rtl/>
        </w:rPr>
        <w:t>انماد</w:t>
      </w:r>
      <w:r w:rsidRPr="00EE701D">
        <w:rPr>
          <w:rFonts w:hint="cs"/>
          <w:b/>
          <w:bCs/>
          <w:sz w:val="50"/>
          <w:szCs w:val="52"/>
          <w:rtl/>
        </w:rPr>
        <w:t>ی</w:t>
      </w:r>
      <w:r w:rsidRPr="00EE701D">
        <w:rPr>
          <w:rFonts w:hint="eastAsia"/>
          <w:b/>
          <w:bCs/>
          <w:sz w:val="50"/>
          <w:szCs w:val="52"/>
          <w:rtl/>
        </w:rPr>
        <w:t>ن</w:t>
      </w:r>
      <w:ins w:id="2348" w:author="Windows User" w:date="2017-09-22T16:31:00Z">
        <w:r w:rsidR="00843089">
          <w:rPr>
            <w:rFonts w:hint="cs"/>
            <w:b/>
            <w:bCs/>
            <w:sz w:val="50"/>
            <w:szCs w:val="52"/>
            <w:rtl/>
          </w:rPr>
          <w:t xml:space="preserve"> برای تحلیل برنامه</w:t>
        </w:r>
      </w:ins>
    </w:p>
    <w:p w14:paraId="677E2A24" w14:textId="77777777" w:rsidR="00EE701D" w:rsidRDefault="00EE701D" w:rsidP="00BF4245"/>
    <w:p w14:paraId="6E239B70" w14:textId="77777777" w:rsidR="00EE701D" w:rsidRDefault="00EE701D" w:rsidP="00BF4245"/>
    <w:p w14:paraId="670F1B42" w14:textId="77777777" w:rsidR="00EE701D" w:rsidRDefault="00EE701D" w:rsidP="00BF4245"/>
    <w:p w14:paraId="4995B1AE" w14:textId="77777777" w:rsidR="00EE701D" w:rsidRDefault="00EE701D" w:rsidP="00BF4245"/>
    <w:p w14:paraId="594A17B4" w14:textId="77777777" w:rsidR="00EE701D" w:rsidRDefault="00EE701D" w:rsidP="00BF4245"/>
    <w:p w14:paraId="0A7C3C78" w14:textId="77777777" w:rsidR="00EE701D" w:rsidRDefault="00EE701D" w:rsidP="00BF4245"/>
    <w:p w14:paraId="5B288688" w14:textId="77777777" w:rsidR="00EE701D" w:rsidRDefault="00EE701D" w:rsidP="00BF4245"/>
    <w:p w14:paraId="3CBDFF6D" w14:textId="77777777" w:rsidR="00EE701D" w:rsidRDefault="00EE701D" w:rsidP="00BF4245"/>
    <w:p w14:paraId="5FFCC147" w14:textId="77777777" w:rsidR="00EE701D" w:rsidRDefault="00EE701D" w:rsidP="00BF4245"/>
    <w:p w14:paraId="7E8FA1F9" w14:textId="77777777" w:rsidR="00EE701D" w:rsidRDefault="00EE701D" w:rsidP="00BF4245"/>
    <w:p w14:paraId="6745BDD9" w14:textId="77777777" w:rsidR="00EE701D" w:rsidRDefault="00EE701D" w:rsidP="00BF4245"/>
    <w:p w14:paraId="7991195A" w14:textId="77777777" w:rsidR="00EE701D" w:rsidRDefault="00EE701D" w:rsidP="00BF4245"/>
    <w:p w14:paraId="4E8684A2" w14:textId="77777777" w:rsidR="00EE701D" w:rsidRDefault="00EE701D" w:rsidP="00BF4245"/>
    <w:p w14:paraId="199B2D45" w14:textId="77777777" w:rsidR="00EE701D" w:rsidRDefault="00EE701D" w:rsidP="00BF4245"/>
    <w:p w14:paraId="762577EA" w14:textId="77777777" w:rsidR="00EE701D" w:rsidRDefault="00EE701D" w:rsidP="00BF4245"/>
    <w:p w14:paraId="0ECE3FF9" w14:textId="77777777" w:rsidR="00EE701D" w:rsidRDefault="00EE701D" w:rsidP="00BF4245">
      <w:pPr>
        <w:rPr>
          <w:rtl/>
        </w:rPr>
      </w:pPr>
    </w:p>
    <w:p w14:paraId="303AA779" w14:textId="60CD47A0" w:rsidR="00DD3BBD" w:rsidRPr="00840EEF" w:rsidRDefault="00286B1F" w:rsidP="00F66DA0">
      <w:pPr>
        <w:pStyle w:val="Heading1"/>
        <w:rPr>
          <w:color w:val="FFFFFF" w:themeColor="background1"/>
          <w:sz w:val="2"/>
          <w:szCs w:val="2"/>
          <w:rPrChange w:id="2349" w:author="Mahmoud" w:date="2017-10-08T11:53:00Z">
            <w:rPr>
              <w:sz w:val="2"/>
              <w:szCs w:val="2"/>
            </w:rPr>
          </w:rPrChange>
        </w:rPr>
      </w:pPr>
      <w:bookmarkStart w:id="2350" w:name="_Toc495715018"/>
      <w:r w:rsidRPr="00840EEF">
        <w:rPr>
          <w:rFonts w:hint="eastAsia"/>
          <w:color w:val="FFFFFF" w:themeColor="background1"/>
          <w:sz w:val="2"/>
          <w:szCs w:val="2"/>
          <w:rtl/>
          <w:rPrChange w:id="2351" w:author="Mahmoud" w:date="2017-10-08T11:53:00Z">
            <w:rPr>
              <w:rFonts w:hint="eastAsia"/>
              <w:sz w:val="2"/>
              <w:szCs w:val="2"/>
              <w:rtl/>
            </w:rPr>
          </w:rPrChange>
        </w:rPr>
        <w:lastRenderedPageBreak/>
        <w:t>فصل</w:t>
      </w:r>
      <w:r w:rsidRPr="00840EEF">
        <w:rPr>
          <w:color w:val="FFFFFF" w:themeColor="background1"/>
          <w:sz w:val="2"/>
          <w:szCs w:val="2"/>
          <w:rtl/>
          <w:rPrChange w:id="2352" w:author="Mahmoud" w:date="2017-10-08T11:53:00Z">
            <w:rPr>
              <w:sz w:val="2"/>
              <w:szCs w:val="2"/>
              <w:rtl/>
            </w:rPr>
          </w:rPrChange>
        </w:rPr>
        <w:t xml:space="preserve"> </w:t>
      </w:r>
      <w:del w:id="2353" w:author="Windows User" w:date="2017-09-22T16:32:00Z">
        <w:r w:rsidRPr="00840EEF" w:rsidDel="00843089">
          <w:rPr>
            <w:rFonts w:hint="eastAsia"/>
            <w:color w:val="FFFFFF" w:themeColor="background1"/>
            <w:sz w:val="2"/>
            <w:szCs w:val="2"/>
            <w:rtl/>
            <w:rPrChange w:id="2354" w:author="Mahmoud" w:date="2017-10-08T11:53:00Z">
              <w:rPr>
                <w:rFonts w:hint="eastAsia"/>
                <w:sz w:val="2"/>
                <w:szCs w:val="2"/>
                <w:rtl/>
              </w:rPr>
            </w:rPrChange>
          </w:rPr>
          <w:delText>دوم</w:delText>
        </w:r>
      </w:del>
      <w:ins w:id="2355" w:author="Windows User" w:date="2017-09-22T16:32:00Z">
        <w:r w:rsidR="00843089" w:rsidRPr="00840EEF">
          <w:rPr>
            <w:rFonts w:hint="eastAsia"/>
            <w:color w:val="FFFFFF" w:themeColor="background1"/>
            <w:sz w:val="2"/>
            <w:szCs w:val="2"/>
            <w:rtl/>
            <w:rPrChange w:id="2356" w:author="Mahmoud" w:date="2017-10-08T11:53:00Z">
              <w:rPr>
                <w:rFonts w:hint="eastAsia"/>
                <w:sz w:val="24"/>
                <w:szCs w:val="24"/>
                <w:rtl/>
              </w:rPr>
            </w:rPrChange>
          </w:rPr>
          <w:t>سوم</w:t>
        </w:r>
      </w:ins>
      <w:r w:rsidRPr="00840EEF">
        <w:rPr>
          <w:color w:val="FFFFFF" w:themeColor="background1"/>
          <w:sz w:val="2"/>
          <w:szCs w:val="2"/>
          <w:rtl/>
          <w:rPrChange w:id="2357" w:author="Mahmoud" w:date="2017-10-08T11:53:00Z">
            <w:rPr>
              <w:sz w:val="2"/>
              <w:szCs w:val="2"/>
              <w:rtl/>
            </w:rPr>
          </w:rPrChange>
        </w:rPr>
        <w:t xml:space="preserve">: </w:t>
      </w:r>
      <w:ins w:id="2358" w:author="Windows User" w:date="2017-09-22T16:33:00Z">
        <w:r w:rsidR="001548C9" w:rsidRPr="00840EEF">
          <w:rPr>
            <w:color w:val="FFFFFF" w:themeColor="background1"/>
            <w:sz w:val="2"/>
            <w:szCs w:val="2"/>
            <w:rtl/>
            <w:rPrChange w:id="2359" w:author="Mahmoud" w:date="2017-10-08T11:53:00Z">
              <w:rPr>
                <w:sz w:val="24"/>
                <w:szCs w:val="24"/>
                <w:rtl/>
              </w:rPr>
            </w:rPrChange>
          </w:rPr>
          <w:t>ابزار ها</w:t>
        </w:r>
        <w:r w:rsidR="001548C9" w:rsidRPr="00840EEF">
          <w:rPr>
            <w:rFonts w:hint="cs"/>
            <w:color w:val="FFFFFF" w:themeColor="background1"/>
            <w:sz w:val="2"/>
            <w:szCs w:val="2"/>
            <w:rtl/>
            <w:rPrChange w:id="2360" w:author="Mahmoud" w:date="2017-10-08T11:53:00Z">
              <w:rPr>
                <w:rFonts w:hint="cs"/>
                <w:sz w:val="24"/>
                <w:szCs w:val="24"/>
                <w:rtl/>
              </w:rPr>
            </w:rPrChange>
          </w:rPr>
          <w:t>ی</w:t>
        </w:r>
        <w:r w:rsidR="001548C9" w:rsidRPr="00840EEF">
          <w:rPr>
            <w:color w:val="FFFFFF" w:themeColor="background1"/>
            <w:sz w:val="2"/>
            <w:szCs w:val="2"/>
            <w:rtl/>
            <w:rPrChange w:id="2361" w:author="Mahmoud" w:date="2017-10-08T11:53:00Z">
              <w:rPr>
                <w:sz w:val="24"/>
                <w:szCs w:val="24"/>
                <w:rtl/>
              </w:rPr>
            </w:rPrChange>
          </w:rPr>
          <w:t xml:space="preserve"> اجرا</w:t>
        </w:r>
        <w:r w:rsidR="001548C9" w:rsidRPr="00840EEF">
          <w:rPr>
            <w:rFonts w:hint="cs"/>
            <w:color w:val="FFFFFF" w:themeColor="background1"/>
            <w:sz w:val="2"/>
            <w:szCs w:val="2"/>
            <w:rtl/>
            <w:rPrChange w:id="2362" w:author="Mahmoud" w:date="2017-10-08T11:53:00Z">
              <w:rPr>
                <w:rFonts w:hint="cs"/>
                <w:sz w:val="24"/>
                <w:szCs w:val="24"/>
                <w:rtl/>
              </w:rPr>
            </w:rPrChange>
          </w:rPr>
          <w:t>ی</w:t>
        </w:r>
        <w:r w:rsidR="001548C9" w:rsidRPr="00840EEF">
          <w:rPr>
            <w:color w:val="FFFFFF" w:themeColor="background1"/>
            <w:sz w:val="2"/>
            <w:szCs w:val="2"/>
            <w:rtl/>
            <w:rPrChange w:id="2363" w:author="Mahmoud" w:date="2017-10-08T11:53:00Z">
              <w:rPr>
                <w:sz w:val="24"/>
                <w:szCs w:val="24"/>
                <w:rtl/>
              </w:rPr>
            </w:rPrChange>
          </w:rPr>
          <w:t xml:space="preserve"> پو</w:t>
        </w:r>
        <w:r w:rsidR="001548C9" w:rsidRPr="00840EEF">
          <w:rPr>
            <w:rFonts w:hint="cs"/>
            <w:color w:val="FFFFFF" w:themeColor="background1"/>
            <w:sz w:val="2"/>
            <w:szCs w:val="2"/>
            <w:rtl/>
            <w:rPrChange w:id="2364" w:author="Mahmoud" w:date="2017-10-08T11:53:00Z">
              <w:rPr>
                <w:rFonts w:hint="cs"/>
                <w:sz w:val="24"/>
                <w:szCs w:val="24"/>
                <w:rtl/>
              </w:rPr>
            </w:rPrChange>
          </w:rPr>
          <w:t>ی</w:t>
        </w:r>
        <w:r w:rsidR="001548C9" w:rsidRPr="00840EEF">
          <w:rPr>
            <w:rFonts w:hint="eastAsia"/>
            <w:color w:val="FFFFFF" w:themeColor="background1"/>
            <w:sz w:val="2"/>
            <w:szCs w:val="2"/>
            <w:rtl/>
            <w:rPrChange w:id="2365" w:author="Mahmoud" w:date="2017-10-08T11:53:00Z">
              <w:rPr>
                <w:rFonts w:hint="eastAsia"/>
                <w:sz w:val="24"/>
                <w:szCs w:val="24"/>
                <w:rtl/>
              </w:rPr>
            </w:rPrChange>
          </w:rPr>
          <w:t>انماد</w:t>
        </w:r>
        <w:r w:rsidR="001548C9" w:rsidRPr="00840EEF">
          <w:rPr>
            <w:rFonts w:hint="cs"/>
            <w:color w:val="FFFFFF" w:themeColor="background1"/>
            <w:sz w:val="2"/>
            <w:szCs w:val="2"/>
            <w:rtl/>
            <w:rPrChange w:id="2366" w:author="Mahmoud" w:date="2017-10-08T11:53:00Z">
              <w:rPr>
                <w:rFonts w:hint="cs"/>
                <w:sz w:val="24"/>
                <w:szCs w:val="24"/>
                <w:rtl/>
              </w:rPr>
            </w:rPrChange>
          </w:rPr>
          <w:t>ی</w:t>
        </w:r>
        <w:r w:rsidR="001548C9" w:rsidRPr="00840EEF">
          <w:rPr>
            <w:rFonts w:hint="eastAsia"/>
            <w:color w:val="FFFFFF" w:themeColor="background1"/>
            <w:sz w:val="2"/>
            <w:szCs w:val="2"/>
            <w:rtl/>
            <w:rPrChange w:id="2367" w:author="Mahmoud" w:date="2017-10-08T11:53:00Z">
              <w:rPr>
                <w:rFonts w:hint="eastAsia"/>
                <w:sz w:val="24"/>
                <w:szCs w:val="24"/>
                <w:rtl/>
              </w:rPr>
            </w:rPrChange>
          </w:rPr>
          <w:t>ن</w:t>
        </w:r>
        <w:r w:rsidR="001548C9" w:rsidRPr="00840EEF">
          <w:rPr>
            <w:color w:val="FFFFFF" w:themeColor="background1"/>
            <w:sz w:val="2"/>
            <w:szCs w:val="2"/>
            <w:rtl/>
            <w:rPrChange w:id="2368" w:author="Mahmoud" w:date="2017-10-08T11:53:00Z">
              <w:rPr>
                <w:sz w:val="24"/>
                <w:szCs w:val="24"/>
                <w:rtl/>
              </w:rPr>
            </w:rPrChange>
          </w:rPr>
          <w:t xml:space="preserve"> برا</w:t>
        </w:r>
        <w:r w:rsidR="001548C9" w:rsidRPr="00840EEF">
          <w:rPr>
            <w:rFonts w:hint="cs"/>
            <w:color w:val="FFFFFF" w:themeColor="background1"/>
            <w:sz w:val="2"/>
            <w:szCs w:val="2"/>
            <w:rtl/>
            <w:rPrChange w:id="2369" w:author="Mahmoud" w:date="2017-10-08T11:53:00Z">
              <w:rPr>
                <w:rFonts w:hint="cs"/>
                <w:sz w:val="24"/>
                <w:szCs w:val="24"/>
                <w:rtl/>
              </w:rPr>
            </w:rPrChange>
          </w:rPr>
          <w:t>ی</w:t>
        </w:r>
        <w:r w:rsidR="001548C9" w:rsidRPr="00840EEF">
          <w:rPr>
            <w:color w:val="FFFFFF" w:themeColor="background1"/>
            <w:sz w:val="2"/>
            <w:szCs w:val="2"/>
            <w:rtl/>
            <w:rPrChange w:id="2370" w:author="Mahmoud" w:date="2017-10-08T11:53:00Z">
              <w:rPr>
                <w:sz w:val="24"/>
                <w:szCs w:val="24"/>
                <w:rtl/>
              </w:rPr>
            </w:rPrChange>
          </w:rPr>
          <w:t xml:space="preserve"> تحل</w:t>
        </w:r>
        <w:r w:rsidR="001548C9" w:rsidRPr="00840EEF">
          <w:rPr>
            <w:rFonts w:hint="cs"/>
            <w:color w:val="FFFFFF" w:themeColor="background1"/>
            <w:sz w:val="2"/>
            <w:szCs w:val="2"/>
            <w:rtl/>
            <w:rPrChange w:id="2371" w:author="Mahmoud" w:date="2017-10-08T11:53:00Z">
              <w:rPr>
                <w:rFonts w:hint="cs"/>
                <w:sz w:val="24"/>
                <w:szCs w:val="24"/>
                <w:rtl/>
              </w:rPr>
            </w:rPrChange>
          </w:rPr>
          <w:t>ی</w:t>
        </w:r>
        <w:r w:rsidR="001548C9" w:rsidRPr="00840EEF">
          <w:rPr>
            <w:rFonts w:hint="eastAsia"/>
            <w:color w:val="FFFFFF" w:themeColor="background1"/>
            <w:sz w:val="2"/>
            <w:szCs w:val="2"/>
            <w:rtl/>
            <w:rPrChange w:id="2372" w:author="Mahmoud" w:date="2017-10-08T11:53:00Z">
              <w:rPr>
                <w:rFonts w:hint="eastAsia"/>
                <w:sz w:val="24"/>
                <w:szCs w:val="24"/>
                <w:rtl/>
              </w:rPr>
            </w:rPrChange>
          </w:rPr>
          <w:t>ل</w:t>
        </w:r>
        <w:r w:rsidR="001548C9" w:rsidRPr="00840EEF">
          <w:rPr>
            <w:color w:val="FFFFFF" w:themeColor="background1"/>
            <w:sz w:val="2"/>
            <w:szCs w:val="2"/>
            <w:rtl/>
            <w:rPrChange w:id="2373" w:author="Mahmoud" w:date="2017-10-08T11:53:00Z">
              <w:rPr>
                <w:sz w:val="24"/>
                <w:szCs w:val="24"/>
                <w:rtl/>
              </w:rPr>
            </w:rPrChange>
          </w:rPr>
          <w:t xml:space="preserve"> برنامه</w:t>
        </w:r>
      </w:ins>
      <w:bookmarkEnd w:id="2350"/>
      <w:del w:id="2374" w:author="Windows User" w:date="2017-09-22T16:33:00Z">
        <w:r w:rsidR="00DD3BBD" w:rsidRPr="00840EEF" w:rsidDel="001548C9">
          <w:rPr>
            <w:rFonts w:hint="eastAsia"/>
            <w:color w:val="FFFFFF" w:themeColor="background1"/>
            <w:sz w:val="2"/>
            <w:szCs w:val="2"/>
            <w:rtl/>
            <w:rPrChange w:id="2375" w:author="Mahmoud" w:date="2017-10-08T11:53:00Z">
              <w:rPr>
                <w:rFonts w:hint="eastAsia"/>
                <w:sz w:val="2"/>
                <w:szCs w:val="2"/>
                <w:rtl/>
              </w:rPr>
            </w:rPrChange>
          </w:rPr>
          <w:delText>کارها</w:delText>
        </w:r>
        <w:r w:rsidR="00DD3BBD" w:rsidRPr="00840EEF" w:rsidDel="001548C9">
          <w:rPr>
            <w:rFonts w:hint="cs"/>
            <w:color w:val="FFFFFF" w:themeColor="background1"/>
            <w:sz w:val="2"/>
            <w:szCs w:val="2"/>
            <w:rtl/>
            <w:rPrChange w:id="2376" w:author="Mahmoud" w:date="2017-10-08T11:53:00Z">
              <w:rPr>
                <w:rFonts w:hint="cs"/>
                <w:sz w:val="2"/>
                <w:szCs w:val="2"/>
                <w:rtl/>
              </w:rPr>
            </w:rPrChange>
          </w:rPr>
          <w:delText>ی</w:delText>
        </w:r>
        <w:r w:rsidR="00DD3BBD" w:rsidRPr="00840EEF" w:rsidDel="001548C9">
          <w:rPr>
            <w:color w:val="FFFFFF" w:themeColor="background1"/>
            <w:sz w:val="2"/>
            <w:szCs w:val="2"/>
            <w:rtl/>
            <w:rPrChange w:id="2377" w:author="Mahmoud" w:date="2017-10-08T11:53:00Z">
              <w:rPr>
                <w:sz w:val="2"/>
                <w:szCs w:val="2"/>
                <w:rtl/>
              </w:rPr>
            </w:rPrChange>
          </w:rPr>
          <w:delText xml:space="preserve"> </w:delText>
        </w:r>
        <w:r w:rsidR="00DD3BBD" w:rsidRPr="00840EEF" w:rsidDel="001548C9">
          <w:rPr>
            <w:rFonts w:hint="eastAsia"/>
            <w:color w:val="FFFFFF" w:themeColor="background1"/>
            <w:sz w:val="2"/>
            <w:szCs w:val="2"/>
            <w:rtl/>
            <w:rPrChange w:id="2378" w:author="Mahmoud" w:date="2017-10-08T11:53:00Z">
              <w:rPr>
                <w:rFonts w:hint="eastAsia"/>
                <w:sz w:val="2"/>
                <w:szCs w:val="2"/>
                <w:rtl/>
              </w:rPr>
            </w:rPrChange>
          </w:rPr>
          <w:delText>پ</w:delText>
        </w:r>
        <w:r w:rsidR="00DD3BBD" w:rsidRPr="00840EEF" w:rsidDel="001548C9">
          <w:rPr>
            <w:rFonts w:hint="cs"/>
            <w:color w:val="FFFFFF" w:themeColor="background1"/>
            <w:sz w:val="2"/>
            <w:szCs w:val="2"/>
            <w:rtl/>
            <w:rPrChange w:id="2379" w:author="Mahmoud" w:date="2017-10-08T11:53:00Z">
              <w:rPr>
                <w:rFonts w:hint="cs"/>
                <w:sz w:val="2"/>
                <w:szCs w:val="2"/>
                <w:rtl/>
              </w:rPr>
            </w:rPrChange>
          </w:rPr>
          <w:delText>ی</w:delText>
        </w:r>
        <w:r w:rsidR="00DD3BBD" w:rsidRPr="00840EEF" w:rsidDel="001548C9">
          <w:rPr>
            <w:rFonts w:hint="eastAsia"/>
            <w:color w:val="FFFFFF" w:themeColor="background1"/>
            <w:sz w:val="2"/>
            <w:szCs w:val="2"/>
            <w:rtl/>
            <w:rPrChange w:id="2380" w:author="Mahmoud" w:date="2017-10-08T11:53:00Z">
              <w:rPr>
                <w:rFonts w:hint="eastAsia"/>
                <w:sz w:val="2"/>
                <w:szCs w:val="2"/>
                <w:rtl/>
              </w:rPr>
            </w:rPrChange>
          </w:rPr>
          <w:delText>ش</w:delText>
        </w:r>
        <w:r w:rsidR="00DD3BBD" w:rsidRPr="00840EEF" w:rsidDel="001548C9">
          <w:rPr>
            <w:rFonts w:hint="cs"/>
            <w:color w:val="FFFFFF" w:themeColor="background1"/>
            <w:sz w:val="2"/>
            <w:szCs w:val="2"/>
            <w:rtl/>
            <w:rPrChange w:id="2381" w:author="Mahmoud" w:date="2017-10-08T11:53:00Z">
              <w:rPr>
                <w:rFonts w:hint="cs"/>
                <w:sz w:val="2"/>
                <w:szCs w:val="2"/>
                <w:rtl/>
              </w:rPr>
            </w:rPrChange>
          </w:rPr>
          <w:delText>ی</w:delText>
        </w:r>
        <w:r w:rsidR="00DD3BBD" w:rsidRPr="00840EEF" w:rsidDel="001548C9">
          <w:rPr>
            <w:rFonts w:hint="eastAsia"/>
            <w:color w:val="FFFFFF" w:themeColor="background1"/>
            <w:sz w:val="2"/>
            <w:szCs w:val="2"/>
            <w:rtl/>
            <w:rPrChange w:id="2382" w:author="Mahmoud" w:date="2017-10-08T11:53:00Z">
              <w:rPr>
                <w:rFonts w:hint="eastAsia"/>
                <w:sz w:val="2"/>
                <w:szCs w:val="2"/>
                <w:rtl/>
              </w:rPr>
            </w:rPrChange>
          </w:rPr>
          <w:delText>ن</w:delText>
        </w:r>
        <w:r w:rsidR="00DD3BBD" w:rsidRPr="00840EEF" w:rsidDel="001548C9">
          <w:rPr>
            <w:color w:val="FFFFFF" w:themeColor="background1"/>
            <w:sz w:val="2"/>
            <w:szCs w:val="2"/>
            <w:rtl/>
            <w:rPrChange w:id="2383" w:author="Mahmoud" w:date="2017-10-08T11:53:00Z">
              <w:rPr>
                <w:sz w:val="2"/>
                <w:szCs w:val="2"/>
                <w:rtl/>
              </w:rPr>
            </w:rPrChange>
          </w:rPr>
          <w:delText xml:space="preserve"> </w:delText>
        </w:r>
        <w:r w:rsidR="00DD3BBD" w:rsidRPr="00840EEF" w:rsidDel="001548C9">
          <w:rPr>
            <w:rFonts w:hint="eastAsia"/>
            <w:color w:val="FFFFFF" w:themeColor="background1"/>
            <w:sz w:val="2"/>
            <w:szCs w:val="2"/>
            <w:rtl/>
            <w:rPrChange w:id="2384" w:author="Mahmoud" w:date="2017-10-08T11:53:00Z">
              <w:rPr>
                <w:rFonts w:hint="eastAsia"/>
                <w:sz w:val="2"/>
                <w:szCs w:val="2"/>
                <w:rtl/>
              </w:rPr>
            </w:rPrChange>
          </w:rPr>
          <w:delText>در</w:delText>
        </w:r>
        <w:r w:rsidR="00DD3BBD" w:rsidRPr="00840EEF" w:rsidDel="001548C9">
          <w:rPr>
            <w:color w:val="FFFFFF" w:themeColor="background1"/>
            <w:sz w:val="2"/>
            <w:szCs w:val="2"/>
            <w:rtl/>
            <w:rPrChange w:id="2385" w:author="Mahmoud" w:date="2017-10-08T11:53:00Z">
              <w:rPr>
                <w:sz w:val="2"/>
                <w:szCs w:val="2"/>
                <w:rtl/>
              </w:rPr>
            </w:rPrChange>
          </w:rPr>
          <w:delText xml:space="preserve"> </w:delText>
        </w:r>
        <w:r w:rsidR="00DD3BBD" w:rsidRPr="00840EEF" w:rsidDel="001548C9">
          <w:rPr>
            <w:rFonts w:hint="eastAsia"/>
            <w:color w:val="FFFFFF" w:themeColor="background1"/>
            <w:sz w:val="2"/>
            <w:szCs w:val="2"/>
            <w:rtl/>
            <w:rPrChange w:id="2386" w:author="Mahmoud" w:date="2017-10-08T11:53:00Z">
              <w:rPr>
                <w:rFonts w:hint="eastAsia"/>
                <w:sz w:val="2"/>
                <w:szCs w:val="2"/>
                <w:rtl/>
              </w:rPr>
            </w:rPrChange>
          </w:rPr>
          <w:delText>اجرا</w:delText>
        </w:r>
        <w:r w:rsidR="00DD3BBD" w:rsidRPr="00840EEF" w:rsidDel="001548C9">
          <w:rPr>
            <w:rFonts w:hint="cs"/>
            <w:color w:val="FFFFFF" w:themeColor="background1"/>
            <w:sz w:val="2"/>
            <w:szCs w:val="2"/>
            <w:rtl/>
            <w:rPrChange w:id="2387" w:author="Mahmoud" w:date="2017-10-08T11:53:00Z">
              <w:rPr>
                <w:rFonts w:hint="cs"/>
                <w:sz w:val="2"/>
                <w:szCs w:val="2"/>
                <w:rtl/>
              </w:rPr>
            </w:rPrChange>
          </w:rPr>
          <w:delText>ی</w:delText>
        </w:r>
        <w:r w:rsidR="00DD3BBD" w:rsidRPr="00840EEF" w:rsidDel="001548C9">
          <w:rPr>
            <w:color w:val="FFFFFF" w:themeColor="background1"/>
            <w:sz w:val="2"/>
            <w:szCs w:val="2"/>
            <w:rtl/>
            <w:rPrChange w:id="2388" w:author="Mahmoud" w:date="2017-10-08T11:53:00Z">
              <w:rPr>
                <w:sz w:val="2"/>
                <w:szCs w:val="2"/>
                <w:rtl/>
              </w:rPr>
            </w:rPrChange>
          </w:rPr>
          <w:delText xml:space="preserve"> </w:delText>
        </w:r>
        <w:r w:rsidR="00DD3BBD" w:rsidRPr="00840EEF" w:rsidDel="001548C9">
          <w:rPr>
            <w:rFonts w:hint="eastAsia"/>
            <w:color w:val="FFFFFF" w:themeColor="background1"/>
            <w:sz w:val="2"/>
            <w:szCs w:val="2"/>
            <w:rtl/>
            <w:rPrChange w:id="2389" w:author="Mahmoud" w:date="2017-10-08T11:53:00Z">
              <w:rPr>
                <w:rFonts w:hint="eastAsia"/>
                <w:sz w:val="2"/>
                <w:szCs w:val="2"/>
                <w:rtl/>
              </w:rPr>
            </w:rPrChange>
          </w:rPr>
          <w:delText>پو</w:delText>
        </w:r>
        <w:r w:rsidR="00DD3BBD" w:rsidRPr="00840EEF" w:rsidDel="001548C9">
          <w:rPr>
            <w:rFonts w:hint="cs"/>
            <w:color w:val="FFFFFF" w:themeColor="background1"/>
            <w:sz w:val="2"/>
            <w:szCs w:val="2"/>
            <w:rtl/>
            <w:rPrChange w:id="2390" w:author="Mahmoud" w:date="2017-10-08T11:53:00Z">
              <w:rPr>
                <w:rFonts w:hint="cs"/>
                <w:sz w:val="2"/>
                <w:szCs w:val="2"/>
                <w:rtl/>
              </w:rPr>
            </w:rPrChange>
          </w:rPr>
          <w:delText>ی</w:delText>
        </w:r>
        <w:r w:rsidR="00DD3BBD" w:rsidRPr="00840EEF" w:rsidDel="001548C9">
          <w:rPr>
            <w:rFonts w:hint="eastAsia"/>
            <w:color w:val="FFFFFF" w:themeColor="background1"/>
            <w:sz w:val="2"/>
            <w:szCs w:val="2"/>
            <w:rtl/>
            <w:rPrChange w:id="2391" w:author="Mahmoud" w:date="2017-10-08T11:53:00Z">
              <w:rPr>
                <w:rFonts w:hint="eastAsia"/>
                <w:sz w:val="2"/>
                <w:szCs w:val="2"/>
                <w:rtl/>
              </w:rPr>
            </w:rPrChange>
          </w:rPr>
          <w:delText>انماد</w:delText>
        </w:r>
        <w:r w:rsidR="00DD3BBD" w:rsidRPr="00840EEF" w:rsidDel="001548C9">
          <w:rPr>
            <w:rFonts w:hint="cs"/>
            <w:color w:val="FFFFFF" w:themeColor="background1"/>
            <w:sz w:val="2"/>
            <w:szCs w:val="2"/>
            <w:rtl/>
            <w:rPrChange w:id="2392" w:author="Mahmoud" w:date="2017-10-08T11:53:00Z">
              <w:rPr>
                <w:rFonts w:hint="cs"/>
                <w:sz w:val="2"/>
                <w:szCs w:val="2"/>
                <w:rtl/>
              </w:rPr>
            </w:rPrChange>
          </w:rPr>
          <w:delText>ی</w:delText>
        </w:r>
        <w:r w:rsidR="00DD3BBD" w:rsidRPr="00840EEF" w:rsidDel="001548C9">
          <w:rPr>
            <w:rFonts w:hint="eastAsia"/>
            <w:color w:val="FFFFFF" w:themeColor="background1"/>
            <w:sz w:val="2"/>
            <w:szCs w:val="2"/>
            <w:rtl/>
            <w:rPrChange w:id="2393" w:author="Mahmoud" w:date="2017-10-08T11:53:00Z">
              <w:rPr>
                <w:rFonts w:hint="eastAsia"/>
                <w:sz w:val="2"/>
                <w:szCs w:val="2"/>
                <w:rtl/>
              </w:rPr>
            </w:rPrChange>
          </w:rPr>
          <w:delText>ن</w:delText>
        </w:r>
      </w:del>
    </w:p>
    <w:p w14:paraId="55379988" w14:textId="328881EA" w:rsidR="00DD3BBD" w:rsidRDefault="00D84EFE" w:rsidP="007916DF">
      <w:pPr>
        <w:pStyle w:val="Heading2"/>
        <w:rPr>
          <w:ins w:id="2394" w:author="Windows User" w:date="2017-09-22T15:20:00Z"/>
          <w:rtl/>
        </w:rPr>
      </w:pPr>
      <w:del w:id="2395" w:author="Windows User" w:date="2017-09-22T16:32:00Z">
        <w:r w:rsidRPr="005A269A" w:rsidDel="001548C9">
          <w:rPr>
            <w:rFonts w:hint="cs"/>
            <w:szCs w:val="32"/>
            <w:rtl/>
          </w:rPr>
          <w:delText>2</w:delText>
        </w:r>
      </w:del>
      <w:bookmarkStart w:id="2396" w:name="_Toc495715019"/>
      <w:ins w:id="2397" w:author="Windows User" w:date="2017-09-22T16:32:00Z">
        <w:r w:rsidR="001548C9">
          <w:rPr>
            <w:rFonts w:hint="cs"/>
            <w:szCs w:val="32"/>
            <w:rtl/>
          </w:rPr>
          <w:t>3</w:t>
        </w:r>
      </w:ins>
      <w:r w:rsidRPr="005A269A">
        <w:rPr>
          <w:rFonts w:hint="cs"/>
          <w:szCs w:val="32"/>
          <w:rtl/>
        </w:rPr>
        <w:t>-1-</w:t>
      </w:r>
      <w:ins w:id="2398" w:author="Windows User" w:date="2017-09-22T15:20:00Z">
        <w:r w:rsidR="006618F4">
          <w:rPr>
            <w:rFonts w:hint="cs"/>
            <w:szCs w:val="32"/>
            <w:rtl/>
          </w:rPr>
          <w:t>ابزار</w:t>
        </w:r>
      </w:ins>
      <w:r w:rsidR="00EE701D" w:rsidRPr="005A269A">
        <w:t>DART</w:t>
      </w:r>
      <w:bookmarkEnd w:id="2396"/>
      <w:del w:id="2399" w:author="Windows User" w:date="2017-09-22T15:20:00Z">
        <w:r w:rsidR="00EE701D" w:rsidRPr="005A269A" w:rsidDel="006618F4">
          <w:delText>: Directed Automated Random Testing</w:delText>
        </w:r>
      </w:del>
      <w:r w:rsidR="00DD3BBD" w:rsidRPr="005A269A">
        <w:rPr>
          <w:rFonts w:hint="cs"/>
          <w:szCs w:val="32"/>
          <w:rtl/>
        </w:rPr>
        <w:t xml:space="preserve"> </w:t>
      </w:r>
      <w:r w:rsidRPr="005A269A">
        <w:t xml:space="preserve"> </w:t>
      </w:r>
    </w:p>
    <w:p w14:paraId="5C5D4D28" w14:textId="492F2855" w:rsidR="006618F4" w:rsidDel="00BF74DD" w:rsidRDefault="001548C9">
      <w:pPr>
        <w:pStyle w:val="Heading3"/>
        <w:rPr>
          <w:del w:id="2400" w:author="Windows User" w:date="2017-09-22T15:21:00Z"/>
          <w:rtl/>
        </w:rPr>
        <w:pPrChange w:id="2401" w:author="Windows User" w:date="2017-09-22T15:21:00Z">
          <w:pPr/>
        </w:pPrChange>
      </w:pPr>
      <w:bookmarkStart w:id="2402" w:name="_Toc495715020"/>
      <w:ins w:id="2403" w:author="Windows User" w:date="2017-09-22T16:32:00Z">
        <w:r>
          <w:rPr>
            <w:rFonts w:hint="cs"/>
            <w:rtl/>
          </w:rPr>
          <w:t>3</w:t>
        </w:r>
      </w:ins>
      <w:ins w:id="2404" w:author="Windows User" w:date="2017-09-22T15:21:00Z">
        <w:r w:rsidR="00BF74DD">
          <w:rPr>
            <w:rFonts w:hint="cs"/>
            <w:rtl/>
          </w:rPr>
          <w:t>-1-1-مقدمه</w:t>
        </w:r>
      </w:ins>
      <w:bookmarkEnd w:id="2402"/>
    </w:p>
    <w:p w14:paraId="0D4C9D3E" w14:textId="77777777" w:rsidR="00BF74DD" w:rsidRPr="00F66DA0" w:rsidRDefault="00BF74DD">
      <w:pPr>
        <w:pStyle w:val="Heading3"/>
        <w:rPr>
          <w:ins w:id="2405" w:author="Windows User" w:date="2017-09-22T15:21:00Z"/>
        </w:rPr>
        <w:pPrChange w:id="2406" w:author="Windows User" w:date="2017-09-22T15:21:00Z">
          <w:pPr>
            <w:pStyle w:val="Heading2"/>
          </w:pPr>
        </w:pPrChange>
      </w:pPr>
    </w:p>
    <w:p w14:paraId="6F60C0D1" w14:textId="101E5296" w:rsidR="00EE701D" w:rsidRDefault="00164A63" w:rsidP="00F66DA0">
      <w:pPr>
        <w:rPr>
          <w:rtl/>
        </w:rPr>
      </w:pPr>
      <w:r>
        <w:rPr>
          <w:rFonts w:hint="cs"/>
          <w:rtl/>
        </w:rPr>
        <w:t xml:space="preserve">ابزار </w:t>
      </w:r>
      <w:del w:id="2407" w:author="Windows User" w:date="2017-09-22T15:20:00Z">
        <w:r w:rsidDel="006618F4">
          <w:delText>DARt</w:delText>
        </w:r>
        <w:r w:rsidDel="006618F4">
          <w:rPr>
            <w:rFonts w:hint="cs"/>
            <w:rtl/>
          </w:rPr>
          <w:delText xml:space="preserve"> </w:delText>
        </w:r>
      </w:del>
      <w:ins w:id="2408" w:author="Windows User" w:date="2017-09-22T15:20:00Z">
        <w:r w:rsidR="006618F4">
          <w:t>DAR</w:t>
        </w:r>
      </w:ins>
      <w:ins w:id="2409" w:author="Windows User" w:date="2017-09-22T15:21:00Z">
        <w:r w:rsidR="006618F4">
          <w:t>T</w:t>
        </w:r>
        <w:r w:rsidR="006618F4">
          <w:rPr>
            <w:rFonts w:hint="cs"/>
            <w:rtl/>
          </w:rPr>
          <w:t xml:space="preserve"> </w:t>
        </w:r>
      </w:ins>
      <w:ins w:id="2410" w:author="Windows User" w:date="2017-10-14T02:20:00Z">
        <w:r w:rsidR="00965E33">
          <w:t xml:space="preserve"> [3]</w:t>
        </w:r>
      </w:ins>
      <w:ins w:id="2411" w:author="Windows User" w:date="2017-09-22T15:21:00Z">
        <w:r w:rsidR="006618F4">
          <w:rPr>
            <w:rFonts w:hint="cs"/>
            <w:rtl/>
          </w:rPr>
          <w:t xml:space="preserve">که سرنام </w:t>
        </w:r>
        <w:r w:rsidR="006618F4" w:rsidRPr="006618F4">
          <w:rPr>
            <w:rtl/>
          </w:rPr>
          <w:t xml:space="preserve">: </w:t>
        </w:r>
        <w:r w:rsidR="006618F4" w:rsidRPr="006618F4">
          <w:t>Directed Automated Random Testing</w:t>
        </w:r>
        <w:r w:rsidR="006618F4">
          <w:rPr>
            <w:rFonts w:hint="cs"/>
            <w:rtl/>
          </w:rPr>
          <w:t xml:space="preserve"> می باشد،</w:t>
        </w:r>
      </w:ins>
      <w:ins w:id="2412" w:author="Windows User" w:date="2017-09-22T15:20:00Z">
        <w:r w:rsidR="006618F4">
          <w:rPr>
            <w:rFonts w:hint="cs"/>
            <w:rtl/>
          </w:rPr>
          <w:t xml:space="preserve"> </w:t>
        </w:r>
      </w:ins>
      <w:r>
        <w:rPr>
          <w:rFonts w:hint="cs"/>
          <w:rtl/>
        </w:rPr>
        <w:t>درسال 2005</w:t>
      </w:r>
      <w:r>
        <w:t xml:space="preserve"> </w:t>
      </w:r>
      <w:r>
        <w:rPr>
          <w:rFonts w:hint="cs"/>
          <w:rtl/>
        </w:rPr>
        <w:t>میلاد</w:t>
      </w:r>
      <w:r w:rsidR="00467761">
        <w:rPr>
          <w:rFonts w:hint="cs"/>
          <w:rtl/>
        </w:rPr>
        <w:t xml:space="preserve">ی با </w:t>
      </w:r>
      <w:r>
        <w:rPr>
          <w:rFonts w:hint="cs"/>
          <w:rtl/>
        </w:rPr>
        <w:t>هدف آزمون خودکار نرم افزار ارائه شده است. این ابزار</w:t>
      </w:r>
      <w:r w:rsidR="00467761">
        <w:rPr>
          <w:rFonts w:hint="cs"/>
          <w:rtl/>
        </w:rPr>
        <w:t xml:space="preserve"> از</w:t>
      </w:r>
      <w:r>
        <w:rPr>
          <w:rFonts w:hint="cs"/>
          <w:rtl/>
        </w:rPr>
        <w:t xml:space="preserve"> سه تکنیک مختلف </w:t>
      </w:r>
      <w:r w:rsidR="00467761">
        <w:rPr>
          <w:rFonts w:hint="cs"/>
          <w:rtl/>
        </w:rPr>
        <w:t>بهره می برد که در ذیل مشاهده می شود:</w:t>
      </w:r>
    </w:p>
    <w:p w14:paraId="697B51B1" w14:textId="1AACE972" w:rsidR="00164A63" w:rsidRDefault="00164A63" w:rsidP="00164A63">
      <w:pPr>
        <w:pStyle w:val="ListParagraph"/>
        <w:numPr>
          <w:ilvl w:val="0"/>
          <w:numId w:val="47"/>
        </w:numPr>
        <w:rPr>
          <w:rtl/>
        </w:rPr>
      </w:pPr>
      <w:r>
        <w:rPr>
          <w:rFonts w:hint="cs"/>
          <w:rtl/>
        </w:rPr>
        <w:t>استخراج خودکار رابط</w:t>
      </w:r>
      <w:r w:rsidRPr="00E2341D">
        <w:rPr>
          <w:rStyle w:val="FootnoteReference"/>
          <w:rtl/>
        </w:rPr>
        <w:footnoteReference w:id="19"/>
      </w:r>
      <w:r>
        <w:rPr>
          <w:rFonts w:hint="cs"/>
          <w:rtl/>
        </w:rPr>
        <w:t>یک برنامه با محیط خارج از آن با استفاده از تحلیل ایستا</w:t>
      </w:r>
    </w:p>
    <w:p w14:paraId="2842831E" w14:textId="711744BC" w:rsidR="00164A63" w:rsidRDefault="00164A63" w:rsidP="00164A63">
      <w:pPr>
        <w:pStyle w:val="ListParagraph"/>
        <w:numPr>
          <w:ilvl w:val="0"/>
          <w:numId w:val="47"/>
        </w:numPr>
        <w:rPr>
          <w:rtl/>
        </w:rPr>
      </w:pPr>
      <w:r>
        <w:rPr>
          <w:rFonts w:hint="cs"/>
          <w:rtl/>
        </w:rPr>
        <w:t>تولید خودکار داده ی آزمون برای رابط برنامه با هدف پوشش هرچه بیش تر متن برنامه</w:t>
      </w:r>
    </w:p>
    <w:p w14:paraId="132E44EF" w14:textId="62C109C7" w:rsidR="00164A63" w:rsidRDefault="00164A63" w:rsidP="00164A63">
      <w:pPr>
        <w:pStyle w:val="ListParagraph"/>
        <w:numPr>
          <w:ilvl w:val="0"/>
          <w:numId w:val="47"/>
        </w:numPr>
      </w:pPr>
      <w:r>
        <w:rPr>
          <w:rFonts w:hint="cs"/>
          <w:rtl/>
        </w:rPr>
        <w:t>تحلیل پویا و بررسی چگونگی رفتار یک برنامه به ازای داده ی ورودی خودکار آزمون</w:t>
      </w:r>
    </w:p>
    <w:p w14:paraId="2EAF9BB5" w14:textId="231C4ADC" w:rsidR="007A31AB" w:rsidRDefault="003064FD" w:rsidP="007A31AB">
      <w:pPr>
        <w:rPr>
          <w:rtl/>
        </w:rPr>
      </w:pPr>
      <w:r>
        <w:rPr>
          <w:rFonts w:hint="cs"/>
          <w:rtl/>
        </w:rPr>
        <w:t xml:space="preserve">نقطه ی قوت ابزار </w:t>
      </w:r>
      <w:r>
        <w:t>DART</w:t>
      </w:r>
      <w:r>
        <w:rPr>
          <w:rFonts w:hint="cs"/>
          <w:rtl/>
        </w:rPr>
        <w:t xml:space="preserve"> نسبت به ابزار های دیگر آزمون نرم افزار این است که بدون نیاز به نوشتن کد </w:t>
      </w:r>
      <w:r w:rsidR="008414C5">
        <w:rPr>
          <w:rtl/>
        </w:rPr>
        <w:br/>
      </w:r>
      <w:r>
        <w:rPr>
          <w:rFonts w:hint="cs"/>
          <w:rtl/>
        </w:rPr>
        <w:t>راه انداز</w:t>
      </w:r>
      <w:r w:rsidR="008414C5">
        <w:t xml:space="preserve"> </w:t>
      </w:r>
      <w:r w:rsidR="008414C5" w:rsidRPr="00E2341D">
        <w:rPr>
          <w:rStyle w:val="FootnoteReference"/>
        </w:rPr>
        <w:footnoteReference w:id="20"/>
      </w:r>
      <w:r w:rsidR="008414C5">
        <w:rPr>
          <w:rFonts w:hint="cs"/>
          <w:rtl/>
        </w:rPr>
        <w:t xml:space="preserve">یا افزودن کدی دیگر، </w:t>
      </w:r>
      <w:r>
        <w:rPr>
          <w:rFonts w:hint="cs"/>
          <w:rtl/>
        </w:rPr>
        <w:t xml:space="preserve">به طور کاملا خودکار نرم افزار </w:t>
      </w:r>
      <w:r w:rsidR="008414C5">
        <w:rPr>
          <w:rFonts w:hint="cs"/>
          <w:rtl/>
        </w:rPr>
        <w:t>را مورد ارزیابی قرار می دهد.</w:t>
      </w:r>
    </w:p>
    <w:p w14:paraId="23DDEDD9" w14:textId="7FE3F950" w:rsidR="00AD6A17" w:rsidRDefault="007A31AB" w:rsidP="00850520">
      <w:pPr>
        <w:rPr>
          <w:rtl/>
        </w:rPr>
      </w:pPr>
      <w:r>
        <w:rPr>
          <w:rFonts w:hint="cs"/>
          <w:rtl/>
        </w:rPr>
        <w:t>درمیان روش های مختلف آزمون نرم افزار یکی از روش های رایج</w:t>
      </w:r>
      <w:r w:rsidR="00AD6A17">
        <w:rPr>
          <w:rFonts w:hint="cs"/>
          <w:rtl/>
        </w:rPr>
        <w:t>،</w:t>
      </w:r>
      <w:r>
        <w:rPr>
          <w:rFonts w:hint="cs"/>
          <w:rtl/>
        </w:rPr>
        <w:t xml:space="preserve"> آزمون واحد</w:t>
      </w:r>
      <w:r w:rsidRPr="00E2341D">
        <w:rPr>
          <w:rStyle w:val="FootnoteReference"/>
          <w:rtl/>
        </w:rPr>
        <w:footnoteReference w:id="21"/>
      </w:r>
      <w:r w:rsidR="00AD6A17">
        <w:rPr>
          <w:rFonts w:hint="cs"/>
          <w:rtl/>
        </w:rPr>
        <w:t xml:space="preserve"> می باشد. در آزمون واحد هر یک از اجزای نرم افزار به طور مستقل مورد ارزیابی قرار می گیرد از این رو پس از انجام این آزمون می توان با قطعیت در مورد صحت منطق هر یک از اجزای نرم افزار و پوشش 100 درصدی کد برنامه اظهار نظر کرد. اما به علت </w:t>
      </w:r>
      <w:r w:rsidR="00850520">
        <w:rPr>
          <w:rFonts w:hint="cs"/>
          <w:rtl/>
        </w:rPr>
        <w:t>پر</w:t>
      </w:r>
      <w:r w:rsidR="00BF1954">
        <w:rPr>
          <w:rFonts w:hint="cs"/>
          <w:rtl/>
        </w:rPr>
        <w:t xml:space="preserve">هزینه </w:t>
      </w:r>
      <w:r w:rsidR="00850520">
        <w:rPr>
          <w:rFonts w:hint="cs"/>
          <w:rtl/>
        </w:rPr>
        <w:t xml:space="preserve">بودن </w:t>
      </w:r>
      <w:r w:rsidR="00AD6A17">
        <w:rPr>
          <w:rFonts w:hint="cs"/>
          <w:rtl/>
        </w:rPr>
        <w:t>و سخت</w:t>
      </w:r>
      <w:r w:rsidR="00850520">
        <w:rPr>
          <w:rFonts w:hint="cs"/>
          <w:rtl/>
        </w:rPr>
        <w:t>ی</w:t>
      </w:r>
      <w:r w:rsidR="00AD6A17">
        <w:rPr>
          <w:rFonts w:hint="cs"/>
          <w:rtl/>
        </w:rPr>
        <w:t xml:space="preserve"> این روش، آزمون واحد در عمل به ندرت مورد استفاده قرار می گیرد. واضح است که </w:t>
      </w:r>
      <w:r w:rsidR="00BF1954">
        <w:rPr>
          <w:rFonts w:hint="cs"/>
          <w:rtl/>
        </w:rPr>
        <w:t>در آزمون واحد برای ارزیابی مستقل یک جز از</w:t>
      </w:r>
      <w:r w:rsidR="00AD6A17">
        <w:rPr>
          <w:rFonts w:hint="cs"/>
          <w:rtl/>
        </w:rPr>
        <w:t xml:space="preserve"> برنامه</w:t>
      </w:r>
      <w:r w:rsidR="00BF1954">
        <w:rPr>
          <w:rFonts w:hint="cs"/>
          <w:rtl/>
        </w:rPr>
        <w:t xml:space="preserve"> نیاز داریم تا </w:t>
      </w:r>
      <w:r w:rsidR="00850520">
        <w:rPr>
          <w:rFonts w:hint="cs"/>
          <w:rtl/>
        </w:rPr>
        <w:t>قبل و بعد از آن خطوط دیگری را با</w:t>
      </w:r>
      <w:r w:rsidR="00BF1954">
        <w:rPr>
          <w:rFonts w:hint="cs"/>
          <w:rtl/>
        </w:rPr>
        <w:t xml:space="preserve"> عنوان کد آزمون </w:t>
      </w:r>
      <w:r w:rsidR="00850520">
        <w:rPr>
          <w:rFonts w:hint="cs"/>
          <w:rtl/>
        </w:rPr>
        <w:t xml:space="preserve">به برنامه </w:t>
      </w:r>
      <w:r w:rsidR="00BF1954">
        <w:rPr>
          <w:rFonts w:hint="cs"/>
          <w:rtl/>
        </w:rPr>
        <w:t xml:space="preserve">اضافه کنیم. به عنوان مثال </w:t>
      </w:r>
      <w:r w:rsidR="00850520">
        <w:rPr>
          <w:rFonts w:hint="cs"/>
          <w:rtl/>
        </w:rPr>
        <w:t>لزوما بایستی قبل از جز مورد آزمون، کد راه انداز و پس از آن شرط هایی برای چک کردن خروجی مورد انتظار نوشته شود. نوشتن کد اضافی برای آزمون یک برنامه هز</w:t>
      </w:r>
      <w:ins w:id="2413" w:author="Mahmoud" w:date="2017-09-19T18:29:00Z">
        <w:r w:rsidR="00105584">
          <w:rPr>
            <w:rFonts w:hint="cs"/>
            <w:rtl/>
          </w:rPr>
          <w:t>ی</w:t>
        </w:r>
      </w:ins>
      <w:del w:id="2414" w:author="Mahmoud" w:date="2017-09-19T18:29:00Z">
        <w:r w:rsidR="00850520" w:rsidDel="00105584">
          <w:rPr>
            <w:rFonts w:hint="cs"/>
            <w:rtl/>
          </w:rPr>
          <w:delText>ب</w:delText>
        </w:r>
      </w:del>
      <w:r w:rsidR="00850520">
        <w:rPr>
          <w:rFonts w:hint="cs"/>
          <w:rtl/>
        </w:rPr>
        <w:t>نه بر است. در عین حال آزمون واحد جایگزین آزمون کل برنامه با راهبرد جعبه ی سیاه</w:t>
      </w:r>
      <w:r w:rsidR="00632B7F" w:rsidRPr="00E2341D">
        <w:rPr>
          <w:rStyle w:val="FootnoteReference"/>
          <w:rtl/>
        </w:rPr>
        <w:footnoteReference w:id="22"/>
      </w:r>
      <w:r w:rsidR="00850520">
        <w:rPr>
          <w:rFonts w:hint="cs"/>
          <w:rtl/>
        </w:rPr>
        <w:t xml:space="preserve"> نخواهد بود. زیرا ممکن است کد و منطق تمامی اجزای برنامه به صورت جدا از هم صحیح باشد ولی در ترکیب این اجزا خطا</w:t>
      </w:r>
      <w:r w:rsidR="00850520" w:rsidRPr="00E2341D">
        <w:rPr>
          <w:rStyle w:val="FootnoteReference"/>
          <w:rtl/>
        </w:rPr>
        <w:footnoteReference w:id="23"/>
      </w:r>
      <w:r w:rsidR="00850520">
        <w:rPr>
          <w:rFonts w:hint="cs"/>
          <w:rtl/>
        </w:rPr>
        <w:t xml:space="preserve"> داشته باشیم.</w:t>
      </w:r>
    </w:p>
    <w:p w14:paraId="61EDB88F" w14:textId="2389204D" w:rsidR="00A2637E" w:rsidDel="00C56395" w:rsidRDefault="00677FDD" w:rsidP="00A2637E">
      <w:pPr>
        <w:rPr>
          <w:del w:id="2415" w:author="Mahmoud" w:date="2017-09-25T19:15:00Z"/>
          <w:rtl/>
        </w:rPr>
      </w:pPr>
      <w:r>
        <w:rPr>
          <w:rFonts w:hint="cs"/>
          <w:rtl/>
        </w:rPr>
        <w:t xml:space="preserve">ابزار </w:t>
      </w:r>
      <w:r>
        <w:t>DART</w:t>
      </w:r>
      <w:r>
        <w:rPr>
          <w:rFonts w:hint="cs"/>
          <w:rtl/>
        </w:rPr>
        <w:t xml:space="preserve"> ، نقاط ضعف آزمون واحد نرم افزار را ندارد زیرا نیاز به نوشتن </w:t>
      </w:r>
      <w:r w:rsidR="00632B7F">
        <w:rPr>
          <w:rFonts w:hint="cs"/>
          <w:rtl/>
        </w:rPr>
        <w:t>کد اضافه برای آزم</w:t>
      </w:r>
      <w:r w:rsidR="006B01F7">
        <w:rPr>
          <w:rFonts w:hint="cs"/>
          <w:rtl/>
        </w:rPr>
        <w:t xml:space="preserve">ون </w:t>
      </w:r>
      <w:r w:rsidR="00632B7F">
        <w:rPr>
          <w:rFonts w:hint="cs"/>
          <w:rtl/>
        </w:rPr>
        <w:t>نیست و تمامی مراحل به طور خودکار انجام می گیرد.</w:t>
      </w:r>
      <w:r w:rsidR="006D691D">
        <w:t xml:space="preserve"> </w:t>
      </w:r>
      <w:r w:rsidR="006D691D">
        <w:rPr>
          <w:rFonts w:hint="cs"/>
          <w:rtl/>
        </w:rPr>
        <w:t xml:space="preserve">این ابزار برای آزمون برنامه های نوشته شده به زبان </w:t>
      </w:r>
      <w:r w:rsidR="006D691D">
        <w:t>C</w:t>
      </w:r>
      <w:r w:rsidR="006D691D">
        <w:rPr>
          <w:rFonts w:hint="cs"/>
          <w:rtl/>
        </w:rPr>
        <w:t xml:space="preserve"> توسعه </w:t>
      </w:r>
      <w:r w:rsidR="006D691D">
        <w:rPr>
          <w:rFonts w:hint="cs"/>
          <w:rtl/>
        </w:rPr>
        <w:lastRenderedPageBreak/>
        <w:t>یافته است و برای این کار به کد منبع برنامه نیاز دارد.</w:t>
      </w:r>
      <w:ins w:id="2416" w:author="Mahmoud" w:date="2017-09-25T19:15:00Z">
        <w:r w:rsidR="00C56395">
          <w:rPr>
            <w:rFonts w:hint="cs"/>
            <w:rtl/>
          </w:rPr>
          <w:t xml:space="preserve"> </w:t>
        </w:r>
      </w:ins>
    </w:p>
    <w:p w14:paraId="0AA069F7" w14:textId="42607F6F" w:rsidR="00E92431" w:rsidRDefault="006B01F7" w:rsidP="007916DF">
      <w:pPr>
        <w:rPr>
          <w:ins w:id="2417" w:author="Windows User" w:date="2017-09-06T19:24:00Z"/>
        </w:rPr>
      </w:pPr>
      <w:r>
        <w:rPr>
          <w:rFonts w:hint="cs"/>
          <w:rtl/>
        </w:rPr>
        <w:t xml:space="preserve">در پایان ابزار می تواند </w:t>
      </w:r>
      <w:r w:rsidR="002453CF">
        <w:rPr>
          <w:rFonts w:hint="cs"/>
          <w:rtl/>
        </w:rPr>
        <w:t>خطا های استاندارد نظیر</w:t>
      </w:r>
      <w:r w:rsidR="00A2637E">
        <w:rPr>
          <w:rFonts w:hint="cs"/>
          <w:rtl/>
        </w:rPr>
        <w:t xml:space="preserve"> خرابی برنامه</w:t>
      </w:r>
      <w:r w:rsidR="00A2637E" w:rsidRPr="00E2341D">
        <w:rPr>
          <w:rStyle w:val="FootnoteReference"/>
          <w:rtl/>
        </w:rPr>
        <w:footnoteReference w:id="24"/>
      </w:r>
      <w:r w:rsidR="00A2637E">
        <w:rPr>
          <w:rFonts w:hint="cs"/>
          <w:rtl/>
        </w:rPr>
        <w:t>، نقض بیانیه</w:t>
      </w:r>
      <w:r w:rsidR="00A2637E" w:rsidRPr="00E2341D">
        <w:rPr>
          <w:rStyle w:val="FootnoteReference"/>
          <w:rtl/>
        </w:rPr>
        <w:footnoteReference w:id="25"/>
      </w:r>
      <w:r w:rsidR="00A2637E">
        <w:rPr>
          <w:rFonts w:hint="cs"/>
          <w:rtl/>
        </w:rPr>
        <w:t xml:space="preserve"> ها و پایان نیافتن برنامه را تشخیص دهد.</w:t>
      </w:r>
    </w:p>
    <w:p w14:paraId="139D98D7" w14:textId="68BE3D78" w:rsidR="00873D96" w:rsidRDefault="00D76BF2" w:rsidP="00873D96">
      <w:pPr>
        <w:rPr>
          <w:ins w:id="2418" w:author="Windows User" w:date="2017-09-06T19:38:00Z"/>
          <w:rtl/>
        </w:rPr>
      </w:pPr>
      <w:ins w:id="2419" w:author="Windows User" w:date="2017-09-06T19:24:00Z">
        <w:r>
          <w:rPr>
            <w:rFonts w:hint="cs"/>
            <w:rtl/>
          </w:rPr>
          <w:t xml:space="preserve">یکی از نقاط قوت ابزار </w:t>
        </w:r>
      </w:ins>
      <w:ins w:id="2420" w:author="Windows User" w:date="2017-09-06T19:25:00Z">
        <w:r>
          <w:t>DART</w:t>
        </w:r>
        <w:r>
          <w:rPr>
            <w:rFonts w:hint="cs"/>
            <w:rtl/>
          </w:rPr>
          <w:t xml:space="preserve"> درمقایسه با ابزارهای</w:t>
        </w:r>
      </w:ins>
      <w:ins w:id="2421" w:author="Windows User" w:date="2017-09-06T19:26:00Z">
        <w:r>
          <w:rPr>
            <w:rFonts w:hint="cs"/>
            <w:rtl/>
          </w:rPr>
          <w:t xml:space="preserve"> فازینگ</w:t>
        </w:r>
        <w:r w:rsidRPr="00E2341D">
          <w:rPr>
            <w:rStyle w:val="FootnoteReference"/>
            <w:rtl/>
          </w:rPr>
          <w:footnoteReference w:id="26"/>
        </w:r>
        <w:r>
          <w:rPr>
            <w:rFonts w:hint="cs"/>
            <w:rtl/>
          </w:rPr>
          <w:t xml:space="preserve"> </w:t>
        </w:r>
      </w:ins>
      <w:ins w:id="2423" w:author="Windows User" w:date="2017-09-06T19:25:00Z">
        <w:r>
          <w:rPr>
            <w:rFonts w:hint="cs"/>
            <w:rtl/>
          </w:rPr>
          <w:t xml:space="preserve">که با استفاده از ورودی </w:t>
        </w:r>
      </w:ins>
      <w:ins w:id="2424" w:author="Windows User" w:date="2017-09-06T19:26:00Z">
        <w:r w:rsidR="008958CA">
          <w:rPr>
            <w:rFonts w:hint="cs"/>
            <w:rtl/>
          </w:rPr>
          <w:t xml:space="preserve">های </w:t>
        </w:r>
      </w:ins>
      <w:ins w:id="2425" w:author="Windows User" w:date="2017-09-06T19:25:00Z">
        <w:r>
          <w:rPr>
            <w:rFonts w:hint="cs"/>
            <w:rtl/>
          </w:rPr>
          <w:t>دلخ</w:t>
        </w:r>
      </w:ins>
      <w:ins w:id="2426" w:author="Windows User" w:date="2017-09-06T19:26:00Z">
        <w:r w:rsidR="008958CA">
          <w:rPr>
            <w:rFonts w:hint="cs"/>
            <w:rtl/>
          </w:rPr>
          <w:t>و</w:t>
        </w:r>
      </w:ins>
      <w:ins w:id="2427" w:author="Windows User" w:date="2017-09-06T19:25:00Z">
        <w:r>
          <w:rPr>
            <w:rFonts w:hint="cs"/>
            <w:rtl/>
          </w:rPr>
          <w:t>اه به تحلیل پویا برنامه می پردازند</w:t>
        </w:r>
      </w:ins>
      <w:ins w:id="2428" w:author="Windows User" w:date="2017-09-06T19:26:00Z">
        <w:r w:rsidR="008958CA">
          <w:rPr>
            <w:rFonts w:hint="cs"/>
            <w:rtl/>
          </w:rPr>
          <w:t xml:space="preserve"> پوشش</w:t>
        </w:r>
      </w:ins>
      <w:ins w:id="2429" w:author="Windows User" w:date="2017-09-06T19:34:00Z">
        <w:r w:rsidR="000A2AD9">
          <w:rPr>
            <w:rFonts w:hint="cs"/>
            <w:rtl/>
          </w:rPr>
          <w:t xml:space="preserve"> کد</w:t>
        </w:r>
        <w:r w:rsidR="000A2AD9" w:rsidRPr="00E2341D">
          <w:rPr>
            <w:rStyle w:val="FootnoteReference"/>
            <w:rtl/>
          </w:rPr>
          <w:footnoteReference w:id="27"/>
        </w:r>
      </w:ins>
      <w:ins w:id="2431" w:author="Windows User" w:date="2017-09-06T19:26:00Z">
        <w:r w:rsidR="008958CA">
          <w:rPr>
            <w:rFonts w:hint="cs"/>
            <w:rtl/>
          </w:rPr>
          <w:t xml:space="preserve"> </w:t>
        </w:r>
      </w:ins>
      <w:ins w:id="2432" w:author="Windows User" w:date="2017-09-06T19:34:00Z">
        <w:r w:rsidR="000A2AD9">
          <w:rPr>
            <w:rFonts w:hint="cs"/>
            <w:rtl/>
          </w:rPr>
          <w:t xml:space="preserve">بیش تر </w:t>
        </w:r>
      </w:ins>
      <w:ins w:id="2433" w:author="Windows User" w:date="2017-09-06T19:26:00Z">
        <w:r w:rsidR="008958CA">
          <w:rPr>
            <w:rFonts w:hint="cs"/>
            <w:rtl/>
          </w:rPr>
          <w:t>است.</w:t>
        </w:r>
        <w:r w:rsidR="000A2AD9">
          <w:rPr>
            <w:rFonts w:hint="cs"/>
            <w:rtl/>
          </w:rPr>
          <w:t xml:space="preserve"> به عنوان مثال</w:t>
        </w:r>
      </w:ins>
      <w:ins w:id="2434" w:author="Windows User" w:date="2017-09-06T19:29:00Z">
        <w:r w:rsidR="000A2AD9">
          <w:rPr>
            <w:rFonts w:hint="cs"/>
            <w:rtl/>
          </w:rPr>
          <w:t xml:space="preserve"> اگر</w:t>
        </w:r>
      </w:ins>
      <w:ins w:id="2435" w:author="Windows User" w:date="2017-09-06T19:26:00Z">
        <w:r w:rsidR="000A2AD9">
          <w:rPr>
            <w:rFonts w:hint="cs"/>
            <w:rtl/>
          </w:rPr>
          <w:t xml:space="preserve"> </w:t>
        </w:r>
      </w:ins>
      <w:ins w:id="2436" w:author="Windows User" w:date="2017-09-06T19:27:00Z">
        <w:r w:rsidR="000A2AD9">
          <w:rPr>
            <w:rFonts w:hint="cs"/>
            <w:rtl/>
          </w:rPr>
          <w:t xml:space="preserve">عبارت شرطی </w:t>
        </w:r>
        <w:r w:rsidR="000A2AD9">
          <w:rPr>
            <w:rFonts w:cs="Cambria" w:hint="cs"/>
            <w:rtl/>
          </w:rPr>
          <w:t>"</w:t>
        </w:r>
      </w:ins>
      <w:ins w:id="2437" w:author="Windows User" w:date="2017-09-06T19:28:00Z">
        <w:r w:rsidR="000A2AD9" w:rsidRPr="000A2AD9">
          <w:rPr>
            <w:rFonts w:cs="Cambria"/>
          </w:rPr>
          <w:t>if (x==10) then</w:t>
        </w:r>
        <w:r w:rsidR="000A2AD9">
          <w:rPr>
            <w:rFonts w:cs="Cambria"/>
          </w:rPr>
          <w:t xml:space="preserve"> …</w:t>
        </w:r>
      </w:ins>
      <w:ins w:id="2438" w:author="Windows User" w:date="2017-09-06T19:27:00Z">
        <w:r w:rsidR="000A2AD9">
          <w:rPr>
            <w:rFonts w:cs="Cambria" w:hint="cs"/>
            <w:rtl/>
          </w:rPr>
          <w:t>"</w:t>
        </w:r>
      </w:ins>
      <w:ins w:id="2439" w:author="Windows User" w:date="2017-09-06T19:28:00Z">
        <w:r w:rsidR="000A2AD9" w:rsidRPr="000A2AD9">
          <w:rPr>
            <w:rFonts w:hint="cs"/>
            <w:rtl/>
          </w:rPr>
          <w:t xml:space="preserve"> </w:t>
        </w:r>
      </w:ins>
      <w:ins w:id="2440" w:author="Windows User" w:date="2017-09-06T19:29:00Z">
        <w:r w:rsidR="000A2AD9">
          <w:rPr>
            <w:rFonts w:hint="cs"/>
            <w:rtl/>
          </w:rPr>
          <w:t>با استفاده از روش های فازینگ مورد آزم</w:t>
        </w:r>
      </w:ins>
      <w:ins w:id="2441" w:author="Windows User" w:date="2017-09-06T19:35:00Z">
        <w:r w:rsidR="00873D96">
          <w:rPr>
            <w:rFonts w:hint="cs"/>
            <w:rtl/>
          </w:rPr>
          <w:t>و</w:t>
        </w:r>
      </w:ins>
      <w:ins w:id="2442" w:author="Windows User" w:date="2017-09-06T19:29:00Z">
        <w:r w:rsidR="000A2AD9">
          <w:rPr>
            <w:rFonts w:hint="cs"/>
            <w:rtl/>
          </w:rPr>
          <w:t>ن قرار بگیرد</w:t>
        </w:r>
      </w:ins>
      <w:ins w:id="2443" w:author="Windows User" w:date="2017-09-06T19:35:00Z">
        <w:r w:rsidR="00873D96">
          <w:rPr>
            <w:rFonts w:hint="cs"/>
            <w:rtl/>
          </w:rPr>
          <w:t xml:space="preserve"> و فرض کنیم که متغیر </w:t>
        </w:r>
        <w:r w:rsidR="00873D96">
          <w:t>int x</w:t>
        </w:r>
        <w:r w:rsidR="00873D96">
          <w:rPr>
            <w:rFonts w:hint="cs"/>
            <w:rtl/>
          </w:rPr>
          <w:t xml:space="preserve"> یک  خانه ی 32بیتی از حافظه است تنها به احتمال یک از </w:t>
        </w:r>
        <w:r w:rsidR="00873D96">
          <w:t>2</w:t>
        </w:r>
        <w:r w:rsidR="00873D96" w:rsidRPr="00873D96">
          <w:rPr>
            <w:vertAlign w:val="superscript"/>
            <w:rPrChange w:id="2444" w:author="Windows User" w:date="2017-09-06T19:35:00Z">
              <w:rPr/>
            </w:rPrChange>
          </w:rPr>
          <w:t>32</w:t>
        </w:r>
        <w:r w:rsidR="00873D96">
          <w:rPr>
            <w:rFonts w:hint="cs"/>
            <w:vertAlign w:val="superscript"/>
            <w:rtl/>
          </w:rPr>
          <w:t xml:space="preserve"> </w:t>
        </w:r>
      </w:ins>
      <w:ins w:id="2445" w:author="Windows User" w:date="2017-09-06T19:36:00Z">
        <w:r w:rsidR="00873D96">
          <w:rPr>
            <w:rFonts w:hint="cs"/>
            <w:rtl/>
          </w:rPr>
          <w:t xml:space="preserve"> مقدار ممکن شاخه ی </w:t>
        </w:r>
        <w:r w:rsidR="00873D96">
          <w:t>then</w:t>
        </w:r>
        <w:r w:rsidR="00873D96">
          <w:rPr>
            <w:rFonts w:hint="cs"/>
            <w:rtl/>
          </w:rPr>
          <w:t xml:space="preserve"> عبارت شرطی اجرا می شود. این به این معناست که با استفاده از روش های فازینگ نمی توان به پوشش کد مناسبی دست یافت.</w:t>
        </w:r>
      </w:ins>
      <w:ins w:id="2446" w:author="Windows User" w:date="2017-09-06T19:37:00Z">
        <w:r w:rsidR="00114D3D">
          <w:rPr>
            <w:rFonts w:hint="cs"/>
            <w:rtl/>
          </w:rPr>
          <w:t xml:space="preserve"> با استفاده از ابزار </w:t>
        </w:r>
        <w:r w:rsidR="00114D3D">
          <w:t>DART</w:t>
        </w:r>
        <w:r w:rsidR="00114D3D">
          <w:rPr>
            <w:rFonts w:hint="cs"/>
            <w:rtl/>
          </w:rPr>
          <w:t xml:space="preserve">  اما احتمال اجرای شاخه ی </w:t>
        </w:r>
        <w:r w:rsidR="00114D3D">
          <w:t>then</w:t>
        </w:r>
        <w:r w:rsidR="00114D3D">
          <w:rPr>
            <w:rFonts w:hint="cs"/>
            <w:rtl/>
          </w:rPr>
          <w:t xml:space="preserve"> و </w:t>
        </w:r>
      </w:ins>
      <w:ins w:id="2447" w:author="Windows User" w:date="2017-09-06T19:38:00Z">
        <w:r w:rsidR="00114D3D">
          <w:t>else</w:t>
        </w:r>
        <w:r w:rsidR="00114D3D">
          <w:rPr>
            <w:rFonts w:hint="cs"/>
            <w:rtl/>
          </w:rPr>
          <w:t xml:space="preserve"> با یکدیگر برابر و برابر </w:t>
        </w:r>
        <w:r w:rsidR="00114D3D">
          <w:t>0.5</w:t>
        </w:r>
        <w:r w:rsidR="00114D3D">
          <w:rPr>
            <w:rFonts w:hint="cs"/>
            <w:rtl/>
          </w:rPr>
          <w:t xml:space="preserve"> می باشد.</w:t>
        </w:r>
      </w:ins>
    </w:p>
    <w:p w14:paraId="53C202CC" w14:textId="6656680B" w:rsidR="004C0037" w:rsidRDefault="00114D3D" w:rsidP="004C0037">
      <w:pPr>
        <w:rPr>
          <w:ins w:id="2448" w:author="Windows User" w:date="2017-09-06T19:44:00Z"/>
          <w:rtl/>
        </w:rPr>
      </w:pPr>
      <w:ins w:id="2449" w:author="Windows User" w:date="2017-09-06T19:38:00Z">
        <w:r>
          <w:rPr>
            <w:rFonts w:hint="cs"/>
            <w:rtl/>
          </w:rPr>
          <w:t xml:space="preserve">در واقع روش اجرای پویانمادین که برای اولین بار در </w:t>
        </w:r>
      </w:ins>
      <w:ins w:id="2450" w:author="Windows User" w:date="2017-09-06T19:39:00Z">
        <w:r>
          <w:rPr>
            <w:rFonts w:hint="cs"/>
            <w:rtl/>
          </w:rPr>
          <w:t xml:space="preserve">پژهش </w:t>
        </w:r>
        <w:r>
          <w:t>DART</w:t>
        </w:r>
        <w:r>
          <w:rPr>
            <w:rFonts w:hint="cs"/>
            <w:rtl/>
          </w:rPr>
          <w:t xml:space="preserve"> مطرح شد می تواند به عنوان روش جایگزین</w:t>
        </w:r>
      </w:ins>
      <w:ins w:id="2451" w:author="Windows User" w:date="2017-09-06T19:40:00Z">
        <w:r>
          <w:rPr>
            <w:rFonts w:hint="cs"/>
            <w:rtl/>
          </w:rPr>
          <w:t xml:space="preserve"> تحلیل ایستا مطرح گردد. این روش در زمینه ی </w:t>
        </w:r>
      </w:ins>
      <w:ins w:id="2452" w:author="Windows User" w:date="2017-09-06T19:41:00Z">
        <w:r>
          <w:rPr>
            <w:rFonts w:hint="cs"/>
            <w:rtl/>
          </w:rPr>
          <w:t xml:space="preserve">آزمون کد کتابخانه های </w:t>
        </w:r>
        <w:r w:rsidR="004C0037">
          <w:rPr>
            <w:rFonts w:hint="cs"/>
            <w:rtl/>
          </w:rPr>
          <w:t xml:space="preserve">خارج از برنامه و تشخیص خطا های </w:t>
        </w:r>
      </w:ins>
      <w:ins w:id="2453" w:author="Windows User" w:date="2017-09-06T19:43:00Z">
        <w:r w:rsidR="004C0037">
          <w:rPr>
            <w:rFonts w:hint="cs"/>
            <w:rtl/>
          </w:rPr>
          <w:t>موج</w:t>
        </w:r>
      </w:ins>
      <w:ins w:id="2454" w:author="Windows User" w:date="2017-09-06T19:44:00Z">
        <w:r w:rsidR="004C0037">
          <w:rPr>
            <w:rFonts w:hint="cs"/>
            <w:rtl/>
          </w:rPr>
          <w:t>و</w:t>
        </w:r>
      </w:ins>
      <w:ins w:id="2455" w:author="Windows User" w:date="2017-09-06T19:43:00Z">
        <w:r w:rsidR="004C0037">
          <w:rPr>
            <w:rFonts w:hint="cs"/>
            <w:rtl/>
          </w:rPr>
          <w:t>د در زیربرنامه ها بسیار بهتر از تحلیل ایستا عمل می کند.</w:t>
        </w:r>
      </w:ins>
    </w:p>
    <w:p w14:paraId="3E9C064B" w14:textId="29756EAF" w:rsidR="004C0037" w:rsidRDefault="001548C9">
      <w:pPr>
        <w:pStyle w:val="Heading3"/>
        <w:rPr>
          <w:ins w:id="2456" w:author="Windows User" w:date="2017-09-06T19:45:00Z"/>
          <w:rtl/>
        </w:rPr>
        <w:pPrChange w:id="2457" w:author="Windows User" w:date="2017-09-22T15:22:00Z">
          <w:pPr/>
        </w:pPrChange>
      </w:pPr>
      <w:bookmarkStart w:id="2458" w:name="_Toc495715021"/>
      <w:ins w:id="2459" w:author="Windows User" w:date="2017-09-22T16:32:00Z">
        <w:r>
          <w:rPr>
            <w:rFonts w:hint="cs"/>
            <w:rtl/>
          </w:rPr>
          <w:t>3</w:t>
        </w:r>
      </w:ins>
      <w:ins w:id="2460" w:author="Windows User" w:date="2017-09-22T15:22:00Z">
        <w:r w:rsidR="00BF74DD">
          <w:rPr>
            <w:rFonts w:hint="cs"/>
            <w:rtl/>
          </w:rPr>
          <w:t>-1-3-</w:t>
        </w:r>
      </w:ins>
      <w:ins w:id="2461" w:author="Windows User" w:date="2017-09-06T19:44:00Z">
        <w:r w:rsidR="004C0037">
          <w:rPr>
            <w:rFonts w:hint="cs"/>
            <w:rtl/>
          </w:rPr>
          <w:t>طرح کلی</w:t>
        </w:r>
        <w:r w:rsidR="004C0037">
          <w:t xml:space="preserve"> DART</w:t>
        </w:r>
        <w:r w:rsidR="004C0037">
          <w:rPr>
            <w:rFonts w:hint="cs"/>
            <w:rtl/>
          </w:rPr>
          <w:t xml:space="preserve"> با استفاده از </w:t>
        </w:r>
        <w:del w:id="2462" w:author="Mahmoud" w:date="2017-09-19T18:34:00Z">
          <w:r w:rsidR="004C0037" w:rsidDel="00664E60">
            <w:rPr>
              <w:rFonts w:hint="cs"/>
              <w:rtl/>
            </w:rPr>
            <w:delText>یک</w:delText>
          </w:r>
        </w:del>
      </w:ins>
      <w:ins w:id="2463" w:author="Mahmoud" w:date="2017-09-19T18:34:00Z">
        <w:r w:rsidR="00664E60">
          <w:rPr>
            <w:rFonts w:hint="cs"/>
            <w:rtl/>
          </w:rPr>
          <w:t>دو</w:t>
        </w:r>
      </w:ins>
      <w:ins w:id="2464" w:author="Windows User" w:date="2017-09-06T19:44:00Z">
        <w:r w:rsidR="004C0037">
          <w:rPr>
            <w:rFonts w:hint="cs"/>
            <w:rtl/>
          </w:rPr>
          <w:t xml:space="preserve"> مثال</w:t>
        </w:r>
      </w:ins>
      <w:bookmarkEnd w:id="2458"/>
    </w:p>
    <w:p w14:paraId="61D7BAA9" w14:textId="42BCB07A" w:rsidR="004C0037" w:rsidDel="00213C98" w:rsidRDefault="00B41AB9" w:rsidP="006618F4">
      <w:pPr>
        <w:rPr>
          <w:del w:id="2465" w:author="Mahmoud [2]" w:date="2017-09-06T19:52:00Z"/>
        </w:rPr>
      </w:pPr>
      <w:ins w:id="2466" w:author="Windows User" w:date="2017-09-06T19:45:00Z">
        <w:r>
          <w:rPr>
            <w:rFonts w:hint="cs"/>
            <w:rtl/>
          </w:rPr>
          <w:t xml:space="preserve">در شکل 5 </w:t>
        </w:r>
        <w:del w:id="2467" w:author="Mahmoud" w:date="2017-09-19T18:35:00Z">
          <w:r w:rsidDel="008B7992">
            <w:rPr>
              <w:rFonts w:hint="cs"/>
              <w:rtl/>
            </w:rPr>
            <w:delText xml:space="preserve">یک </w:delText>
          </w:r>
        </w:del>
        <w:r>
          <w:rPr>
            <w:rFonts w:hint="cs"/>
            <w:rtl/>
          </w:rPr>
          <w:t>کد ساده</w:t>
        </w:r>
      </w:ins>
      <w:ins w:id="2468" w:author="Mahmoud" w:date="2017-09-19T18:35:00Z">
        <w:r w:rsidR="008B7992">
          <w:rPr>
            <w:rFonts w:hint="cs"/>
            <w:rtl/>
          </w:rPr>
          <w:t xml:space="preserve"> مربوط به مثال اول</w:t>
        </w:r>
      </w:ins>
      <w:ins w:id="2469" w:author="Windows User" w:date="2017-09-06T19:45:00Z">
        <w:r>
          <w:rPr>
            <w:rFonts w:hint="cs"/>
            <w:rtl/>
          </w:rPr>
          <w:t xml:space="preserve"> را مشاهده می کنید که قصد داریم تا با استفاده از ابزار </w:t>
        </w:r>
        <w:r>
          <w:t>DART</w:t>
        </w:r>
        <w:r>
          <w:rPr>
            <w:rFonts w:hint="cs"/>
            <w:rtl/>
          </w:rPr>
          <w:t xml:space="preserve"> آن را مورد تحلیل قرار دهیم.</w:t>
        </w:r>
      </w:ins>
    </w:p>
    <w:p w14:paraId="399893EC" w14:textId="77777777" w:rsidR="00213C98" w:rsidRDefault="00213C98" w:rsidP="004C0037">
      <w:pPr>
        <w:rPr>
          <w:ins w:id="2470" w:author="Mahmoud" w:date="2017-09-06T19:55:00Z"/>
          <w:rtl/>
        </w:rPr>
      </w:pPr>
    </w:p>
    <w:p w14:paraId="54E2177B" w14:textId="77777777" w:rsidR="007C15AE" w:rsidRDefault="007C15AE" w:rsidP="007C15AE">
      <w:pPr>
        <w:jc w:val="center"/>
      </w:pPr>
      <w:moveToRangeStart w:id="2471" w:author="Mahmoud" w:date="2017-09-06T19:55:00Z" w:name="move492491068"/>
      <w:moveTo w:id="2472" w:author="Mahmoud" w:date="2017-09-06T19:55:00Z">
        <w:r>
          <w:rPr>
            <w:noProof/>
            <w:lang w:bidi="ar-SA"/>
          </w:rPr>
          <w:drawing>
            <wp:inline distT="0" distB="0" distL="0" distR="0" wp14:anchorId="5467F4F2" wp14:editId="489E742D">
              <wp:extent cx="31527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775" cy="1257300"/>
                      </a:xfrm>
                      <a:prstGeom prst="rect">
                        <a:avLst/>
                      </a:prstGeom>
                    </pic:spPr>
                  </pic:pic>
                </a:graphicData>
              </a:graphic>
            </wp:inline>
          </w:drawing>
        </w:r>
      </w:moveTo>
    </w:p>
    <w:p w14:paraId="00ABA866" w14:textId="040F51D1" w:rsidR="007C15AE" w:rsidRPr="00B57391" w:rsidRDefault="007C15AE" w:rsidP="007C15AE">
      <w:pPr>
        <w:pStyle w:val="Caption"/>
        <w:bidi/>
        <w:jc w:val="center"/>
      </w:pPr>
      <w:bookmarkStart w:id="2473" w:name="_Toc495237205"/>
      <w:bookmarkStart w:id="2474" w:name="_Toc495714987"/>
      <w:moveTo w:id="2475" w:author="Mahmoud" w:date="2017-09-06T19:55:00Z">
        <w:r w:rsidRPr="00B57391">
          <w:rPr>
            <w:rFonts w:cs="B Nazanin"/>
            <w:rtl/>
          </w:rPr>
          <w:t xml:space="preserve">شکل </w:t>
        </w:r>
        <w:r w:rsidRPr="00B57391">
          <w:rPr>
            <w:rFonts w:cs="B Nazanin"/>
            <w:rtl/>
          </w:rPr>
          <w:fldChar w:fldCharType="begin"/>
        </w:r>
        <w:r w:rsidRPr="00B57391">
          <w:rPr>
            <w:rFonts w:cs="B Nazanin"/>
            <w:rtl/>
          </w:rPr>
          <w:instrText xml:space="preserve"> </w:instrText>
        </w:r>
        <w:r w:rsidRPr="00B57391">
          <w:rPr>
            <w:rFonts w:cs="B Nazanin"/>
          </w:rPr>
          <w:instrText>SEQ</w:instrText>
        </w:r>
        <w:r w:rsidRPr="00B57391">
          <w:rPr>
            <w:rFonts w:cs="B Nazanin"/>
            <w:rtl/>
          </w:rPr>
          <w:instrText xml:space="preserve"> شکل \* </w:instrText>
        </w:r>
        <w:r w:rsidRPr="00B57391">
          <w:rPr>
            <w:rFonts w:cs="B Nazanin"/>
          </w:rPr>
          <w:instrText>ARABIC</w:instrText>
        </w:r>
        <w:r w:rsidRPr="00B57391">
          <w:rPr>
            <w:rFonts w:cs="B Nazanin"/>
            <w:rtl/>
          </w:rPr>
          <w:instrText xml:space="preserve"> </w:instrText>
        </w:r>
        <w:r w:rsidRPr="00B57391">
          <w:rPr>
            <w:rFonts w:cs="B Nazanin"/>
            <w:rtl/>
          </w:rPr>
          <w:fldChar w:fldCharType="separate"/>
        </w:r>
      </w:moveTo>
      <w:ins w:id="2476" w:author="Windows User" w:date="2017-10-14T03:40:00Z">
        <w:r w:rsidR="000D5978">
          <w:rPr>
            <w:rFonts w:cs="B Nazanin"/>
            <w:noProof/>
            <w:rtl/>
          </w:rPr>
          <w:t>4</w:t>
        </w:r>
      </w:ins>
      <w:moveTo w:id="2477" w:author="Mahmoud" w:date="2017-09-06T19:55:00Z">
        <w:r w:rsidRPr="00B57391">
          <w:rPr>
            <w:rFonts w:cs="B Nazanin"/>
            <w:rtl/>
          </w:rPr>
          <w:fldChar w:fldCharType="end"/>
        </w:r>
        <w:r w:rsidRPr="00B57391">
          <w:rPr>
            <w:rFonts w:cs="B Nazanin"/>
          </w:rPr>
          <w:t>-</w:t>
        </w:r>
        <w:r w:rsidRPr="00B57391">
          <w:rPr>
            <w:rFonts w:cs="B Nazanin"/>
            <w:rtl/>
            <w:lang w:bidi="fa-IR"/>
          </w:rPr>
          <w:t xml:space="preserve"> </w:t>
        </w:r>
        <w:r w:rsidRPr="00B57391">
          <w:rPr>
            <w:rFonts w:cs="B Nazanin" w:hint="cs"/>
            <w:rtl/>
            <w:lang w:bidi="fa-IR"/>
          </w:rPr>
          <w:t>ی</w:t>
        </w:r>
        <w:r w:rsidRPr="00B57391">
          <w:rPr>
            <w:rFonts w:cs="B Nazanin" w:hint="eastAsia"/>
            <w:rtl/>
            <w:lang w:bidi="fa-IR"/>
          </w:rPr>
          <w:t>ک</w:t>
        </w:r>
        <w:r w:rsidRPr="00B57391">
          <w:rPr>
            <w:rFonts w:cs="B Nazanin"/>
            <w:rtl/>
            <w:lang w:bidi="fa-IR"/>
          </w:rPr>
          <w:t xml:space="preserve"> </w:t>
        </w:r>
        <w:r w:rsidRPr="00B57391">
          <w:rPr>
            <w:rFonts w:cs="B Nazanin" w:hint="eastAsia"/>
            <w:rtl/>
            <w:lang w:bidi="fa-IR"/>
          </w:rPr>
          <w:t>تکه</w:t>
        </w:r>
        <w:r w:rsidRPr="00B57391">
          <w:rPr>
            <w:rFonts w:cs="B Nazanin"/>
            <w:rtl/>
            <w:lang w:bidi="fa-IR"/>
          </w:rPr>
          <w:t xml:space="preserve"> </w:t>
        </w:r>
        <w:r w:rsidRPr="00B57391">
          <w:rPr>
            <w:rFonts w:cs="B Nazanin" w:hint="eastAsia"/>
            <w:rtl/>
            <w:lang w:bidi="fa-IR"/>
          </w:rPr>
          <w:t>کد</w:t>
        </w:r>
        <w:r w:rsidRPr="00B57391">
          <w:rPr>
            <w:rFonts w:cs="B Nazanin"/>
            <w:rtl/>
            <w:lang w:bidi="fa-IR"/>
          </w:rPr>
          <w:t xml:space="preserve"> ساده برا</w:t>
        </w:r>
        <w:r w:rsidRPr="00B57391">
          <w:rPr>
            <w:rFonts w:cs="B Nazanin" w:hint="cs"/>
            <w:rtl/>
            <w:lang w:bidi="fa-IR"/>
          </w:rPr>
          <w:t>ی</w:t>
        </w:r>
        <w:r w:rsidRPr="00B57391">
          <w:rPr>
            <w:rFonts w:cs="B Nazanin"/>
            <w:rtl/>
            <w:lang w:bidi="fa-IR"/>
          </w:rPr>
          <w:t xml:space="preserve"> آزمون با ابزار </w:t>
        </w:r>
        <w:r w:rsidRPr="00B57391">
          <w:rPr>
            <w:rFonts w:cs="B Nazanin"/>
            <w:lang w:bidi="fa-IR"/>
          </w:rPr>
          <w:t>DART</w:t>
        </w:r>
      </w:moveTo>
      <w:ins w:id="2478" w:author="Mahmoud" w:date="2017-09-19T20:58:00Z">
        <w:r w:rsidR="00923459">
          <w:rPr>
            <w:rFonts w:cs="B Nazanin" w:hint="cs"/>
            <w:rtl/>
            <w:lang w:bidi="fa-IR"/>
          </w:rPr>
          <w:t>-مثال اول</w:t>
        </w:r>
      </w:ins>
      <w:bookmarkEnd w:id="2473"/>
      <w:bookmarkEnd w:id="2474"/>
    </w:p>
    <w:moveToRangeEnd w:id="2471"/>
    <w:p w14:paraId="22F3D179" w14:textId="09E38B80" w:rsidR="007C15AE" w:rsidRDefault="007C15AE" w:rsidP="004C0037">
      <w:pPr>
        <w:rPr>
          <w:ins w:id="2479" w:author="Mahmoud" w:date="2017-09-06T19:59:00Z"/>
          <w:rtl/>
        </w:rPr>
      </w:pPr>
      <w:ins w:id="2480" w:author="Mahmoud" w:date="2017-09-06T19:55:00Z">
        <w:r>
          <w:rPr>
            <w:rFonts w:hint="cs"/>
            <w:rtl/>
          </w:rPr>
          <w:lastRenderedPageBreak/>
          <w:t xml:space="preserve">همانطور که مشاهده می کنید </w:t>
        </w:r>
      </w:ins>
      <w:ins w:id="2481" w:author="Mahmoud" w:date="2017-09-06T19:56:00Z">
        <w:r>
          <w:rPr>
            <w:rFonts w:hint="cs"/>
            <w:rtl/>
          </w:rPr>
          <w:t xml:space="preserve">تابع </w:t>
        </w:r>
        <w:r>
          <w:t>h</w:t>
        </w:r>
        <w:r>
          <w:rPr>
            <w:rFonts w:hint="cs"/>
            <w:rtl/>
          </w:rPr>
          <w:t xml:space="preserve"> دارای خطا می باشد زیرا یکی از مسیر های اجرایی آن می تواند به عبارت </w:t>
        </w:r>
        <w:r>
          <w:t>abort()</w:t>
        </w:r>
      </w:ins>
      <w:ins w:id="2482" w:author="Mahmoud" w:date="2017-09-06T19:57:00Z">
        <w:r>
          <w:rPr>
            <w:rFonts w:hint="cs"/>
            <w:rtl/>
          </w:rPr>
          <w:t xml:space="preserve"> ختم شود؛ اما با استفاده از روش فازینگ احتمال بسیار کمی دارد که با اجرای برنامه ورودی های دلخواه بگونه ای داده شود که برنامه به عبارت </w:t>
        </w:r>
      </w:ins>
      <w:ins w:id="2483" w:author="Mahmoud" w:date="2017-09-06T19:59:00Z">
        <w:r>
          <w:t>abort()</w:t>
        </w:r>
        <w:r>
          <w:rPr>
            <w:rFonts w:hint="cs"/>
            <w:rtl/>
          </w:rPr>
          <w:t xml:space="preserve"> برسد.</w:t>
        </w:r>
      </w:ins>
    </w:p>
    <w:p w14:paraId="168BDEC5" w14:textId="1DC2BD5A" w:rsidR="007C15AE" w:rsidRDefault="007C15AE" w:rsidP="00BC7980">
      <w:pPr>
        <w:rPr>
          <w:ins w:id="2484" w:author="Mahmoud" w:date="2017-09-06T20:05:00Z"/>
          <w:rtl/>
        </w:rPr>
      </w:pPr>
      <w:ins w:id="2485" w:author="Mahmoud" w:date="2017-09-06T19:59:00Z">
        <w:r>
          <w:rPr>
            <w:rFonts w:hint="cs"/>
            <w:rtl/>
          </w:rPr>
          <w:t xml:space="preserve">اگر تکه کد شکل 5 را با استفاده از ابزار </w:t>
        </w:r>
      </w:ins>
      <w:ins w:id="2486" w:author="Mahmoud" w:date="2017-09-06T20:00:00Z">
        <w:r>
          <w:t>DART</w:t>
        </w:r>
      </w:ins>
      <w:ins w:id="2487" w:author="Mahmoud" w:date="2017-09-06T20:01:00Z">
        <w:r>
          <w:rPr>
            <w:rFonts w:hint="cs"/>
            <w:rtl/>
          </w:rPr>
          <w:t xml:space="preserve"> مورد آزمون قرار دهیم</w:t>
        </w:r>
      </w:ins>
      <w:ins w:id="2488" w:author="Mahmoud" w:date="2017-09-06T20:02:00Z">
        <w:r>
          <w:rPr>
            <w:rFonts w:hint="cs"/>
            <w:rtl/>
          </w:rPr>
          <w:t xml:space="preserve">. فرض کنید که ورودی های دلخواه اولیه </w:t>
        </w:r>
        <w:r>
          <w:t>x=269167349 , y=889801541</w:t>
        </w:r>
        <w:r>
          <w:rPr>
            <w:rFonts w:hint="cs"/>
            <w:rtl/>
          </w:rPr>
          <w:t xml:space="preserve"> باشد</w:t>
        </w:r>
      </w:ins>
      <w:ins w:id="2489" w:author="Mahmoud" w:date="2017-09-06T20:04:00Z">
        <w:r>
          <w:rPr>
            <w:rFonts w:hint="cs"/>
            <w:rtl/>
          </w:rPr>
          <w:t xml:space="preserve">، </w:t>
        </w:r>
      </w:ins>
      <w:ins w:id="2490" w:author="Mahmoud" w:date="2017-09-06T20:02:00Z">
        <w:r>
          <w:rPr>
            <w:rFonts w:hint="cs"/>
            <w:rtl/>
          </w:rPr>
          <w:t xml:space="preserve">درآن صورت شاخه ی </w:t>
        </w:r>
      </w:ins>
      <w:ins w:id="2491" w:author="Mahmoud" w:date="2017-09-06T20:03:00Z">
        <w:r>
          <w:t>then</w:t>
        </w:r>
        <w:r>
          <w:rPr>
            <w:rFonts w:hint="cs"/>
            <w:rtl/>
          </w:rPr>
          <w:t xml:space="preserve"> اولین عبارت شرطی اجرا خواهد شد</w:t>
        </w:r>
      </w:ins>
      <w:ins w:id="2492" w:author="Mahmoud" w:date="2017-09-06T20:04:00Z">
        <w:r>
          <w:rPr>
            <w:rFonts w:hint="cs"/>
            <w:rtl/>
          </w:rPr>
          <w:t xml:space="preserve"> ولی دومین عبارت شرطی به شاخه ی </w:t>
        </w:r>
        <w:r>
          <w:t>else</w:t>
        </w:r>
        <w:r>
          <w:rPr>
            <w:rFonts w:hint="cs"/>
            <w:rtl/>
          </w:rPr>
          <w:t xml:space="preserve"> خواهد رفت</w:t>
        </w:r>
      </w:ins>
      <w:ins w:id="2493" w:author="Mahmoud" w:date="2017-09-06T20:05:00Z">
        <w:r w:rsidR="00793B09">
          <w:rPr>
            <w:rFonts w:hint="cs"/>
            <w:rtl/>
          </w:rPr>
          <w:t xml:space="preserve"> بنابراین در اولین اجرا خطایی یافت نخواهد شد.</w:t>
        </w:r>
      </w:ins>
    </w:p>
    <w:p w14:paraId="168F97E4" w14:textId="0960B866" w:rsidR="00793B09" w:rsidDel="00516E43" w:rsidRDefault="00793B09" w:rsidP="006618F4">
      <w:pPr>
        <w:rPr>
          <w:ins w:id="2494" w:author="Mahmoud [2]" w:date="2017-09-06T19:52:00Z"/>
          <w:del w:id="2495" w:author="Mahmoud" w:date="2017-09-06T20:08:00Z"/>
          <w:rtl/>
        </w:rPr>
      </w:pPr>
      <w:ins w:id="2496" w:author="Mahmoud" w:date="2017-09-06T20:05:00Z">
        <w:r>
          <w:rPr>
            <w:rFonts w:hint="cs"/>
            <w:rtl/>
          </w:rPr>
          <w:t xml:space="preserve">درحین اجرای این مسیر اولیه عبارات شرطی </w:t>
        </w:r>
      </w:ins>
      <w:ins w:id="2497" w:author="Mahmoud" w:date="2017-09-06T20:06:00Z">
        <w:r>
          <w:t xml:space="preserve"> </w:t>
        </w:r>
        <w:r w:rsidRPr="00793B09">
          <w:t xml:space="preserve">x0 </w:t>
        </w:r>
        <w:r>
          <w:t>!</w:t>
        </w:r>
        <w:r w:rsidRPr="00793B09">
          <w:t>= y0</w:t>
        </w:r>
      </w:ins>
      <w:ins w:id="2498" w:author="Mahmoud" w:date="2017-09-06T20:05:00Z">
        <w:r>
          <w:rPr>
            <w:rFonts w:hint="cs"/>
            <w:rtl/>
          </w:rPr>
          <w:t>و</w:t>
        </w:r>
      </w:ins>
      <w:ins w:id="2499" w:author="Mahmoud" w:date="2017-09-06T20:06:00Z">
        <w:r>
          <w:t xml:space="preserve"> </w:t>
        </w:r>
      </w:ins>
      <w:ins w:id="2500" w:author="Mahmoud" w:date="2017-09-06T20:07:00Z">
        <w:r w:rsidR="00DA5E5F">
          <w:t xml:space="preserve"> </w:t>
        </w:r>
        <w:r w:rsidR="00DA5E5F">
          <w:rPr>
            <w:rFonts w:hint="cs"/>
            <w:rtl/>
          </w:rPr>
          <w:t xml:space="preserve"> </w:t>
        </w:r>
      </w:ins>
      <w:ins w:id="2501" w:author="Mahmoud" w:date="2017-09-06T20:06:00Z">
        <w:r w:rsidRPr="00793B09">
          <w:t xml:space="preserve">2·x0 </w:t>
        </w:r>
        <w:r>
          <w:t>!</w:t>
        </w:r>
        <w:r w:rsidRPr="00793B09">
          <w:t>= x0+10</w:t>
        </w:r>
      </w:ins>
      <w:ins w:id="2502" w:author="Mahmoud" w:date="2017-09-06T20:07:00Z">
        <w:r w:rsidR="00DA5E5F">
          <w:rPr>
            <w:rFonts w:hint="cs"/>
            <w:rtl/>
          </w:rPr>
          <w:t xml:space="preserve"> با استفاده از عبارات نمادین </w:t>
        </w:r>
        <w:r w:rsidR="00DA5E5F">
          <w:t>x0,y0</w:t>
        </w:r>
        <w:r w:rsidR="00DA5E5F">
          <w:rPr>
            <w:rFonts w:hint="cs"/>
            <w:rtl/>
          </w:rPr>
          <w:t xml:space="preserve"> </w:t>
        </w:r>
      </w:ins>
      <w:ins w:id="2503" w:author="Mahmoud" w:date="2017-09-06T20:05:00Z">
        <w:r>
          <w:rPr>
            <w:rFonts w:hint="cs"/>
            <w:rtl/>
          </w:rPr>
          <w:t>استخراج می شوند.</w:t>
        </w:r>
      </w:ins>
      <w:ins w:id="2504" w:author="Mahmoud" w:date="2017-09-06T20:08:00Z">
        <w:r w:rsidR="00516E43">
          <w:rPr>
            <w:rFonts w:hint="cs"/>
            <w:rtl/>
          </w:rPr>
          <w:t xml:space="preserve"> در اولین مسیر اجرا </w:t>
        </w:r>
      </w:ins>
      <w:ins w:id="2505" w:author="Mahmoud" w:date="2017-09-06T20:10:00Z">
        <w:r w:rsidR="00516E43">
          <w:rPr>
            <w:rFonts w:hint="cs"/>
            <w:rtl/>
          </w:rPr>
          <w:t>شرط مسیر</w:t>
        </w:r>
        <w:r w:rsidR="00516E43" w:rsidRPr="00E2341D">
          <w:rPr>
            <w:rStyle w:val="FootnoteReference"/>
            <w:rtl/>
          </w:rPr>
          <w:footnoteReference w:id="28"/>
        </w:r>
      </w:ins>
      <w:ins w:id="2507" w:author="Mahmoud" w:date="2017-09-06T20:08:00Z">
        <w:r w:rsidR="00516E43">
          <w:rPr>
            <w:rFonts w:hint="cs"/>
            <w:rtl/>
          </w:rPr>
          <w:t xml:space="preserve"> به صورت</w:t>
        </w:r>
        <w:del w:id="2508" w:author="Windows User" w:date="2017-09-12T09:50:00Z">
          <w:r w:rsidR="00516E43" w:rsidDel="00962CDD">
            <w:rPr>
              <w:rFonts w:hint="cs"/>
              <w:rtl/>
            </w:rPr>
            <w:delText xml:space="preserve"> </w:delText>
          </w:r>
        </w:del>
        <w:r w:rsidR="00516E43">
          <w:rPr>
            <w:rFonts w:hint="cs"/>
            <w:rtl/>
          </w:rPr>
          <w:t>«</w:t>
        </w:r>
      </w:ins>
      <w:ins w:id="2509" w:author="Mahmoud" w:date="2017-09-06T20:09:00Z">
        <w:r w:rsidR="00516E43">
          <w:t xml:space="preserve"> </w:t>
        </w:r>
      </w:ins>
      <w:ins w:id="2510" w:author="Mahmoud" w:date="2017-09-06T20:08:00Z">
        <w:r w:rsidR="00516E43" w:rsidRPr="00516E43">
          <w:t xml:space="preserve">x0 </w:t>
        </w:r>
        <w:r w:rsidR="00516E43">
          <w:t>!</w:t>
        </w:r>
        <w:r w:rsidR="00516E43" w:rsidRPr="00516E43">
          <w:t>= y0</w:t>
        </w:r>
      </w:ins>
      <w:ins w:id="2511" w:author="Mahmoud" w:date="2017-09-06T20:09:00Z">
        <w:r w:rsidR="00516E43">
          <w:t xml:space="preserve"> </w:t>
        </w:r>
      </w:ins>
      <w:ins w:id="2512" w:author="Mahmoud" w:date="2017-09-06T20:08:00Z">
        <w:r w:rsidR="00516E43" w:rsidRPr="00516E43">
          <w:t xml:space="preserve">, 2·x0 </w:t>
        </w:r>
      </w:ins>
      <w:ins w:id="2513" w:author="Mahmoud" w:date="2017-09-06T20:09:00Z">
        <w:r w:rsidR="00516E43">
          <w:t>!</w:t>
        </w:r>
      </w:ins>
      <w:ins w:id="2514" w:author="Mahmoud" w:date="2017-09-06T20:08:00Z">
        <w:r w:rsidR="00516E43" w:rsidRPr="00516E43">
          <w:t>= x0+10</w:t>
        </w:r>
      </w:ins>
      <w:ins w:id="2515" w:author="Mahmoud" w:date="2017-09-06T20:09:00Z">
        <w:r w:rsidR="00516E43">
          <w:t xml:space="preserve"> </w:t>
        </w:r>
      </w:ins>
    </w:p>
    <w:p w14:paraId="6D64255A" w14:textId="1A1F7A79" w:rsidR="00213C98" w:rsidDel="00962CDD" w:rsidRDefault="00213C98">
      <w:pPr>
        <w:jc w:val="center"/>
        <w:rPr>
          <w:ins w:id="2516" w:author="Mahmoud [2]" w:date="2017-09-06T19:53:00Z"/>
          <w:del w:id="2517" w:author="Windows User" w:date="2017-09-12T09:50:00Z"/>
        </w:rPr>
        <w:pPrChange w:id="2518" w:author="Mahmoud [2]" w:date="2017-09-06T19:53:00Z">
          <w:pPr/>
        </w:pPrChange>
      </w:pPr>
      <w:moveFromRangeStart w:id="2519" w:author="Mahmoud" w:date="2017-09-06T19:55:00Z" w:name="move492491068"/>
      <w:moveFrom w:id="2520" w:author="Mahmoud" w:date="2017-09-06T19:55:00Z">
        <w:ins w:id="2521" w:author="Mahmoud [2]" w:date="2017-09-06T19:53:00Z">
          <w:r w:rsidDel="007C15AE">
            <w:rPr>
              <w:noProof/>
              <w:lang w:bidi="ar-SA"/>
            </w:rPr>
            <w:drawing>
              <wp:inline distT="0" distB="0" distL="0" distR="0" wp14:anchorId="53C3CDC0" wp14:editId="01DBB0F4">
                <wp:extent cx="3152775" cy="1257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775" cy="1257300"/>
                        </a:xfrm>
                        <a:prstGeom prst="rect">
                          <a:avLst/>
                        </a:prstGeom>
                      </pic:spPr>
                    </pic:pic>
                  </a:graphicData>
                </a:graphic>
              </wp:inline>
            </w:drawing>
          </w:r>
        </w:ins>
      </w:moveFrom>
    </w:p>
    <w:p w14:paraId="6BDE755F" w14:textId="2919C738" w:rsidR="00213C98" w:rsidRPr="00156B1D" w:rsidDel="00962CDD" w:rsidRDefault="00213C98">
      <w:pPr>
        <w:jc w:val="center"/>
        <w:rPr>
          <w:ins w:id="2522" w:author="Mahmoud [2]" w:date="2017-09-06T19:52:00Z"/>
          <w:del w:id="2523" w:author="Windows User" w:date="2017-09-12T09:50:00Z"/>
          <w:rFonts w:asciiTheme="minorHAnsi" w:hAnsiTheme="minorHAnsi" w:cstheme="minorBidi"/>
          <w:b/>
          <w:bCs/>
          <w:color w:val="4F81BD" w:themeColor="accent1"/>
          <w:sz w:val="18"/>
          <w:szCs w:val="18"/>
          <w:lang w:bidi="ar-SA"/>
          <w:rPrChange w:id="2524" w:author="Mahmoud [2]" w:date="2017-09-06T19:54:00Z">
            <w:rPr>
              <w:ins w:id="2525" w:author="Mahmoud [2]" w:date="2017-09-06T19:52:00Z"/>
              <w:del w:id="2526" w:author="Windows User" w:date="2017-09-12T09:50:00Z"/>
            </w:rPr>
          </w:rPrChange>
        </w:rPr>
        <w:pPrChange w:id="2527" w:author="Windows User" w:date="2017-09-12T09:50:00Z">
          <w:pPr/>
        </w:pPrChange>
      </w:pPr>
      <w:moveFrom w:id="2528" w:author="Mahmoud" w:date="2017-09-06T19:55:00Z">
        <w:ins w:id="2529" w:author="Mahmoud [2]" w:date="2017-09-06T19:53:00Z">
          <w:del w:id="2530" w:author="Windows User" w:date="2017-09-12T09:50:00Z">
            <w:r w:rsidRPr="00156B1D" w:rsidDel="00962CDD">
              <w:rPr>
                <w:rFonts w:asciiTheme="minorHAnsi" w:hAnsiTheme="minorHAnsi"/>
                <w:color w:val="4F81BD" w:themeColor="accent1"/>
                <w:sz w:val="18"/>
                <w:szCs w:val="18"/>
                <w:rtl/>
                <w:lang w:bidi="ar-SA"/>
                <w:rPrChange w:id="2531" w:author="Mahmoud [2]" w:date="2017-09-06T19:54:00Z">
                  <w:rPr>
                    <w:rtl/>
                  </w:rPr>
                </w:rPrChange>
              </w:rPr>
              <w:delText xml:space="preserve">شکل </w:delText>
            </w:r>
            <w:r w:rsidRPr="00156B1D" w:rsidDel="00962CDD">
              <w:rPr>
                <w:rFonts w:asciiTheme="minorHAnsi" w:hAnsiTheme="minorHAnsi"/>
                <w:color w:val="4F81BD" w:themeColor="accent1"/>
                <w:sz w:val="18"/>
                <w:szCs w:val="18"/>
                <w:rtl/>
                <w:lang w:bidi="ar-SA"/>
                <w:rPrChange w:id="2532" w:author="Mahmoud [2]" w:date="2017-09-06T19:54:00Z">
                  <w:rPr>
                    <w:rtl/>
                  </w:rPr>
                </w:rPrChange>
              </w:rPr>
              <w:fldChar w:fldCharType="begin"/>
            </w:r>
            <w:r w:rsidRPr="00156B1D" w:rsidDel="00962CDD">
              <w:rPr>
                <w:rFonts w:asciiTheme="minorHAnsi" w:hAnsiTheme="minorHAnsi"/>
                <w:color w:val="4F81BD" w:themeColor="accent1"/>
                <w:sz w:val="18"/>
                <w:szCs w:val="18"/>
                <w:rtl/>
                <w:lang w:bidi="ar-SA"/>
                <w:rPrChange w:id="2533" w:author="Mahmoud [2]" w:date="2017-09-06T19:54:00Z">
                  <w:rPr>
                    <w:rtl/>
                  </w:rPr>
                </w:rPrChange>
              </w:rPr>
              <w:delInstrText xml:space="preserve"> </w:delInstrText>
            </w:r>
            <w:r w:rsidRPr="00156B1D" w:rsidDel="00962CDD">
              <w:rPr>
                <w:rFonts w:asciiTheme="minorHAnsi" w:hAnsiTheme="minorHAnsi"/>
                <w:color w:val="4F81BD" w:themeColor="accent1"/>
                <w:sz w:val="18"/>
                <w:szCs w:val="18"/>
                <w:lang w:bidi="ar-SA"/>
                <w:rPrChange w:id="2534" w:author="Mahmoud [2]" w:date="2017-09-06T19:54:00Z">
                  <w:rPr/>
                </w:rPrChange>
              </w:rPr>
              <w:delInstrText>SEQ</w:delInstrText>
            </w:r>
            <w:r w:rsidRPr="00156B1D" w:rsidDel="00962CDD">
              <w:rPr>
                <w:rFonts w:asciiTheme="minorHAnsi" w:hAnsiTheme="minorHAnsi"/>
                <w:color w:val="4F81BD" w:themeColor="accent1"/>
                <w:sz w:val="18"/>
                <w:szCs w:val="18"/>
                <w:rtl/>
                <w:lang w:bidi="ar-SA"/>
                <w:rPrChange w:id="2535" w:author="Mahmoud [2]" w:date="2017-09-06T19:54:00Z">
                  <w:rPr>
                    <w:rtl/>
                  </w:rPr>
                </w:rPrChange>
              </w:rPr>
              <w:delInstrText xml:space="preserve"> شکل \* </w:delInstrText>
            </w:r>
            <w:r w:rsidRPr="00156B1D" w:rsidDel="00962CDD">
              <w:rPr>
                <w:rFonts w:asciiTheme="minorHAnsi" w:hAnsiTheme="minorHAnsi"/>
                <w:color w:val="4F81BD" w:themeColor="accent1"/>
                <w:sz w:val="18"/>
                <w:szCs w:val="18"/>
                <w:lang w:bidi="ar-SA"/>
                <w:rPrChange w:id="2536" w:author="Mahmoud [2]" w:date="2017-09-06T19:54:00Z">
                  <w:rPr/>
                </w:rPrChange>
              </w:rPr>
              <w:delInstrText>ARABIC</w:delInstrText>
            </w:r>
            <w:r w:rsidRPr="00156B1D" w:rsidDel="00962CDD">
              <w:rPr>
                <w:rFonts w:asciiTheme="minorHAnsi" w:hAnsiTheme="minorHAnsi"/>
                <w:color w:val="4F81BD" w:themeColor="accent1"/>
                <w:sz w:val="18"/>
                <w:szCs w:val="18"/>
                <w:rtl/>
                <w:lang w:bidi="ar-SA"/>
                <w:rPrChange w:id="2537" w:author="Mahmoud [2]" w:date="2017-09-06T19:54:00Z">
                  <w:rPr>
                    <w:rtl/>
                  </w:rPr>
                </w:rPrChange>
              </w:rPr>
              <w:delInstrText xml:space="preserve"> </w:delInstrText>
            </w:r>
          </w:del>
        </w:ins>
        <w:del w:id="2538" w:author="Windows User" w:date="2017-09-12T09:50:00Z">
          <w:r w:rsidRPr="00156B1D" w:rsidDel="00962CDD">
            <w:rPr>
              <w:rFonts w:asciiTheme="minorHAnsi" w:hAnsiTheme="minorHAnsi"/>
              <w:color w:val="4F81BD" w:themeColor="accent1"/>
              <w:sz w:val="18"/>
              <w:szCs w:val="18"/>
              <w:rtl/>
              <w:lang w:bidi="ar-SA"/>
              <w:rPrChange w:id="2539" w:author="Mahmoud [2]" w:date="2017-09-06T19:54:00Z">
                <w:rPr>
                  <w:rtl/>
                </w:rPr>
              </w:rPrChange>
            </w:rPr>
            <w:fldChar w:fldCharType="separate"/>
          </w:r>
        </w:del>
        <w:ins w:id="2540" w:author="Mahmoud [2]" w:date="2017-09-06T19:53:00Z">
          <w:del w:id="2541" w:author="Windows User" w:date="2017-09-12T09:50:00Z">
            <w:r w:rsidRPr="00156B1D" w:rsidDel="00962CDD">
              <w:rPr>
                <w:rFonts w:asciiTheme="minorHAnsi" w:hAnsiTheme="minorHAnsi"/>
                <w:noProof/>
                <w:color w:val="4F81BD" w:themeColor="accent1"/>
                <w:sz w:val="18"/>
                <w:szCs w:val="18"/>
                <w:rtl/>
                <w:lang w:bidi="ar-SA"/>
                <w:rPrChange w:id="2542" w:author="Mahmoud [2]" w:date="2017-09-06T19:54:00Z">
                  <w:rPr>
                    <w:noProof/>
                    <w:rtl/>
                  </w:rPr>
                </w:rPrChange>
              </w:rPr>
              <w:delText>5</w:delText>
            </w:r>
            <w:r w:rsidRPr="00156B1D" w:rsidDel="00962CDD">
              <w:rPr>
                <w:rFonts w:asciiTheme="minorHAnsi" w:hAnsiTheme="minorHAnsi"/>
                <w:color w:val="4F81BD" w:themeColor="accent1"/>
                <w:sz w:val="18"/>
                <w:szCs w:val="18"/>
                <w:rtl/>
                <w:lang w:bidi="ar-SA"/>
                <w:rPrChange w:id="2543" w:author="Mahmoud [2]" w:date="2017-09-06T19:54:00Z">
                  <w:rPr>
                    <w:rtl/>
                  </w:rPr>
                </w:rPrChange>
              </w:rPr>
              <w:fldChar w:fldCharType="end"/>
            </w:r>
            <w:r w:rsidRPr="00156B1D" w:rsidDel="00962CDD">
              <w:rPr>
                <w:rFonts w:asciiTheme="minorHAnsi" w:hAnsiTheme="minorHAnsi"/>
                <w:color w:val="4F81BD" w:themeColor="accent1"/>
                <w:sz w:val="18"/>
                <w:szCs w:val="18"/>
                <w:lang w:bidi="ar-SA"/>
                <w:rPrChange w:id="2544" w:author="Mahmoud [2]" w:date="2017-09-06T19:54:00Z">
                  <w:rPr/>
                </w:rPrChange>
              </w:rPr>
              <w:delText>-</w:delText>
            </w:r>
            <w:r w:rsidRPr="00156B1D" w:rsidDel="00962CDD">
              <w:rPr>
                <w:rFonts w:asciiTheme="minorHAnsi" w:hAnsiTheme="minorHAnsi"/>
                <w:color w:val="4F81BD" w:themeColor="accent1"/>
                <w:sz w:val="18"/>
                <w:szCs w:val="18"/>
                <w:rtl/>
                <w:rPrChange w:id="2545" w:author="Mahmoud [2]" w:date="2017-09-06T19:54:00Z">
                  <w:rPr>
                    <w:rtl/>
                  </w:rPr>
                </w:rPrChange>
              </w:rPr>
              <w:delText xml:space="preserve"> </w:delText>
            </w:r>
            <w:r w:rsidRPr="00156B1D" w:rsidDel="00962CDD">
              <w:rPr>
                <w:rFonts w:asciiTheme="minorHAnsi" w:hAnsiTheme="minorHAnsi" w:hint="cs"/>
                <w:color w:val="4F81BD" w:themeColor="accent1"/>
                <w:sz w:val="18"/>
                <w:szCs w:val="18"/>
                <w:rtl/>
                <w:rPrChange w:id="2546" w:author="Mahmoud [2]" w:date="2017-09-06T19:54:00Z">
                  <w:rPr>
                    <w:rFonts w:hint="cs"/>
                    <w:rtl/>
                  </w:rPr>
                </w:rPrChange>
              </w:rPr>
              <w:delText>یک</w:delText>
            </w:r>
            <w:r w:rsidRPr="00156B1D" w:rsidDel="00962CDD">
              <w:rPr>
                <w:rFonts w:asciiTheme="minorHAnsi" w:hAnsiTheme="minorHAnsi"/>
                <w:color w:val="4F81BD" w:themeColor="accent1"/>
                <w:sz w:val="18"/>
                <w:szCs w:val="18"/>
                <w:rtl/>
                <w:rPrChange w:id="2547" w:author="Mahmoud [2]" w:date="2017-09-06T19:54:00Z">
                  <w:rPr>
                    <w:rtl/>
                  </w:rPr>
                </w:rPrChange>
              </w:rPr>
              <w:delText xml:space="preserve"> </w:delText>
            </w:r>
          </w:del>
        </w:ins>
        <w:ins w:id="2548" w:author="Mahmoud [2]" w:date="2017-09-06T19:54:00Z">
          <w:del w:id="2549" w:author="Windows User" w:date="2017-09-12T09:50:00Z">
            <w:r w:rsidR="00156B1D" w:rsidRPr="00156B1D" w:rsidDel="00962CDD">
              <w:rPr>
                <w:rFonts w:asciiTheme="minorHAnsi" w:hAnsiTheme="minorHAnsi" w:hint="cs"/>
                <w:color w:val="4F81BD" w:themeColor="accent1"/>
                <w:sz w:val="18"/>
                <w:szCs w:val="18"/>
                <w:rtl/>
                <w:rPrChange w:id="2550" w:author="Mahmoud [2]" w:date="2017-09-06T19:54:00Z">
                  <w:rPr>
                    <w:rFonts w:hint="cs"/>
                    <w:rtl/>
                  </w:rPr>
                </w:rPrChange>
              </w:rPr>
              <w:delText>تکه</w:delText>
            </w:r>
            <w:r w:rsidR="00156B1D" w:rsidRPr="00156B1D" w:rsidDel="00962CDD">
              <w:rPr>
                <w:rFonts w:asciiTheme="minorHAnsi" w:hAnsiTheme="minorHAnsi"/>
                <w:color w:val="4F81BD" w:themeColor="accent1"/>
                <w:sz w:val="18"/>
                <w:szCs w:val="18"/>
                <w:rtl/>
                <w:rPrChange w:id="2551" w:author="Mahmoud [2]" w:date="2017-09-06T19:54:00Z">
                  <w:rPr>
                    <w:rtl/>
                  </w:rPr>
                </w:rPrChange>
              </w:rPr>
              <w:delText xml:space="preserve"> </w:delText>
            </w:r>
          </w:del>
        </w:ins>
        <w:ins w:id="2552" w:author="Mahmoud [2]" w:date="2017-09-06T19:53:00Z">
          <w:del w:id="2553" w:author="Windows User" w:date="2017-09-12T09:50:00Z">
            <w:r w:rsidRPr="00156B1D" w:rsidDel="00962CDD">
              <w:rPr>
                <w:rFonts w:asciiTheme="minorHAnsi" w:hAnsiTheme="minorHAnsi" w:hint="cs"/>
                <w:color w:val="4F81BD" w:themeColor="accent1"/>
                <w:sz w:val="18"/>
                <w:szCs w:val="18"/>
                <w:rtl/>
                <w:rPrChange w:id="2554" w:author="Mahmoud [2]" w:date="2017-09-06T19:54:00Z">
                  <w:rPr>
                    <w:rFonts w:hint="cs"/>
                    <w:rtl/>
                  </w:rPr>
                </w:rPrChange>
              </w:rPr>
              <w:delText>کد</w:delText>
            </w:r>
            <w:r w:rsidRPr="00156B1D" w:rsidDel="00962CDD">
              <w:rPr>
                <w:rFonts w:asciiTheme="minorHAnsi" w:hAnsiTheme="minorHAnsi"/>
                <w:color w:val="4F81BD" w:themeColor="accent1"/>
                <w:sz w:val="18"/>
                <w:szCs w:val="18"/>
                <w:rtl/>
                <w:rPrChange w:id="2555" w:author="Mahmoud [2]" w:date="2017-09-06T19:54:00Z">
                  <w:rPr>
                    <w:rtl/>
                  </w:rPr>
                </w:rPrChange>
              </w:rPr>
              <w:delText xml:space="preserve"> ساده برا</w:delText>
            </w:r>
            <w:r w:rsidRPr="00156B1D" w:rsidDel="00962CDD">
              <w:rPr>
                <w:rFonts w:asciiTheme="minorHAnsi" w:hAnsiTheme="minorHAnsi" w:hint="cs"/>
                <w:color w:val="4F81BD" w:themeColor="accent1"/>
                <w:sz w:val="18"/>
                <w:szCs w:val="18"/>
                <w:rtl/>
                <w:rPrChange w:id="2556" w:author="Mahmoud [2]" w:date="2017-09-06T19:54:00Z">
                  <w:rPr>
                    <w:rFonts w:hint="cs"/>
                    <w:rtl/>
                  </w:rPr>
                </w:rPrChange>
              </w:rPr>
              <w:delText>ی</w:delText>
            </w:r>
            <w:r w:rsidRPr="00156B1D" w:rsidDel="00962CDD">
              <w:rPr>
                <w:rFonts w:asciiTheme="minorHAnsi" w:hAnsiTheme="minorHAnsi"/>
                <w:color w:val="4F81BD" w:themeColor="accent1"/>
                <w:sz w:val="18"/>
                <w:szCs w:val="18"/>
                <w:rtl/>
                <w:rPrChange w:id="2557" w:author="Mahmoud [2]" w:date="2017-09-06T19:54:00Z">
                  <w:rPr>
                    <w:rtl/>
                  </w:rPr>
                </w:rPrChange>
              </w:rPr>
              <w:delText xml:space="preserve"> آزمون با ابزار </w:delText>
            </w:r>
            <w:r w:rsidRPr="00156B1D" w:rsidDel="00962CDD">
              <w:rPr>
                <w:rFonts w:asciiTheme="minorHAnsi" w:hAnsiTheme="minorHAnsi"/>
                <w:color w:val="4F81BD" w:themeColor="accent1"/>
                <w:sz w:val="18"/>
                <w:szCs w:val="18"/>
                <w:rPrChange w:id="2558" w:author="Mahmoud [2]" w:date="2017-09-06T19:54:00Z">
                  <w:rPr/>
                </w:rPrChange>
              </w:rPr>
              <w:delText>DART</w:delText>
            </w:r>
          </w:del>
        </w:ins>
      </w:moveFrom>
    </w:p>
    <w:moveFromRangeEnd w:id="2519"/>
    <w:p w14:paraId="6009A423" w14:textId="4AEF35C5" w:rsidR="004C0037" w:rsidRDefault="00516E43" w:rsidP="00BC7980">
      <w:pPr>
        <w:rPr>
          <w:ins w:id="2559" w:author="Mahmoud" w:date="2017-09-06T20:14:00Z"/>
          <w:rtl/>
        </w:rPr>
      </w:pPr>
      <w:ins w:id="2560" w:author="Mahmoud" w:date="2017-09-06T20:08:00Z">
        <w:r>
          <w:rPr>
            <w:rFonts w:hint="cs"/>
            <w:rtl/>
          </w:rPr>
          <w:t>»</w:t>
        </w:r>
      </w:ins>
      <w:ins w:id="2561" w:author="Mahmoud" w:date="2017-09-06T20:09:00Z">
        <w:r>
          <w:t xml:space="preserve"> </w:t>
        </w:r>
      </w:ins>
      <w:ins w:id="2562" w:author="Mahmoud" w:date="2017-09-06T20:10:00Z">
        <w:r w:rsidR="008D50D8">
          <w:t xml:space="preserve">  </w:t>
        </w:r>
        <w:r w:rsidR="008D50D8">
          <w:rPr>
            <w:rFonts w:hint="cs"/>
            <w:rtl/>
          </w:rPr>
          <w:t>بوده</w:t>
        </w:r>
      </w:ins>
      <w:ins w:id="2563" w:author="Mahmoud" w:date="2017-09-06T20:13:00Z">
        <w:r w:rsidR="00C326A4">
          <w:rPr>
            <w:rtl/>
          </w:rPr>
          <w:softHyphen/>
        </w:r>
      </w:ins>
      <w:ins w:id="2564" w:author="Mahmoud" w:date="2017-09-06T20:10:00Z">
        <w:r w:rsidR="008D50D8">
          <w:rPr>
            <w:rFonts w:hint="cs"/>
            <w:rtl/>
          </w:rPr>
          <w:t>است.اکنون در اجرای دوم با استفاده از حل ارائه شده توسط حل کننده ی قید مسیر</w:t>
        </w:r>
      </w:ins>
      <w:ins w:id="2565" w:author="Mahmoud" w:date="2017-09-06T20:12:00Z">
        <w:r w:rsidR="008D50D8">
          <w:rPr>
            <w:rFonts w:hint="cs"/>
            <w:rtl/>
          </w:rPr>
          <w:t xml:space="preserve"> مربوط به </w:t>
        </w:r>
      </w:ins>
      <w:ins w:id="2566" w:author="Mahmoud" w:date="2017-09-06T20:13:00Z">
        <w:r w:rsidR="008D50D8">
          <w:rPr>
            <w:rtl/>
          </w:rPr>
          <w:br/>
        </w:r>
      </w:ins>
      <w:ins w:id="2567" w:author="Mahmoud" w:date="2017-09-06T20:12:00Z">
        <w:r w:rsidR="008D50D8">
          <w:rPr>
            <w:rFonts w:hint="cs"/>
            <w:rtl/>
          </w:rPr>
          <w:t>«</w:t>
        </w:r>
        <w:r w:rsidR="008D50D8">
          <w:t xml:space="preserve"> </w:t>
        </w:r>
        <w:r w:rsidR="008D50D8" w:rsidRPr="00516E43">
          <w:t xml:space="preserve">x0 </w:t>
        </w:r>
        <w:r w:rsidR="008D50D8">
          <w:t>!</w:t>
        </w:r>
        <w:r w:rsidR="008D50D8" w:rsidRPr="00516E43">
          <w:t>= y0</w:t>
        </w:r>
        <w:r w:rsidR="008D50D8">
          <w:t xml:space="preserve"> </w:t>
        </w:r>
        <w:r w:rsidR="008D50D8" w:rsidRPr="00516E43">
          <w:t xml:space="preserve">, 2·x0 </w:t>
        </w:r>
        <w:r w:rsidR="008D50D8">
          <w:t>!</w:t>
        </w:r>
        <w:r w:rsidR="008D50D8" w:rsidRPr="00516E43">
          <w:t>= x0+10</w:t>
        </w:r>
        <w:r w:rsidR="008D50D8">
          <w:t xml:space="preserve"> </w:t>
        </w:r>
        <w:r w:rsidR="008D50D8">
          <w:rPr>
            <w:rFonts w:hint="cs"/>
            <w:rtl/>
          </w:rPr>
          <w:t xml:space="preserve">» اجرا می گردد و برنامه با رسیدن به عبارت </w:t>
        </w:r>
      </w:ins>
      <w:ins w:id="2568" w:author="Mahmoud" w:date="2017-09-06T20:13:00Z">
        <w:r w:rsidR="008D50D8">
          <w:t>abort</w:t>
        </w:r>
        <w:r w:rsidR="008D50D8">
          <w:rPr>
            <w:rFonts w:hint="cs"/>
            <w:rtl/>
          </w:rPr>
          <w:t xml:space="preserve"> به خطا می رسد.</w:t>
        </w:r>
      </w:ins>
    </w:p>
    <w:p w14:paraId="199FFD8E" w14:textId="29CEDEAB" w:rsidR="007C7F80" w:rsidRDefault="009003DA" w:rsidP="006618F4">
      <w:pPr>
        <w:rPr>
          <w:ins w:id="2569" w:author="Mahmoud" w:date="2017-09-19T18:36:00Z"/>
          <w:rtl/>
        </w:rPr>
      </w:pPr>
      <w:ins w:id="2570" w:author="Mahmoud" w:date="2017-09-06T20:15:00Z">
        <w:r>
          <w:rPr>
            <w:rFonts w:hint="cs"/>
            <w:rtl/>
          </w:rPr>
          <w:t xml:space="preserve">درواقع ابزار </w:t>
        </w:r>
        <w:r>
          <w:t>DART</w:t>
        </w:r>
        <w:r>
          <w:rPr>
            <w:rFonts w:hint="cs"/>
            <w:rtl/>
          </w:rPr>
          <w:t xml:space="preserve"> ابتدا با مقادیر دلخواه ورودی برنامه را اجرا می نماید. پس از آن در حین اجرای یک مسیر از برنامه شرط های آن را مسیر را به طور نمادین استخراج می نماید.</w:t>
        </w:r>
      </w:ins>
      <w:ins w:id="2571" w:author="Mahmoud" w:date="2017-09-06T20:16:00Z">
        <w:r w:rsidR="000B53AD">
          <w:rPr>
            <w:rFonts w:hint="cs"/>
            <w:rtl/>
          </w:rPr>
          <w:t xml:space="preserve"> با استفاده از این شرط ها و خروجی حاصل از حل کننده ی قید مسیر بعدی اجرای برنامه انتخاب می گردد و متناسب با آن ورودی هایی تولید می شود. این </w:t>
        </w:r>
      </w:ins>
      <w:ins w:id="2572" w:author="Mahmoud" w:date="2017-09-06T20:17:00Z">
        <w:r w:rsidR="000B53AD">
          <w:rPr>
            <w:rFonts w:hint="cs"/>
            <w:rtl/>
          </w:rPr>
          <w:t>فرآیند تا رسیدن به خطا یا پایان برنامه ادامه می یابد.</w:t>
        </w:r>
      </w:ins>
    </w:p>
    <w:p w14:paraId="13D38584" w14:textId="41923A0B" w:rsidR="00C75D41" w:rsidRDefault="007C7F80">
      <w:pPr>
        <w:rPr>
          <w:ins w:id="2573" w:author="Mahmoud" w:date="2017-09-19T20:26:00Z"/>
          <w:rtl/>
        </w:rPr>
        <w:pPrChange w:id="2574" w:author="Mahmoud" w:date="2017-09-19T20:26:00Z">
          <w:pPr>
            <w:jc w:val="center"/>
          </w:pPr>
        </w:pPrChange>
      </w:pPr>
      <w:ins w:id="2575" w:author="Mahmoud" w:date="2017-09-19T18:36:00Z">
        <w:r>
          <w:rPr>
            <w:rFonts w:hint="cs"/>
            <w:rtl/>
          </w:rPr>
          <w:t xml:space="preserve">درواقع زمانی که به یک شرط در مسیر اجرای برنامه می رسیم دو </w:t>
        </w:r>
      </w:ins>
      <w:ins w:id="2576" w:author="Mahmoud" w:date="2017-09-19T18:44:00Z">
        <w:r>
          <w:rPr>
            <w:rFonts w:hint="cs"/>
            <w:rtl/>
          </w:rPr>
          <w:t>مقدار کلی</w:t>
        </w:r>
      </w:ins>
      <w:ins w:id="2577" w:author="Mahmoud" w:date="2017-09-19T18:36:00Z">
        <w:r>
          <w:rPr>
            <w:rFonts w:hint="cs"/>
            <w:rtl/>
          </w:rPr>
          <w:t xml:space="preserve"> برای آن درنظر گرفته می شود</w:t>
        </w:r>
      </w:ins>
      <w:ins w:id="2578" w:author="Mahmoud" w:date="2017-09-19T18:44:00Z">
        <w:r>
          <w:rPr>
            <w:rFonts w:hint="cs"/>
            <w:rtl/>
          </w:rPr>
          <w:t xml:space="preserve">  مقدار </w:t>
        </w:r>
      </w:ins>
      <w:ins w:id="2579" w:author="Mahmoud" w:date="2017-09-19T18:45:00Z">
        <w:r>
          <w:rPr>
            <w:rFonts w:hint="cs"/>
            <w:rtl/>
          </w:rPr>
          <w:t>یک</w:t>
        </w:r>
      </w:ins>
      <w:ins w:id="2580" w:author="Mahmoud" w:date="2017-09-19T18:44:00Z">
        <w:r>
          <w:rPr>
            <w:rFonts w:hint="cs"/>
            <w:rtl/>
          </w:rPr>
          <w:t xml:space="preserve"> نشان دهنده ی اجرای زیرشاخه ی </w:t>
        </w:r>
        <w:r>
          <w:t xml:space="preserve">then </w:t>
        </w:r>
        <w:r>
          <w:rPr>
            <w:rFonts w:hint="cs"/>
            <w:rtl/>
          </w:rPr>
          <w:t xml:space="preserve"> از آن شرط است و مقدار صفر</w:t>
        </w:r>
      </w:ins>
      <w:ins w:id="2581" w:author="Mahmoud" w:date="2017-09-19T18:45:00Z">
        <w:r>
          <w:rPr>
            <w:rFonts w:hint="cs"/>
            <w:rtl/>
          </w:rPr>
          <w:t xml:space="preserve"> اجرای زیرشاخه ی </w:t>
        </w:r>
        <w:r>
          <w:t>else</w:t>
        </w:r>
        <w:r>
          <w:rPr>
            <w:rFonts w:hint="cs"/>
            <w:rtl/>
          </w:rPr>
          <w:t xml:space="preserve"> را نشان می دهد</w:t>
        </w:r>
      </w:ins>
      <w:ins w:id="2582" w:author="Mahmoud" w:date="2017-09-19T20:25:00Z">
        <w:r w:rsidR="00C75D41">
          <w:rPr>
            <w:rFonts w:hint="cs"/>
            <w:rtl/>
          </w:rPr>
          <w:t>.</w:t>
        </w:r>
      </w:ins>
    </w:p>
    <w:p w14:paraId="21C97D02" w14:textId="4F2E2BDB" w:rsidR="00C75D41" w:rsidRDefault="00C75D41">
      <w:pPr>
        <w:rPr>
          <w:ins w:id="2583" w:author="Mahmoud" w:date="2017-09-19T20:27:00Z"/>
          <w:rtl/>
        </w:rPr>
        <w:pPrChange w:id="2584" w:author="Mahmoud" w:date="2017-09-19T20:47:00Z">
          <w:pPr>
            <w:jc w:val="center"/>
          </w:pPr>
        </w:pPrChange>
      </w:pPr>
      <w:ins w:id="2585" w:author="Mahmoud" w:date="2017-09-19T20:26:00Z">
        <w:r>
          <w:rPr>
            <w:rFonts w:hint="cs"/>
            <w:rtl/>
          </w:rPr>
          <w:t xml:space="preserve">ویژگی اصلی ابزار </w:t>
        </w:r>
        <w:r>
          <w:t>DART</w:t>
        </w:r>
        <w:r>
          <w:rPr>
            <w:rFonts w:hint="cs"/>
            <w:rtl/>
          </w:rPr>
          <w:t xml:space="preserve"> دو مورد پیش رو است</w:t>
        </w:r>
      </w:ins>
      <w:ins w:id="2586" w:author="Mahmoud" w:date="2017-09-19T20:27:00Z">
        <w:r>
          <w:rPr>
            <w:rFonts w:hint="cs"/>
            <w:rtl/>
          </w:rPr>
          <w:t xml:space="preserve"> که بر اساس </w:t>
        </w:r>
      </w:ins>
      <w:ins w:id="2587" w:author="Mahmoud" w:date="2017-09-19T20:29:00Z">
        <w:r>
          <w:rPr>
            <w:rFonts w:hint="cs"/>
            <w:rtl/>
          </w:rPr>
          <w:t>قضیه</w:t>
        </w:r>
      </w:ins>
      <w:ins w:id="2588" w:author="Mahmoud" w:date="2017-09-19T20:27:00Z">
        <w:r>
          <w:rPr>
            <w:rFonts w:hint="cs"/>
            <w:rtl/>
          </w:rPr>
          <w:t xml:space="preserve"> ی </w:t>
        </w:r>
      </w:ins>
      <w:ins w:id="2589" w:author="Mahmoud" w:date="2017-09-19T20:47:00Z">
        <w:r w:rsidR="009324E8">
          <w:rPr>
            <w:rFonts w:hint="cs"/>
            <w:rtl/>
          </w:rPr>
          <w:t>صفحه ی بعد</w:t>
        </w:r>
      </w:ins>
      <w:ins w:id="2590" w:author="Mahmoud" w:date="2017-09-19T20:27:00Z">
        <w:r>
          <w:rPr>
            <w:rFonts w:hint="cs"/>
            <w:rtl/>
          </w:rPr>
          <w:t xml:space="preserve"> بیان می شود.</w:t>
        </w:r>
      </w:ins>
    </w:p>
    <w:p w14:paraId="02787823" w14:textId="22F27FCC" w:rsidR="00C75D41" w:rsidRDefault="00C75D41">
      <w:pPr>
        <w:pStyle w:val="ListParagraph"/>
        <w:numPr>
          <w:ilvl w:val="0"/>
          <w:numId w:val="53"/>
        </w:numPr>
        <w:rPr>
          <w:ins w:id="2591" w:author="Mahmoud" w:date="2017-09-19T20:27:00Z"/>
          <w:rtl/>
        </w:rPr>
        <w:pPrChange w:id="2592" w:author="Mahmoud" w:date="2017-09-19T20:28:00Z">
          <w:pPr>
            <w:jc w:val="center"/>
          </w:pPr>
        </w:pPrChange>
      </w:pPr>
      <w:ins w:id="2593" w:author="Mahmoud" w:date="2017-09-19T20:27:00Z">
        <w:r>
          <w:rPr>
            <w:rFonts w:hint="cs"/>
            <w:rtl/>
          </w:rPr>
          <w:t>مانعیت</w:t>
        </w:r>
      </w:ins>
      <w:ins w:id="2594" w:author="Mahmoud" w:date="2017-09-19T20:28:00Z">
        <w:r w:rsidRPr="00E2341D">
          <w:rPr>
            <w:rStyle w:val="FootnoteReference"/>
            <w:rtl/>
          </w:rPr>
          <w:footnoteReference w:id="29"/>
        </w:r>
      </w:ins>
      <w:ins w:id="2596" w:author="Mahmoud" w:date="2017-09-19T20:27:00Z">
        <w:r>
          <w:rPr>
            <w:rFonts w:hint="cs"/>
            <w:rtl/>
          </w:rPr>
          <w:t>(نسبت به خطا های یافت شده)</w:t>
        </w:r>
      </w:ins>
    </w:p>
    <w:p w14:paraId="35878D0B" w14:textId="1E3C35E5" w:rsidR="0042311D" w:rsidRDefault="00C75D41">
      <w:pPr>
        <w:pStyle w:val="ListParagraph"/>
        <w:numPr>
          <w:ilvl w:val="0"/>
          <w:numId w:val="53"/>
        </w:numPr>
        <w:ind w:left="360"/>
        <w:rPr>
          <w:ins w:id="2597" w:author="Mahmoud" w:date="2017-09-19T20:47:00Z"/>
        </w:rPr>
        <w:pPrChange w:id="2598" w:author="Mahmoud" w:date="2017-09-19T20:47:00Z">
          <w:pPr>
            <w:jc w:val="center"/>
          </w:pPr>
        </w:pPrChange>
      </w:pPr>
      <w:ins w:id="2599" w:author="Mahmoud" w:date="2017-09-19T20:27:00Z">
        <w:r>
          <w:rPr>
            <w:rFonts w:hint="cs"/>
            <w:rtl/>
          </w:rPr>
          <w:t>جامعیت</w:t>
        </w:r>
      </w:ins>
      <w:ins w:id="2600" w:author="Mahmoud" w:date="2017-09-19T20:28:00Z">
        <w:r>
          <w:t xml:space="preserve"> </w:t>
        </w:r>
        <w:r w:rsidRPr="00E2341D">
          <w:rPr>
            <w:rStyle w:val="FootnoteReference"/>
          </w:rPr>
          <w:footnoteReference w:id="30"/>
        </w:r>
      </w:ins>
    </w:p>
    <w:p w14:paraId="06EC52DC" w14:textId="77777777" w:rsidR="0042311D" w:rsidRDefault="0042311D">
      <w:pPr>
        <w:rPr>
          <w:ins w:id="2602" w:author="Mahmoud" w:date="2017-09-19T20:32:00Z"/>
          <w:rtl/>
        </w:rPr>
        <w:pPrChange w:id="2603" w:author="Mahmoud" w:date="2017-09-19T20:47:00Z">
          <w:pPr>
            <w:jc w:val="center"/>
          </w:pPr>
        </w:pPrChange>
      </w:pPr>
    </w:p>
    <w:p w14:paraId="0BCA3F5F" w14:textId="3ED5E83B" w:rsidR="00C75D41" w:rsidRDefault="00C75D41">
      <w:pPr>
        <w:rPr>
          <w:ins w:id="2604" w:author="Mahmoud" w:date="2017-09-19T20:29:00Z"/>
        </w:rPr>
        <w:pPrChange w:id="2605" w:author="Mahmoud" w:date="2017-09-19T20:32:00Z">
          <w:pPr>
            <w:jc w:val="center"/>
          </w:pPr>
        </w:pPrChange>
      </w:pPr>
      <w:ins w:id="2606" w:author="Mahmoud" w:date="2017-09-19T20:29:00Z">
        <w:r>
          <w:rPr>
            <w:rFonts w:hint="cs"/>
            <w:rtl/>
          </w:rPr>
          <w:lastRenderedPageBreak/>
          <w:t>قضیه:</w:t>
        </w:r>
      </w:ins>
    </w:p>
    <w:p w14:paraId="035ECE38" w14:textId="77777777" w:rsidR="00AF2E73" w:rsidRDefault="00C75D41">
      <w:pPr>
        <w:rPr>
          <w:ins w:id="2607" w:author="Mahmoud" w:date="2017-09-19T20:32:00Z"/>
          <w:rtl/>
        </w:rPr>
        <w:pPrChange w:id="2608" w:author="Mahmoud" w:date="2017-09-19T20:29:00Z">
          <w:pPr>
            <w:jc w:val="center"/>
          </w:pPr>
        </w:pPrChange>
      </w:pPr>
      <w:ins w:id="2609" w:author="Mahmoud" w:date="2017-09-19T20:29:00Z">
        <w:r>
          <w:rPr>
            <w:rFonts w:hint="cs"/>
            <w:rtl/>
          </w:rPr>
          <w:t xml:space="preserve">یک برنامه با نام </w:t>
        </w:r>
        <w:r>
          <w:t>P</w:t>
        </w:r>
        <w:r>
          <w:rPr>
            <w:rFonts w:hint="cs"/>
            <w:rtl/>
          </w:rPr>
          <w:t xml:space="preserve"> را درنظر بگیرید.</w:t>
        </w:r>
      </w:ins>
      <w:ins w:id="2610" w:author="Mahmoud" w:date="2017-09-19T20:32:00Z">
        <w:r w:rsidR="00AF2E73">
          <w:rPr>
            <w:rFonts w:hint="cs"/>
            <w:rtl/>
          </w:rPr>
          <w:t xml:space="preserve"> سه حالت زیر ممکن است رخ دهد:</w:t>
        </w:r>
      </w:ins>
    </w:p>
    <w:p w14:paraId="4D8B0BBD" w14:textId="625AB3BF" w:rsidR="00AF2E73" w:rsidRDefault="00C75D41">
      <w:pPr>
        <w:pStyle w:val="ListParagraph"/>
        <w:numPr>
          <w:ilvl w:val="0"/>
          <w:numId w:val="56"/>
        </w:numPr>
        <w:rPr>
          <w:ins w:id="2611" w:author="Mahmoud" w:date="2017-09-19T20:33:00Z"/>
          <w:rtl/>
        </w:rPr>
        <w:pPrChange w:id="2612" w:author="Windows User" w:date="2017-09-22T15:23:00Z">
          <w:pPr>
            <w:jc w:val="center"/>
          </w:pPr>
        </w:pPrChange>
      </w:pPr>
      <w:ins w:id="2613" w:author="Mahmoud" w:date="2017-09-19T20:29:00Z">
        <w:r>
          <w:rPr>
            <w:rFonts w:hint="cs"/>
            <w:rtl/>
          </w:rPr>
          <w:t xml:space="preserve">اگر </w:t>
        </w:r>
      </w:ins>
      <w:ins w:id="2614" w:author="Mahmoud" w:date="2017-09-19T20:30:00Z">
        <w:r>
          <w:rPr>
            <w:rFonts w:hint="cs"/>
            <w:rtl/>
          </w:rPr>
          <w:t xml:space="preserve">اجرای ابزار </w:t>
        </w:r>
        <w:r>
          <w:t>DART</w:t>
        </w:r>
        <w:r w:rsidR="00AF2E73">
          <w:rPr>
            <w:rFonts w:hint="cs"/>
            <w:rtl/>
          </w:rPr>
          <w:t xml:space="preserve"> منجر به تولید خروجی </w:t>
        </w:r>
        <w:r w:rsidR="00AF2E73" w:rsidRPr="0061690F">
          <w:rPr>
            <w:rFonts w:cs="Times New Roman"/>
            <w:rtl/>
          </w:rPr>
          <w:t>"</w:t>
        </w:r>
        <w:del w:id="2615" w:author="Windows User" w:date="2017-09-22T15:23:00Z">
          <w:r w:rsidR="00AF2E73" w:rsidRPr="00AF2E73" w:rsidDel="00BF74DD">
            <w:rPr>
              <w:rFonts w:hint="cs"/>
              <w:rtl/>
              <w:rPrChange w:id="2616" w:author="Mahmoud" w:date="2017-09-19T20:31:00Z">
                <w:rPr>
                  <w:rFonts w:cs="Times New Roman" w:hint="cs"/>
                  <w:rtl/>
                </w:rPr>
              </w:rPrChange>
            </w:rPr>
            <w:delText>خطا</w:delText>
          </w:r>
          <w:r w:rsidR="00AF2E73" w:rsidRPr="00AF2E73" w:rsidDel="00BF74DD">
            <w:rPr>
              <w:rtl/>
              <w:rPrChange w:id="2617" w:author="Mahmoud" w:date="2017-09-19T20:31:00Z">
                <w:rPr>
                  <w:rFonts w:cs="Times New Roman"/>
                  <w:rtl/>
                </w:rPr>
              </w:rPrChange>
            </w:rPr>
            <w:delText xml:space="preserve"> </w:delText>
          </w:r>
          <w:r w:rsidR="00AF2E73" w:rsidRPr="00AF2E73" w:rsidDel="00BF74DD">
            <w:rPr>
              <w:rFonts w:hint="cs"/>
              <w:rtl/>
              <w:rPrChange w:id="2618" w:author="Mahmoud" w:date="2017-09-19T20:31:00Z">
                <w:rPr>
                  <w:rFonts w:cs="Times New Roman" w:hint="cs"/>
                  <w:rtl/>
                </w:rPr>
              </w:rPrChange>
            </w:rPr>
            <w:delText>یافت</w:delText>
          </w:r>
          <w:r w:rsidR="00AF2E73" w:rsidRPr="00AF2E73" w:rsidDel="00BF74DD">
            <w:rPr>
              <w:rtl/>
              <w:rPrChange w:id="2619" w:author="Mahmoud" w:date="2017-09-19T20:31:00Z">
                <w:rPr>
                  <w:rFonts w:cs="Times New Roman"/>
                  <w:rtl/>
                </w:rPr>
              </w:rPrChange>
            </w:rPr>
            <w:delText xml:space="preserve"> </w:delText>
          </w:r>
          <w:r w:rsidR="00AF2E73" w:rsidRPr="00AF2E73" w:rsidDel="00BF74DD">
            <w:rPr>
              <w:rFonts w:hint="cs"/>
              <w:rtl/>
              <w:rPrChange w:id="2620" w:author="Mahmoud" w:date="2017-09-19T20:31:00Z">
                <w:rPr>
                  <w:rFonts w:cs="Times New Roman" w:hint="cs"/>
                  <w:rtl/>
                </w:rPr>
              </w:rPrChange>
            </w:rPr>
            <w:delText>شد</w:delText>
          </w:r>
        </w:del>
      </w:ins>
      <w:ins w:id="2621" w:author="Windows User" w:date="2017-09-22T15:23:00Z">
        <w:r w:rsidR="00BF74DD">
          <w:t>Bug found</w:t>
        </w:r>
      </w:ins>
      <w:ins w:id="2622" w:author="Mahmoud" w:date="2017-09-19T20:30:00Z">
        <w:r w:rsidR="00AF2E73" w:rsidRPr="0061690F">
          <w:rPr>
            <w:rFonts w:cs="Times New Roman"/>
            <w:rtl/>
          </w:rPr>
          <w:t>"</w:t>
        </w:r>
      </w:ins>
      <w:ins w:id="2623" w:author="Windows User" w:date="2017-09-22T15:24:00Z">
        <w:r w:rsidR="00BF74DD">
          <w:rPr>
            <w:rFonts w:cs="Times New Roman"/>
          </w:rPr>
          <w:t xml:space="preserve"> </w:t>
        </w:r>
      </w:ins>
      <w:ins w:id="2624" w:author="Mahmoud" w:date="2017-09-19T20:31:00Z">
        <w:r w:rsidR="00AF2E73">
          <w:rPr>
            <w:rFonts w:hint="cs"/>
            <w:rtl/>
          </w:rPr>
          <w:t>گردد؛ در آن صورت</w:t>
        </w:r>
      </w:ins>
      <w:ins w:id="2625" w:author="Mahmoud" w:date="2017-09-19T20:32:00Z">
        <w:r w:rsidR="00AF2E73">
          <w:rPr>
            <w:rFonts w:hint="cs"/>
            <w:rtl/>
          </w:rPr>
          <w:t xml:space="preserve"> لزوما</w:t>
        </w:r>
      </w:ins>
      <w:ins w:id="2626" w:author="Mahmoud" w:date="2017-09-19T20:31:00Z">
        <w:r w:rsidR="0061690F">
          <w:rPr>
            <w:rFonts w:hint="cs"/>
            <w:rtl/>
          </w:rPr>
          <w:t xml:space="preserve"> مقادیر</w:t>
        </w:r>
      </w:ins>
      <w:ins w:id="2627" w:author="Mahmoud" w:date="2017-09-19T20:44:00Z">
        <w:r w:rsidR="0061690F">
          <w:rPr>
            <w:rFonts w:hint="cs"/>
            <w:rtl/>
          </w:rPr>
          <w:t xml:space="preserve"> </w:t>
        </w:r>
      </w:ins>
      <w:ins w:id="2628" w:author="Mahmoud" w:date="2017-09-19T20:31:00Z">
        <w:r w:rsidR="00AF2E73">
          <w:rPr>
            <w:rFonts w:hint="cs"/>
            <w:rtl/>
          </w:rPr>
          <w:t>عددی</w:t>
        </w:r>
      </w:ins>
      <w:ins w:id="2629" w:author="Mahmoud" w:date="2017-09-19T20:33:00Z">
        <w:r w:rsidR="00AF2E73">
          <w:rPr>
            <w:rFonts w:hint="cs"/>
            <w:rtl/>
          </w:rPr>
          <w:t xml:space="preserve"> به عنوان</w:t>
        </w:r>
      </w:ins>
      <w:ins w:id="2630" w:author="Mahmoud" w:date="2017-09-19T20:31:00Z">
        <w:r w:rsidR="00AF2E73">
          <w:rPr>
            <w:rFonts w:hint="cs"/>
            <w:rtl/>
          </w:rPr>
          <w:t xml:space="preserve"> ورودی وجود خواهند داشت که منجر به تولید خطا شوند.</w:t>
        </w:r>
      </w:ins>
    </w:p>
    <w:p w14:paraId="42234E0A" w14:textId="4CAE8BFD" w:rsidR="00AF2E73" w:rsidRDefault="00AF2E73">
      <w:pPr>
        <w:pStyle w:val="ListParagraph"/>
        <w:numPr>
          <w:ilvl w:val="0"/>
          <w:numId w:val="56"/>
        </w:numPr>
        <w:rPr>
          <w:ins w:id="2631" w:author="Mahmoud" w:date="2017-09-19T20:45:00Z"/>
          <w:rtl/>
        </w:rPr>
        <w:pPrChange w:id="2632" w:author="Mahmoud" w:date="2017-09-19T20:46:00Z">
          <w:pPr>
            <w:jc w:val="center"/>
          </w:pPr>
        </w:pPrChange>
      </w:pPr>
      <w:ins w:id="2633" w:author="Mahmoud" w:date="2017-09-19T20:33:00Z">
        <w:r>
          <w:rPr>
            <w:rFonts w:hint="cs"/>
            <w:rtl/>
          </w:rPr>
          <w:t xml:space="preserve">اگر اجرای ابزار </w:t>
        </w:r>
        <w:r>
          <w:t>DART</w:t>
        </w:r>
        <w:r>
          <w:rPr>
            <w:rFonts w:hint="cs"/>
            <w:rtl/>
          </w:rPr>
          <w:t xml:space="preserve"> بدون</w:t>
        </w:r>
      </w:ins>
      <w:ins w:id="2634" w:author="Mahmoud" w:date="2017-09-19T20:43:00Z">
        <w:r w:rsidR="0061690F">
          <w:t xml:space="preserve"> </w:t>
        </w:r>
        <w:r w:rsidR="0061690F">
          <w:rPr>
            <w:rFonts w:hint="cs"/>
            <w:rtl/>
          </w:rPr>
          <w:t xml:space="preserve"> نمایش هیچ پیغام</w:t>
        </w:r>
      </w:ins>
      <w:ins w:id="2635" w:author="Mahmoud" w:date="2017-09-19T20:33:00Z">
        <w:r>
          <w:rPr>
            <w:rFonts w:hint="cs"/>
            <w:rtl/>
          </w:rPr>
          <w:t xml:space="preserve"> خطا</w:t>
        </w:r>
      </w:ins>
      <w:ins w:id="2636" w:author="Mahmoud" w:date="2017-09-19T20:43:00Z">
        <w:r w:rsidR="0061690F">
          <w:rPr>
            <w:rFonts w:hint="cs"/>
            <w:rtl/>
          </w:rPr>
          <w:t>یی</w:t>
        </w:r>
      </w:ins>
      <w:ins w:id="2637" w:author="Mahmoud" w:date="2017-09-19T20:33:00Z">
        <w:r>
          <w:rPr>
            <w:rFonts w:hint="cs"/>
            <w:rtl/>
          </w:rPr>
          <w:t xml:space="preserve"> اتمام یابد در آن صورت</w:t>
        </w:r>
      </w:ins>
      <w:ins w:id="2638" w:author="Mahmoud" w:date="2017-09-19T20:43:00Z">
        <w:r w:rsidR="0061690F">
          <w:rPr>
            <w:rFonts w:hint="cs"/>
            <w:rtl/>
          </w:rPr>
          <w:t xml:space="preserve"> لزوما هیچ </w:t>
        </w:r>
      </w:ins>
      <w:ins w:id="2639" w:author="Mahmoud" w:date="2017-09-19T20:44:00Z">
        <w:r w:rsidR="0061690F">
          <w:rPr>
            <w:rFonts w:hint="cs"/>
            <w:rtl/>
          </w:rPr>
          <w:t>مقدار ورودی وجود نخواهد داشت که منجر به خطا گردد.</w:t>
        </w:r>
      </w:ins>
      <w:ins w:id="2640" w:author="Mahmoud" w:date="2017-09-19T20:45:00Z">
        <w:r w:rsidR="0061690F">
          <w:rPr>
            <w:rFonts w:hint="cs"/>
            <w:rtl/>
          </w:rPr>
          <w:t xml:space="preserve"> درواقع تمامی مسیر های برنامه توسط ابزار پیموده شده</w:t>
        </w:r>
      </w:ins>
      <w:ins w:id="2641" w:author="Windows User" w:date="2017-09-22T15:24:00Z">
        <w:r w:rsidR="00BF74DD">
          <w:rPr>
            <w:rFonts w:hint="cs"/>
            <w:rtl/>
          </w:rPr>
          <w:t xml:space="preserve"> و خطایی یافت نشده </w:t>
        </w:r>
      </w:ins>
      <w:ins w:id="2642" w:author="Mahmoud" w:date="2017-09-19T20:45:00Z">
        <w:del w:id="2643" w:author="Windows User" w:date="2017-09-22T15:24:00Z">
          <w:r w:rsidR="0061690F" w:rsidDel="00BF74DD">
            <w:rPr>
              <w:rFonts w:hint="cs"/>
              <w:rtl/>
            </w:rPr>
            <w:delText xml:space="preserve"> </w:delText>
          </w:r>
        </w:del>
        <w:r w:rsidR="0061690F">
          <w:rPr>
            <w:rFonts w:hint="cs"/>
            <w:rtl/>
          </w:rPr>
          <w:t>است.</w:t>
        </w:r>
      </w:ins>
    </w:p>
    <w:p w14:paraId="383A44CC" w14:textId="2E5FA337" w:rsidR="0061690F" w:rsidRPr="009324E8" w:rsidRDefault="0061690F">
      <w:pPr>
        <w:pStyle w:val="ListParagraph"/>
        <w:numPr>
          <w:ilvl w:val="0"/>
          <w:numId w:val="56"/>
        </w:numPr>
        <w:rPr>
          <w:ins w:id="2644" w:author="Mahmoud" w:date="2017-09-19T20:28:00Z"/>
          <w:rtl/>
        </w:rPr>
        <w:pPrChange w:id="2645" w:author="Mahmoud" w:date="2017-09-19T20:46:00Z">
          <w:pPr>
            <w:jc w:val="center"/>
          </w:pPr>
        </w:pPrChange>
      </w:pPr>
      <w:ins w:id="2646" w:author="Mahmoud" w:date="2017-09-19T20:45:00Z">
        <w:r>
          <w:rPr>
            <w:rFonts w:hint="cs"/>
            <w:rtl/>
          </w:rPr>
          <w:t xml:space="preserve">اجرای ابزار </w:t>
        </w:r>
      </w:ins>
      <w:ins w:id="2647" w:author="Mahmoud" w:date="2017-09-19T20:46:00Z">
        <w:r>
          <w:t>DART</w:t>
        </w:r>
        <w:r>
          <w:rPr>
            <w:rFonts w:hint="cs"/>
            <w:rtl/>
          </w:rPr>
          <w:t xml:space="preserve"> برای زمان نامتناهی ادامه خواهد یافت.</w:t>
        </w:r>
      </w:ins>
    </w:p>
    <w:p w14:paraId="26DDA4E2" w14:textId="510CC073" w:rsidR="008D50D8" w:rsidDel="00923459" w:rsidRDefault="0042311D">
      <w:pPr>
        <w:rPr>
          <w:del w:id="2648" w:author="Mahmoud" w:date="2017-09-19T20:50:00Z"/>
          <w:rtl/>
        </w:rPr>
        <w:pPrChange w:id="2649" w:author="Mahmoud" w:date="2017-09-19T20:50:00Z">
          <w:pPr>
            <w:bidi w:val="0"/>
            <w:jc w:val="left"/>
          </w:pPr>
        </w:pPrChange>
      </w:pPr>
      <w:ins w:id="2650" w:author="Mahmoud" w:date="2017-09-19T20:48:00Z">
        <w:r>
          <w:rPr>
            <w:rFonts w:hint="cs"/>
            <w:rtl/>
          </w:rPr>
          <w:t xml:space="preserve">واضح است که ابزار </w:t>
        </w:r>
        <w:r>
          <w:t>DART</w:t>
        </w:r>
        <w:r>
          <w:rPr>
            <w:rFonts w:hint="cs"/>
            <w:rtl/>
          </w:rPr>
          <w:t xml:space="preserve"> با اجرای برنامه</w:t>
        </w:r>
      </w:ins>
      <w:ins w:id="2651" w:author="Mahmoud" w:date="2017-09-19T20:49:00Z">
        <w:r>
          <w:rPr>
            <w:rFonts w:hint="cs"/>
            <w:rtl/>
          </w:rPr>
          <w:t>،</w:t>
        </w:r>
      </w:ins>
      <w:ins w:id="2652" w:author="Mahmoud" w:date="2017-09-19T20:48:00Z">
        <w:r>
          <w:rPr>
            <w:rFonts w:hint="cs"/>
            <w:rtl/>
          </w:rPr>
          <w:t xml:space="preserve"> مسیر منتهی به خطا را می یابد بنابراین برخلاف تحلیل های ایستا که </w:t>
        </w:r>
      </w:ins>
      <w:ins w:id="2653" w:author="Mahmoud" w:date="2017-09-19T20:49:00Z">
        <w:r>
          <w:rPr>
            <w:rFonts w:hint="cs"/>
            <w:rtl/>
          </w:rPr>
          <w:t xml:space="preserve">مثبت کاذب بسیار زیادی را شامل می شوند لزوما هر خطای یافت شده توسط </w:t>
        </w:r>
        <w:r>
          <w:t>DART</w:t>
        </w:r>
        <w:r>
          <w:rPr>
            <w:rFonts w:hint="cs"/>
            <w:rtl/>
          </w:rPr>
          <w:t xml:space="preserve"> </w:t>
        </w:r>
      </w:ins>
      <w:ins w:id="2654" w:author="Mahmoud" w:date="2017-09-19T20:50:00Z">
        <w:r>
          <w:rPr>
            <w:rFonts w:hint="cs"/>
            <w:rtl/>
          </w:rPr>
          <w:t xml:space="preserve">به طور واقعی </w:t>
        </w:r>
      </w:ins>
      <w:ins w:id="2655" w:author="Mahmoud" w:date="2017-09-19T20:49:00Z">
        <w:r>
          <w:rPr>
            <w:rFonts w:hint="cs"/>
            <w:rtl/>
          </w:rPr>
          <w:t>در برنامه وجود خواهد داشت.</w:t>
        </w:r>
      </w:ins>
    </w:p>
    <w:p w14:paraId="74BEAC7E" w14:textId="77777777" w:rsidR="00923459" w:rsidRDefault="00923459" w:rsidP="006618F4">
      <w:pPr>
        <w:rPr>
          <w:ins w:id="2656" w:author="Mahmoud" w:date="2017-09-19T20:50:00Z"/>
          <w:rtl/>
        </w:rPr>
      </w:pPr>
    </w:p>
    <w:p w14:paraId="48FCAE42" w14:textId="127A7232" w:rsidR="004C0037" w:rsidDel="00923459" w:rsidRDefault="00923459" w:rsidP="00F66DA0">
      <w:pPr>
        <w:rPr>
          <w:del w:id="2657" w:author="Mahmoud" w:date="2017-09-19T20:50:00Z"/>
        </w:rPr>
      </w:pPr>
      <w:ins w:id="2658" w:author="Mahmoud" w:date="2017-09-19T20:50:00Z">
        <w:r>
          <w:rPr>
            <w:rFonts w:hint="cs"/>
            <w:rtl/>
          </w:rPr>
          <w:t>در شکل 6 تکه کد مربوط به مثال دوم را مشاهده می کنید.</w:t>
        </w:r>
      </w:ins>
    </w:p>
    <w:p w14:paraId="7E7BAFF1" w14:textId="77777777" w:rsidR="00923459" w:rsidRDefault="00923459" w:rsidP="007916DF">
      <w:pPr>
        <w:rPr>
          <w:ins w:id="2659" w:author="Mahmoud" w:date="2017-09-19T20:57:00Z"/>
        </w:rPr>
      </w:pPr>
    </w:p>
    <w:p w14:paraId="76AFED15" w14:textId="56F74C9F" w:rsidR="00923459" w:rsidRDefault="00923459">
      <w:pPr>
        <w:jc w:val="center"/>
        <w:rPr>
          <w:ins w:id="2660" w:author="Mahmoud" w:date="2017-09-19T20:57:00Z"/>
        </w:rPr>
        <w:pPrChange w:id="2661" w:author="Mahmoud" w:date="2017-09-19T20:57:00Z">
          <w:pPr/>
        </w:pPrChange>
      </w:pPr>
      <w:ins w:id="2662" w:author="Mahmoud" w:date="2017-09-19T20:57:00Z">
        <w:r>
          <w:rPr>
            <w:noProof/>
            <w:lang w:bidi="ar-SA"/>
          </w:rPr>
          <w:drawing>
            <wp:inline distT="0" distB="0" distL="0" distR="0" wp14:anchorId="4F2AEB91" wp14:editId="64202282">
              <wp:extent cx="1847850" cy="1457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7850" cy="1457325"/>
                      </a:xfrm>
                      <a:prstGeom prst="rect">
                        <a:avLst/>
                      </a:prstGeom>
                    </pic:spPr>
                  </pic:pic>
                </a:graphicData>
              </a:graphic>
            </wp:inline>
          </w:drawing>
        </w:r>
      </w:ins>
    </w:p>
    <w:p w14:paraId="5262EB8B" w14:textId="448A33DC" w:rsidR="00923459" w:rsidRDefault="00923459" w:rsidP="006618F4">
      <w:pPr>
        <w:pStyle w:val="Caption"/>
        <w:bidi/>
        <w:jc w:val="center"/>
        <w:rPr>
          <w:ins w:id="2663" w:author="Mahmoud" w:date="2017-09-19T20:59:00Z"/>
          <w:rFonts w:cs="B Nazanin"/>
          <w:rtl/>
          <w:lang w:bidi="fa-IR"/>
        </w:rPr>
      </w:pPr>
      <w:bookmarkStart w:id="2664" w:name="_Toc495237206"/>
      <w:bookmarkStart w:id="2665" w:name="_Toc495714988"/>
      <w:ins w:id="2666" w:author="Mahmoud" w:date="2017-09-19T20:57:00Z">
        <w:r w:rsidRPr="00A5786C">
          <w:rPr>
            <w:rFonts w:cs="B Nazanin" w:hint="cs"/>
            <w:rtl/>
            <w:rPrChange w:id="2667" w:author="Mahmoud" w:date="2017-09-19T20:58:00Z">
              <w:rPr>
                <w:rFonts w:hint="cs"/>
                <w:rtl/>
              </w:rPr>
            </w:rPrChange>
          </w:rPr>
          <w:t>شکل</w:t>
        </w:r>
        <w:r w:rsidRPr="00A5786C">
          <w:rPr>
            <w:rFonts w:cs="B Nazanin"/>
            <w:rtl/>
            <w:rPrChange w:id="2668" w:author="Mahmoud" w:date="2017-09-19T20:58:00Z">
              <w:rPr>
                <w:rtl/>
              </w:rPr>
            </w:rPrChange>
          </w:rPr>
          <w:t xml:space="preserve"> </w:t>
        </w:r>
        <w:r w:rsidRPr="00A5786C">
          <w:rPr>
            <w:rFonts w:cs="B Nazanin"/>
            <w:rtl/>
            <w:rPrChange w:id="2669" w:author="Mahmoud" w:date="2017-09-19T20:58:00Z">
              <w:rPr>
                <w:rtl/>
              </w:rPr>
            </w:rPrChange>
          </w:rPr>
          <w:fldChar w:fldCharType="begin"/>
        </w:r>
        <w:r w:rsidRPr="00A5786C">
          <w:rPr>
            <w:rFonts w:cs="B Nazanin"/>
            <w:rtl/>
            <w:rPrChange w:id="2670" w:author="Mahmoud" w:date="2017-09-19T20:58:00Z">
              <w:rPr>
                <w:rtl/>
              </w:rPr>
            </w:rPrChange>
          </w:rPr>
          <w:instrText xml:space="preserve"> </w:instrText>
        </w:r>
        <w:r w:rsidRPr="00A5786C">
          <w:rPr>
            <w:rFonts w:cs="B Nazanin"/>
            <w:rPrChange w:id="2671" w:author="Mahmoud" w:date="2017-09-19T20:58:00Z">
              <w:rPr/>
            </w:rPrChange>
          </w:rPr>
          <w:instrText>SEQ</w:instrText>
        </w:r>
        <w:r w:rsidRPr="00A5786C">
          <w:rPr>
            <w:rFonts w:cs="B Nazanin"/>
            <w:rtl/>
            <w:rPrChange w:id="2672" w:author="Mahmoud" w:date="2017-09-19T20:58:00Z">
              <w:rPr>
                <w:rtl/>
              </w:rPr>
            </w:rPrChange>
          </w:rPr>
          <w:instrText xml:space="preserve"> </w:instrText>
        </w:r>
        <w:r w:rsidRPr="00A5786C">
          <w:rPr>
            <w:rFonts w:cs="B Nazanin" w:hint="cs"/>
            <w:rtl/>
            <w:rPrChange w:id="2673" w:author="Mahmoud" w:date="2017-09-19T20:58:00Z">
              <w:rPr>
                <w:rFonts w:hint="cs"/>
                <w:rtl/>
              </w:rPr>
            </w:rPrChange>
          </w:rPr>
          <w:instrText>شکل</w:instrText>
        </w:r>
        <w:r w:rsidRPr="00A5786C">
          <w:rPr>
            <w:rFonts w:cs="B Nazanin"/>
            <w:rtl/>
            <w:rPrChange w:id="2674" w:author="Mahmoud" w:date="2017-09-19T20:58:00Z">
              <w:rPr>
                <w:rtl/>
              </w:rPr>
            </w:rPrChange>
          </w:rPr>
          <w:instrText xml:space="preserve"> \* </w:instrText>
        </w:r>
        <w:r w:rsidRPr="00A5786C">
          <w:rPr>
            <w:rFonts w:cs="B Nazanin"/>
            <w:rPrChange w:id="2675" w:author="Mahmoud" w:date="2017-09-19T20:58:00Z">
              <w:rPr/>
            </w:rPrChange>
          </w:rPr>
          <w:instrText>ARABIC</w:instrText>
        </w:r>
        <w:r w:rsidRPr="00A5786C">
          <w:rPr>
            <w:rFonts w:cs="B Nazanin"/>
            <w:rtl/>
            <w:rPrChange w:id="2676" w:author="Mahmoud" w:date="2017-09-19T20:58:00Z">
              <w:rPr>
                <w:rtl/>
              </w:rPr>
            </w:rPrChange>
          </w:rPr>
          <w:instrText xml:space="preserve"> </w:instrText>
        </w:r>
      </w:ins>
      <w:r w:rsidRPr="00A5786C">
        <w:rPr>
          <w:rFonts w:cs="B Nazanin"/>
          <w:rtl/>
          <w:rPrChange w:id="2677" w:author="Mahmoud" w:date="2017-09-19T20:58:00Z">
            <w:rPr>
              <w:rtl/>
            </w:rPr>
          </w:rPrChange>
        </w:rPr>
        <w:fldChar w:fldCharType="separate"/>
      </w:r>
      <w:ins w:id="2678" w:author="Windows User" w:date="2017-10-14T03:40:00Z">
        <w:r w:rsidR="000D5978">
          <w:rPr>
            <w:rFonts w:cs="B Nazanin"/>
            <w:noProof/>
            <w:rtl/>
          </w:rPr>
          <w:t>5</w:t>
        </w:r>
      </w:ins>
      <w:ins w:id="2679" w:author="Mahmoud" w:date="2017-09-19T20:57:00Z">
        <w:del w:id="2680" w:author="Windows User" w:date="2017-09-22T15:39:00Z">
          <w:r w:rsidRPr="00A5786C" w:rsidDel="001F5427">
            <w:rPr>
              <w:rFonts w:cs="B Nazanin"/>
              <w:noProof/>
              <w:rtl/>
              <w:rPrChange w:id="2681" w:author="Mahmoud" w:date="2017-09-19T20:58:00Z">
                <w:rPr>
                  <w:noProof/>
                  <w:rtl/>
                </w:rPr>
              </w:rPrChange>
            </w:rPr>
            <w:delText>6</w:delText>
          </w:r>
        </w:del>
        <w:r w:rsidRPr="00A5786C">
          <w:rPr>
            <w:rFonts w:cs="B Nazanin"/>
            <w:rtl/>
            <w:rPrChange w:id="2682" w:author="Mahmoud" w:date="2017-09-19T20:58:00Z">
              <w:rPr>
                <w:rtl/>
              </w:rPr>
            </w:rPrChange>
          </w:rPr>
          <w:fldChar w:fldCharType="end"/>
        </w:r>
      </w:ins>
      <w:ins w:id="2683" w:author="Mahmoud" w:date="2017-09-19T20:58:00Z">
        <w:r w:rsidRPr="00A5786C">
          <w:rPr>
            <w:rFonts w:cs="B Nazanin"/>
            <w:rPrChange w:id="2684" w:author="Mahmoud" w:date="2017-09-19T20:58:00Z">
              <w:rPr/>
            </w:rPrChange>
          </w:rPr>
          <w:t>-</w:t>
        </w:r>
        <w:r w:rsidRPr="00A5786C">
          <w:rPr>
            <w:rFonts w:cs="B Nazanin"/>
            <w:rtl/>
          </w:rPr>
          <w:t xml:space="preserve"> </w:t>
        </w:r>
        <w:r w:rsidRPr="00A5786C">
          <w:rPr>
            <w:rFonts w:cs="B Nazanin" w:hint="eastAsia"/>
            <w:rtl/>
            <w:lang w:bidi="fa-IR"/>
          </w:rPr>
          <w:t>تکه</w:t>
        </w:r>
        <w:r w:rsidRPr="00A5786C">
          <w:rPr>
            <w:rFonts w:cs="B Nazanin"/>
            <w:rtl/>
            <w:lang w:bidi="fa-IR"/>
          </w:rPr>
          <w:t xml:space="preserve"> </w:t>
        </w:r>
        <w:r w:rsidRPr="00A5786C">
          <w:rPr>
            <w:rFonts w:cs="B Nazanin" w:hint="eastAsia"/>
            <w:rtl/>
            <w:lang w:bidi="fa-IR"/>
          </w:rPr>
          <w:t>کد</w:t>
        </w:r>
        <w:r w:rsidRPr="00A5786C">
          <w:rPr>
            <w:rFonts w:cs="B Nazanin"/>
            <w:rtl/>
            <w:lang w:bidi="fa-IR"/>
          </w:rPr>
          <w:t xml:space="preserve"> ساده برا</w:t>
        </w:r>
        <w:r w:rsidRPr="00A5786C">
          <w:rPr>
            <w:rFonts w:cs="B Nazanin" w:hint="cs"/>
            <w:rtl/>
            <w:lang w:bidi="fa-IR"/>
          </w:rPr>
          <w:t>ی</w:t>
        </w:r>
        <w:r w:rsidRPr="00A5786C">
          <w:rPr>
            <w:rFonts w:cs="B Nazanin"/>
            <w:rtl/>
            <w:lang w:bidi="fa-IR"/>
          </w:rPr>
          <w:t xml:space="preserve"> آزمون با ابزار </w:t>
        </w:r>
        <w:r w:rsidRPr="00A5786C">
          <w:rPr>
            <w:rFonts w:cs="B Nazanin"/>
            <w:lang w:bidi="fa-IR"/>
          </w:rPr>
          <w:t>DART</w:t>
        </w:r>
        <w:r w:rsidRPr="00A5786C">
          <w:rPr>
            <w:rFonts w:cs="B Nazanin"/>
            <w:rtl/>
            <w:lang w:bidi="fa-IR"/>
          </w:rPr>
          <w:t xml:space="preserve">-مثال </w:t>
        </w:r>
        <w:r w:rsidRPr="00A5786C">
          <w:rPr>
            <w:rFonts w:cs="B Nazanin" w:hint="eastAsia"/>
            <w:rtl/>
            <w:lang w:bidi="fa-IR"/>
          </w:rPr>
          <w:t>دوم</w:t>
        </w:r>
      </w:ins>
      <w:bookmarkEnd w:id="2664"/>
      <w:bookmarkEnd w:id="2665"/>
    </w:p>
    <w:p w14:paraId="7A04DFD0" w14:textId="175E3C92" w:rsidR="008B4FCA" w:rsidRDefault="00A5786C">
      <w:pPr>
        <w:rPr>
          <w:ins w:id="2685" w:author="Mahmoud" w:date="2017-09-19T21:27:00Z"/>
          <w:rtl/>
        </w:rPr>
        <w:pPrChange w:id="2686" w:author="Windows User" w:date="2017-09-22T15:36:00Z">
          <w:pPr>
            <w:pStyle w:val="Caption"/>
            <w:bidi/>
            <w:jc w:val="center"/>
          </w:pPr>
        </w:pPrChange>
      </w:pPr>
      <w:ins w:id="2687" w:author="Mahmoud" w:date="2017-09-19T20:59:00Z">
        <w:r>
          <w:rPr>
            <w:rFonts w:hint="cs"/>
            <w:rtl/>
          </w:rPr>
          <w:t>در این تکه کد نوشته شده به زبان</w:t>
        </w:r>
        <w:r>
          <w:t xml:space="preserve"> C</w:t>
        </w:r>
      </w:ins>
      <w:ins w:id="2688" w:author="Mahmoud" w:date="2017-09-19T21:00:00Z">
        <w:r w:rsidR="006A0F06">
          <w:rPr>
            <w:rFonts w:hint="cs"/>
            <w:rtl/>
          </w:rPr>
          <w:t xml:space="preserve">، </w:t>
        </w:r>
      </w:ins>
      <w:ins w:id="2689" w:author="Mahmoud" w:date="2017-09-19T21:22:00Z">
        <w:r w:rsidR="00AC7583">
          <w:rPr>
            <w:rFonts w:hint="cs"/>
            <w:rtl/>
          </w:rPr>
          <w:t xml:space="preserve">در ابتدا </w:t>
        </w:r>
      </w:ins>
      <w:ins w:id="2690" w:author="Mahmoud" w:date="2017-09-19T21:00:00Z">
        <w:r w:rsidR="006A0F06">
          <w:rPr>
            <w:rFonts w:hint="cs"/>
            <w:rtl/>
          </w:rPr>
          <w:t xml:space="preserve">بردار آدرس به صورت </w:t>
        </w:r>
      </w:ins>
      <w:ins w:id="2691" w:author="Mahmoud" w:date="2017-09-19T21:01:00Z">
        <w:r w:rsidR="006A0F06">
          <w:t>M</w:t>
        </w:r>
        <w:r w:rsidR="006A0F06" w:rsidRPr="006A0F06">
          <w:rPr>
            <w:sz w:val="30"/>
            <w:szCs w:val="32"/>
            <w:rPrChange w:id="2692" w:author="Mahmoud" w:date="2017-09-19T21:02:00Z">
              <w:rPr>
                <w:b w:val="0"/>
                <w:bCs w:val="0"/>
              </w:rPr>
            </w:rPrChange>
          </w:rPr>
          <w:t>0</w:t>
        </w:r>
        <w:r w:rsidR="006A0F06">
          <w:t>=(</w:t>
        </w:r>
      </w:ins>
      <w:ins w:id="2693" w:author="Mahmoud" w:date="2017-09-19T21:02:00Z">
        <w:r w:rsidR="006A0F06">
          <w:t>m</w:t>
        </w:r>
        <w:r w:rsidR="006A0F06" w:rsidRPr="006A0F06">
          <w:rPr>
            <w:vertAlign w:val="subscript"/>
            <w:rPrChange w:id="2694" w:author="Mahmoud" w:date="2017-09-19T21:02:00Z">
              <w:rPr>
                <w:b w:val="0"/>
                <w:bCs w:val="0"/>
              </w:rPr>
            </w:rPrChange>
          </w:rPr>
          <w:t>x</w:t>
        </w:r>
        <w:r w:rsidR="00E54FA3">
          <w:rPr>
            <w:vertAlign w:val="subscript"/>
          </w:rPr>
          <w:t xml:space="preserve"> </w:t>
        </w:r>
        <w:r w:rsidR="006A0F06">
          <w:t>,</w:t>
        </w:r>
        <w:r w:rsidR="00E54FA3">
          <w:t xml:space="preserve"> </w:t>
        </w:r>
        <w:r w:rsidR="006A0F06">
          <w:t>m</w:t>
        </w:r>
        <w:r w:rsidR="006A0F06" w:rsidRPr="006A0F06">
          <w:rPr>
            <w:vertAlign w:val="subscript"/>
            <w:rPrChange w:id="2695" w:author="Mahmoud" w:date="2017-09-19T21:02:00Z">
              <w:rPr>
                <w:b w:val="0"/>
                <w:bCs w:val="0"/>
              </w:rPr>
            </w:rPrChange>
          </w:rPr>
          <w:t>y</w:t>
        </w:r>
      </w:ins>
      <w:ins w:id="2696" w:author="Mahmoud" w:date="2017-09-19T21:01:00Z">
        <w:r w:rsidR="006A0F06">
          <w:t>)</w:t>
        </w:r>
      </w:ins>
      <w:ins w:id="2697" w:author="Mahmoud" w:date="2017-09-19T21:02:00Z">
        <w:r w:rsidR="00CD4A39">
          <w:rPr>
            <w:rFonts w:hint="cs"/>
            <w:rtl/>
          </w:rPr>
          <w:t xml:space="preserve"> می باشد.</w:t>
        </w:r>
      </w:ins>
      <w:ins w:id="2698" w:author="Mahmoud" w:date="2017-09-19T21:03:00Z">
        <w:r w:rsidR="00CD4A39">
          <w:rPr>
            <w:rFonts w:hint="cs"/>
            <w:rtl/>
          </w:rPr>
          <w:t xml:space="preserve"> در</w:t>
        </w:r>
      </w:ins>
      <w:ins w:id="2699" w:author="Mahmoud" w:date="2017-09-19T21:23:00Z">
        <w:r w:rsidR="00AC7583">
          <w:rPr>
            <w:rFonts w:hint="cs"/>
            <w:rtl/>
          </w:rPr>
          <w:t xml:space="preserve"> </w:t>
        </w:r>
      </w:ins>
      <w:ins w:id="2700" w:author="Mahmoud" w:date="2017-09-19T21:03:00Z">
        <w:r w:rsidR="00CD4A39">
          <w:rPr>
            <w:rFonts w:hint="cs"/>
            <w:rtl/>
          </w:rPr>
          <w:t>واقع</w:t>
        </w:r>
      </w:ins>
      <w:ins w:id="2701" w:author="Mahmoud" w:date="2017-09-19T21:22:00Z">
        <w:r w:rsidR="00AC7583">
          <w:rPr>
            <w:rtl/>
          </w:rPr>
          <w:br/>
        </w:r>
      </w:ins>
      <w:ins w:id="2702" w:author="Mahmoud" w:date="2017-09-19T21:03:00Z">
        <w:r w:rsidR="00CD4A39">
          <w:rPr>
            <w:rFonts w:hint="cs"/>
            <w:rtl/>
          </w:rPr>
          <w:t xml:space="preserve"> </w:t>
        </w:r>
        <w:r w:rsidR="00CD4A39">
          <w:t>m</w:t>
        </w:r>
        <w:r w:rsidR="00CD4A39" w:rsidRPr="0072649A">
          <w:rPr>
            <w:vertAlign w:val="subscript"/>
          </w:rPr>
          <w:t>x</w:t>
        </w:r>
        <w:r w:rsidR="00CD4A39">
          <w:rPr>
            <w:rFonts w:hint="cs"/>
            <w:rtl/>
          </w:rPr>
          <w:t xml:space="preserve"> و</w:t>
        </w:r>
        <w:del w:id="2703" w:author="Windows User" w:date="2017-09-22T15:36:00Z">
          <w:r w:rsidR="00CD4A39" w:rsidRPr="00CD4A39" w:rsidDel="003C4DF6">
            <w:delText xml:space="preserve"> </w:delText>
          </w:r>
        </w:del>
        <w:r w:rsidR="00CD4A39">
          <w:t>m</w:t>
        </w:r>
        <w:r w:rsidR="00CD4A39" w:rsidRPr="0072649A">
          <w:rPr>
            <w:vertAlign w:val="subscript"/>
          </w:rPr>
          <w:t>y</w:t>
        </w:r>
        <w:r w:rsidR="00CD4A39">
          <w:rPr>
            <w:rFonts w:hint="cs"/>
            <w:rtl/>
          </w:rPr>
          <w:t xml:space="preserve"> </w:t>
        </w:r>
      </w:ins>
      <w:ins w:id="2704" w:author="Mahmoud" w:date="2017-09-19T21:05:00Z">
        <w:r w:rsidR="00CD4A39">
          <w:rPr>
            <w:rFonts w:hint="cs"/>
            <w:rtl/>
          </w:rPr>
          <w:t xml:space="preserve">آدرس های  متفاوت </w:t>
        </w:r>
      </w:ins>
      <w:ins w:id="2705" w:author="Mahmoud" w:date="2017-09-19T21:04:00Z">
        <w:r w:rsidR="00CD4A39">
          <w:rPr>
            <w:rFonts w:hint="cs"/>
            <w:rtl/>
          </w:rPr>
          <w:t xml:space="preserve">پارامتر های ورودی تابع </w:t>
        </w:r>
      </w:ins>
      <w:ins w:id="2706" w:author="Mahmoud" w:date="2017-09-19T21:08:00Z">
        <w:r w:rsidR="008B4FCA">
          <w:t>f</w:t>
        </w:r>
        <w:r w:rsidR="008B4FCA">
          <w:rPr>
            <w:rFonts w:hint="cs"/>
            <w:rtl/>
          </w:rPr>
          <w:t xml:space="preserve"> </w:t>
        </w:r>
        <w:r w:rsidR="008B4FCA" w:rsidRPr="00E2341D">
          <w:rPr>
            <w:rStyle w:val="FootnoteReference"/>
            <w:rtl/>
          </w:rPr>
          <w:footnoteReference w:id="31"/>
        </w:r>
        <w:r w:rsidR="008B4FCA">
          <w:rPr>
            <w:rFonts w:hint="cs"/>
            <w:rtl/>
          </w:rPr>
          <w:t xml:space="preserve"> </w:t>
        </w:r>
      </w:ins>
      <w:ins w:id="2709" w:author="Mahmoud" w:date="2017-09-19T21:03:00Z">
        <w:r w:rsidR="00CD4A39">
          <w:rPr>
            <w:rFonts w:hint="cs"/>
            <w:rtl/>
          </w:rPr>
          <w:t>در حافظه سیستم هستند.</w:t>
        </w:r>
      </w:ins>
      <w:ins w:id="2710" w:author="Mahmoud" w:date="2017-09-19T21:06:00Z">
        <w:r w:rsidR="00E11647">
          <w:t xml:space="preserve"> </w:t>
        </w:r>
        <w:r w:rsidR="00E11647">
          <w:rPr>
            <w:rFonts w:hint="cs"/>
            <w:rtl/>
          </w:rPr>
          <w:t xml:space="preserve"> فرض می کنیم که ورودی ب</w:t>
        </w:r>
        <w:r w:rsidR="004F39A4">
          <w:rPr>
            <w:rFonts w:hint="cs"/>
            <w:rtl/>
          </w:rPr>
          <w:t>ی</w:t>
        </w:r>
      </w:ins>
      <w:ins w:id="2711" w:author="Mahmoud" w:date="2017-09-19T21:09:00Z">
        <w:r w:rsidR="004F39A4">
          <w:rPr>
            <w:rtl/>
          </w:rPr>
          <w:softHyphen/>
        </w:r>
      </w:ins>
      <w:ins w:id="2712" w:author="Mahmoud" w:date="2017-09-19T21:06:00Z">
        <w:r w:rsidR="00E11647">
          <w:rPr>
            <w:rFonts w:hint="cs"/>
            <w:rtl/>
          </w:rPr>
          <w:t>قاعده ی  ابتدایی برای پارامتر</w:t>
        </w:r>
        <w:r w:rsidR="00E11647">
          <w:t>x=123456</w:t>
        </w:r>
        <w:r w:rsidR="00E11647">
          <w:rPr>
            <w:rFonts w:hint="cs"/>
            <w:rtl/>
          </w:rPr>
          <w:t xml:space="preserve"> و برای پارامتر </w:t>
        </w:r>
      </w:ins>
      <w:ins w:id="2713" w:author="Mahmoud" w:date="2017-09-19T21:07:00Z">
        <w:r w:rsidR="00E11647">
          <w:t>y=654321</w:t>
        </w:r>
        <w:r w:rsidR="00E11647">
          <w:rPr>
            <w:rFonts w:hint="cs"/>
            <w:rtl/>
          </w:rPr>
          <w:t xml:space="preserve"> باشد</w:t>
        </w:r>
      </w:ins>
      <w:ins w:id="2714" w:author="Mahmoud" w:date="2017-09-19T21:23:00Z">
        <w:r w:rsidR="00AC7583">
          <w:rPr>
            <w:rFonts w:hint="cs"/>
            <w:rtl/>
          </w:rPr>
          <w:t xml:space="preserve">. در این صورت حافظه ی </w:t>
        </w:r>
        <w:r w:rsidR="00AC7583">
          <w:rPr>
            <w:rFonts w:hint="cs"/>
            <w:rtl/>
          </w:rPr>
          <w:lastRenderedPageBreak/>
          <w:t>عددی سیستم در ابتدا به صورت</w:t>
        </w:r>
      </w:ins>
      <w:ins w:id="2715" w:author="Mahmoud" w:date="2017-09-19T21:24:00Z">
        <w:r w:rsidR="007C02FC" w:rsidRPr="007C02FC">
          <w:rPr>
            <w:i/>
            <w:iCs/>
          </w:rPr>
          <w:t xml:space="preserve">M </w:t>
        </w:r>
        <w:r w:rsidR="007C02FC" w:rsidRPr="007C02FC">
          <w:t>= [</w:t>
        </w:r>
        <w:r w:rsidR="007C02FC" w:rsidRPr="007C02FC">
          <w:rPr>
            <w:i/>
            <w:iCs/>
          </w:rPr>
          <w:t xml:space="preserve">mx </w:t>
        </w:r>
        <w:r w:rsidR="007C02FC" w:rsidRPr="007C02FC">
          <w:rPr>
            <w:rFonts w:hint="eastAsia"/>
            <w:i/>
            <w:iCs/>
          </w:rPr>
          <w:t>→</w:t>
        </w:r>
        <w:r w:rsidR="007C02FC" w:rsidRPr="007C02FC">
          <w:rPr>
            <w:i/>
            <w:iCs/>
          </w:rPr>
          <w:t xml:space="preserve"> </w:t>
        </w:r>
        <w:r w:rsidR="007C02FC" w:rsidRPr="007C02FC">
          <w:t>123456</w:t>
        </w:r>
        <w:r w:rsidR="007C02FC" w:rsidRPr="007C02FC">
          <w:rPr>
            <w:i/>
            <w:iCs/>
          </w:rPr>
          <w:t xml:space="preserve">, my </w:t>
        </w:r>
        <w:r w:rsidR="007C02FC" w:rsidRPr="007C02FC">
          <w:rPr>
            <w:rFonts w:hint="eastAsia"/>
            <w:i/>
            <w:iCs/>
          </w:rPr>
          <w:t>→</w:t>
        </w:r>
        <w:r w:rsidR="007C02FC" w:rsidRPr="007C02FC">
          <w:rPr>
            <w:i/>
            <w:iCs/>
          </w:rPr>
          <w:t xml:space="preserve"> </w:t>
        </w:r>
        <w:r w:rsidR="007C02FC" w:rsidRPr="007C02FC">
          <w:t>654321]</w:t>
        </w:r>
      </w:ins>
      <w:ins w:id="2716" w:author="Mahmoud" w:date="2017-09-19T21:23:00Z">
        <w:r w:rsidR="00AC7583">
          <w:rPr>
            <w:rFonts w:hint="cs"/>
            <w:rtl/>
          </w:rPr>
          <w:t xml:space="preserve"> </w:t>
        </w:r>
      </w:ins>
      <w:ins w:id="2717" w:author="Mahmoud" w:date="2017-09-19T21:27:00Z">
        <w:r w:rsidR="007E7AC5">
          <w:rPr>
            <w:rFonts w:hint="cs"/>
            <w:rtl/>
          </w:rPr>
          <w:t xml:space="preserve"> و </w:t>
        </w:r>
      </w:ins>
      <w:ins w:id="2718" w:author="Mahmoud" w:date="2017-09-19T21:23:00Z">
        <w:r w:rsidR="007C02FC">
          <w:rPr>
            <w:rFonts w:hint="cs"/>
            <w:rtl/>
          </w:rPr>
          <w:t>حاف</w:t>
        </w:r>
      </w:ins>
      <w:ins w:id="2719" w:author="Mahmoud" w:date="2017-09-19T21:24:00Z">
        <w:r w:rsidR="007C02FC">
          <w:rPr>
            <w:rFonts w:hint="cs"/>
            <w:rtl/>
          </w:rPr>
          <w:t>ظ</w:t>
        </w:r>
      </w:ins>
      <w:ins w:id="2720" w:author="Mahmoud" w:date="2017-09-19T21:23:00Z">
        <w:r w:rsidR="00AC7583">
          <w:rPr>
            <w:rFonts w:hint="cs"/>
            <w:rtl/>
          </w:rPr>
          <w:t>ه ی نمادین سیستم نیز به صورت</w:t>
        </w:r>
      </w:ins>
      <w:ins w:id="2721" w:author="Mahmoud" w:date="2017-09-19T21:25:00Z">
        <w:r w:rsidR="007C02FC">
          <w:rPr>
            <w:rFonts w:hint="cs"/>
            <w:rtl/>
          </w:rPr>
          <w:t xml:space="preserve"> </w:t>
        </w:r>
        <w:r w:rsidR="007C02FC" w:rsidRPr="007C02FC">
          <w:rPr>
            <w:i/>
            <w:iCs/>
          </w:rPr>
          <w:t xml:space="preserve">S </w:t>
        </w:r>
        <w:r w:rsidR="007C02FC" w:rsidRPr="007C02FC">
          <w:t>= [</w:t>
        </w:r>
        <w:r w:rsidR="007C02FC" w:rsidRPr="007C02FC">
          <w:rPr>
            <w:i/>
            <w:iCs/>
          </w:rPr>
          <w:t xml:space="preserve">mx </w:t>
        </w:r>
        <w:r w:rsidR="007C02FC" w:rsidRPr="007C02FC">
          <w:rPr>
            <w:rFonts w:hint="eastAsia"/>
            <w:i/>
            <w:iCs/>
          </w:rPr>
          <w:t>→</w:t>
        </w:r>
        <w:r w:rsidR="007C02FC" w:rsidRPr="007C02FC">
          <w:rPr>
            <w:i/>
            <w:iCs/>
          </w:rPr>
          <w:t xml:space="preserve"> mx</w:t>
        </w:r>
      </w:ins>
      <w:ins w:id="2722" w:author="Mahmoud" w:date="2017-09-19T21:26:00Z">
        <w:r w:rsidR="00A8684D">
          <w:rPr>
            <w:i/>
            <w:iCs/>
          </w:rPr>
          <w:t xml:space="preserve"> </w:t>
        </w:r>
      </w:ins>
      <w:ins w:id="2723" w:author="Mahmoud" w:date="2017-09-19T21:25:00Z">
        <w:r w:rsidR="007C02FC" w:rsidRPr="007C02FC">
          <w:rPr>
            <w:i/>
            <w:iCs/>
          </w:rPr>
          <w:t xml:space="preserve">,my </w:t>
        </w:r>
        <w:r w:rsidR="007C02FC" w:rsidRPr="007C02FC">
          <w:rPr>
            <w:rFonts w:hint="eastAsia"/>
            <w:i/>
            <w:iCs/>
          </w:rPr>
          <w:t>→</w:t>
        </w:r>
      </w:ins>
      <w:ins w:id="2724" w:author="Mahmoud" w:date="2017-09-19T21:26:00Z">
        <w:r w:rsidR="00EF635B">
          <w:rPr>
            <w:rFonts w:hint="eastAsia"/>
            <w:i/>
            <w:iCs/>
          </w:rPr>
          <w:t xml:space="preserve"> </w:t>
        </w:r>
      </w:ins>
      <w:ins w:id="2725" w:author="Mahmoud" w:date="2017-09-19T21:25:00Z">
        <w:r w:rsidR="007C02FC" w:rsidRPr="007C02FC">
          <w:rPr>
            <w:i/>
            <w:iCs/>
          </w:rPr>
          <w:t>my</w:t>
        </w:r>
        <w:r w:rsidR="007C02FC" w:rsidRPr="007C02FC">
          <w:rPr>
            <w:rPrChange w:id="2726" w:author="Mahmoud" w:date="2017-09-19T21:25:00Z">
              <w:rPr>
                <w:b w:val="0"/>
                <w:bCs w:val="0"/>
                <w:i/>
                <w:iCs/>
              </w:rPr>
            </w:rPrChange>
          </w:rPr>
          <w:t>]</w:t>
        </w:r>
      </w:ins>
      <w:ins w:id="2727" w:author="Mahmoud" w:date="2017-09-19T21:23:00Z">
        <w:r w:rsidR="00AC7583">
          <w:rPr>
            <w:rFonts w:hint="cs"/>
            <w:rtl/>
          </w:rPr>
          <w:t xml:space="preserve"> خواهد بود.</w:t>
        </w:r>
      </w:ins>
    </w:p>
    <w:p w14:paraId="31559F5E" w14:textId="44D362A2" w:rsidR="00C57242" w:rsidRDefault="007E7AC5">
      <w:pPr>
        <w:rPr>
          <w:ins w:id="2728" w:author="Mahmoud" w:date="2017-09-19T21:31:00Z"/>
          <w:rtl/>
        </w:rPr>
        <w:pPrChange w:id="2729" w:author="Mahmoud" w:date="2017-09-19T21:31:00Z">
          <w:pPr>
            <w:pStyle w:val="Caption"/>
            <w:bidi/>
            <w:jc w:val="center"/>
          </w:pPr>
        </w:pPrChange>
      </w:pPr>
      <w:ins w:id="2730" w:author="Mahmoud" w:date="2017-09-19T21:27:00Z">
        <w:r>
          <w:rPr>
            <w:rFonts w:hint="cs"/>
            <w:rtl/>
          </w:rPr>
          <w:t xml:space="preserve">با این </w:t>
        </w:r>
      </w:ins>
      <w:ins w:id="2731" w:author="Mahmoud" w:date="2017-09-19T21:28:00Z">
        <w:r>
          <w:rPr>
            <w:rFonts w:hint="cs"/>
            <w:rtl/>
          </w:rPr>
          <w:t>ورودی های</w:t>
        </w:r>
      </w:ins>
      <w:ins w:id="2732" w:author="Mahmoud" w:date="2017-09-19T21:27:00Z">
        <w:r>
          <w:rPr>
            <w:rFonts w:hint="cs"/>
            <w:rtl/>
          </w:rPr>
          <w:t xml:space="preserve"> اولیه، مسیر اجرای اول </w:t>
        </w:r>
      </w:ins>
      <w:ins w:id="2733" w:author="Mahmoud" w:date="2017-09-19T21:28:00Z">
        <w:r w:rsidR="00C96D2F">
          <w:rPr>
            <w:rFonts w:hint="cs"/>
            <w:rtl/>
          </w:rPr>
          <w:t xml:space="preserve">به زیرشاخه ی </w:t>
        </w:r>
        <w:r w:rsidR="00C96D2F">
          <w:t>else</w:t>
        </w:r>
        <w:r w:rsidR="00C96D2F">
          <w:rPr>
            <w:rFonts w:hint="cs"/>
            <w:rtl/>
          </w:rPr>
          <w:t xml:space="preserve"> عبارت </w:t>
        </w:r>
        <w:r w:rsidR="00C96D2F">
          <w:t>if</w:t>
        </w:r>
        <w:r w:rsidR="00C96D2F">
          <w:rPr>
            <w:rFonts w:hint="cs"/>
            <w:rtl/>
          </w:rPr>
          <w:t xml:space="preserve"> اول می رود. سپس به دستور </w:t>
        </w:r>
        <w:r w:rsidR="00C96D2F">
          <w:t>return</w:t>
        </w:r>
        <w:r w:rsidR="00C96D2F" w:rsidRPr="00C57242">
          <w:rPr>
            <w:sz w:val="32"/>
            <w:szCs w:val="34"/>
            <w:rPrChange w:id="2734" w:author="Mahmoud" w:date="2017-09-19T21:30:00Z">
              <w:rPr>
                <w:b w:val="0"/>
                <w:bCs w:val="0"/>
              </w:rPr>
            </w:rPrChange>
          </w:rPr>
          <w:t>0</w:t>
        </w:r>
        <w:r w:rsidR="00C96D2F">
          <w:rPr>
            <w:rFonts w:hint="cs"/>
            <w:rtl/>
          </w:rPr>
          <w:t xml:space="preserve"> می رسد و این مسیر پایان می </w:t>
        </w:r>
      </w:ins>
      <w:ins w:id="2735" w:author="Mahmoud" w:date="2017-09-19T21:29:00Z">
        <w:r w:rsidR="00C96D2F">
          <w:rPr>
            <w:rFonts w:hint="cs"/>
            <w:rtl/>
          </w:rPr>
          <w:t>ی</w:t>
        </w:r>
      </w:ins>
      <w:ins w:id="2736" w:author="Mahmoud" w:date="2017-09-19T21:28:00Z">
        <w:r w:rsidR="00C96D2F">
          <w:rPr>
            <w:rFonts w:hint="cs"/>
            <w:rtl/>
          </w:rPr>
          <w:t>ا</w:t>
        </w:r>
      </w:ins>
      <w:ins w:id="2737" w:author="Mahmoud" w:date="2017-09-19T21:29:00Z">
        <w:r w:rsidR="00C96D2F">
          <w:rPr>
            <w:rFonts w:hint="cs"/>
            <w:rtl/>
          </w:rPr>
          <w:t>ب</w:t>
        </w:r>
      </w:ins>
      <w:ins w:id="2738" w:author="Mahmoud" w:date="2017-09-19T21:28:00Z">
        <w:r w:rsidR="00C96D2F">
          <w:rPr>
            <w:rFonts w:hint="cs"/>
            <w:rtl/>
          </w:rPr>
          <w:t>د</w:t>
        </w:r>
      </w:ins>
      <w:ins w:id="2739" w:author="Mahmoud" w:date="2017-09-19T21:29:00Z">
        <w:r w:rsidR="00C96D2F">
          <w:rPr>
            <w:rFonts w:hint="cs"/>
            <w:rtl/>
          </w:rPr>
          <w:t>.</w:t>
        </w:r>
        <w:r w:rsidR="005D3EAB">
          <w:rPr>
            <w:rFonts w:hint="cs"/>
            <w:rtl/>
          </w:rPr>
          <w:t xml:space="preserve"> شرط مسیر حاصل از این اجرای اولیه</w:t>
        </w:r>
      </w:ins>
      <w:ins w:id="2740" w:author="Mahmoud" w:date="2017-09-19T21:30:00Z">
        <w:r w:rsidR="00C57242">
          <w:rPr>
            <w:rFonts w:hint="cs"/>
            <w:rtl/>
          </w:rPr>
          <w:t xml:space="preserve"> </w:t>
        </w:r>
        <w:r w:rsidR="00C57242" w:rsidRPr="00C57242">
          <w:rPr>
            <w:rFonts w:ascii="MS Gothic" w:hAnsi="MS Gothic" w:cs="MS Gothic"/>
            <w:i/>
            <w:iCs/>
          </w:rPr>
          <w:t>￢</w:t>
        </w:r>
        <w:r w:rsidR="00C57242" w:rsidRPr="00C57242">
          <w:t>(</w:t>
        </w:r>
        <w:r w:rsidR="00C57242" w:rsidRPr="00C57242">
          <w:rPr>
            <w:i/>
            <w:iCs/>
          </w:rPr>
          <w:t xml:space="preserve">mx </w:t>
        </w:r>
        <w:r w:rsidR="00C57242" w:rsidRPr="00C57242">
          <w:t xml:space="preserve">= </w:t>
        </w:r>
        <w:r w:rsidR="00C57242" w:rsidRPr="00C57242">
          <w:rPr>
            <w:i/>
            <w:iCs/>
          </w:rPr>
          <w:t>my</w:t>
        </w:r>
        <w:r w:rsidR="00C57242" w:rsidRPr="00C57242">
          <w:t>)</w:t>
        </w:r>
        <w:r w:rsidR="00C57242">
          <w:rPr>
            <w:rFonts w:hint="cs"/>
            <w:rtl/>
          </w:rPr>
          <w:t xml:space="preserve"> می باشد. اکنون پس از پایان اجرای اول شرایط حافظ عددی و نمادین به صورت زیر است</w:t>
        </w:r>
      </w:ins>
      <w:ins w:id="2741" w:author="Mahmoud" w:date="2017-09-19T21:31:00Z">
        <w:r w:rsidR="00C57242">
          <w:rPr>
            <w:rFonts w:hint="cs"/>
            <w:rtl/>
          </w:rPr>
          <w:t>:</w:t>
        </w:r>
      </w:ins>
    </w:p>
    <w:p w14:paraId="59845590" w14:textId="14A830DE" w:rsidR="00C57242" w:rsidRDefault="00C57242">
      <w:pPr>
        <w:jc w:val="right"/>
        <w:rPr>
          <w:ins w:id="2742" w:author="Mahmoud" w:date="2017-09-19T21:32:00Z"/>
          <w:rtl/>
        </w:rPr>
        <w:pPrChange w:id="2743" w:author="Mahmoud" w:date="2017-09-19T21:32:00Z">
          <w:pPr>
            <w:pStyle w:val="Caption"/>
            <w:bidi/>
            <w:jc w:val="center"/>
          </w:pPr>
        </w:pPrChange>
      </w:pPr>
      <w:ins w:id="2744" w:author="Mahmoud" w:date="2017-09-19T21:32:00Z">
        <w:r w:rsidRPr="00C57242">
          <w:rPr>
            <w:i/>
            <w:iCs/>
          </w:rPr>
          <w:t xml:space="preserve">M </w:t>
        </w:r>
        <w:r w:rsidRPr="00C57242">
          <w:t>= [</w:t>
        </w:r>
        <w:r w:rsidRPr="00C57242">
          <w:rPr>
            <w:i/>
            <w:iCs/>
          </w:rPr>
          <w:t xml:space="preserve">mx </w:t>
        </w:r>
        <w:r w:rsidRPr="00C57242">
          <w:rPr>
            <w:rFonts w:hint="eastAsia"/>
            <w:i/>
            <w:iCs/>
          </w:rPr>
          <w:t>→</w:t>
        </w:r>
        <w:r w:rsidRPr="00C57242">
          <w:rPr>
            <w:i/>
            <w:iCs/>
          </w:rPr>
          <w:t xml:space="preserve"> </w:t>
        </w:r>
        <w:r w:rsidRPr="00C57242">
          <w:t>123456</w:t>
        </w:r>
        <w:r w:rsidRPr="00C57242">
          <w:rPr>
            <w:i/>
            <w:iCs/>
          </w:rPr>
          <w:t xml:space="preserve">, my </w:t>
        </w:r>
        <w:r w:rsidRPr="00C57242">
          <w:rPr>
            <w:rFonts w:hint="eastAsia"/>
            <w:i/>
            <w:iCs/>
          </w:rPr>
          <w:t>→</w:t>
        </w:r>
        <w:r w:rsidRPr="00C57242">
          <w:rPr>
            <w:i/>
            <w:iCs/>
          </w:rPr>
          <w:t xml:space="preserve"> </w:t>
        </w:r>
        <w:r w:rsidRPr="00C57242">
          <w:t>654321</w:t>
        </w:r>
        <w:r w:rsidRPr="00C57242">
          <w:rPr>
            <w:i/>
            <w:iCs/>
          </w:rPr>
          <w:t xml:space="preserve">, mz </w:t>
        </w:r>
        <w:r w:rsidRPr="00C57242">
          <w:rPr>
            <w:rFonts w:hint="eastAsia"/>
            <w:i/>
            <w:iCs/>
          </w:rPr>
          <w:t>→</w:t>
        </w:r>
        <w:r w:rsidRPr="00C57242">
          <w:rPr>
            <w:i/>
            <w:iCs/>
          </w:rPr>
          <w:t xml:space="preserve"> </w:t>
        </w:r>
        <w:r w:rsidRPr="00C57242">
          <w:t>654321]</w:t>
        </w:r>
      </w:ins>
    </w:p>
    <w:p w14:paraId="13676AC0" w14:textId="474CD842" w:rsidR="00CA31A7" w:rsidRDefault="00CA31A7">
      <w:pPr>
        <w:jc w:val="right"/>
        <w:rPr>
          <w:ins w:id="2745" w:author="Mahmoud" w:date="2017-09-19T21:33:00Z"/>
          <w:rtl/>
        </w:rPr>
        <w:pPrChange w:id="2746" w:author="Mahmoud" w:date="2017-09-19T21:33:00Z">
          <w:pPr>
            <w:pStyle w:val="Caption"/>
            <w:bidi/>
            <w:jc w:val="center"/>
          </w:pPr>
        </w:pPrChange>
      </w:pPr>
      <w:ins w:id="2747" w:author="Mahmoud" w:date="2017-09-19T21:32:00Z">
        <w:r w:rsidRPr="00CA31A7">
          <w:rPr>
            <w:i/>
            <w:iCs/>
          </w:rPr>
          <w:t xml:space="preserve">S </w:t>
        </w:r>
        <w:r w:rsidRPr="00CA31A7">
          <w:t>= [</w:t>
        </w:r>
        <w:r w:rsidRPr="00CA31A7">
          <w:rPr>
            <w:i/>
            <w:iCs/>
          </w:rPr>
          <w:t xml:space="preserve">mx </w:t>
        </w:r>
        <w:r w:rsidRPr="00CA31A7">
          <w:rPr>
            <w:rFonts w:hint="eastAsia"/>
            <w:i/>
            <w:iCs/>
          </w:rPr>
          <w:t>→</w:t>
        </w:r>
        <w:r w:rsidRPr="00CA31A7">
          <w:rPr>
            <w:i/>
            <w:iCs/>
          </w:rPr>
          <w:t xml:space="preserve"> mx,my </w:t>
        </w:r>
        <w:r w:rsidRPr="00CA31A7">
          <w:rPr>
            <w:rFonts w:hint="eastAsia"/>
            <w:i/>
            <w:iCs/>
          </w:rPr>
          <w:t>→</w:t>
        </w:r>
        <w:r w:rsidRPr="00CA31A7">
          <w:rPr>
            <w:i/>
            <w:iCs/>
          </w:rPr>
          <w:t xml:space="preserve"> my,mz </w:t>
        </w:r>
        <w:r w:rsidRPr="00CA31A7">
          <w:rPr>
            <w:rFonts w:hint="eastAsia"/>
            <w:i/>
            <w:iCs/>
          </w:rPr>
          <w:t>→</w:t>
        </w:r>
        <w:r w:rsidRPr="00CA31A7">
          <w:rPr>
            <w:i/>
            <w:iCs/>
          </w:rPr>
          <w:t xml:space="preserve"> my</w:t>
        </w:r>
        <w:r w:rsidRPr="00CA31A7">
          <w:t>]</w:t>
        </w:r>
      </w:ins>
    </w:p>
    <w:p w14:paraId="2BDA46C7" w14:textId="7DAEC49A" w:rsidR="00B6753E" w:rsidRDefault="003E4B4F">
      <w:pPr>
        <w:jc w:val="left"/>
        <w:rPr>
          <w:ins w:id="2748" w:author="Windows User" w:date="2017-09-23T01:39:00Z"/>
          <w:rtl/>
        </w:rPr>
        <w:pPrChange w:id="2749" w:author="Mahmoud" w:date="2017-09-19T21:38:00Z">
          <w:pPr>
            <w:pStyle w:val="Caption"/>
            <w:bidi/>
            <w:jc w:val="center"/>
          </w:pPr>
        </w:pPrChange>
      </w:pPr>
      <w:ins w:id="2750" w:author="Mahmoud" w:date="2017-09-19T21:33:00Z">
        <w:r>
          <w:rPr>
            <w:rFonts w:hint="cs"/>
            <w:rtl/>
          </w:rPr>
          <w:t xml:space="preserve">اکنون نقیض شرط مسیر به دست آمده در اجرای قبل به حل کننده ی قید داده می شود تا امکان پذیر بودن آن را بررسی کند و در صورت امکان پذیر بودن ورودی عددی متناسب با آن را تولید کند. </w:t>
        </w:r>
      </w:ins>
      <w:ins w:id="2751" w:author="Mahmoud" w:date="2017-09-19T21:34:00Z">
        <w:r>
          <w:rPr>
            <w:rFonts w:hint="cs"/>
            <w:rtl/>
          </w:rPr>
          <w:t>حل کننده ی قید به عنوان حل شرط</w:t>
        </w:r>
      </w:ins>
      <w:ins w:id="2752" w:author="Mahmoud" w:date="2017-09-19T21:35:00Z">
        <w:r>
          <w:rPr>
            <w:rFonts w:hint="cs"/>
            <w:rtl/>
          </w:rPr>
          <w:t>(</w:t>
        </w:r>
      </w:ins>
      <w:ins w:id="2753" w:author="Mahmoud" w:date="2017-09-19T21:36:00Z">
        <w:r>
          <w:rPr>
            <w:rFonts w:hint="cs"/>
            <w:rtl/>
          </w:rPr>
          <w:t xml:space="preserve"> </w:t>
        </w:r>
        <w:r w:rsidRPr="003E4B4F">
          <w:rPr>
            <w:i/>
            <w:iCs/>
          </w:rPr>
          <w:t xml:space="preserve">mx </w:t>
        </w:r>
        <w:r w:rsidRPr="003E4B4F">
          <w:t xml:space="preserve">= </w:t>
        </w:r>
        <w:r w:rsidRPr="003E4B4F">
          <w:rPr>
            <w:i/>
            <w:iCs/>
          </w:rPr>
          <w:t>my</w:t>
        </w:r>
        <w:r>
          <w:rPr>
            <w:rFonts w:hint="cs"/>
            <w:i/>
            <w:iCs/>
            <w:rtl/>
          </w:rPr>
          <w:t xml:space="preserve"> </w:t>
        </w:r>
      </w:ins>
      <w:ins w:id="2754" w:author="Mahmoud" w:date="2017-09-19T21:35:00Z">
        <w:r>
          <w:rPr>
            <w:rFonts w:hint="cs"/>
            <w:rtl/>
          </w:rPr>
          <w:t>)</w:t>
        </w:r>
      </w:ins>
      <w:ins w:id="2755" w:author="Mahmoud" w:date="2017-09-19T21:34:00Z">
        <w:r>
          <w:rPr>
            <w:rFonts w:hint="cs"/>
            <w:rtl/>
          </w:rPr>
          <w:t xml:space="preserve"> </w:t>
        </w:r>
      </w:ins>
      <w:ins w:id="2756" w:author="Mahmoud" w:date="2017-09-19T21:36:00Z">
        <w:r>
          <w:rPr>
            <w:rFonts w:hint="cs"/>
            <w:rtl/>
          </w:rPr>
          <w:t>، خروجی (</w:t>
        </w:r>
        <w:r w:rsidRPr="003E4B4F">
          <w:rPr>
            <w:i/>
            <w:iCs/>
          </w:rPr>
          <w:t xml:space="preserve">mx </w:t>
        </w:r>
        <w:r w:rsidRPr="003E4B4F">
          <w:rPr>
            <w:rFonts w:hint="eastAsia"/>
            <w:i/>
            <w:iCs/>
          </w:rPr>
          <w:t>→</w:t>
        </w:r>
        <w:r w:rsidRPr="003E4B4F">
          <w:rPr>
            <w:i/>
            <w:iCs/>
          </w:rPr>
          <w:t xml:space="preserve"> </w:t>
        </w:r>
        <w:r w:rsidRPr="003E4B4F">
          <w:t>0</w:t>
        </w:r>
        <w:r w:rsidRPr="003E4B4F">
          <w:rPr>
            <w:i/>
            <w:iCs/>
          </w:rPr>
          <w:t xml:space="preserve">,my </w:t>
        </w:r>
        <w:r w:rsidRPr="003E4B4F">
          <w:rPr>
            <w:rFonts w:hint="eastAsia"/>
            <w:i/>
            <w:iCs/>
          </w:rPr>
          <w:t>→</w:t>
        </w:r>
        <w:r w:rsidRPr="003E4B4F">
          <w:rPr>
            <w:i/>
            <w:iCs/>
          </w:rPr>
          <w:t xml:space="preserve"> </w:t>
        </w:r>
        <w:r w:rsidRPr="003E4B4F">
          <w:t>0</w:t>
        </w:r>
        <w:r>
          <w:rPr>
            <w:rFonts w:hint="cs"/>
            <w:rtl/>
          </w:rPr>
          <w:t>)</w:t>
        </w:r>
      </w:ins>
      <w:ins w:id="2757" w:author="Mahmoud" w:date="2017-09-19T21:37:00Z">
        <w:r w:rsidR="00251B0C">
          <w:rPr>
            <w:rFonts w:hint="cs"/>
            <w:rtl/>
          </w:rPr>
          <w:t xml:space="preserve"> را ارائه می دهد که با استفاده از آن در اجرای دوم زیرشاخه ی </w:t>
        </w:r>
        <w:r w:rsidR="00251B0C">
          <w:t>then</w:t>
        </w:r>
        <w:r w:rsidR="00251B0C">
          <w:rPr>
            <w:rFonts w:hint="cs"/>
            <w:rtl/>
          </w:rPr>
          <w:t xml:space="preserve"> شرط </w:t>
        </w:r>
        <w:r w:rsidR="00251B0C">
          <w:t>if</w:t>
        </w:r>
        <w:r w:rsidR="00251B0C">
          <w:rPr>
            <w:rFonts w:hint="cs"/>
            <w:rtl/>
          </w:rPr>
          <w:t xml:space="preserve"> اول اجرا شده و به شرط جدید </w:t>
        </w:r>
      </w:ins>
      <w:ins w:id="2758" w:author="Mahmoud" w:date="2017-09-19T21:38:00Z">
        <w:r w:rsidR="00251B0C">
          <w:rPr>
            <w:rFonts w:hint="cs"/>
            <w:rtl/>
          </w:rPr>
          <w:t>(</w:t>
        </w:r>
        <w:r w:rsidR="00251B0C" w:rsidRPr="00251B0C">
          <w:rPr>
            <w:i/>
            <w:iCs/>
          </w:rPr>
          <w:t xml:space="preserve">mx </w:t>
        </w:r>
        <w:r w:rsidR="00251B0C" w:rsidRPr="00251B0C">
          <w:t xml:space="preserve">= </w:t>
        </w:r>
        <w:r w:rsidR="00251B0C" w:rsidRPr="00251B0C">
          <w:rPr>
            <w:i/>
            <w:iCs/>
          </w:rPr>
          <w:t xml:space="preserve">my,my </w:t>
        </w:r>
        <w:r w:rsidR="00251B0C" w:rsidRPr="00251B0C">
          <w:t xml:space="preserve">= </w:t>
        </w:r>
        <w:r w:rsidR="00251B0C" w:rsidRPr="00251B0C">
          <w:rPr>
            <w:i/>
            <w:iCs/>
          </w:rPr>
          <w:t xml:space="preserve">mx </w:t>
        </w:r>
        <w:r w:rsidR="00251B0C" w:rsidRPr="00251B0C">
          <w:t>+ 10</w:t>
        </w:r>
        <w:r w:rsidR="00251B0C">
          <w:rPr>
            <w:rFonts w:hint="cs"/>
            <w:rtl/>
          </w:rPr>
          <w:t>) می رسد. در این جا نیز به حل کننده ی قید رجوع می شود تا امکان پذیر بودن شرط مسیر جدید را بررسی نماید</w:t>
        </w:r>
      </w:ins>
      <w:ins w:id="2759" w:author="Mahmoud" w:date="2017-09-19T21:51:00Z">
        <w:r w:rsidR="009A0AB3">
          <w:t>.</w:t>
        </w:r>
        <w:r w:rsidR="009A0AB3">
          <w:rPr>
            <w:rFonts w:hint="cs"/>
            <w:rtl/>
          </w:rPr>
          <w:t xml:space="preserve"> اما </w:t>
        </w:r>
        <w:r w:rsidR="000D73C5">
          <w:rPr>
            <w:rFonts w:hint="cs"/>
            <w:rtl/>
          </w:rPr>
          <w:t>با توج</w:t>
        </w:r>
        <w:r w:rsidR="009A0AB3">
          <w:rPr>
            <w:rFonts w:hint="cs"/>
            <w:rtl/>
          </w:rPr>
          <w:t xml:space="preserve">ه به آنکه از نظر منطقی این شرط نمی تواند صحیح باشد بنابراین مسیر یافت شده غیر امکان پذیر تشخیص داده می شود و اجرای ابزار </w:t>
        </w:r>
      </w:ins>
      <w:ins w:id="2760" w:author="Mahmoud" w:date="2017-09-19T21:52:00Z">
        <w:r w:rsidR="009A0AB3">
          <w:t>DART</w:t>
        </w:r>
        <w:r w:rsidR="009A0AB3">
          <w:rPr>
            <w:rFonts w:hint="cs"/>
            <w:rtl/>
          </w:rPr>
          <w:t xml:space="preserve"> بدون اعلام هرگونه پیام خطا پایان م</w:t>
        </w:r>
      </w:ins>
      <w:ins w:id="2761" w:author="Mahmoud" w:date="2017-09-19T22:05:00Z">
        <w:r w:rsidR="000D73C5">
          <w:rPr>
            <w:rFonts w:hint="cs"/>
            <w:rtl/>
          </w:rPr>
          <w:t>ی</w:t>
        </w:r>
      </w:ins>
      <w:ins w:id="2762" w:author="Mahmoud" w:date="2017-09-19T21:52:00Z">
        <w:r w:rsidR="009A0AB3">
          <w:rPr>
            <w:rFonts w:hint="cs"/>
            <w:rtl/>
          </w:rPr>
          <w:t xml:space="preserve"> یابد. بنابراین اگرچه دستورالعمل </w:t>
        </w:r>
      </w:ins>
      <w:ins w:id="2763" w:author="Mahmoud" w:date="2017-09-19T21:53:00Z">
        <w:r w:rsidR="009A0AB3">
          <w:t>abort()</w:t>
        </w:r>
        <w:r w:rsidR="009A0AB3">
          <w:rPr>
            <w:rFonts w:hint="cs"/>
            <w:rtl/>
          </w:rPr>
          <w:t xml:space="preserve">  در </w:t>
        </w:r>
        <w:r w:rsidR="009E432E">
          <w:rPr>
            <w:rFonts w:hint="cs"/>
            <w:rtl/>
          </w:rPr>
          <w:t>متن کد موجود بود</w:t>
        </w:r>
      </w:ins>
      <w:ins w:id="2764" w:author="Mahmoud" w:date="2017-09-19T22:05:00Z">
        <w:r w:rsidR="000D73C5">
          <w:rPr>
            <w:rFonts w:hint="cs"/>
            <w:rtl/>
          </w:rPr>
          <w:t xml:space="preserve"> ولی مسیر منتهی به آن امکان پذیر نبوده و </w:t>
        </w:r>
      </w:ins>
      <w:ins w:id="2765" w:author="Mahmoud" w:date="2017-09-19T22:06:00Z">
        <w:r w:rsidR="000D73C5">
          <w:rPr>
            <w:rFonts w:hint="cs"/>
            <w:rtl/>
          </w:rPr>
          <w:t>کد مثال2 هیچ خطایی را در برندارد.</w:t>
        </w:r>
      </w:ins>
    </w:p>
    <w:p w14:paraId="3D3DB8B1" w14:textId="3DC5A87C" w:rsidR="008E370F" w:rsidRPr="003B7B15" w:rsidRDefault="008E370F">
      <w:pPr>
        <w:pStyle w:val="Heading2"/>
        <w:rPr>
          <w:ins w:id="2766" w:author="Mahmoud" w:date="2017-09-27T10:48:00Z"/>
          <w:rtl/>
        </w:rPr>
        <w:pPrChange w:id="2767" w:author="Mahmoud" w:date="2017-09-27T10:49:00Z">
          <w:pPr>
            <w:pStyle w:val="Caption"/>
            <w:bidi/>
            <w:jc w:val="center"/>
          </w:pPr>
        </w:pPrChange>
      </w:pPr>
      <w:bookmarkStart w:id="2768" w:name="_Toc495715022"/>
      <w:ins w:id="2769" w:author="Windows User" w:date="2017-09-23T01:39:00Z">
        <w:r w:rsidRPr="007916DF">
          <w:rPr>
            <w:rtl/>
          </w:rPr>
          <w:t xml:space="preserve">3-2-ابزار </w:t>
        </w:r>
        <w:r w:rsidRPr="007916DF">
          <w:t>Mayhem</w:t>
        </w:r>
      </w:ins>
      <w:bookmarkEnd w:id="2768"/>
    </w:p>
    <w:p w14:paraId="46F4D6CB" w14:textId="556F423F" w:rsidR="00A843F5" w:rsidRPr="00BD7962" w:rsidRDefault="00A843F5">
      <w:pPr>
        <w:pStyle w:val="Heading3"/>
        <w:rPr>
          <w:ins w:id="2770" w:author="Windows User" w:date="2017-09-23T01:48:00Z"/>
          <w:rtl/>
        </w:rPr>
        <w:pPrChange w:id="2771" w:author="Mahmoud" w:date="2017-09-27T10:49:00Z">
          <w:pPr>
            <w:pStyle w:val="Caption"/>
            <w:bidi/>
            <w:jc w:val="center"/>
          </w:pPr>
        </w:pPrChange>
      </w:pPr>
      <w:bookmarkStart w:id="2772" w:name="_Toc495715023"/>
      <w:ins w:id="2773" w:author="Mahmoud" w:date="2017-09-27T10:48:00Z">
        <w:r w:rsidRPr="00AC0E5B">
          <w:rPr>
            <w:rtl/>
          </w:rPr>
          <w:t xml:space="preserve">3-2-1- </w:t>
        </w:r>
        <w:r w:rsidRPr="00241BE5">
          <w:rPr>
            <w:rFonts w:hint="eastAsia"/>
            <w:rtl/>
          </w:rPr>
          <w:t>مقدمه</w:t>
        </w:r>
      </w:ins>
      <w:bookmarkEnd w:id="2772"/>
    </w:p>
    <w:p w14:paraId="024C8936" w14:textId="42761F47" w:rsidR="008A660A" w:rsidDel="00C64910" w:rsidRDefault="008A660A" w:rsidP="008A660A">
      <w:pPr>
        <w:jc w:val="center"/>
        <w:rPr>
          <w:ins w:id="2774" w:author="Windows User" w:date="2017-09-23T01:48:00Z"/>
          <w:del w:id="2775" w:author="Mahmoud" w:date="2017-09-25T19:15:00Z"/>
          <w:sz w:val="28"/>
        </w:rPr>
      </w:pPr>
      <w:ins w:id="2776" w:author="Windows User" w:date="2017-09-23T01:48:00Z">
        <w:del w:id="2777" w:author="Mahmoud" w:date="2017-09-25T19:15:00Z">
          <w:r w:rsidRPr="00956C61" w:rsidDel="00C64910">
            <w:rPr>
              <w:sz w:val="28"/>
            </w:rPr>
            <w:delText>Unleashing MAYHEM on Binary Code</w:delText>
          </w:r>
        </w:del>
      </w:ins>
    </w:p>
    <w:p w14:paraId="4D388634" w14:textId="4BE29219" w:rsidR="008A660A" w:rsidDel="00D44346" w:rsidRDefault="008A660A" w:rsidP="007916DF">
      <w:pPr>
        <w:rPr>
          <w:del w:id="2778" w:author="Mahmoud" w:date="2017-09-25T19:16:00Z"/>
        </w:rPr>
      </w:pPr>
      <w:ins w:id="2779" w:author="Windows User" w:date="2017-09-23T01:48:00Z">
        <w:r w:rsidRPr="00CD60C3">
          <w:t>MAYHEM</w:t>
        </w:r>
        <w:r w:rsidRPr="00CD60C3">
          <w:rPr>
            <w:rtl/>
          </w:rPr>
          <w:t xml:space="preserve"> </w:t>
        </w:r>
      </w:ins>
      <w:ins w:id="2780" w:author="Windows User" w:date="2017-10-14T02:20:00Z">
        <w:r w:rsidR="003833B9">
          <w:t xml:space="preserve"> [5]</w:t>
        </w:r>
      </w:ins>
      <w:ins w:id="2781" w:author="Windows User" w:date="2017-09-23T01:48:00Z">
        <w:r w:rsidRPr="00CD60C3">
          <w:rPr>
            <w:rtl/>
          </w:rPr>
          <w:t>ابزار</w:t>
        </w:r>
        <w:r w:rsidRPr="00CD60C3">
          <w:rPr>
            <w:rFonts w:hint="cs"/>
            <w:rtl/>
          </w:rPr>
          <w:t>ی</w:t>
        </w:r>
        <w:r w:rsidRPr="00CD60C3">
          <w:rPr>
            <w:rtl/>
          </w:rPr>
          <w:t xml:space="preserve"> برا</w:t>
        </w:r>
        <w:r w:rsidRPr="00CD60C3">
          <w:rPr>
            <w:rFonts w:hint="cs"/>
            <w:rtl/>
          </w:rPr>
          <w:t>ی</w:t>
        </w:r>
        <w:r w:rsidRPr="00CD60C3">
          <w:rPr>
            <w:rtl/>
          </w:rPr>
          <w:t xml:space="preserve"> </w:t>
        </w:r>
        <w:r w:rsidRPr="00CD60C3">
          <w:rPr>
            <w:rFonts w:hint="cs"/>
            <w:rtl/>
          </w:rPr>
          <w:t>ی</w:t>
        </w:r>
        <w:r w:rsidRPr="00CD60C3">
          <w:rPr>
            <w:rFonts w:hint="eastAsia"/>
            <w:rtl/>
          </w:rPr>
          <w:t>افتن</w:t>
        </w:r>
        <w:r w:rsidRPr="00CD60C3">
          <w:rPr>
            <w:rtl/>
          </w:rPr>
          <w:t xml:space="preserve"> آس</w:t>
        </w:r>
        <w:r w:rsidRPr="00CD60C3">
          <w:rPr>
            <w:rFonts w:hint="cs"/>
            <w:rtl/>
          </w:rPr>
          <w:t>ی</w:t>
        </w:r>
        <w:r w:rsidRPr="00CD60C3">
          <w:rPr>
            <w:rFonts w:hint="eastAsia"/>
            <w:rtl/>
          </w:rPr>
          <w:t>ب</w:t>
        </w:r>
        <w:r w:rsidRPr="00CD60C3">
          <w:rPr>
            <w:rtl/>
          </w:rPr>
          <w:t xml:space="preserve"> پذ</w:t>
        </w:r>
        <w:r w:rsidRPr="00CD60C3">
          <w:rPr>
            <w:rFonts w:hint="cs"/>
            <w:rtl/>
          </w:rPr>
          <w:t>ی</w:t>
        </w:r>
        <w:r w:rsidRPr="00CD60C3">
          <w:rPr>
            <w:rFonts w:hint="eastAsia"/>
            <w:rtl/>
          </w:rPr>
          <w:t>ر</w:t>
        </w:r>
        <w:r w:rsidRPr="00CD60C3">
          <w:rPr>
            <w:rFonts w:hint="cs"/>
            <w:rtl/>
          </w:rPr>
          <w:t>ی</w:t>
        </w:r>
        <w:r>
          <w:rPr>
            <w:rtl/>
          </w:rPr>
          <w:t>‌ها</w:t>
        </w:r>
        <w:r w:rsidRPr="00CD60C3">
          <w:rPr>
            <w:rtl/>
          </w:rPr>
          <w:t xml:space="preserve"> در فا</w:t>
        </w:r>
        <w:r w:rsidRPr="00CD60C3">
          <w:rPr>
            <w:rFonts w:hint="cs"/>
            <w:rtl/>
          </w:rPr>
          <w:t>ی</w:t>
        </w:r>
        <w:r w:rsidRPr="00CD60C3">
          <w:rPr>
            <w:rFonts w:hint="eastAsia"/>
            <w:rtl/>
          </w:rPr>
          <w:t>ل</w:t>
        </w:r>
        <w:r>
          <w:rPr>
            <w:rtl/>
          </w:rPr>
          <w:t>‌ها</w:t>
        </w:r>
        <w:r w:rsidRPr="00CD60C3">
          <w:rPr>
            <w:rFonts w:hint="cs"/>
            <w:rtl/>
          </w:rPr>
          <w:t>ی</w:t>
        </w:r>
        <w:r w:rsidRPr="00CD60C3">
          <w:rPr>
            <w:rtl/>
          </w:rPr>
          <w:t xml:space="preserve"> اجرا</w:t>
        </w:r>
        <w:r w:rsidRPr="00CD60C3">
          <w:rPr>
            <w:rFonts w:hint="cs"/>
            <w:rtl/>
          </w:rPr>
          <w:t>یی</w:t>
        </w:r>
        <w:r w:rsidRPr="00CD60C3">
          <w:rPr>
            <w:rtl/>
          </w:rPr>
          <w:t xml:space="preserve"> </w:t>
        </w:r>
        <w:r w:rsidRPr="00CD60C3">
          <w:rPr>
            <w:rFonts w:hint="cs"/>
            <w:rtl/>
          </w:rPr>
          <w:t>ی</w:t>
        </w:r>
        <w:r w:rsidRPr="00CD60C3">
          <w:rPr>
            <w:rFonts w:hint="eastAsia"/>
            <w:rtl/>
          </w:rPr>
          <w:t>ا</w:t>
        </w:r>
        <w:r w:rsidRPr="00CD60C3">
          <w:rPr>
            <w:rtl/>
          </w:rPr>
          <w:t xml:space="preserve"> به </w:t>
        </w:r>
      </w:ins>
      <w:ins w:id="2782" w:author="Mahmoud" w:date="2017-09-25T19:16:00Z">
        <w:r w:rsidR="007C570F">
          <w:rPr>
            <w:rFonts w:hint="cs"/>
            <w:rtl/>
          </w:rPr>
          <w:t>بیان دیگر</w:t>
        </w:r>
      </w:ins>
      <w:ins w:id="2783" w:author="Windows User" w:date="2017-09-23T01:48:00Z">
        <w:del w:id="2784" w:author="Mahmoud" w:date="2017-09-25T19:16:00Z">
          <w:r w:rsidRPr="00CD60C3" w:rsidDel="007C570F">
            <w:rPr>
              <w:rtl/>
            </w:rPr>
            <w:delText>عبار</w:delText>
          </w:r>
          <w:r w:rsidRPr="00CD60C3" w:rsidDel="007C570F">
            <w:rPr>
              <w:rFonts w:hint="eastAsia"/>
              <w:rtl/>
            </w:rPr>
            <w:delText>ت</w:delText>
          </w:r>
          <w:r w:rsidDel="007C570F">
            <w:rPr>
              <w:rFonts w:hint="cs"/>
              <w:rtl/>
            </w:rPr>
            <w:delText>ی</w:delText>
          </w:r>
        </w:del>
        <w:r w:rsidRPr="00CD60C3">
          <w:rPr>
            <w:rtl/>
          </w:rPr>
          <w:t xml:space="preserve"> فا</w:t>
        </w:r>
        <w:r w:rsidRPr="00CD60C3">
          <w:rPr>
            <w:rFonts w:hint="cs"/>
            <w:rtl/>
          </w:rPr>
          <w:t>ی</w:t>
        </w:r>
        <w:r w:rsidRPr="00CD60C3">
          <w:rPr>
            <w:rFonts w:hint="eastAsia"/>
            <w:rtl/>
          </w:rPr>
          <w:t>ل</w:t>
        </w:r>
        <w:r>
          <w:rPr>
            <w:rtl/>
          </w:rPr>
          <w:t>‌ها</w:t>
        </w:r>
        <w:r w:rsidRPr="00CD60C3">
          <w:rPr>
            <w:rFonts w:hint="cs"/>
            <w:rtl/>
          </w:rPr>
          <w:t>ی</w:t>
        </w:r>
        <w:r w:rsidRPr="00CD60C3">
          <w:rPr>
            <w:rtl/>
          </w:rPr>
          <w:t xml:space="preserve"> با</w:t>
        </w:r>
        <w:r w:rsidRPr="00CD60C3">
          <w:rPr>
            <w:rFonts w:hint="cs"/>
            <w:rtl/>
          </w:rPr>
          <w:t>ی</w:t>
        </w:r>
        <w:r w:rsidRPr="00CD60C3">
          <w:rPr>
            <w:rFonts w:hint="eastAsia"/>
            <w:rtl/>
          </w:rPr>
          <w:t>نر</w:t>
        </w:r>
        <w:r w:rsidRPr="00CD60C3">
          <w:rPr>
            <w:rFonts w:hint="cs"/>
            <w:rtl/>
          </w:rPr>
          <w:t>ی</w:t>
        </w:r>
        <w:r w:rsidRPr="00CD60C3">
          <w:rPr>
            <w:rtl/>
          </w:rPr>
          <w:t xml:space="preserve"> است.</w:t>
        </w:r>
      </w:ins>
      <w:ins w:id="2785" w:author="Mahmoud" w:date="2017-09-25T19:16:00Z">
        <w:r w:rsidR="007C570F">
          <w:rPr>
            <w:rFonts w:hint="cs"/>
            <w:rtl/>
          </w:rPr>
          <w:t xml:space="preserve"> </w:t>
        </w:r>
      </w:ins>
    </w:p>
    <w:p w14:paraId="6BE02025" w14:textId="774BE663" w:rsidR="00D44346" w:rsidRDefault="00D44346" w:rsidP="003B7B15">
      <w:pPr>
        <w:rPr>
          <w:ins w:id="2786" w:author="Mahmoud" w:date="2017-09-26T22:23:00Z"/>
          <w:rtl/>
        </w:rPr>
      </w:pPr>
      <w:ins w:id="2787" w:author="Mahmoud" w:date="2017-09-26T22:09:00Z">
        <w:r>
          <w:rPr>
            <w:rFonts w:hint="cs"/>
            <w:rtl/>
          </w:rPr>
          <w:t xml:space="preserve">ابزار </w:t>
        </w:r>
        <w:r w:rsidRPr="00CD60C3">
          <w:t>MAYHEM</w:t>
        </w:r>
        <w:r>
          <w:rPr>
            <w:rFonts w:hint="cs"/>
            <w:rtl/>
          </w:rPr>
          <w:t xml:space="preserve"> ، به ازای هر آسیب پذیری که کشف می کند کد بهره بردار مربوط به آن را نیز در اختیار </w:t>
        </w:r>
      </w:ins>
      <w:ins w:id="2788" w:author="Mahmoud" w:date="2017-09-26T22:12:00Z">
        <w:r>
          <w:rPr>
            <w:rFonts w:hint="cs"/>
            <w:rtl/>
          </w:rPr>
          <w:t xml:space="preserve">تحلیل گر </w:t>
        </w:r>
      </w:ins>
      <w:ins w:id="2789" w:author="Mahmoud" w:date="2017-09-26T22:09:00Z">
        <w:r>
          <w:rPr>
            <w:rFonts w:hint="cs"/>
            <w:rtl/>
          </w:rPr>
          <w:t>می گذارد.</w:t>
        </w:r>
      </w:ins>
      <w:ins w:id="2790" w:author="Mahmoud" w:date="2017-09-26T22:14:00Z">
        <w:r>
          <w:rPr>
            <w:rFonts w:hint="cs"/>
            <w:rtl/>
          </w:rPr>
          <w:t xml:space="preserve"> ابزار </w:t>
        </w:r>
        <w:r w:rsidRPr="00CD60C3">
          <w:t>MAYHEM</w:t>
        </w:r>
        <w:r>
          <w:rPr>
            <w:rFonts w:hint="cs"/>
            <w:rtl/>
          </w:rPr>
          <w:t xml:space="preserve"> برای ارزیابی توانایی های خود موفق شد 29 مورد آسیب پذیری در </w:t>
        </w:r>
      </w:ins>
      <w:ins w:id="2791" w:author="Mahmoud" w:date="2017-09-26T22:22:00Z">
        <w:r w:rsidR="00B51E9A">
          <w:rPr>
            <w:rFonts w:hint="cs"/>
            <w:rtl/>
          </w:rPr>
          <w:t>پلتفرم</w:t>
        </w:r>
      </w:ins>
      <w:ins w:id="2792" w:author="Mahmoud" w:date="2017-09-26T22:23:00Z">
        <w:r w:rsidR="00B51E9A">
          <w:rPr>
            <w:rtl/>
          </w:rPr>
          <w:softHyphen/>
        </w:r>
      </w:ins>
      <w:ins w:id="2793" w:author="Mahmoud" w:date="2017-09-26T22:14:00Z">
        <w:r>
          <w:rPr>
            <w:rFonts w:hint="cs"/>
            <w:rtl/>
          </w:rPr>
          <w:t xml:space="preserve">های ویندوز و </w:t>
        </w:r>
      </w:ins>
      <w:ins w:id="2794" w:author="Mahmoud" w:date="2017-09-26T22:15:00Z">
        <w:r>
          <w:rPr>
            <w:rFonts w:hint="cs"/>
            <w:rtl/>
          </w:rPr>
          <w:t>لینوکس</w:t>
        </w:r>
      </w:ins>
      <w:ins w:id="2795" w:author="Mahmoud" w:date="2017-09-26T22:14:00Z">
        <w:r>
          <w:rPr>
            <w:rFonts w:hint="cs"/>
            <w:rtl/>
          </w:rPr>
          <w:t xml:space="preserve"> را ک</w:t>
        </w:r>
      </w:ins>
      <w:ins w:id="2796" w:author="Mahmoud" w:date="2017-09-26T22:15:00Z">
        <w:r>
          <w:rPr>
            <w:rFonts w:hint="cs"/>
            <w:rtl/>
          </w:rPr>
          <w:t>ش</w:t>
        </w:r>
      </w:ins>
      <w:ins w:id="2797" w:author="Mahmoud" w:date="2017-09-26T22:14:00Z">
        <w:r>
          <w:rPr>
            <w:rFonts w:hint="cs"/>
            <w:rtl/>
          </w:rPr>
          <w:t>ف و کد بهره بردار برای آن</w:t>
        </w:r>
      </w:ins>
      <w:ins w:id="2798" w:author="Mahmoud" w:date="2017-09-26T22:15:00Z">
        <w:r>
          <w:rPr>
            <w:rFonts w:hint="cs"/>
            <w:rtl/>
          </w:rPr>
          <w:t xml:space="preserve"> ها </w:t>
        </w:r>
      </w:ins>
      <w:ins w:id="2799" w:author="Mahmoud" w:date="2017-09-26T22:14:00Z">
        <w:r>
          <w:rPr>
            <w:rFonts w:hint="cs"/>
            <w:rtl/>
          </w:rPr>
          <w:t>را تولید نماید.</w:t>
        </w:r>
      </w:ins>
      <w:ins w:id="2800" w:author="Mahmoud" w:date="2017-09-26T22:15:00Z">
        <w:r>
          <w:rPr>
            <w:rFonts w:hint="cs"/>
            <w:rtl/>
          </w:rPr>
          <w:t xml:space="preserve"> دو مورد از این آسیب پذیری ها تا پیش از این گزارش نشده بودند.</w:t>
        </w:r>
      </w:ins>
    </w:p>
    <w:p w14:paraId="2B7514A5" w14:textId="4B3A55D9" w:rsidR="00B51E9A" w:rsidRDefault="00B51E9A" w:rsidP="00AC0E5B">
      <w:pPr>
        <w:rPr>
          <w:ins w:id="2801" w:author="Mahmoud" w:date="2017-09-26T22:15:00Z"/>
          <w:rtl/>
        </w:rPr>
      </w:pPr>
      <w:ins w:id="2802" w:author="Mahmoud" w:date="2017-09-26T22:23:00Z">
        <w:r>
          <w:rPr>
            <w:rFonts w:hint="cs"/>
            <w:rtl/>
          </w:rPr>
          <w:lastRenderedPageBreak/>
          <w:t xml:space="preserve">درواقع ابزار </w:t>
        </w:r>
        <w:r w:rsidRPr="00CD60C3">
          <w:t>MAYHEM</w:t>
        </w:r>
        <w:r>
          <w:rPr>
            <w:rFonts w:hint="cs"/>
            <w:rtl/>
          </w:rPr>
          <w:t xml:space="preserve"> از اجرای نمادین بهبود یافته بهره می برد به این صورت که در جایگاه های مشکوک کد باینری شرط هایی را به اجرای نمادین اضافه می کن</w:t>
        </w:r>
      </w:ins>
      <w:ins w:id="2803" w:author="Mahmoud" w:date="2017-09-26T22:24:00Z">
        <w:r>
          <w:rPr>
            <w:rFonts w:hint="cs"/>
            <w:rtl/>
          </w:rPr>
          <w:t xml:space="preserve">د. این شرط ها نشان دهنده ی موارد مهم برای مهاجم هستند به عنوان مثال آدرس جایی که پس از اجرا </w:t>
        </w:r>
      </w:ins>
      <w:ins w:id="2804" w:author="Mahmoud" w:date="2017-09-26T22:27:00Z">
        <w:r w:rsidR="00495272">
          <w:rPr>
            <w:rFonts w:hint="cs"/>
            <w:rtl/>
          </w:rPr>
          <w:t xml:space="preserve">اشاره گر </w:t>
        </w:r>
        <w:r w:rsidR="00495272">
          <w:t>IP</w:t>
        </w:r>
      </w:ins>
      <w:ins w:id="2805" w:author="Mahmoud" w:date="2017-09-26T22:25:00Z">
        <w:r>
          <w:rPr>
            <w:rFonts w:hint="cs"/>
            <w:rtl/>
          </w:rPr>
          <w:t xml:space="preserve"> به آن بر می گردد.</w:t>
        </w:r>
      </w:ins>
      <w:ins w:id="2806" w:author="Mahmoud" w:date="2017-09-26T22:28:00Z">
        <w:r w:rsidR="00DD7C6D">
          <w:t xml:space="preserve">  </w:t>
        </w:r>
        <w:r w:rsidR="00DD7C6D">
          <w:rPr>
            <w:rFonts w:hint="cs"/>
            <w:rtl/>
          </w:rPr>
          <w:t xml:space="preserve"> با استفاده از این شروط فرمول جدیدی برای آن مسیر اجرا به دست می آید. اگر این فرمول توسط حل کننده</w:t>
        </w:r>
      </w:ins>
      <w:ins w:id="2807" w:author="Mahmoud" w:date="2017-09-26T22:30:00Z">
        <w:r w:rsidR="00DD7C6D">
          <w:rPr>
            <w:rtl/>
          </w:rPr>
          <w:softHyphen/>
        </w:r>
      </w:ins>
      <w:ins w:id="2808" w:author="Mahmoud" w:date="2017-09-26T22:28:00Z">
        <w:r w:rsidR="00DD7C6D">
          <w:rPr>
            <w:rFonts w:hint="cs"/>
            <w:rtl/>
          </w:rPr>
          <w:t xml:space="preserve">ی </w:t>
        </w:r>
      </w:ins>
      <w:ins w:id="2809" w:author="Mahmoud" w:date="2017-09-26T22:37:00Z">
        <w:r w:rsidR="009C5BB6">
          <w:rPr>
            <w:rFonts w:hint="cs"/>
            <w:rtl/>
          </w:rPr>
          <w:t>قید</w:t>
        </w:r>
      </w:ins>
      <w:ins w:id="2810" w:author="Mahmoud" w:date="2017-09-26T22:28:00Z">
        <w:r w:rsidR="00DD7C6D">
          <w:rPr>
            <w:rFonts w:hint="cs"/>
            <w:rtl/>
          </w:rPr>
          <w:t xml:space="preserve"> قابل حل باشد</w:t>
        </w:r>
      </w:ins>
      <w:ins w:id="2811" w:author="Mahmoud" w:date="2017-09-26T22:37:00Z">
        <w:r w:rsidR="00C75937">
          <w:rPr>
            <w:rFonts w:hint="cs"/>
            <w:rtl/>
          </w:rPr>
          <w:t xml:space="preserve"> </w:t>
        </w:r>
      </w:ins>
      <w:ins w:id="2812" w:author="Mahmoud" w:date="2017-09-26T22:29:00Z">
        <w:r w:rsidR="00DD7C6D">
          <w:rPr>
            <w:rFonts w:hint="cs"/>
            <w:rtl/>
          </w:rPr>
          <w:t xml:space="preserve">در آن صورت ابزار </w:t>
        </w:r>
        <w:r w:rsidR="00DD7C6D" w:rsidRPr="00CD60C3">
          <w:t>MAYHEM</w:t>
        </w:r>
        <w:r w:rsidR="00DD7C6D">
          <w:rPr>
            <w:rFonts w:hint="cs"/>
            <w:rtl/>
          </w:rPr>
          <w:t xml:space="preserve"> به یک مسیر اجرا برای کد بهره</w:t>
        </w:r>
      </w:ins>
      <w:ins w:id="2813" w:author="Mahmoud" w:date="2017-09-26T22:30:00Z">
        <w:r w:rsidR="00DD7C6D">
          <w:rPr>
            <w:rtl/>
          </w:rPr>
          <w:softHyphen/>
        </w:r>
      </w:ins>
      <w:ins w:id="2814" w:author="Mahmoud" w:date="2017-09-26T22:29:00Z">
        <w:r w:rsidR="00DD7C6D">
          <w:rPr>
            <w:rFonts w:hint="cs"/>
            <w:rtl/>
          </w:rPr>
          <w:t xml:space="preserve">برداری از آسیب پذیری دست یافته است </w:t>
        </w:r>
      </w:ins>
      <w:ins w:id="2815" w:author="Mahmoud" w:date="2017-09-26T22:30:00Z">
        <w:r w:rsidR="00DD7C6D">
          <w:rPr>
            <w:rFonts w:hint="cs"/>
            <w:rtl/>
          </w:rPr>
          <w:t>.</w:t>
        </w:r>
      </w:ins>
    </w:p>
    <w:p w14:paraId="0C814B78" w14:textId="61EA45A6" w:rsidR="008A660A" w:rsidRDefault="008A660A" w:rsidP="00241BE5">
      <w:pPr>
        <w:rPr>
          <w:ins w:id="2816" w:author="Windows User" w:date="2017-09-23T01:48:00Z"/>
          <w:rtl/>
        </w:rPr>
      </w:pPr>
      <w:ins w:id="2817" w:author="Windows User" w:date="2017-09-23T01:48:00Z">
        <w:r>
          <w:rPr>
            <w:rtl/>
          </w:rPr>
          <w:t>برا</w:t>
        </w:r>
        <w:r>
          <w:rPr>
            <w:rFonts w:hint="cs"/>
            <w:rtl/>
          </w:rPr>
          <w:t>ی</w:t>
        </w:r>
        <w:r>
          <w:rPr>
            <w:rtl/>
          </w:rPr>
          <w:t xml:space="preserve"> </w:t>
        </w:r>
        <w:r>
          <w:rPr>
            <w:rFonts w:hint="cs"/>
            <w:rtl/>
          </w:rPr>
          <w:t>ی</w:t>
        </w:r>
        <w:r>
          <w:rPr>
            <w:rFonts w:hint="eastAsia"/>
            <w:rtl/>
          </w:rPr>
          <w:t>افتن</w:t>
        </w:r>
        <w:r>
          <w:rPr>
            <w:rtl/>
          </w:rPr>
          <w:t xml:space="preserve"> کد </w:t>
        </w:r>
        <w:del w:id="2818" w:author="Mahmoud" w:date="2017-09-26T22:13:00Z">
          <w:r w:rsidDel="00D44346">
            <w:rPr>
              <w:rtl/>
            </w:rPr>
            <w:delText>حمله</w:delText>
          </w:r>
        </w:del>
      </w:ins>
      <w:ins w:id="2819" w:author="Mahmoud" w:date="2017-09-26T22:13:00Z">
        <w:r w:rsidR="00D44346">
          <w:rPr>
            <w:rFonts w:hint="cs"/>
            <w:rtl/>
          </w:rPr>
          <w:t>بهره بردار آسیب پذیری</w:t>
        </w:r>
      </w:ins>
      <w:ins w:id="2820" w:author="Mahmoud" w:date="2017-09-26T22:15:00Z">
        <w:r w:rsidR="00DE75F9">
          <w:rPr>
            <w:rFonts w:hint="cs"/>
            <w:rtl/>
          </w:rPr>
          <w:t>،</w:t>
        </w:r>
      </w:ins>
      <w:ins w:id="2821" w:author="Windows User" w:date="2017-09-23T01:48:00Z">
        <w:r>
          <w:rPr>
            <w:rtl/>
          </w:rPr>
          <w:t xml:space="preserve"> لازم است تا فضا</w:t>
        </w:r>
        <w:r>
          <w:rPr>
            <w:rFonts w:hint="cs"/>
            <w:rtl/>
          </w:rPr>
          <w:t>ی</w:t>
        </w:r>
        <w:r>
          <w:rPr>
            <w:rtl/>
          </w:rPr>
          <w:t xml:space="preserve"> </w:t>
        </w:r>
      </w:ins>
      <w:ins w:id="2822" w:author="Mahmoud" w:date="2017-09-26T22:13:00Z">
        <w:r w:rsidR="00D44346">
          <w:rPr>
            <w:rFonts w:hint="cs"/>
            <w:rtl/>
          </w:rPr>
          <w:t>اجرای</w:t>
        </w:r>
      </w:ins>
      <w:ins w:id="2823" w:author="Mahmoud" w:date="2017-09-26T22:16:00Z">
        <w:r w:rsidR="00DE75F9">
          <w:rPr>
            <w:rFonts w:hint="cs"/>
            <w:rtl/>
          </w:rPr>
          <w:t>ی</w:t>
        </w:r>
      </w:ins>
      <w:ins w:id="2824" w:author="Mahmoud" w:date="2017-09-26T22:13:00Z">
        <w:r w:rsidR="00D44346">
          <w:rPr>
            <w:rFonts w:hint="cs"/>
            <w:rtl/>
          </w:rPr>
          <w:t xml:space="preserve"> </w:t>
        </w:r>
      </w:ins>
      <w:ins w:id="2825" w:author="Windows User" w:date="2017-09-23T01:48:00Z">
        <w:r>
          <w:rPr>
            <w:rtl/>
          </w:rPr>
          <w:t>بزرگ</w:t>
        </w:r>
        <w:r>
          <w:rPr>
            <w:rFonts w:hint="cs"/>
            <w:rtl/>
          </w:rPr>
          <w:t>ی</w:t>
        </w:r>
        <w:r>
          <w:rPr>
            <w:rtl/>
          </w:rPr>
          <w:t xml:space="preserve"> </w:t>
        </w:r>
      </w:ins>
      <w:ins w:id="2826" w:author="Mahmoud" w:date="2017-09-26T22:13:00Z">
        <w:r w:rsidR="00D44346">
          <w:rPr>
            <w:rFonts w:hint="cs"/>
            <w:rtl/>
          </w:rPr>
          <w:t xml:space="preserve">از برنامه </w:t>
        </w:r>
      </w:ins>
      <w:ins w:id="2827" w:author="Windows User" w:date="2017-09-23T01:48:00Z">
        <w:r>
          <w:rPr>
            <w:rtl/>
          </w:rPr>
          <w:t>جست</w:t>
        </w:r>
        <w:r>
          <w:rPr>
            <w:rFonts w:hint="cs"/>
            <w:rtl/>
          </w:rPr>
          <w:t>‌</w:t>
        </w:r>
        <w:r>
          <w:rPr>
            <w:rtl/>
          </w:rPr>
          <w:t>وجو شود.</w:t>
        </w:r>
      </w:ins>
      <w:ins w:id="2828" w:author="Mahmoud" w:date="2017-09-26T22:15:00Z">
        <w:r w:rsidR="00DE75F9">
          <w:rPr>
            <w:rFonts w:hint="cs"/>
            <w:rtl/>
          </w:rPr>
          <w:t xml:space="preserve"> </w:t>
        </w:r>
      </w:ins>
      <w:ins w:id="2829" w:author="Windows User" w:date="2017-09-23T01:48:00Z">
        <w:del w:id="2830" w:author="Mahmoud" w:date="2017-09-26T22:15:00Z">
          <w:r w:rsidDel="00DE75F9">
            <w:rPr>
              <w:rtl/>
            </w:rPr>
            <w:delText xml:space="preserve"> </w:delText>
          </w:r>
        </w:del>
        <w:r>
          <w:rPr>
            <w:rtl/>
          </w:rPr>
          <w:t>در</w:t>
        </w:r>
        <w:del w:id="2831" w:author="Mahmoud" w:date="2017-09-26T22:15:00Z">
          <w:r w:rsidDel="00DE75F9">
            <w:rPr>
              <w:rtl/>
            </w:rPr>
            <w:delText xml:space="preserve"> </w:delText>
          </w:r>
        </w:del>
        <w:r>
          <w:t>MAYHAM</w:t>
        </w:r>
        <w:r>
          <w:rPr>
            <w:rtl/>
          </w:rPr>
          <w:t xml:space="preserve"> برا</w:t>
        </w:r>
        <w:r>
          <w:rPr>
            <w:rFonts w:hint="cs"/>
            <w:rtl/>
          </w:rPr>
          <w:t>ی</w:t>
        </w:r>
        <w:r>
          <w:rPr>
            <w:rtl/>
          </w:rPr>
          <w:t xml:space="preserve"> مقابله با ا</w:t>
        </w:r>
        <w:r>
          <w:rPr>
            <w:rFonts w:hint="cs"/>
            <w:rtl/>
          </w:rPr>
          <w:t>ی</w:t>
        </w:r>
        <w:r>
          <w:rPr>
            <w:rFonts w:hint="eastAsia"/>
            <w:rtl/>
          </w:rPr>
          <w:t>ن</w:t>
        </w:r>
        <w:r>
          <w:rPr>
            <w:rtl/>
          </w:rPr>
          <w:t xml:space="preserve"> موضوع </w:t>
        </w:r>
        <w:del w:id="2832" w:author="Mahmoud" w:date="2017-09-26T20:49:00Z">
          <w:r w:rsidDel="00A15218">
            <w:rPr>
              <w:rtl/>
            </w:rPr>
            <w:delText>4</w:delText>
          </w:r>
        </w:del>
      </w:ins>
      <w:ins w:id="2833" w:author="Mahmoud" w:date="2017-09-26T20:49:00Z">
        <w:r w:rsidR="00A15218">
          <w:rPr>
            <w:rFonts w:hint="cs"/>
            <w:rtl/>
          </w:rPr>
          <w:t>چهار</w:t>
        </w:r>
      </w:ins>
      <w:ins w:id="2834" w:author="Windows User" w:date="2017-09-23T01:48:00Z">
        <w:r>
          <w:rPr>
            <w:rtl/>
          </w:rPr>
          <w:t xml:space="preserve"> اصل </w:t>
        </w:r>
      </w:ins>
      <w:ins w:id="2835" w:author="Mahmoud" w:date="2017-09-26T20:49:00Z">
        <w:r w:rsidR="00A15218">
          <w:rPr>
            <w:rFonts w:hint="cs"/>
            <w:rtl/>
          </w:rPr>
          <w:t>کلیدی پیش بینی شده است</w:t>
        </w:r>
      </w:ins>
      <w:ins w:id="2836" w:author="Windows User" w:date="2017-09-23T01:48:00Z">
        <w:del w:id="2837" w:author="Mahmoud" w:date="2017-09-26T20:50:00Z">
          <w:r w:rsidDel="00A15218">
            <w:rPr>
              <w:rtl/>
            </w:rPr>
            <w:delText>وجود دارد</w:delText>
          </w:r>
        </w:del>
        <w:r>
          <w:rPr>
            <w:rtl/>
          </w:rPr>
          <w:t>:</w:t>
        </w:r>
      </w:ins>
    </w:p>
    <w:p w14:paraId="5738E527" w14:textId="2BD4FBA7" w:rsidR="008A660A" w:rsidRDefault="008A660A" w:rsidP="007916DF">
      <w:pPr>
        <w:pStyle w:val="ListParagraph"/>
        <w:numPr>
          <w:ilvl w:val="0"/>
          <w:numId w:val="59"/>
        </w:numPr>
        <w:spacing w:after="160" w:line="259" w:lineRule="auto"/>
        <w:rPr>
          <w:ins w:id="2838" w:author="Windows User" w:date="2017-09-23T01:48:00Z"/>
          <w:rtl/>
        </w:rPr>
      </w:pPr>
      <w:ins w:id="2839" w:author="Windows User" w:date="2017-09-23T01:48:00Z">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w:t>
        </w:r>
        <w:del w:id="2840" w:author="Mahmoud" w:date="2017-09-26T22:32:00Z">
          <w:r w:rsidDel="00507EDB">
            <w:rPr>
              <w:rtl/>
            </w:rPr>
            <w:delText>همواره</w:delText>
          </w:r>
        </w:del>
      </w:ins>
      <w:ins w:id="2841" w:author="Mahmoud" w:date="2017-09-26T22:32:00Z">
        <w:r w:rsidR="00507EDB">
          <w:rPr>
            <w:rFonts w:hint="cs"/>
            <w:rtl/>
          </w:rPr>
          <w:t>برای مدت طولانی رو به جلو</w:t>
        </w:r>
      </w:ins>
      <w:ins w:id="2842" w:author="Windows User" w:date="2017-09-23T01:48:00Z">
        <w:del w:id="2843" w:author="Mahmoud" w:date="2017-09-26T22:32:00Z">
          <w:r w:rsidDel="00507EDB">
            <w:rPr>
              <w:rtl/>
            </w:rPr>
            <w:delText xml:space="preserve"> پ</w:delText>
          </w:r>
          <w:r w:rsidDel="00507EDB">
            <w:rPr>
              <w:rFonts w:hint="cs"/>
              <w:rtl/>
            </w:rPr>
            <w:delText>ی</w:delText>
          </w:r>
          <w:r w:rsidDel="00507EDB">
            <w:rPr>
              <w:rFonts w:hint="eastAsia"/>
              <w:rtl/>
            </w:rPr>
            <w:delText>شرفت</w:delText>
          </w:r>
          <w:r w:rsidDel="00507EDB">
            <w:rPr>
              <w:rtl/>
            </w:rPr>
            <w:delText xml:space="preserve"> کند</w:delText>
          </w:r>
        </w:del>
      </w:ins>
      <w:ins w:id="2844" w:author="Mahmoud" w:date="2017-09-26T22:32:00Z">
        <w:r w:rsidR="00507EDB">
          <w:rPr>
            <w:rFonts w:hint="cs"/>
            <w:rtl/>
          </w:rPr>
          <w:t>پیش رود</w:t>
        </w:r>
      </w:ins>
      <w:ins w:id="2845" w:author="Windows User" w:date="2017-09-23T01:48:00Z">
        <w:r>
          <w:rPr>
            <w:rtl/>
          </w:rPr>
          <w:t>.</w:t>
        </w:r>
      </w:ins>
      <w:ins w:id="2846" w:author="Mahmoud" w:date="2017-09-26T22:32:00Z">
        <w:r w:rsidR="00507EDB">
          <w:rPr>
            <w:rFonts w:hint="cs"/>
            <w:rtl/>
          </w:rPr>
          <w:t xml:space="preserve"> در واقع به طور ایده آل سیستم باید بتواند هم</w:t>
        </w:r>
      </w:ins>
      <w:ins w:id="2847" w:author="Mahmoud" w:date="2017-09-26T22:33:00Z">
        <w:r w:rsidR="00507EDB">
          <w:rPr>
            <w:rFonts w:hint="cs"/>
            <w:rtl/>
          </w:rPr>
          <w:t>و</w:t>
        </w:r>
      </w:ins>
      <w:ins w:id="2848" w:author="Mahmoud" w:date="2017-09-26T22:32:00Z">
        <w:r w:rsidR="00507EDB">
          <w:rPr>
            <w:rFonts w:hint="cs"/>
            <w:rtl/>
          </w:rPr>
          <w:t>ا</w:t>
        </w:r>
      </w:ins>
      <w:ins w:id="2849" w:author="Mahmoud" w:date="2017-09-26T22:33:00Z">
        <w:r w:rsidR="00507EDB">
          <w:rPr>
            <w:rFonts w:hint="cs"/>
            <w:rtl/>
          </w:rPr>
          <w:t>ر</w:t>
        </w:r>
      </w:ins>
      <w:ins w:id="2850" w:author="Mahmoud" w:date="2017-09-26T22:32:00Z">
        <w:r w:rsidR="00507EDB">
          <w:rPr>
            <w:rFonts w:hint="cs"/>
            <w:rtl/>
          </w:rPr>
          <w:t>ه</w:t>
        </w:r>
      </w:ins>
      <w:ins w:id="2851" w:author="Mahmoud" w:date="2017-09-26T22:33:00Z">
        <w:r w:rsidR="00507EDB">
          <w:rPr>
            <w:rFonts w:hint="cs"/>
            <w:rtl/>
          </w:rPr>
          <w:t xml:space="preserve"> اجرای خود را ادامه دهد</w:t>
        </w:r>
      </w:ins>
      <w:ins w:id="2852" w:author="Windows User" w:date="2017-09-23T01:48:00Z">
        <w:r>
          <w:rPr>
            <w:rtl/>
          </w:rPr>
          <w:t xml:space="preserve"> بدون ا</w:t>
        </w:r>
        <w:r>
          <w:rPr>
            <w:rFonts w:hint="cs"/>
            <w:rtl/>
          </w:rPr>
          <w:t>ی</w:t>
        </w:r>
        <w:r>
          <w:rPr>
            <w:rFonts w:hint="eastAsia"/>
            <w:rtl/>
          </w:rPr>
          <w:t>نکه</w:t>
        </w:r>
        <w:r>
          <w:rPr>
            <w:rtl/>
          </w:rPr>
          <w:t xml:space="preserve"> از منابع اختصاص داده شده ب</w:t>
        </w:r>
        <w:r>
          <w:rPr>
            <w:rFonts w:hint="cs"/>
            <w:rtl/>
          </w:rPr>
          <w:t>ی</w:t>
        </w:r>
        <w:r>
          <w:rPr>
            <w:rFonts w:hint="eastAsia"/>
            <w:rtl/>
          </w:rPr>
          <w:t>ش</w:t>
        </w:r>
        <w:r>
          <w:rPr>
            <w:rtl/>
          </w:rPr>
          <w:t xml:space="preserve"> از حد مجاز استفاده کند.</w:t>
        </w:r>
      </w:ins>
    </w:p>
    <w:p w14:paraId="3CBBE99A" w14:textId="78D854E9" w:rsidR="008A660A" w:rsidRDefault="008A660A" w:rsidP="003B7B15">
      <w:pPr>
        <w:pStyle w:val="ListParagraph"/>
        <w:numPr>
          <w:ilvl w:val="0"/>
          <w:numId w:val="59"/>
        </w:numPr>
        <w:spacing w:after="160" w:line="259" w:lineRule="auto"/>
        <w:rPr>
          <w:ins w:id="2853" w:author="Windows User" w:date="2017-09-23T01:48:00Z"/>
          <w:rtl/>
        </w:rPr>
      </w:pPr>
      <w:ins w:id="2854" w:author="Windows User" w:date="2017-09-23T01:48:00Z">
        <w:del w:id="2855" w:author="Mahmoud" w:date="2017-09-26T22:33:00Z">
          <w:r w:rsidDel="00507EDB">
            <w:rPr>
              <w:rtl/>
            </w:rPr>
            <w:delText>برا</w:delText>
          </w:r>
          <w:r w:rsidDel="00507EDB">
            <w:rPr>
              <w:rFonts w:hint="cs"/>
              <w:rtl/>
            </w:rPr>
            <w:delText>ی</w:delText>
          </w:r>
          <w:r w:rsidDel="00507EDB">
            <w:rPr>
              <w:rtl/>
            </w:rPr>
            <w:delText xml:space="preserve"> ا</w:delText>
          </w:r>
          <w:r w:rsidDel="00507EDB">
            <w:rPr>
              <w:rFonts w:hint="cs"/>
              <w:rtl/>
            </w:rPr>
            <w:delText>ی</w:delText>
          </w:r>
          <w:r w:rsidDel="00507EDB">
            <w:rPr>
              <w:rFonts w:hint="eastAsia"/>
              <w:rtl/>
            </w:rPr>
            <w:delText>نکه</w:delText>
          </w:r>
          <w:r w:rsidDel="00507EDB">
            <w:rPr>
              <w:rtl/>
            </w:rPr>
            <w:delText xml:space="preserve"> کارا</w:delText>
          </w:r>
          <w:r w:rsidDel="00507EDB">
            <w:rPr>
              <w:rFonts w:hint="cs"/>
              <w:rtl/>
            </w:rPr>
            <w:delText>یی</w:delText>
          </w:r>
          <w:r w:rsidDel="00507EDB">
            <w:rPr>
              <w:rtl/>
            </w:rPr>
            <w:delText xml:space="preserve"> بالا رود،</w:delText>
          </w:r>
        </w:del>
      </w:ins>
      <w:ins w:id="2856" w:author="Mahmoud" w:date="2017-09-26T22:33:00Z">
        <w:r w:rsidR="00507EDB">
          <w:rPr>
            <w:rFonts w:hint="cs"/>
            <w:rtl/>
          </w:rPr>
          <w:t>با هدف بالابردن کارایی سیستم،</w:t>
        </w:r>
      </w:ins>
      <w:ins w:id="2857" w:author="Windows User" w:date="2017-09-23T01:48:00Z">
        <w:r>
          <w:rPr>
            <w:rtl/>
          </w:rPr>
          <w:t xml:space="preserve"> نبا</w:t>
        </w:r>
        <w:r>
          <w:rPr>
            <w:rFonts w:hint="cs"/>
            <w:rtl/>
          </w:rPr>
          <w:t>ی</w:t>
        </w:r>
        <w:r>
          <w:rPr>
            <w:rFonts w:hint="eastAsia"/>
            <w:rtl/>
          </w:rPr>
          <w:t>د</w:t>
        </w:r>
        <w:r>
          <w:rPr>
            <w:rtl/>
          </w:rPr>
          <w:t xml:space="preserve"> </w:t>
        </w:r>
        <w:r>
          <w:rPr>
            <w:rFonts w:hint="cs"/>
            <w:rtl/>
          </w:rPr>
          <w:t>ی</w:t>
        </w:r>
        <w:r>
          <w:rPr>
            <w:rFonts w:hint="eastAsia"/>
            <w:rtl/>
          </w:rPr>
          <w:t>ک</w:t>
        </w:r>
        <w:r>
          <w:rPr>
            <w:rtl/>
          </w:rPr>
          <w:t xml:space="preserve"> کار </w:t>
        </w:r>
      </w:ins>
      <w:ins w:id="2858" w:author="Mahmoud" w:date="2017-09-26T22:33:00Z">
        <w:r w:rsidR="00507EDB">
          <w:rPr>
            <w:rFonts w:hint="cs"/>
            <w:rtl/>
          </w:rPr>
          <w:t xml:space="preserve">تکراری </w:t>
        </w:r>
      </w:ins>
      <w:ins w:id="2859" w:author="Windows User" w:date="2017-09-23T01:48:00Z">
        <w:r>
          <w:rPr>
            <w:rtl/>
          </w:rPr>
          <w:t xml:space="preserve">دوباره اجرا </w:t>
        </w:r>
        <w:del w:id="2860" w:author="Mahmoud" w:date="2017-09-26T22:33:00Z">
          <w:r w:rsidDel="00507EDB">
            <w:rPr>
              <w:rtl/>
            </w:rPr>
            <w:delText>شود</w:delText>
          </w:r>
        </w:del>
      </w:ins>
      <w:ins w:id="2861" w:author="Mahmoud" w:date="2017-09-26T22:33:00Z">
        <w:r w:rsidR="00507EDB">
          <w:rPr>
            <w:rFonts w:hint="cs"/>
            <w:rtl/>
          </w:rPr>
          <w:t>گردد</w:t>
        </w:r>
      </w:ins>
      <w:ins w:id="2862" w:author="Windows User" w:date="2017-09-23T01:48:00Z">
        <w:r>
          <w:rPr>
            <w:rtl/>
          </w:rPr>
          <w:t>.</w:t>
        </w:r>
      </w:ins>
    </w:p>
    <w:p w14:paraId="0FFD8A05" w14:textId="187101DB" w:rsidR="008A660A" w:rsidDel="007D68F9" w:rsidRDefault="008A660A">
      <w:pPr>
        <w:pStyle w:val="ListParagraph"/>
        <w:numPr>
          <w:ilvl w:val="0"/>
          <w:numId w:val="59"/>
        </w:numPr>
        <w:spacing w:after="160" w:line="259" w:lineRule="auto"/>
        <w:rPr>
          <w:del w:id="2863" w:author="Mahmoud" w:date="2017-09-27T10:19:00Z"/>
        </w:rPr>
        <w:pPrChange w:id="2864" w:author="Mahmoud" w:date="2017-09-27T10:19:00Z">
          <w:pPr/>
        </w:pPrChange>
      </w:pPr>
      <w:ins w:id="2865" w:author="Windows User" w:date="2017-09-23T01:48:00Z">
        <w:r>
          <w:rPr>
            <w:rtl/>
          </w:rPr>
          <w:t>س</w:t>
        </w:r>
        <w:r>
          <w:rPr>
            <w:rFonts w:hint="cs"/>
            <w:rtl/>
          </w:rPr>
          <w:t>ی</w:t>
        </w:r>
        <w:r>
          <w:rPr>
            <w:rFonts w:hint="eastAsia"/>
            <w:rtl/>
          </w:rPr>
          <w:t>ستم</w:t>
        </w:r>
        <w:r>
          <w:rPr>
            <w:rtl/>
          </w:rPr>
          <w:t xml:space="preserve"> نبا</w:t>
        </w:r>
        <w:r>
          <w:rPr>
            <w:rFonts w:hint="cs"/>
            <w:rtl/>
          </w:rPr>
          <w:t>ی</w:t>
        </w:r>
        <w:r>
          <w:rPr>
            <w:rFonts w:hint="eastAsia"/>
            <w:rtl/>
          </w:rPr>
          <w:t>د</w:t>
        </w:r>
        <w:r>
          <w:rPr>
            <w:rtl/>
          </w:rPr>
          <w:t xml:space="preserve"> </w:t>
        </w:r>
        <w:r>
          <w:rPr>
            <w:rFonts w:hint="cs"/>
            <w:rtl/>
          </w:rPr>
          <w:t>ی</w:t>
        </w:r>
        <w:r>
          <w:rPr>
            <w:rFonts w:hint="eastAsia"/>
            <w:rtl/>
          </w:rPr>
          <w:t>ک</w:t>
        </w:r>
        <w:r>
          <w:rPr>
            <w:rtl/>
          </w:rPr>
          <w:t xml:space="preserve"> کار </w:t>
        </w:r>
        <w:r>
          <w:rPr>
            <w:rFonts w:hint="cs"/>
            <w:rtl/>
          </w:rPr>
          <w:t>ی</w:t>
        </w:r>
        <w:r>
          <w:rPr>
            <w:rFonts w:hint="eastAsia"/>
            <w:rtl/>
          </w:rPr>
          <w:t>ا</w:t>
        </w:r>
        <w:r>
          <w:rPr>
            <w:rtl/>
          </w:rPr>
          <w:t xml:space="preserve"> نت</w:t>
        </w:r>
        <w:r>
          <w:rPr>
            <w:rFonts w:hint="cs"/>
            <w:rtl/>
          </w:rPr>
          <w:t>ی</w:t>
        </w:r>
        <w:r>
          <w:rPr>
            <w:rFonts w:hint="eastAsia"/>
            <w:rtl/>
          </w:rPr>
          <w:t>جه</w:t>
        </w:r>
        <w:r>
          <w:rPr>
            <w:rtl/>
          </w:rPr>
          <w:t xml:space="preserve"> آن را رها کند بلکه </w:t>
        </w:r>
      </w:ins>
      <w:ins w:id="2866" w:author="Mahmoud" w:date="2017-09-26T20:50:00Z">
        <w:r w:rsidR="00A15218">
          <w:rPr>
            <w:rFonts w:hint="cs"/>
            <w:rtl/>
          </w:rPr>
          <w:t xml:space="preserve">باید </w:t>
        </w:r>
      </w:ins>
      <w:ins w:id="2867" w:author="Windows User" w:date="2017-09-23T01:48:00Z">
        <w:r>
          <w:rPr>
            <w:rtl/>
          </w:rPr>
          <w:t>در هر اجرا</w:t>
        </w:r>
        <w:del w:id="2868" w:author="Mahmoud" w:date="2017-09-26T20:50:00Z">
          <w:r w:rsidDel="00A15218">
            <w:rPr>
              <w:rtl/>
            </w:rPr>
            <w:delText xml:space="preserve"> با</w:delText>
          </w:r>
          <w:r w:rsidDel="00A15218">
            <w:rPr>
              <w:rFonts w:hint="cs"/>
              <w:rtl/>
            </w:rPr>
            <w:delText>ی</w:delText>
          </w:r>
          <w:r w:rsidDel="00A15218">
            <w:rPr>
              <w:rFonts w:hint="eastAsia"/>
              <w:rtl/>
            </w:rPr>
            <w:delText>د</w:delText>
          </w:r>
        </w:del>
        <w:r>
          <w:rPr>
            <w:rtl/>
          </w:rPr>
          <w:t xml:space="preserve"> از نتا</w:t>
        </w:r>
        <w:r>
          <w:rPr>
            <w:rFonts w:hint="cs"/>
            <w:rtl/>
          </w:rPr>
          <w:t>ی</w:t>
        </w:r>
        <w:r>
          <w:rPr>
            <w:rFonts w:hint="eastAsia"/>
            <w:rtl/>
          </w:rPr>
          <w:t>ج</w:t>
        </w:r>
        <w:r>
          <w:rPr>
            <w:rtl/>
          </w:rPr>
          <w:t xml:space="preserve"> اجرا</w:t>
        </w:r>
        <w:r>
          <w:rPr>
            <w:rFonts w:hint="cs"/>
            <w:rtl/>
          </w:rPr>
          <w:t>ی</w:t>
        </w:r>
        <w:r>
          <w:rPr>
            <w:rtl/>
          </w:rPr>
          <w:t xml:space="preserve"> گذشته استفاده کند.</w:t>
        </w:r>
      </w:ins>
    </w:p>
    <w:p w14:paraId="048D087C" w14:textId="77777777" w:rsidR="007D68F9" w:rsidRDefault="007D68F9" w:rsidP="008A660A">
      <w:pPr>
        <w:pStyle w:val="ListParagraph"/>
        <w:numPr>
          <w:ilvl w:val="0"/>
          <w:numId w:val="59"/>
        </w:numPr>
        <w:spacing w:after="160" w:line="259" w:lineRule="auto"/>
        <w:rPr>
          <w:ins w:id="2869" w:author="Mahmoud" w:date="2017-09-27T10:19:00Z"/>
          <w:rtl/>
        </w:rPr>
      </w:pPr>
    </w:p>
    <w:p w14:paraId="4489C3EB" w14:textId="77777777" w:rsidR="0080313E" w:rsidRDefault="008A660A">
      <w:pPr>
        <w:pStyle w:val="ListParagraph"/>
        <w:numPr>
          <w:ilvl w:val="0"/>
          <w:numId w:val="59"/>
        </w:numPr>
        <w:spacing w:after="160" w:line="259" w:lineRule="auto"/>
        <w:rPr>
          <w:ins w:id="2870" w:author="Mahmoud" w:date="2017-09-26T22:34:00Z"/>
          <w:rtl/>
        </w:rPr>
        <w:pPrChange w:id="2871" w:author="Mahmoud" w:date="2017-09-27T10:19:00Z">
          <w:pPr/>
        </w:pPrChange>
      </w:pPr>
      <w:ins w:id="2872" w:author="Windows User" w:date="2017-09-23T01:48:00Z">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مورد مقدار نماد</w:t>
        </w:r>
        <w:r>
          <w:rPr>
            <w:rFonts w:hint="cs"/>
            <w:rtl/>
          </w:rPr>
          <w:t>ی</w:t>
        </w:r>
        <w:r>
          <w:rPr>
            <w:rFonts w:hint="eastAsia"/>
            <w:rtl/>
          </w:rPr>
          <w:t>ن</w:t>
        </w:r>
        <w:r>
          <w:rPr>
            <w:rtl/>
          </w:rPr>
          <w:t xml:space="preserve"> </w:t>
        </w:r>
        <w:r>
          <w:rPr>
            <w:rFonts w:hint="cs"/>
            <w:rtl/>
          </w:rPr>
          <w:t>ی</w:t>
        </w:r>
        <w:r>
          <w:rPr>
            <w:rFonts w:hint="eastAsia"/>
            <w:rtl/>
          </w:rPr>
          <w:t>ک</w:t>
        </w:r>
        <w:r>
          <w:rPr>
            <w:rtl/>
          </w:rPr>
          <w:t xml:space="preserve"> حافظه که خواندن و نوشتن در آن بستگ</w:t>
        </w:r>
        <w:r>
          <w:rPr>
            <w:rFonts w:hint="cs"/>
            <w:rtl/>
          </w:rPr>
          <w:t>ی</w:t>
        </w:r>
        <w:r>
          <w:rPr>
            <w:rtl/>
          </w:rPr>
          <w:t xml:space="preserve"> به کاربر دارد، تصم</w:t>
        </w:r>
        <w:r>
          <w:rPr>
            <w:rFonts w:hint="cs"/>
            <w:rtl/>
          </w:rPr>
          <w:t>ی</w:t>
        </w:r>
        <w:r>
          <w:rPr>
            <w:rFonts w:hint="eastAsia"/>
            <w:rtl/>
          </w:rPr>
          <w:t>م</w:t>
        </w:r>
        <w:r>
          <w:rPr>
            <w:rtl/>
          </w:rPr>
          <w:t xml:space="preserve"> گ</w:t>
        </w:r>
        <w:r>
          <w:rPr>
            <w:rFonts w:hint="cs"/>
            <w:rtl/>
          </w:rPr>
          <w:t>ی</w:t>
        </w:r>
        <w:r>
          <w:rPr>
            <w:rFonts w:hint="eastAsia"/>
            <w:rtl/>
          </w:rPr>
          <w:t>ر</w:t>
        </w:r>
        <w:r>
          <w:rPr>
            <w:rFonts w:hint="cs"/>
            <w:rtl/>
          </w:rPr>
          <w:t>ی</w:t>
        </w:r>
        <w:r>
          <w:rPr>
            <w:rtl/>
          </w:rPr>
          <w:t xml:space="preserve"> کند.</w:t>
        </w:r>
      </w:ins>
    </w:p>
    <w:p w14:paraId="0CA4A9D3" w14:textId="742DEB34" w:rsidR="008A660A" w:rsidDel="0080313E" w:rsidRDefault="0080313E">
      <w:pPr>
        <w:pStyle w:val="ListParagraph"/>
        <w:numPr>
          <w:ilvl w:val="0"/>
          <w:numId w:val="59"/>
        </w:numPr>
        <w:spacing w:after="160" w:line="259" w:lineRule="auto"/>
        <w:rPr>
          <w:del w:id="2873" w:author="Mahmoud" w:date="2017-09-26T22:34:00Z"/>
        </w:rPr>
        <w:pPrChange w:id="2874" w:author="Mahmoud" w:date="2017-09-26T22:34:00Z">
          <w:pPr/>
        </w:pPrChange>
      </w:pPr>
      <w:ins w:id="2875" w:author="Mahmoud" w:date="2017-09-26T22:34:00Z">
        <w:r w:rsidDel="0080313E">
          <w:rPr>
            <w:rFonts w:hint="cs"/>
          </w:rPr>
          <w:t xml:space="preserve"> </w:t>
        </w:r>
      </w:ins>
    </w:p>
    <w:p w14:paraId="2413CC7C" w14:textId="1EE81C11" w:rsidR="008A660A" w:rsidRDefault="00A15218" w:rsidP="007916DF">
      <w:pPr>
        <w:rPr>
          <w:ins w:id="2876" w:author="Windows User" w:date="2017-09-23T01:48:00Z"/>
          <w:rtl/>
        </w:rPr>
      </w:pPr>
      <w:ins w:id="2877" w:author="Mahmoud" w:date="2017-09-26T20:50:00Z">
        <w:r>
          <w:rPr>
            <w:rFonts w:hint="cs"/>
            <w:rtl/>
          </w:rPr>
          <w:t xml:space="preserve">به طور کلی </w:t>
        </w:r>
      </w:ins>
      <w:ins w:id="2878" w:author="Windows User" w:date="2017-09-23T01:48:00Z">
        <w:r w:rsidR="008A660A">
          <w:rPr>
            <w:rtl/>
          </w:rPr>
          <w:t>دو نوع</w:t>
        </w:r>
      </w:ins>
      <w:ins w:id="2879" w:author="Mahmoud" w:date="2017-09-26T20:50:00Z">
        <w:r>
          <w:rPr>
            <w:rFonts w:hint="cs"/>
            <w:rtl/>
          </w:rPr>
          <w:t xml:space="preserve"> </w:t>
        </w:r>
      </w:ins>
      <w:ins w:id="2880" w:author="Mahmoud" w:date="2017-09-26T22:35:00Z">
        <w:r w:rsidR="0080313E">
          <w:rPr>
            <w:rFonts w:hint="cs"/>
            <w:rtl/>
          </w:rPr>
          <w:t xml:space="preserve">مختلف را برای ابزار های </w:t>
        </w:r>
      </w:ins>
      <w:ins w:id="2881" w:author="Windows User" w:date="2017-09-23T01:48:00Z">
        <w:del w:id="2882" w:author="Mahmoud" w:date="2017-09-26T22:35:00Z">
          <w:r w:rsidR="008A660A" w:rsidDel="0080313E">
            <w:rPr>
              <w:rtl/>
            </w:rPr>
            <w:delText xml:space="preserve"> </w:delText>
          </w:r>
        </w:del>
        <w:r w:rsidR="008A660A">
          <w:rPr>
            <w:rtl/>
          </w:rPr>
          <w:t>تحل</w:t>
        </w:r>
        <w:r w:rsidR="008A660A">
          <w:rPr>
            <w:rFonts w:hint="cs"/>
            <w:rtl/>
          </w:rPr>
          <w:t>ی</w:t>
        </w:r>
        <w:r w:rsidR="008A660A">
          <w:rPr>
            <w:rFonts w:hint="eastAsia"/>
            <w:rtl/>
          </w:rPr>
          <w:t>ل</w:t>
        </w:r>
        <w:r w:rsidR="008A660A">
          <w:rPr>
            <w:rFonts w:hint="cs"/>
            <w:rtl/>
          </w:rPr>
          <w:t>‌</w:t>
        </w:r>
        <w:del w:id="2883" w:author="Mahmoud" w:date="2017-09-26T20:51:00Z">
          <w:r w:rsidR="008A660A" w:rsidDel="00A15218">
            <w:rPr>
              <w:rtl/>
            </w:rPr>
            <w:delText xml:space="preserve">گر </w:delText>
          </w:r>
        </w:del>
        <w:r w:rsidR="008A660A">
          <w:rPr>
            <w:rtl/>
          </w:rPr>
          <w:t xml:space="preserve">کد </w:t>
        </w:r>
        <w:del w:id="2884" w:author="Mahmoud" w:date="2017-09-26T20:51:00Z">
          <w:r w:rsidR="008A660A" w:rsidDel="00A15218">
            <w:rPr>
              <w:rtl/>
            </w:rPr>
            <w:delText>وجود دارد</w:delText>
          </w:r>
        </w:del>
      </w:ins>
      <w:ins w:id="2885" w:author="Mahmoud" w:date="2017-09-26T20:51:00Z">
        <w:r>
          <w:rPr>
            <w:rFonts w:hint="cs"/>
            <w:rtl/>
          </w:rPr>
          <w:t>می توان درنظر گرفت</w:t>
        </w:r>
      </w:ins>
      <w:ins w:id="2886" w:author="Windows User" w:date="2017-09-23T01:48:00Z">
        <w:r w:rsidR="008A660A">
          <w:rPr>
            <w:rtl/>
          </w:rPr>
          <w:t>:</w:t>
        </w:r>
      </w:ins>
    </w:p>
    <w:p w14:paraId="259651AE" w14:textId="3B914DB3" w:rsidR="00A15218" w:rsidRDefault="009C5BB6" w:rsidP="008A660A">
      <w:pPr>
        <w:pStyle w:val="ListParagraph"/>
        <w:numPr>
          <w:ilvl w:val="0"/>
          <w:numId w:val="63"/>
        </w:numPr>
        <w:spacing w:after="160" w:line="259" w:lineRule="auto"/>
        <w:rPr>
          <w:ins w:id="2887" w:author="Mahmoud" w:date="2017-09-26T20:51:00Z"/>
        </w:rPr>
      </w:pPr>
      <w:ins w:id="2888" w:author="Mahmoud" w:date="2017-09-26T22:36:00Z">
        <w:r>
          <w:rPr>
            <w:rFonts w:hint="cs"/>
            <w:rtl/>
          </w:rPr>
          <w:t xml:space="preserve">ابزار های </w:t>
        </w:r>
      </w:ins>
      <w:ins w:id="2889" w:author="Windows User" w:date="2017-09-23T01:48:00Z">
        <w:r w:rsidR="008A660A">
          <w:rPr>
            <w:rtl/>
          </w:rPr>
          <w:t>آفلا</w:t>
        </w:r>
        <w:r w:rsidR="008A660A">
          <w:rPr>
            <w:rFonts w:hint="cs"/>
            <w:rtl/>
          </w:rPr>
          <w:t>ی</w:t>
        </w:r>
        <w:r w:rsidR="008A660A">
          <w:rPr>
            <w:rFonts w:hint="eastAsia"/>
            <w:rtl/>
          </w:rPr>
          <w:t>ن</w:t>
        </w:r>
        <w:r w:rsidR="008A660A">
          <w:rPr>
            <w:rtl/>
          </w:rPr>
          <w:t xml:space="preserve">: </w:t>
        </w:r>
      </w:ins>
    </w:p>
    <w:p w14:paraId="269879CE" w14:textId="434DA831" w:rsidR="008A660A" w:rsidRDefault="009C5BB6">
      <w:pPr>
        <w:pStyle w:val="ListParagraph"/>
        <w:spacing w:after="160" w:line="259" w:lineRule="auto"/>
        <w:rPr>
          <w:ins w:id="2890" w:author="Windows User" w:date="2017-09-23T01:48:00Z"/>
          <w:rtl/>
        </w:rPr>
        <w:pPrChange w:id="2891" w:author="Mahmoud" w:date="2017-09-26T22:36:00Z">
          <w:pPr>
            <w:pStyle w:val="ListParagraph"/>
            <w:numPr>
              <w:numId w:val="63"/>
            </w:numPr>
            <w:spacing w:after="160" w:line="259" w:lineRule="auto"/>
            <w:ind w:hanging="360"/>
          </w:pPr>
        </w:pPrChange>
      </w:pPr>
      <w:ins w:id="2892" w:author="Mahmoud" w:date="2017-09-26T22:36:00Z">
        <w:r>
          <w:rPr>
            <w:rFonts w:hint="cs"/>
            <w:rtl/>
          </w:rPr>
          <w:t xml:space="preserve">ابزار های </w:t>
        </w:r>
      </w:ins>
      <w:ins w:id="2893" w:author="Windows User" w:date="2017-09-23T01:48:00Z">
        <w:r w:rsidR="008A660A">
          <w:rPr>
            <w:rtl/>
          </w:rPr>
          <w:t>تحل</w:t>
        </w:r>
        <w:r w:rsidR="008A660A">
          <w:rPr>
            <w:rFonts w:hint="cs"/>
            <w:rtl/>
          </w:rPr>
          <w:t>ی</w:t>
        </w:r>
        <w:r w:rsidR="008A660A">
          <w:rPr>
            <w:rFonts w:hint="eastAsia"/>
            <w:rtl/>
          </w:rPr>
          <w:t>ل</w:t>
        </w:r>
      </w:ins>
      <w:ins w:id="2894" w:author="Mahmoud" w:date="2017-09-26T22:36:00Z">
        <w:r>
          <w:rPr>
            <w:rFonts w:hint="cs"/>
            <w:rtl/>
          </w:rPr>
          <w:t>ی</w:t>
        </w:r>
      </w:ins>
      <w:ins w:id="2895" w:author="Windows User" w:date="2017-09-23T01:48:00Z">
        <w:r w:rsidR="008A660A">
          <w:rPr>
            <w:rFonts w:hint="cs"/>
            <w:rtl/>
          </w:rPr>
          <w:t>‌</w:t>
        </w:r>
        <w:del w:id="2896" w:author="Mahmoud" w:date="2017-09-26T22:36:00Z">
          <w:r w:rsidR="008A660A" w:rsidDel="009C5BB6">
            <w:rPr>
              <w:rtl/>
            </w:rPr>
            <w:delText>گر‌ها</w:delText>
          </w:r>
          <w:r w:rsidR="008A660A" w:rsidDel="009C5BB6">
            <w:rPr>
              <w:rFonts w:hint="cs"/>
              <w:rtl/>
            </w:rPr>
            <w:delText>یی</w:delText>
          </w:r>
          <w:r w:rsidR="008A660A" w:rsidDel="009C5BB6">
            <w:rPr>
              <w:rtl/>
            </w:rPr>
            <w:delText xml:space="preserve"> </w:delText>
          </w:r>
        </w:del>
        <w:r w:rsidR="008A660A">
          <w:rPr>
            <w:rtl/>
          </w:rPr>
          <w:t xml:space="preserve">که ابتدا </w:t>
        </w:r>
      </w:ins>
      <w:ins w:id="2897" w:author="Mahmoud" w:date="2017-09-26T22:37:00Z">
        <w:r>
          <w:rPr>
            <w:rFonts w:hint="cs"/>
            <w:rtl/>
          </w:rPr>
          <w:t xml:space="preserve"> یک </w:t>
        </w:r>
      </w:ins>
      <w:ins w:id="2898" w:author="Windows User" w:date="2017-09-23T01:48:00Z">
        <w:r w:rsidR="008A660A">
          <w:rPr>
            <w:rtl/>
          </w:rPr>
          <w:t>مس</w:t>
        </w:r>
        <w:r w:rsidR="008A660A">
          <w:rPr>
            <w:rFonts w:hint="cs"/>
            <w:rtl/>
          </w:rPr>
          <w:t>ی</w:t>
        </w:r>
        <w:r w:rsidR="008A660A">
          <w:rPr>
            <w:rFonts w:hint="eastAsia"/>
            <w:rtl/>
          </w:rPr>
          <w:t>ر</w:t>
        </w:r>
      </w:ins>
      <w:ins w:id="2899" w:author="Mahmoud" w:date="2017-09-26T22:37:00Z">
        <w:r>
          <w:rPr>
            <w:rFonts w:hint="cs"/>
            <w:rtl/>
          </w:rPr>
          <w:t xml:space="preserve"> </w:t>
        </w:r>
      </w:ins>
      <w:ins w:id="2900" w:author="Windows User" w:date="2017-09-23T01:48:00Z">
        <w:del w:id="2901" w:author="Mahmoud" w:date="2017-09-26T22:37:00Z">
          <w:r w:rsidR="008A660A" w:rsidDel="009C5BB6">
            <w:rPr>
              <w:rFonts w:hint="cs"/>
              <w:rtl/>
            </w:rPr>
            <w:delText>ی</w:delText>
          </w:r>
          <w:r w:rsidR="008A660A" w:rsidDel="009C5BB6">
            <w:rPr>
              <w:rtl/>
            </w:rPr>
            <w:delText xml:space="preserve"> </w:delText>
          </w:r>
        </w:del>
        <w:r w:rsidR="008A660A">
          <w:rPr>
            <w:rtl/>
          </w:rPr>
          <w:t>از کد را به صورت عدد</w:t>
        </w:r>
        <w:r w:rsidR="008A660A">
          <w:rPr>
            <w:rFonts w:hint="cs"/>
            <w:rtl/>
          </w:rPr>
          <w:t>ی</w:t>
        </w:r>
        <w:r w:rsidR="008A660A">
          <w:rPr>
            <w:rtl/>
          </w:rPr>
          <w:t xml:space="preserve"> اجرا می‌کنند و سپس با حل مجموعه ق</w:t>
        </w:r>
        <w:r w:rsidR="008A660A">
          <w:rPr>
            <w:rFonts w:hint="cs"/>
            <w:rtl/>
          </w:rPr>
          <w:t>ی</w:t>
        </w:r>
        <w:r w:rsidR="008A660A">
          <w:rPr>
            <w:rFonts w:hint="eastAsia"/>
            <w:rtl/>
          </w:rPr>
          <w:t>دها</w:t>
        </w:r>
        <w:r w:rsidR="008A660A">
          <w:rPr>
            <w:rFonts w:hint="cs"/>
            <w:rtl/>
          </w:rPr>
          <w:t>ی</w:t>
        </w:r>
        <w:r w:rsidR="008A660A">
          <w:rPr>
            <w:rtl/>
          </w:rPr>
          <w:t xml:space="preserve"> تول</w:t>
        </w:r>
        <w:r w:rsidR="008A660A">
          <w:rPr>
            <w:rFonts w:hint="cs"/>
            <w:rtl/>
          </w:rPr>
          <w:t>ی</w:t>
        </w:r>
        <w:r w:rsidR="008A660A">
          <w:rPr>
            <w:rFonts w:hint="eastAsia"/>
            <w:rtl/>
          </w:rPr>
          <w:t>د</w:t>
        </w:r>
        <w:r w:rsidR="008A660A">
          <w:rPr>
            <w:rtl/>
          </w:rPr>
          <w:t xml:space="preserve"> شده </w:t>
        </w:r>
      </w:ins>
      <w:ins w:id="2902" w:author="Mahmoud" w:date="2017-09-26T20:51:00Z">
        <w:r w:rsidR="00A15218">
          <w:rPr>
            <w:rFonts w:hint="cs"/>
            <w:rtl/>
          </w:rPr>
          <w:t xml:space="preserve">در آن میسر </w:t>
        </w:r>
      </w:ins>
      <w:ins w:id="2903" w:author="Windows User" w:date="2017-09-23T01:48:00Z">
        <w:r w:rsidR="008A660A">
          <w:rPr>
            <w:rtl/>
          </w:rPr>
          <w:t>به صورت نماد</w:t>
        </w:r>
        <w:r w:rsidR="008A660A">
          <w:rPr>
            <w:rFonts w:hint="cs"/>
            <w:rtl/>
          </w:rPr>
          <w:t>ی</w:t>
        </w:r>
        <w:r w:rsidR="008A660A">
          <w:rPr>
            <w:rFonts w:hint="eastAsia"/>
            <w:rtl/>
          </w:rPr>
          <w:t>ن،</w:t>
        </w:r>
        <w:r w:rsidR="008A660A">
          <w:rPr>
            <w:rtl/>
          </w:rPr>
          <w:t xml:space="preserve"> سع</w:t>
        </w:r>
        <w:r w:rsidR="008A660A">
          <w:rPr>
            <w:rFonts w:hint="cs"/>
            <w:rtl/>
          </w:rPr>
          <w:t>ی</w:t>
        </w:r>
        <w:r w:rsidR="008A660A">
          <w:rPr>
            <w:rtl/>
          </w:rPr>
          <w:t xml:space="preserve"> می‌کنند</w:t>
        </w:r>
      </w:ins>
      <w:ins w:id="2904" w:author="Mahmoud" w:date="2017-09-26T20:51:00Z">
        <w:r w:rsidR="00A15218">
          <w:rPr>
            <w:rFonts w:hint="cs"/>
            <w:rtl/>
          </w:rPr>
          <w:t xml:space="preserve"> تا</w:t>
        </w:r>
      </w:ins>
      <w:ins w:id="2905" w:author="Windows User" w:date="2017-09-23T01:48:00Z">
        <w:r w:rsidR="008A660A">
          <w:rPr>
            <w:rtl/>
          </w:rPr>
          <w:t xml:space="preserve"> ورود</w:t>
        </w:r>
        <w:r w:rsidR="008A660A">
          <w:rPr>
            <w:rFonts w:hint="cs"/>
            <w:rtl/>
          </w:rPr>
          <w:t>ی</w:t>
        </w:r>
        <w:r w:rsidR="008A660A">
          <w:rPr>
            <w:rtl/>
          </w:rPr>
          <w:t xml:space="preserve"> </w:t>
        </w:r>
      </w:ins>
      <w:ins w:id="2906" w:author="Mahmoud" w:date="2017-09-26T20:51:00Z">
        <w:r w:rsidR="00A15218">
          <w:rPr>
            <w:rFonts w:hint="cs"/>
            <w:rtl/>
          </w:rPr>
          <w:t xml:space="preserve">هایی را </w:t>
        </w:r>
      </w:ins>
      <w:ins w:id="2907" w:author="Windows User" w:date="2017-09-23T01:48:00Z">
        <w:r w:rsidR="008A660A">
          <w:rPr>
            <w:rtl/>
          </w:rPr>
          <w:t>برا</w:t>
        </w:r>
        <w:r w:rsidR="008A660A">
          <w:rPr>
            <w:rFonts w:hint="cs"/>
            <w:rtl/>
          </w:rPr>
          <w:t>ی</w:t>
        </w:r>
        <w:r w:rsidR="008A660A">
          <w:rPr>
            <w:rtl/>
          </w:rPr>
          <w:t xml:space="preserve"> مس</w:t>
        </w:r>
        <w:r w:rsidR="008A660A">
          <w:rPr>
            <w:rFonts w:hint="cs"/>
            <w:rtl/>
          </w:rPr>
          <w:t>ی</w:t>
        </w:r>
        <w:r w:rsidR="008A660A">
          <w:rPr>
            <w:rFonts w:hint="eastAsia"/>
            <w:rtl/>
          </w:rPr>
          <w:t>ر</w:t>
        </w:r>
      </w:ins>
      <w:ins w:id="2908" w:author="Mahmoud" w:date="2017-09-26T20:52:00Z">
        <w:r w:rsidR="00A15218">
          <w:rPr>
            <w:rFonts w:hint="cs"/>
            <w:rtl/>
          </w:rPr>
          <w:t xml:space="preserve"> اجرایی</w:t>
        </w:r>
      </w:ins>
      <w:ins w:id="2909" w:author="Windows User" w:date="2017-09-23T01:48:00Z">
        <w:r w:rsidR="008A660A">
          <w:rPr>
            <w:rtl/>
          </w:rPr>
          <w:t xml:space="preserve"> جد</w:t>
        </w:r>
        <w:r w:rsidR="008A660A">
          <w:rPr>
            <w:rFonts w:hint="cs"/>
            <w:rtl/>
          </w:rPr>
          <w:t>ی</w:t>
        </w:r>
        <w:r w:rsidR="008A660A">
          <w:rPr>
            <w:rFonts w:hint="eastAsia"/>
            <w:rtl/>
          </w:rPr>
          <w:t>د</w:t>
        </w:r>
        <w:r w:rsidR="008A660A">
          <w:rPr>
            <w:rtl/>
          </w:rPr>
          <w:t xml:space="preserve"> تول</w:t>
        </w:r>
        <w:r w:rsidR="008A660A">
          <w:rPr>
            <w:rFonts w:hint="cs"/>
            <w:rtl/>
          </w:rPr>
          <w:t>ی</w:t>
        </w:r>
        <w:r w:rsidR="008A660A">
          <w:rPr>
            <w:rFonts w:hint="eastAsia"/>
            <w:rtl/>
          </w:rPr>
          <w:t>د</w:t>
        </w:r>
        <w:r w:rsidR="008A660A">
          <w:rPr>
            <w:rtl/>
          </w:rPr>
          <w:t xml:space="preserve"> کنند</w:t>
        </w:r>
        <w:del w:id="2910" w:author="Mahmoud" w:date="2017-09-26T20:52:00Z">
          <w:r w:rsidR="008A660A" w:rsidDel="00A15218">
            <w:rPr>
              <w:rtl/>
            </w:rPr>
            <w:delText xml:space="preserve"> مثل </w:delText>
          </w:r>
        </w:del>
      </w:ins>
      <w:ins w:id="2911" w:author="Mahmoud" w:date="2017-09-26T20:52:00Z">
        <w:r w:rsidR="00A15218">
          <w:rPr>
            <w:rFonts w:hint="cs"/>
            <w:rtl/>
          </w:rPr>
          <w:t xml:space="preserve">. به عنوان مثال ابزار </w:t>
        </w:r>
      </w:ins>
      <w:ins w:id="2912" w:author="Windows User" w:date="2017-09-23T01:48:00Z">
        <w:r w:rsidR="008A660A">
          <w:t>SAGE</w:t>
        </w:r>
        <w:del w:id="2913" w:author="Mahmoud" w:date="2017-09-26T20:52:00Z">
          <w:r w:rsidR="008A660A" w:rsidDel="00A15218">
            <w:rPr>
              <w:rFonts w:hint="cs"/>
              <w:rtl/>
            </w:rPr>
            <w:delText>.</w:delText>
          </w:r>
        </w:del>
      </w:ins>
      <w:ins w:id="2914" w:author="Mahmoud" w:date="2017-09-26T20:52:00Z">
        <w:r w:rsidR="00A15218">
          <w:rPr>
            <w:rFonts w:hint="cs"/>
            <w:rtl/>
          </w:rPr>
          <w:t xml:space="preserve"> این گونه است.</w:t>
        </w:r>
      </w:ins>
    </w:p>
    <w:p w14:paraId="6A32757A" w14:textId="446F6F3D" w:rsidR="009E2581" w:rsidRDefault="007D68F9" w:rsidP="007916DF">
      <w:pPr>
        <w:pStyle w:val="ListParagraph"/>
        <w:numPr>
          <w:ilvl w:val="0"/>
          <w:numId w:val="63"/>
        </w:numPr>
        <w:spacing w:after="160" w:line="259" w:lineRule="auto"/>
        <w:rPr>
          <w:ins w:id="2915" w:author="Mahmoud" w:date="2017-09-26T20:52:00Z"/>
        </w:rPr>
      </w:pPr>
      <w:ins w:id="2916" w:author="Mahmoud" w:date="2017-09-27T10:20:00Z">
        <w:r>
          <w:rPr>
            <w:rFonts w:hint="cs"/>
            <w:rtl/>
          </w:rPr>
          <w:t xml:space="preserve">ابزار های </w:t>
        </w:r>
      </w:ins>
      <w:ins w:id="2917" w:author="Windows User" w:date="2017-09-23T01:48:00Z">
        <w:r w:rsidR="008A660A">
          <w:rPr>
            <w:rtl/>
          </w:rPr>
          <w:t>آنلا</w:t>
        </w:r>
        <w:r w:rsidR="008A660A">
          <w:rPr>
            <w:rFonts w:hint="cs"/>
            <w:rtl/>
          </w:rPr>
          <w:t>ی</w:t>
        </w:r>
        <w:r w:rsidR="008A660A">
          <w:rPr>
            <w:rFonts w:hint="eastAsia"/>
            <w:rtl/>
          </w:rPr>
          <w:t>ن</w:t>
        </w:r>
        <w:r w:rsidR="008A660A">
          <w:rPr>
            <w:rtl/>
          </w:rPr>
          <w:t>:</w:t>
        </w:r>
        <w:del w:id="2918" w:author="Mahmoud" w:date="2017-09-26T20:52:00Z">
          <w:r w:rsidR="008A660A" w:rsidDel="009E2581">
            <w:rPr>
              <w:rtl/>
            </w:rPr>
            <w:delText xml:space="preserve"> </w:delText>
          </w:r>
        </w:del>
      </w:ins>
    </w:p>
    <w:p w14:paraId="428595A0" w14:textId="57B26ECB" w:rsidR="008A660A" w:rsidRDefault="008A660A">
      <w:pPr>
        <w:pStyle w:val="ListParagraph"/>
        <w:spacing w:after="160" w:line="259" w:lineRule="auto"/>
        <w:rPr>
          <w:ins w:id="2919" w:author="Windows User" w:date="2017-09-23T01:48:00Z"/>
        </w:rPr>
        <w:pPrChange w:id="2920" w:author="Mahmoud" w:date="2017-09-26T20:53:00Z">
          <w:pPr>
            <w:pStyle w:val="ListParagraph"/>
            <w:numPr>
              <w:numId w:val="63"/>
            </w:numPr>
            <w:spacing w:after="160" w:line="259" w:lineRule="auto"/>
            <w:ind w:hanging="360"/>
          </w:pPr>
        </w:pPrChange>
      </w:pPr>
      <w:ins w:id="2921" w:author="Windows User" w:date="2017-09-23T01:48:00Z">
        <w:r>
          <w:rPr>
            <w:rtl/>
          </w:rPr>
          <w:t>در ا</w:t>
        </w:r>
        <w:r>
          <w:rPr>
            <w:rFonts w:hint="cs"/>
            <w:rtl/>
          </w:rPr>
          <w:t>ی</w:t>
        </w:r>
        <w:r>
          <w:rPr>
            <w:rFonts w:hint="eastAsia"/>
            <w:rtl/>
          </w:rPr>
          <w:t>ن</w:t>
        </w:r>
      </w:ins>
      <w:ins w:id="2922" w:author="Mahmoud" w:date="2017-09-26T20:52:00Z">
        <w:r w:rsidR="009E2581">
          <w:rPr>
            <w:rFonts w:hint="cs"/>
            <w:rtl/>
          </w:rPr>
          <w:t xml:space="preserve"> دسته از ابزار های </w:t>
        </w:r>
      </w:ins>
      <w:ins w:id="2923" w:author="Windows User" w:date="2017-09-23T01:48:00Z">
        <w:del w:id="2924" w:author="Mahmoud" w:date="2017-09-26T20:52:00Z">
          <w:r w:rsidDel="009E2581">
            <w:rPr>
              <w:rtl/>
            </w:rPr>
            <w:delText xml:space="preserve"> نوع </w:delText>
          </w:r>
        </w:del>
        <w:r>
          <w:rPr>
            <w:rtl/>
          </w:rPr>
          <w:t>تحل</w:t>
        </w:r>
        <w:r>
          <w:rPr>
            <w:rFonts w:hint="cs"/>
            <w:rtl/>
          </w:rPr>
          <w:t>ی</w:t>
        </w:r>
        <w:r>
          <w:rPr>
            <w:rFonts w:hint="eastAsia"/>
            <w:rtl/>
          </w:rPr>
          <w:t>ل</w:t>
        </w:r>
        <w:del w:id="2925" w:author="Mahmoud" w:date="2017-09-26T20:52:00Z">
          <w:r w:rsidDel="009E2581">
            <w:rPr>
              <w:rFonts w:hint="cs"/>
              <w:rtl/>
            </w:rPr>
            <w:delText>‌</w:delText>
          </w:r>
          <w:r w:rsidDel="009E2581">
            <w:rPr>
              <w:rtl/>
            </w:rPr>
            <w:delText>گرها</w:delText>
          </w:r>
        </w:del>
        <w:r>
          <w:rPr>
            <w:rtl/>
          </w:rPr>
          <w:t xml:space="preserve"> سع</w:t>
        </w:r>
        <w:r>
          <w:rPr>
            <w:rFonts w:hint="cs"/>
            <w:rtl/>
          </w:rPr>
          <w:t>ی</w:t>
        </w:r>
        <w:r>
          <w:rPr>
            <w:rtl/>
          </w:rPr>
          <w:t xml:space="preserve"> می‌شود </w:t>
        </w:r>
      </w:ins>
      <w:ins w:id="2926" w:author="Mahmoud" w:date="2017-09-26T20:52:00Z">
        <w:r w:rsidR="009E2581">
          <w:rPr>
            <w:rFonts w:hint="cs"/>
            <w:rtl/>
          </w:rPr>
          <w:t xml:space="preserve">تا تمامی مسیر های اجرای ممکن </w:t>
        </w:r>
      </w:ins>
      <w:ins w:id="2927" w:author="Windows User" w:date="2017-09-23T01:48:00Z">
        <w:r>
          <w:rPr>
            <w:rtl/>
          </w:rPr>
          <w:t xml:space="preserve">در </w:t>
        </w:r>
        <w:r>
          <w:rPr>
            <w:rFonts w:hint="cs"/>
            <w:rtl/>
          </w:rPr>
          <w:t>ی</w:t>
        </w:r>
        <w:r>
          <w:rPr>
            <w:rFonts w:hint="eastAsia"/>
            <w:rtl/>
          </w:rPr>
          <w:t>ک</w:t>
        </w:r>
        <w:r>
          <w:rPr>
            <w:rtl/>
          </w:rPr>
          <w:t xml:space="preserve"> اجرا </w:t>
        </w:r>
      </w:ins>
      <w:ins w:id="2928" w:author="Mahmoud" w:date="2017-09-26T20:53:00Z">
        <w:r w:rsidR="009E2581">
          <w:rPr>
            <w:rFonts w:hint="cs"/>
            <w:rtl/>
          </w:rPr>
          <w:t xml:space="preserve">ی واحد </w:t>
        </w:r>
      </w:ins>
      <w:ins w:id="2929" w:author="Windows User" w:date="2017-09-23T01:48:00Z">
        <w:del w:id="2930" w:author="Mahmoud" w:date="2017-09-26T20:53:00Z">
          <w:r w:rsidDel="009E2581">
            <w:rPr>
              <w:rtl/>
            </w:rPr>
            <w:delText>تمام مس</w:delText>
          </w:r>
          <w:r w:rsidDel="009E2581">
            <w:rPr>
              <w:rFonts w:hint="cs"/>
              <w:rtl/>
            </w:rPr>
            <w:delText>ی</w:delText>
          </w:r>
          <w:r w:rsidDel="009E2581">
            <w:rPr>
              <w:rFonts w:hint="eastAsia"/>
              <w:rtl/>
            </w:rPr>
            <w:delText>رها</w:delText>
          </w:r>
          <w:r w:rsidDel="009E2581">
            <w:rPr>
              <w:rFonts w:hint="cs"/>
              <w:rtl/>
            </w:rPr>
            <w:delText>ی</w:delText>
          </w:r>
          <w:r w:rsidDel="009E2581">
            <w:rPr>
              <w:rtl/>
            </w:rPr>
            <w:delText xml:space="preserve"> ممکن </w:delText>
          </w:r>
          <w:r w:rsidDel="009E2581">
            <w:rPr>
              <w:rFonts w:hint="cs"/>
              <w:rtl/>
            </w:rPr>
            <w:delText>ی</w:delText>
          </w:r>
          <w:r w:rsidDel="009E2581">
            <w:rPr>
              <w:rFonts w:hint="eastAsia"/>
              <w:rtl/>
            </w:rPr>
            <w:delText>ک</w:delText>
          </w:r>
          <w:r w:rsidDel="009E2581">
            <w:rPr>
              <w:rFonts w:hint="cs"/>
              <w:rtl/>
            </w:rPr>
            <w:delText xml:space="preserve"> </w:delText>
          </w:r>
          <w:r w:rsidDel="009E2581">
            <w:rPr>
              <w:rFonts w:hint="eastAsia"/>
              <w:rtl/>
            </w:rPr>
            <w:delText>باره</w:delText>
          </w:r>
        </w:del>
      </w:ins>
      <w:ins w:id="2931" w:author="Mahmoud" w:date="2017-09-26T20:53:00Z">
        <w:r w:rsidR="009E2581">
          <w:rPr>
            <w:rFonts w:hint="cs"/>
            <w:rtl/>
          </w:rPr>
          <w:t>،</w:t>
        </w:r>
      </w:ins>
      <w:ins w:id="2932" w:author="Windows User" w:date="2017-09-23T01:48:00Z">
        <w:r>
          <w:rPr>
            <w:rtl/>
          </w:rPr>
          <w:t xml:space="preserve"> اجرا شوند.</w:t>
        </w:r>
      </w:ins>
      <w:ins w:id="2933" w:author="Mahmoud" w:date="2017-09-26T20:53:00Z">
        <w:r w:rsidR="009E2581" w:rsidRPr="009E2581">
          <w:rPr>
            <w:rFonts w:hint="cs"/>
            <w:rtl/>
          </w:rPr>
          <w:t xml:space="preserve"> </w:t>
        </w:r>
        <w:r w:rsidR="009E2581">
          <w:rPr>
            <w:rFonts w:hint="cs"/>
            <w:rtl/>
          </w:rPr>
          <w:t xml:space="preserve">به عنوان مثال ابزار </w:t>
        </w:r>
        <w:r w:rsidR="009E2581">
          <w:t>S2E</w:t>
        </w:r>
        <w:r w:rsidR="009E2581">
          <w:rPr>
            <w:rFonts w:hint="cs"/>
            <w:rtl/>
          </w:rPr>
          <w:t xml:space="preserve"> این گونه است</w:t>
        </w:r>
      </w:ins>
      <w:ins w:id="2934" w:author="Windows User" w:date="2017-09-23T01:48:00Z">
        <w:del w:id="2935" w:author="Mahmoud" w:date="2017-09-26T20:53:00Z">
          <w:r w:rsidDel="009E2581">
            <w:rPr>
              <w:rtl/>
            </w:rPr>
            <w:delText xml:space="preserve"> مثل </w:delText>
          </w:r>
          <w:r w:rsidDel="009E2581">
            <w:delText>S2E</w:delText>
          </w:r>
        </w:del>
        <w:r>
          <w:rPr>
            <w:rFonts w:hint="cs"/>
            <w:rtl/>
          </w:rPr>
          <w:t>.</w:t>
        </w:r>
      </w:ins>
    </w:p>
    <w:p w14:paraId="19C9E109" w14:textId="0AD37563" w:rsidR="008A660A" w:rsidDel="007D68F9" w:rsidRDefault="008A660A" w:rsidP="008A660A">
      <w:pPr>
        <w:rPr>
          <w:ins w:id="2936" w:author="Windows User" w:date="2017-09-23T01:48:00Z"/>
          <w:del w:id="2937" w:author="Mahmoud" w:date="2017-09-27T10:17:00Z"/>
          <w:rtl/>
        </w:rPr>
      </w:pPr>
      <w:ins w:id="2938" w:author="Windows User" w:date="2017-09-23T01:48:00Z">
        <w:del w:id="2939" w:author="Mahmoud" w:date="2017-09-27T10:17:00Z">
          <w:r w:rsidDel="007D68F9">
            <w:rPr>
              <w:rtl/>
            </w:rPr>
            <w:delText>مشکلات تحل</w:delText>
          </w:r>
          <w:r w:rsidDel="007D68F9">
            <w:rPr>
              <w:rFonts w:hint="cs"/>
              <w:rtl/>
            </w:rPr>
            <w:delText>ی</w:delText>
          </w:r>
          <w:r w:rsidDel="007D68F9">
            <w:rPr>
              <w:rFonts w:hint="eastAsia"/>
              <w:rtl/>
            </w:rPr>
            <w:delText>لگرها</w:delText>
          </w:r>
          <w:r w:rsidDel="007D68F9">
            <w:rPr>
              <w:rFonts w:hint="cs"/>
              <w:rtl/>
            </w:rPr>
            <w:delText>ی</w:delText>
          </w:r>
          <w:r w:rsidDel="007D68F9">
            <w:rPr>
              <w:rtl/>
            </w:rPr>
            <w:delText xml:space="preserve"> آفلا</w:delText>
          </w:r>
          <w:r w:rsidDel="007D68F9">
            <w:rPr>
              <w:rFonts w:hint="cs"/>
              <w:rtl/>
            </w:rPr>
            <w:delText>ی</w:delText>
          </w:r>
          <w:r w:rsidDel="007D68F9">
            <w:rPr>
              <w:rFonts w:hint="eastAsia"/>
              <w:rtl/>
            </w:rPr>
            <w:delText>ن</w:delText>
          </w:r>
          <w:r w:rsidDel="007D68F9">
            <w:rPr>
              <w:rtl/>
            </w:rPr>
            <w:delText>:</w:delText>
          </w:r>
        </w:del>
      </w:ins>
    </w:p>
    <w:p w14:paraId="70CADBCD" w14:textId="645880D5" w:rsidR="008A660A" w:rsidDel="000D5E73" w:rsidRDefault="00A97D73" w:rsidP="007916DF">
      <w:pPr>
        <w:rPr>
          <w:ins w:id="2940" w:author="Windows User" w:date="2017-09-23T01:48:00Z"/>
          <w:del w:id="2941" w:author="Mahmoud" w:date="2017-09-27T10:20:00Z"/>
          <w:rtl/>
        </w:rPr>
      </w:pPr>
      <w:ins w:id="2942" w:author="Mahmoud" w:date="2017-09-27T10:17:00Z">
        <w:r>
          <w:rPr>
            <w:rFonts w:hint="cs"/>
            <w:rtl/>
          </w:rPr>
          <w:t>در ابزار های تحلی</w:t>
        </w:r>
        <w:r w:rsidR="007D68F9">
          <w:rPr>
            <w:rFonts w:hint="cs"/>
            <w:rtl/>
          </w:rPr>
          <w:t>ل</w:t>
        </w:r>
        <w:r>
          <w:rPr>
            <w:rFonts w:hint="cs"/>
            <w:rtl/>
          </w:rPr>
          <w:t xml:space="preserve"> آفلاین، </w:t>
        </w:r>
      </w:ins>
      <w:ins w:id="2943" w:author="Windows User" w:date="2017-09-23T01:48:00Z">
        <w:r w:rsidR="008A660A">
          <w:rPr>
            <w:rFonts w:hint="eastAsia"/>
            <w:rtl/>
          </w:rPr>
          <w:t>اص</w:t>
        </w:r>
      </w:ins>
      <w:ins w:id="2944" w:author="Mahmoud" w:date="2017-09-27T10:17:00Z">
        <w:r>
          <w:rPr>
            <w:rFonts w:hint="cs"/>
            <w:rtl/>
          </w:rPr>
          <w:t>و</w:t>
        </w:r>
      </w:ins>
      <w:ins w:id="2945" w:author="Windows User" w:date="2017-09-23T01:48:00Z">
        <w:r w:rsidR="008A660A">
          <w:rPr>
            <w:rFonts w:hint="eastAsia"/>
            <w:rtl/>
          </w:rPr>
          <w:t>ل</w:t>
        </w:r>
        <w:r w:rsidR="008A660A">
          <w:rPr>
            <w:rtl/>
          </w:rPr>
          <w:t>‌</w:t>
        </w:r>
        <w:del w:id="2946" w:author="Mahmoud" w:date="2017-09-27T10:17:00Z">
          <w:r w:rsidR="008A660A" w:rsidDel="00A97D73">
            <w:rPr>
              <w:rtl/>
            </w:rPr>
            <w:delText>ها</w:delText>
          </w:r>
          <w:r w:rsidR="008A660A" w:rsidDel="00A97D73">
            <w:rPr>
              <w:rFonts w:hint="cs"/>
              <w:rtl/>
            </w:rPr>
            <w:delText>ی</w:delText>
          </w:r>
        </w:del>
        <w:r w:rsidR="008A660A">
          <w:rPr>
            <w:rtl/>
          </w:rPr>
          <w:t xml:space="preserve"> 1 و 3 برقرارند. </w:t>
        </w:r>
        <w:del w:id="2947" w:author="Mahmoud" w:date="2017-09-27T10:17:00Z">
          <w:r w:rsidR="008A660A" w:rsidDel="007D68F9">
            <w:rPr>
              <w:rtl/>
            </w:rPr>
            <w:delText xml:space="preserve">چون </w:delText>
          </w:r>
        </w:del>
      </w:ins>
      <w:ins w:id="2948" w:author="Mahmoud" w:date="2017-09-27T10:17:00Z">
        <w:r w:rsidR="007D68F9">
          <w:rPr>
            <w:rFonts w:hint="cs"/>
            <w:rtl/>
          </w:rPr>
          <w:t xml:space="preserve">زیرا در </w:t>
        </w:r>
      </w:ins>
      <w:ins w:id="2949" w:author="Windows User" w:date="2017-09-23T01:48:00Z">
        <w:r w:rsidR="008A660A">
          <w:rPr>
            <w:rtl/>
          </w:rPr>
          <w:t>هر</w:t>
        </w:r>
        <w:del w:id="2950" w:author="Mahmoud" w:date="2017-09-27T10:18:00Z">
          <w:r w:rsidR="008A660A" w:rsidDel="007D68F9">
            <w:rPr>
              <w:rtl/>
            </w:rPr>
            <w:delText xml:space="preserve"> </w:delText>
          </w:r>
        </w:del>
        <w:r w:rsidR="008A660A">
          <w:rPr>
            <w:rtl/>
          </w:rPr>
          <w:t xml:space="preserve">بار </w:t>
        </w:r>
        <w:r w:rsidR="008A660A">
          <w:rPr>
            <w:rFonts w:hint="cs"/>
            <w:rtl/>
          </w:rPr>
          <w:t>ی</w:t>
        </w:r>
        <w:r w:rsidR="008A660A">
          <w:rPr>
            <w:rFonts w:hint="eastAsia"/>
            <w:rtl/>
          </w:rPr>
          <w:t>ک</w:t>
        </w:r>
        <w:r w:rsidR="008A660A">
          <w:rPr>
            <w:rtl/>
          </w:rPr>
          <w:t xml:space="preserve"> اجرا و مستقل از اجراها</w:t>
        </w:r>
        <w:r w:rsidR="008A660A">
          <w:rPr>
            <w:rFonts w:hint="cs"/>
            <w:rtl/>
          </w:rPr>
          <w:t>ی</w:t>
        </w:r>
        <w:r w:rsidR="008A660A">
          <w:rPr>
            <w:rtl/>
          </w:rPr>
          <w:t xml:space="preserve"> د</w:t>
        </w:r>
        <w:r w:rsidR="008A660A">
          <w:rPr>
            <w:rFonts w:hint="cs"/>
            <w:rtl/>
          </w:rPr>
          <w:t>ی</w:t>
        </w:r>
        <w:r w:rsidR="008A660A">
          <w:rPr>
            <w:rFonts w:hint="eastAsia"/>
            <w:rtl/>
          </w:rPr>
          <w:t>گر</w:t>
        </w:r>
      </w:ins>
      <w:ins w:id="2951" w:author="Mahmoud" w:date="2017-09-27T10:18:00Z">
        <w:r w:rsidR="007D68F9">
          <w:rPr>
            <w:rFonts w:hint="cs"/>
            <w:rtl/>
          </w:rPr>
          <w:t xml:space="preserve"> صورت </w:t>
        </w:r>
      </w:ins>
      <w:ins w:id="2952" w:author="Mahmoud" w:date="2017-09-27T10:19:00Z">
        <w:r w:rsidR="007D68F9">
          <w:rPr>
            <w:rtl/>
          </w:rPr>
          <w:br/>
        </w:r>
      </w:ins>
      <w:ins w:id="2953" w:author="Mahmoud" w:date="2017-09-27T10:18:00Z">
        <w:r w:rsidR="007D68F9">
          <w:rPr>
            <w:rFonts w:hint="cs"/>
            <w:rtl/>
          </w:rPr>
          <w:t xml:space="preserve">می گیرد </w:t>
        </w:r>
      </w:ins>
      <w:ins w:id="2954" w:author="Windows User" w:date="2017-09-23T01:48:00Z">
        <w:del w:id="2955" w:author="Mahmoud" w:date="2017-09-27T10:18:00Z">
          <w:r w:rsidR="008A660A" w:rsidDel="007D68F9">
            <w:rPr>
              <w:rtl/>
            </w:rPr>
            <w:delText xml:space="preserve"> هست. </w:delText>
          </w:r>
        </w:del>
        <w:r w:rsidR="008A660A">
          <w:rPr>
            <w:rtl/>
          </w:rPr>
          <w:t>پس از نتا</w:t>
        </w:r>
        <w:r w:rsidR="008A660A">
          <w:rPr>
            <w:rFonts w:hint="cs"/>
            <w:rtl/>
          </w:rPr>
          <w:t>ی</w:t>
        </w:r>
        <w:r w:rsidR="008A660A">
          <w:rPr>
            <w:rFonts w:hint="eastAsia"/>
            <w:rtl/>
          </w:rPr>
          <w:t>ج</w:t>
        </w:r>
        <w:r w:rsidR="008A660A">
          <w:rPr>
            <w:rtl/>
          </w:rPr>
          <w:t xml:space="preserve"> </w:t>
        </w:r>
        <w:del w:id="2956" w:author="Mahmoud" w:date="2017-09-27T10:18:00Z">
          <w:r w:rsidR="008A660A" w:rsidDel="007D68F9">
            <w:rPr>
              <w:rtl/>
            </w:rPr>
            <w:delText>آن</w:delText>
          </w:r>
        </w:del>
      </w:ins>
      <w:ins w:id="2957" w:author="Mahmoud" w:date="2017-09-27T10:18:00Z">
        <w:r w:rsidR="007D68F9">
          <w:rPr>
            <w:rFonts w:hint="cs"/>
            <w:rtl/>
          </w:rPr>
          <w:t>اجراهای قبلی،</w:t>
        </w:r>
      </w:ins>
      <w:ins w:id="2958" w:author="Windows User" w:date="2017-09-23T01:48:00Z">
        <w:r w:rsidR="008A660A">
          <w:rPr>
            <w:rtl/>
          </w:rPr>
          <w:t xml:space="preserve"> می‌توان دوباره استفاده کرد.</w:t>
        </w:r>
      </w:ins>
      <w:ins w:id="2959" w:author="Mahmoud" w:date="2017-09-27T10:20:00Z">
        <w:r w:rsidR="000D5E73">
          <w:rPr>
            <w:rFonts w:hint="cs"/>
            <w:rtl/>
          </w:rPr>
          <w:t xml:space="preserve">اما در این ابزارها، </w:t>
        </w:r>
      </w:ins>
    </w:p>
    <w:p w14:paraId="315F36E4" w14:textId="030FBCFE" w:rsidR="008A660A" w:rsidRDefault="008A660A" w:rsidP="003B7B15">
      <w:pPr>
        <w:rPr>
          <w:ins w:id="2960" w:author="Windows User" w:date="2017-09-23T01:48:00Z"/>
          <w:rtl/>
        </w:rPr>
      </w:pPr>
      <w:ins w:id="2961" w:author="Windows User" w:date="2017-09-23T01:48:00Z">
        <w:r>
          <w:rPr>
            <w:rFonts w:hint="eastAsia"/>
            <w:rtl/>
          </w:rPr>
          <w:t>اصل</w:t>
        </w:r>
        <w:r>
          <w:rPr>
            <w:rtl/>
          </w:rPr>
          <w:t xml:space="preserve"> 2 برقرار ن</w:t>
        </w:r>
        <w:r>
          <w:rPr>
            <w:rFonts w:hint="cs"/>
            <w:rtl/>
          </w:rPr>
          <w:t>ی</w:t>
        </w:r>
        <w:r>
          <w:rPr>
            <w:rFonts w:hint="eastAsia"/>
            <w:rtl/>
          </w:rPr>
          <w:t>ست</w:t>
        </w:r>
      </w:ins>
      <w:ins w:id="2962" w:author="Mahmoud" w:date="2017-09-27T10:20:00Z">
        <w:r w:rsidR="000D5E73">
          <w:rPr>
            <w:rFonts w:hint="cs"/>
            <w:rtl/>
          </w:rPr>
          <w:t xml:space="preserve">، زیرا </w:t>
        </w:r>
        <w:r w:rsidR="000D5E73">
          <w:rPr>
            <w:rtl/>
          </w:rPr>
          <w:br/>
        </w:r>
      </w:ins>
      <w:ins w:id="2963" w:author="Windows User" w:date="2017-09-23T01:48:00Z">
        <w:del w:id="2964" w:author="Mahmoud" w:date="2017-09-27T10:20:00Z">
          <w:r w:rsidDel="000D5E73">
            <w:rPr>
              <w:rtl/>
            </w:rPr>
            <w:delText xml:space="preserve">. چون </w:delText>
          </w:r>
        </w:del>
        <w:r>
          <w:rPr>
            <w:rtl/>
          </w:rPr>
          <w:t>هر مس</w:t>
        </w:r>
        <w:r>
          <w:rPr>
            <w:rFonts w:hint="cs"/>
            <w:rtl/>
          </w:rPr>
          <w:t>ی</w:t>
        </w:r>
        <w:r>
          <w:rPr>
            <w:rFonts w:hint="eastAsia"/>
            <w:rtl/>
          </w:rPr>
          <w:t>ر</w:t>
        </w:r>
      </w:ins>
      <w:ins w:id="2965" w:author="Mahmoud" w:date="2017-09-27T10:21:00Z">
        <w:r w:rsidR="000D5E73">
          <w:rPr>
            <w:rFonts w:hint="cs"/>
            <w:rtl/>
          </w:rPr>
          <w:t xml:space="preserve"> اجرا</w:t>
        </w:r>
      </w:ins>
      <w:ins w:id="2966" w:author="Windows User" w:date="2017-09-23T01:48:00Z">
        <w:r>
          <w:rPr>
            <w:rtl/>
          </w:rPr>
          <w:t xml:space="preserve"> با</w:t>
        </w:r>
        <w:r>
          <w:rPr>
            <w:rFonts w:hint="cs"/>
            <w:rtl/>
          </w:rPr>
          <w:t>ی</w:t>
        </w:r>
      </w:ins>
      <w:ins w:id="2967" w:author="Mahmoud" w:date="2017-09-27T10:21:00Z">
        <w:r w:rsidR="000D5E73">
          <w:rPr>
            <w:rFonts w:hint="cs"/>
            <w:rtl/>
          </w:rPr>
          <w:t>ستی</w:t>
        </w:r>
      </w:ins>
      <w:ins w:id="2968" w:author="Windows User" w:date="2017-09-23T01:48:00Z">
        <w:del w:id="2969" w:author="Mahmoud" w:date="2017-09-27T10:21:00Z">
          <w:r w:rsidDel="000D5E73">
            <w:rPr>
              <w:rFonts w:hint="eastAsia"/>
              <w:rtl/>
            </w:rPr>
            <w:delText>د</w:delText>
          </w:r>
        </w:del>
        <w:r>
          <w:rPr>
            <w:rtl/>
          </w:rPr>
          <w:t xml:space="preserve"> از </w:t>
        </w:r>
        <w:del w:id="2970" w:author="Mahmoud" w:date="2017-09-26T20:54:00Z">
          <w:r w:rsidDel="008073D6">
            <w:rPr>
              <w:rtl/>
            </w:rPr>
            <w:delText>اول</w:delText>
          </w:r>
        </w:del>
      </w:ins>
      <w:ins w:id="2971" w:author="Mahmoud" w:date="2017-09-26T20:54:00Z">
        <w:r w:rsidR="008073D6">
          <w:rPr>
            <w:rFonts w:hint="cs"/>
            <w:rtl/>
          </w:rPr>
          <w:t>ابتدا</w:t>
        </w:r>
      </w:ins>
      <w:ins w:id="2972" w:author="Windows User" w:date="2017-09-23T01:48:00Z">
        <w:r>
          <w:rPr>
            <w:rtl/>
          </w:rPr>
          <w:t xml:space="preserve"> اجرا شود</w:t>
        </w:r>
      </w:ins>
      <w:ins w:id="2973" w:author="Mahmoud" w:date="2017-09-27T10:21:00Z">
        <w:r w:rsidR="000D5E73">
          <w:rPr>
            <w:rFonts w:hint="cs"/>
            <w:rtl/>
          </w:rPr>
          <w:t xml:space="preserve"> </w:t>
        </w:r>
      </w:ins>
      <w:ins w:id="2974" w:author="Windows User" w:date="2017-09-23T01:48:00Z">
        <w:del w:id="2975" w:author="Mahmoud" w:date="2017-09-27T10:21:00Z">
          <w:r w:rsidDel="000D5E73">
            <w:rPr>
              <w:rtl/>
            </w:rPr>
            <w:delText xml:space="preserve">. </w:delText>
          </w:r>
        </w:del>
        <w:r>
          <w:rPr>
            <w:rtl/>
          </w:rPr>
          <w:t xml:space="preserve">پس </w:t>
        </w:r>
      </w:ins>
      <w:ins w:id="2976" w:author="Mahmoud" w:date="2017-09-27T10:21:00Z">
        <w:r w:rsidR="000D5E73">
          <w:rPr>
            <w:rFonts w:hint="cs"/>
            <w:rtl/>
          </w:rPr>
          <w:t xml:space="preserve">لزوما برخی از </w:t>
        </w:r>
      </w:ins>
      <w:ins w:id="2977" w:author="Windows User" w:date="2017-09-23T01:48:00Z">
        <w:del w:id="2978" w:author="Mahmoud" w:date="2017-09-27T10:21:00Z">
          <w:r w:rsidDel="000D5E73">
            <w:rPr>
              <w:rtl/>
            </w:rPr>
            <w:delText>تعداد</w:delText>
          </w:r>
          <w:r w:rsidDel="000D5E73">
            <w:rPr>
              <w:rFonts w:hint="cs"/>
              <w:rtl/>
            </w:rPr>
            <w:delText>ی</w:delText>
          </w:r>
          <w:r w:rsidDel="000D5E73">
            <w:rPr>
              <w:rtl/>
            </w:rPr>
            <w:delText xml:space="preserve"> </w:delText>
          </w:r>
        </w:del>
        <w:r>
          <w:rPr>
            <w:rtl/>
          </w:rPr>
          <w:t>دستور</w:t>
        </w:r>
      </w:ins>
      <w:ins w:id="2979" w:author="Mahmoud" w:date="2017-09-27T10:21:00Z">
        <w:r w:rsidR="000D5E73">
          <w:rPr>
            <w:rFonts w:hint="cs"/>
            <w:rtl/>
          </w:rPr>
          <w:t>ات</w:t>
        </w:r>
      </w:ins>
      <w:ins w:id="2980" w:author="Windows User" w:date="2017-09-23T01:48:00Z">
        <w:r>
          <w:rPr>
            <w:rtl/>
          </w:rPr>
          <w:t xml:space="preserve"> در تمام مس</w:t>
        </w:r>
        <w:r>
          <w:rPr>
            <w:rFonts w:hint="cs"/>
            <w:rtl/>
          </w:rPr>
          <w:t>ی</w:t>
        </w:r>
        <w:r>
          <w:rPr>
            <w:rFonts w:hint="eastAsia"/>
            <w:rtl/>
          </w:rPr>
          <w:t>رها</w:t>
        </w:r>
        <w:r>
          <w:rPr>
            <w:rtl/>
          </w:rPr>
          <w:t xml:space="preserve"> چندباره اجرا می‌شوند.</w:t>
        </w:r>
      </w:ins>
    </w:p>
    <w:p w14:paraId="2CC9A691" w14:textId="18B78E69" w:rsidR="008A660A" w:rsidRDefault="0057715B" w:rsidP="00AC0E5B">
      <w:pPr>
        <w:rPr>
          <w:ins w:id="2981" w:author="Windows User" w:date="2017-09-23T01:48:00Z"/>
          <w:rtl/>
        </w:rPr>
      </w:pPr>
      <w:ins w:id="2982" w:author="Mahmoud" w:date="2017-09-27T10:21:00Z">
        <w:r>
          <w:rPr>
            <w:rFonts w:hint="cs"/>
            <w:rtl/>
          </w:rPr>
          <w:lastRenderedPageBreak/>
          <w:t>برخلاف ابزار های تحلیل</w:t>
        </w:r>
      </w:ins>
      <w:ins w:id="2983" w:author="Mahmoud" w:date="2017-09-27T10:22:00Z">
        <w:r>
          <w:rPr>
            <w:rFonts w:hint="cs"/>
            <w:rtl/>
          </w:rPr>
          <w:t xml:space="preserve"> آفلاین، </w:t>
        </w:r>
      </w:ins>
      <w:ins w:id="2984" w:author="Windows User" w:date="2017-09-23T01:48:00Z">
        <w:r w:rsidR="008A660A">
          <w:rPr>
            <w:rtl/>
          </w:rPr>
          <w:t xml:space="preserve">تحلیلگرهای آنلاین مثل </w:t>
        </w:r>
        <w:r w:rsidR="008A660A">
          <w:t>KLEE</w:t>
        </w:r>
        <w:r w:rsidR="008A660A">
          <w:rPr>
            <w:rtl/>
          </w:rPr>
          <w:t xml:space="preserve"> و </w:t>
        </w:r>
        <w:r w:rsidR="008A660A">
          <w:t>S2E</w:t>
        </w:r>
        <w:r w:rsidR="008A660A">
          <w:rPr>
            <w:rtl/>
          </w:rPr>
          <w:t xml:space="preserve"> در هر نقطه از شروع شاخه جدید از </w:t>
        </w:r>
        <w:r w:rsidR="008A660A">
          <w:t>fork</w:t>
        </w:r>
        <w:r w:rsidR="008A660A">
          <w:rPr>
            <w:rtl/>
          </w:rPr>
          <w:t xml:space="preserve"> استفاده می‌کن</w:t>
        </w:r>
      </w:ins>
      <w:ins w:id="2985" w:author="Mahmoud" w:date="2017-09-27T10:35:00Z">
        <w:r w:rsidR="00CB735C">
          <w:rPr>
            <w:rFonts w:hint="cs"/>
            <w:rtl/>
          </w:rPr>
          <w:t>ن</w:t>
        </w:r>
      </w:ins>
      <w:ins w:id="2986" w:author="Windows User" w:date="2017-09-23T01:48:00Z">
        <w:r w:rsidR="008A660A">
          <w:rPr>
            <w:rtl/>
          </w:rPr>
          <w:t>د</w:t>
        </w:r>
      </w:ins>
      <w:ins w:id="2987" w:author="Mahmoud" w:date="2017-09-27T10:35:00Z">
        <w:r w:rsidR="00CB735C">
          <w:rPr>
            <w:rFonts w:hint="cs"/>
            <w:rtl/>
          </w:rPr>
          <w:t xml:space="preserve">، بنابراین </w:t>
        </w:r>
        <w:r w:rsidR="00CB735C">
          <w:rPr>
            <w:rtl/>
          </w:rPr>
          <w:t>اص</w:t>
        </w:r>
        <w:r w:rsidR="00CB735C">
          <w:rPr>
            <w:rFonts w:hint="cs"/>
            <w:rtl/>
          </w:rPr>
          <w:t>و</w:t>
        </w:r>
        <w:r w:rsidR="00CB735C">
          <w:rPr>
            <w:rtl/>
          </w:rPr>
          <w:t xml:space="preserve">ل‌ 1 و 3 </w:t>
        </w:r>
        <w:r w:rsidR="00CB735C">
          <w:rPr>
            <w:rFonts w:hint="cs"/>
            <w:rtl/>
          </w:rPr>
          <w:t xml:space="preserve"> درمورد این ابزار ها </w:t>
        </w:r>
        <w:r w:rsidR="00CB735C">
          <w:rPr>
            <w:rtl/>
          </w:rPr>
          <w:t>برقرار نیست.</w:t>
        </w:r>
      </w:ins>
      <w:ins w:id="2988" w:author="Windows User" w:date="2017-09-23T01:48:00Z">
        <w:del w:id="2989" w:author="Mahmoud" w:date="2017-09-27T10:35:00Z">
          <w:r w:rsidR="008A660A" w:rsidDel="00CB735C">
            <w:rPr>
              <w:rtl/>
            </w:rPr>
            <w:delText>.</w:delText>
          </w:r>
        </w:del>
      </w:ins>
      <w:ins w:id="2990" w:author="Mahmoud" w:date="2017-09-27T10:35:00Z">
        <w:r w:rsidR="00CB735C">
          <w:rPr>
            <w:rFonts w:hint="cs"/>
            <w:rtl/>
          </w:rPr>
          <w:t xml:space="preserve"> علت آن است که </w:t>
        </w:r>
      </w:ins>
      <w:ins w:id="2991" w:author="Mahmoud" w:date="2017-09-27T10:38:00Z">
        <w:r w:rsidR="00BA19A9">
          <w:rPr>
            <w:rFonts w:hint="cs"/>
            <w:rtl/>
          </w:rPr>
          <w:t>با هر</w:t>
        </w:r>
      </w:ins>
      <w:ins w:id="2992" w:author="Mahmoud" w:date="2017-09-27T10:36:00Z">
        <w:r w:rsidR="00CB735C">
          <w:rPr>
            <w:rFonts w:hint="cs"/>
            <w:rtl/>
          </w:rPr>
          <w:t xml:space="preserve"> </w:t>
        </w:r>
        <w:r w:rsidR="00CB735C">
          <w:t>fork</w:t>
        </w:r>
        <w:r w:rsidR="00CB735C">
          <w:rPr>
            <w:rFonts w:hint="cs"/>
            <w:rtl/>
          </w:rPr>
          <w:t xml:space="preserve"> جدید</w:t>
        </w:r>
      </w:ins>
      <w:ins w:id="2993" w:author="Mahmoud" w:date="2017-09-27T10:38:00Z">
        <w:r w:rsidR="00BA19A9">
          <w:rPr>
            <w:rFonts w:hint="cs"/>
            <w:rtl/>
          </w:rPr>
          <w:t>،</w:t>
        </w:r>
      </w:ins>
      <w:ins w:id="2994" w:author="Mahmoud" w:date="2017-09-27T10:36:00Z">
        <w:r w:rsidR="00CB735C">
          <w:rPr>
            <w:rFonts w:hint="cs"/>
            <w:rtl/>
          </w:rPr>
          <w:t xml:space="preserve"> </w:t>
        </w:r>
      </w:ins>
      <w:ins w:id="2995" w:author="Windows User" w:date="2017-09-23T01:48:00Z">
        <w:del w:id="2996" w:author="Mahmoud" w:date="2017-09-27T10:35:00Z">
          <w:r w:rsidR="008A660A" w:rsidDel="00CB735C">
            <w:rPr>
              <w:rtl/>
            </w:rPr>
            <w:delText xml:space="preserve"> پس </w:delText>
          </w:r>
        </w:del>
        <w:r w:rsidR="008A660A">
          <w:rPr>
            <w:rtl/>
          </w:rPr>
          <w:t xml:space="preserve">دستورات گذشته دوباره اجرا نمی شوند. </w:t>
        </w:r>
        <w:del w:id="2997" w:author="Mahmoud" w:date="2017-09-27T10:34:00Z">
          <w:r w:rsidR="008A660A" w:rsidDel="00CB735C">
            <w:rPr>
              <w:rtl/>
            </w:rPr>
            <w:delText>ولی</w:delText>
          </w:r>
        </w:del>
      </w:ins>
      <w:ins w:id="2998" w:author="Mahmoud" w:date="2017-09-27T10:34:00Z">
        <w:r w:rsidR="00CB735C">
          <w:rPr>
            <w:rFonts w:hint="cs"/>
            <w:rtl/>
          </w:rPr>
          <w:t>اما</w:t>
        </w:r>
      </w:ins>
      <w:ins w:id="2999" w:author="Windows User" w:date="2017-09-23T01:48:00Z">
        <w:r w:rsidR="008A660A">
          <w:rPr>
            <w:rtl/>
          </w:rPr>
          <w:t xml:space="preserve"> دستور </w:t>
        </w:r>
        <w:r w:rsidR="008A660A">
          <w:t>fork</w:t>
        </w:r>
        <w:r w:rsidR="008A660A">
          <w:rPr>
            <w:rtl/>
          </w:rPr>
          <w:t xml:space="preserve"> سربار زیادی</w:t>
        </w:r>
      </w:ins>
      <w:ins w:id="3000" w:author="Mahmoud" w:date="2017-09-27T10:34:00Z">
        <w:r w:rsidR="00CB735C">
          <w:rPr>
            <w:rFonts w:hint="cs"/>
            <w:rtl/>
          </w:rPr>
          <w:t xml:space="preserve"> را</w:t>
        </w:r>
      </w:ins>
      <w:ins w:id="3001" w:author="Windows User" w:date="2017-09-23T01:48:00Z">
        <w:r w:rsidR="008A660A">
          <w:rPr>
            <w:rtl/>
          </w:rPr>
          <w:t xml:space="preserve"> از نظر حافظه</w:t>
        </w:r>
      </w:ins>
      <w:ins w:id="3002" w:author="Mahmoud" w:date="2017-09-27T10:34:00Z">
        <w:r w:rsidR="00CB735C">
          <w:rPr>
            <w:rFonts w:hint="cs"/>
            <w:rtl/>
          </w:rPr>
          <w:t xml:space="preserve"> به ابزار تحمیل </w:t>
        </w:r>
      </w:ins>
      <w:ins w:id="3003" w:author="Mahmoud" w:date="2017-09-27T10:49:00Z">
        <w:r w:rsidR="0059735A">
          <w:rPr>
            <w:rtl/>
          </w:rPr>
          <w:br/>
        </w:r>
      </w:ins>
      <w:ins w:id="3004" w:author="Mahmoud" w:date="2017-09-27T10:34:00Z">
        <w:r w:rsidR="00CB735C">
          <w:rPr>
            <w:rFonts w:hint="cs"/>
            <w:rtl/>
          </w:rPr>
          <w:t>می کند.</w:t>
        </w:r>
      </w:ins>
      <w:ins w:id="3005" w:author="Windows User" w:date="2017-09-23T01:48:00Z">
        <w:del w:id="3006" w:author="Mahmoud" w:date="2017-09-27T10:35:00Z">
          <w:r w:rsidR="008A660A" w:rsidDel="00CB735C">
            <w:rPr>
              <w:rtl/>
            </w:rPr>
            <w:delText xml:space="preserve"> دارد. پس اصل‌های 1 و 3 برقرار نیست.</w:delText>
          </w:r>
        </w:del>
      </w:ins>
    </w:p>
    <w:p w14:paraId="4F07C511" w14:textId="2FBF179D" w:rsidR="008A660A" w:rsidRDefault="00FE7FE7">
      <w:pPr>
        <w:pStyle w:val="Heading3"/>
        <w:rPr>
          <w:ins w:id="3007" w:author="Mahmoud" w:date="2017-09-27T10:50:00Z"/>
          <w:rtl/>
        </w:rPr>
        <w:pPrChange w:id="3008" w:author="Mahmoud" w:date="2017-09-27T10:49:00Z">
          <w:pPr/>
        </w:pPrChange>
      </w:pPr>
      <w:bookmarkStart w:id="3009" w:name="_Toc495715024"/>
      <w:ins w:id="3010" w:author="Mahmoud" w:date="2017-09-27T10:48:00Z">
        <w:r>
          <w:rPr>
            <w:rFonts w:hint="cs"/>
            <w:rtl/>
          </w:rPr>
          <w:t>3-2-2-</w:t>
        </w:r>
      </w:ins>
      <w:ins w:id="3011" w:author="Windows User" w:date="2017-09-23T01:48:00Z">
        <w:r w:rsidR="008A660A">
          <w:rPr>
            <w:rtl/>
          </w:rPr>
          <w:t>دستاوردها</w:t>
        </w:r>
        <w:r w:rsidR="008A660A">
          <w:rPr>
            <w:rFonts w:hint="cs"/>
            <w:rtl/>
          </w:rPr>
          <w:t>ی</w:t>
        </w:r>
        <w:r w:rsidR="008A660A">
          <w:rPr>
            <w:rtl/>
          </w:rPr>
          <w:t xml:space="preserve"> جد</w:t>
        </w:r>
        <w:r w:rsidR="008A660A">
          <w:rPr>
            <w:rFonts w:hint="cs"/>
            <w:rtl/>
          </w:rPr>
          <w:t>ی</w:t>
        </w:r>
        <w:r w:rsidR="008A660A">
          <w:rPr>
            <w:rFonts w:hint="eastAsia"/>
            <w:rtl/>
          </w:rPr>
          <w:t>د</w:t>
        </w:r>
        <w:r w:rsidR="008A660A">
          <w:rPr>
            <w:rtl/>
          </w:rPr>
          <w:t xml:space="preserve"> </w:t>
        </w:r>
        <w:r w:rsidR="008A660A">
          <w:t>MAYHEM</w:t>
        </w:r>
        <w:r w:rsidR="008A660A">
          <w:rPr>
            <w:rFonts w:hint="cs"/>
            <w:rtl/>
          </w:rPr>
          <w:t>:</w:t>
        </w:r>
      </w:ins>
      <w:bookmarkEnd w:id="3009"/>
    </w:p>
    <w:p w14:paraId="248A2B10" w14:textId="494E1435" w:rsidR="00445BE8" w:rsidRPr="00445BE8" w:rsidRDefault="00445BE8" w:rsidP="007916DF">
      <w:pPr>
        <w:rPr>
          <w:ins w:id="3012" w:author="Windows User" w:date="2017-09-23T01:48:00Z"/>
          <w:rtl/>
        </w:rPr>
      </w:pPr>
      <w:ins w:id="3013" w:author="Mahmoud" w:date="2017-09-27T10:50:00Z">
        <w:r>
          <w:rPr>
            <w:rFonts w:hint="cs"/>
            <w:rtl/>
          </w:rPr>
          <w:t>ابزار</w:t>
        </w:r>
        <w:r w:rsidRPr="00445BE8">
          <w:t xml:space="preserve"> </w:t>
        </w:r>
        <w:r w:rsidRPr="00CD60C3">
          <w:t>MAYHEM</w:t>
        </w:r>
        <w:r>
          <w:rPr>
            <w:rFonts w:hint="cs"/>
            <w:rtl/>
          </w:rPr>
          <w:t xml:space="preserve"> دستاورد های جدیدی را ارائه داده است:</w:t>
        </w:r>
      </w:ins>
    </w:p>
    <w:p w14:paraId="78200672" w14:textId="77777777" w:rsidR="008A660A" w:rsidRDefault="008A660A" w:rsidP="008A660A">
      <w:pPr>
        <w:pStyle w:val="ListParagraph"/>
        <w:numPr>
          <w:ilvl w:val="0"/>
          <w:numId w:val="65"/>
        </w:numPr>
        <w:spacing w:after="160" w:line="259" w:lineRule="auto"/>
        <w:rPr>
          <w:ins w:id="3014" w:author="Windows User" w:date="2017-09-23T01:48:00Z"/>
          <w:rtl/>
        </w:rPr>
      </w:pPr>
      <w:ins w:id="3015" w:author="Windows User" w:date="2017-09-23T01:48:00Z">
        <w:r>
          <w:rPr>
            <w:rFonts w:hint="eastAsia"/>
            <w:rtl/>
          </w:rPr>
          <w:t>اجرا</w:t>
        </w:r>
        <w:r>
          <w:rPr>
            <w:rFonts w:hint="cs"/>
            <w:rtl/>
          </w:rPr>
          <w:t>ی</w:t>
        </w:r>
        <w:r>
          <w:rPr>
            <w:rtl/>
          </w:rPr>
          <w:t xml:space="preserve"> ترک</w:t>
        </w:r>
        <w:r>
          <w:rPr>
            <w:rFonts w:hint="cs"/>
            <w:rtl/>
          </w:rPr>
          <w:t>ی</w:t>
        </w:r>
        <w:r>
          <w:rPr>
            <w:rFonts w:hint="eastAsia"/>
            <w:rtl/>
          </w:rPr>
          <w:t>ب</w:t>
        </w:r>
        <w:r>
          <w:rPr>
            <w:rFonts w:hint="cs"/>
            <w:rtl/>
          </w:rPr>
          <w:t>ی</w:t>
        </w:r>
        <w:r>
          <w:rPr>
            <w:rtl/>
          </w:rPr>
          <w:t xml:space="preserve"> آفلا</w:t>
        </w:r>
        <w:r>
          <w:rPr>
            <w:rFonts w:hint="cs"/>
            <w:rtl/>
          </w:rPr>
          <w:t>ی</w:t>
        </w:r>
        <w:r>
          <w:rPr>
            <w:rFonts w:hint="eastAsia"/>
            <w:rtl/>
          </w:rPr>
          <w:t>ن</w:t>
        </w:r>
        <w:r>
          <w:rPr>
            <w:rtl/>
          </w:rPr>
          <w:t xml:space="preserve"> و آنلا</w:t>
        </w:r>
        <w:r>
          <w:rPr>
            <w:rFonts w:hint="cs"/>
            <w:rtl/>
          </w:rPr>
          <w:t>ی</w:t>
        </w:r>
        <w:r>
          <w:rPr>
            <w:rFonts w:hint="eastAsia"/>
            <w:rtl/>
          </w:rPr>
          <w:t>ن</w:t>
        </w:r>
        <w:r>
          <w:rPr>
            <w:rtl/>
          </w:rPr>
          <w:t xml:space="preserve"> برا</w:t>
        </w:r>
        <w:r>
          <w:rPr>
            <w:rFonts w:hint="cs"/>
            <w:rtl/>
          </w:rPr>
          <w:t>ی</w:t>
        </w:r>
        <w:r>
          <w:rPr>
            <w:rtl/>
          </w:rPr>
          <w:t xml:space="preserve"> حفظ حافظه و سرعت اجرا</w:t>
        </w:r>
      </w:ins>
    </w:p>
    <w:p w14:paraId="7FA44B7B" w14:textId="77777777" w:rsidR="008A660A" w:rsidRDefault="008A660A" w:rsidP="008A660A">
      <w:pPr>
        <w:pStyle w:val="ListParagraph"/>
        <w:numPr>
          <w:ilvl w:val="0"/>
          <w:numId w:val="65"/>
        </w:numPr>
        <w:spacing w:after="160" w:line="259" w:lineRule="auto"/>
        <w:rPr>
          <w:ins w:id="3016" w:author="Windows User" w:date="2017-09-23T01:48:00Z"/>
          <w:rtl/>
        </w:rPr>
      </w:pPr>
      <w:ins w:id="3017" w:author="Windows User" w:date="2017-09-23T01:48:00Z">
        <w:r>
          <w:rPr>
            <w:rFonts w:hint="eastAsia"/>
            <w:rtl/>
          </w:rPr>
          <w:t>مدل</w:t>
        </w:r>
        <w:r>
          <w:rPr>
            <w:rtl/>
          </w:rPr>
          <w:t xml:space="preserve"> مبتن</w:t>
        </w:r>
        <w:r>
          <w:rPr>
            <w:rFonts w:hint="cs"/>
            <w:rtl/>
          </w:rPr>
          <w:t>ی</w:t>
        </w:r>
        <w:r>
          <w:rPr>
            <w:rtl/>
          </w:rPr>
          <w:t xml:space="preserve"> بر ا</w:t>
        </w:r>
        <w:r>
          <w:rPr>
            <w:rFonts w:hint="cs"/>
            <w:rtl/>
          </w:rPr>
          <w:t>ی</w:t>
        </w:r>
        <w:r>
          <w:rPr>
            <w:rFonts w:hint="eastAsia"/>
            <w:rtl/>
          </w:rPr>
          <w:t>ندکس</w:t>
        </w:r>
        <w:r>
          <w:rPr>
            <w:rtl/>
          </w:rPr>
          <w:t xml:space="preserve"> برا</w:t>
        </w:r>
        <w:r>
          <w:rPr>
            <w:rFonts w:hint="cs"/>
            <w:rtl/>
          </w:rPr>
          <w:t>ی</w:t>
        </w:r>
        <w:r>
          <w:rPr>
            <w:rtl/>
          </w:rPr>
          <w:t xml:space="preserve"> حافظه</w:t>
        </w:r>
      </w:ins>
    </w:p>
    <w:p w14:paraId="5CF0A87D" w14:textId="5DB8CF35" w:rsidR="008A660A" w:rsidRDefault="008A660A" w:rsidP="008A660A">
      <w:pPr>
        <w:pStyle w:val="ListParagraph"/>
        <w:numPr>
          <w:ilvl w:val="0"/>
          <w:numId w:val="65"/>
        </w:numPr>
        <w:spacing w:after="160" w:line="259" w:lineRule="auto"/>
        <w:rPr>
          <w:ins w:id="3018" w:author="Windows User" w:date="2017-09-23T01:48:00Z"/>
        </w:rPr>
      </w:pPr>
      <w:ins w:id="3019" w:author="Windows User" w:date="2017-09-23T01:48:00Z">
        <w:r>
          <w:rPr>
            <w:rFonts w:hint="eastAsia"/>
            <w:rtl/>
          </w:rPr>
          <w:t>تحل</w:t>
        </w:r>
        <w:r>
          <w:rPr>
            <w:rFonts w:hint="cs"/>
            <w:rtl/>
          </w:rPr>
          <w:t>ی</w:t>
        </w:r>
        <w:r>
          <w:rPr>
            <w:rFonts w:hint="eastAsia"/>
            <w:rtl/>
          </w:rPr>
          <w:t>ل</w:t>
        </w:r>
        <w:r>
          <w:rPr>
            <w:rtl/>
          </w:rPr>
          <w:t xml:space="preserve"> فا</w:t>
        </w:r>
        <w:r>
          <w:rPr>
            <w:rFonts w:hint="cs"/>
            <w:rtl/>
          </w:rPr>
          <w:t>ی</w:t>
        </w:r>
        <w:r>
          <w:rPr>
            <w:rFonts w:hint="eastAsia"/>
            <w:rtl/>
          </w:rPr>
          <w:t>ل</w:t>
        </w:r>
        <w:r>
          <w:rPr>
            <w:rtl/>
          </w:rPr>
          <w:t>‌ها</w:t>
        </w:r>
      </w:ins>
      <w:ins w:id="3020" w:author="Mahmoud" w:date="2017-09-27T10:44:00Z">
        <w:r w:rsidR="000A6DB9">
          <w:rPr>
            <w:rFonts w:hint="cs"/>
            <w:rtl/>
          </w:rPr>
          <w:t>ی</w:t>
        </w:r>
      </w:ins>
      <w:ins w:id="3021" w:author="Windows User" w:date="2017-09-23T01:48:00Z">
        <w:del w:id="3022" w:author="Mahmoud" w:date="2017-09-27T10:44:00Z">
          <w:r w:rsidDel="000A6DB9">
            <w:rPr>
              <w:rFonts w:hint="cs"/>
              <w:rtl/>
            </w:rPr>
            <w:delText>ی</w:delText>
          </w:r>
          <w:r w:rsidDel="000A6DB9">
            <w:rPr>
              <w:rtl/>
            </w:rPr>
            <w:delText xml:space="preserve"> اجرا</w:delText>
          </w:r>
          <w:r w:rsidDel="000A6DB9">
            <w:rPr>
              <w:rFonts w:hint="cs"/>
              <w:rtl/>
            </w:rPr>
            <w:delText>یی</w:delText>
          </w:r>
          <w:r w:rsidDel="000A6DB9">
            <w:rPr>
              <w:rtl/>
            </w:rPr>
            <w:delText xml:space="preserve"> و</w:delText>
          </w:r>
        </w:del>
        <w:r>
          <w:rPr>
            <w:rtl/>
          </w:rPr>
          <w:t xml:space="preserve"> با</w:t>
        </w:r>
        <w:r>
          <w:rPr>
            <w:rFonts w:hint="cs"/>
            <w:rtl/>
          </w:rPr>
          <w:t>ی</w:t>
        </w:r>
        <w:r>
          <w:rPr>
            <w:rFonts w:hint="eastAsia"/>
            <w:rtl/>
          </w:rPr>
          <w:t>نر</w:t>
        </w:r>
        <w:r>
          <w:rPr>
            <w:rFonts w:hint="cs"/>
            <w:rtl/>
          </w:rPr>
          <w:t>ی</w:t>
        </w:r>
      </w:ins>
      <w:ins w:id="3023" w:author="Mahmoud" w:date="2017-09-27T10:44:00Z">
        <w:r w:rsidR="000A6DB9">
          <w:rPr>
            <w:rFonts w:hint="cs"/>
            <w:rtl/>
          </w:rPr>
          <w:t xml:space="preserve"> با ارائه ی کد بهره بردار برای آسیب پذیری</w:t>
        </w:r>
      </w:ins>
    </w:p>
    <w:p w14:paraId="177CB887" w14:textId="03C9DB7E" w:rsidR="008A660A" w:rsidRDefault="008A660A" w:rsidP="007916DF">
      <w:pPr>
        <w:rPr>
          <w:ins w:id="3024" w:author="Windows User" w:date="2017-09-23T01:48:00Z"/>
          <w:rtl/>
        </w:rPr>
      </w:pPr>
      <w:ins w:id="3025" w:author="Windows User" w:date="2017-09-23T01:48:00Z">
        <w:r>
          <w:rPr>
            <w:rtl/>
          </w:rPr>
          <w:t xml:space="preserve">نکات </w:t>
        </w:r>
      </w:ins>
      <w:ins w:id="3026" w:author="Windows User" w:date="2017-09-30T10:19:00Z">
        <w:r w:rsidR="00FE112E">
          <w:rPr>
            <w:rFonts w:hint="cs"/>
            <w:rtl/>
          </w:rPr>
          <w:t>کلی</w:t>
        </w:r>
      </w:ins>
      <w:ins w:id="3027" w:author="Windows User" w:date="2017-09-23T01:48:00Z">
        <w:r>
          <w:rPr>
            <w:rtl/>
          </w:rPr>
          <w:t xml:space="preserve"> </w:t>
        </w:r>
      </w:ins>
      <w:ins w:id="3028" w:author="Windows User" w:date="2017-09-30T10:17:00Z">
        <w:r w:rsidR="00D373F0">
          <w:rPr>
            <w:rFonts w:hint="cs"/>
            <w:rtl/>
          </w:rPr>
          <w:t xml:space="preserve">زیر </w:t>
        </w:r>
      </w:ins>
      <w:ins w:id="3029" w:author="Windows User" w:date="2017-09-23T01:48:00Z">
        <w:r>
          <w:rPr>
            <w:rtl/>
          </w:rPr>
          <w:t>در مورد آس</w:t>
        </w:r>
        <w:r>
          <w:rPr>
            <w:rFonts w:hint="cs"/>
            <w:rtl/>
          </w:rPr>
          <w:t>ی</w:t>
        </w:r>
        <w:r>
          <w:rPr>
            <w:rFonts w:hint="eastAsia"/>
            <w:rtl/>
          </w:rPr>
          <w:t>ب</w:t>
        </w:r>
        <w:r>
          <w:rPr>
            <w:rtl/>
          </w:rPr>
          <w:t xml:space="preserve"> پذ</w:t>
        </w:r>
        <w:r>
          <w:rPr>
            <w:rFonts w:hint="cs"/>
            <w:rtl/>
          </w:rPr>
          <w:t>ی</w:t>
        </w:r>
        <w:r>
          <w:rPr>
            <w:rFonts w:hint="eastAsia"/>
            <w:rtl/>
          </w:rPr>
          <w:t>ر</w:t>
        </w:r>
        <w:r>
          <w:rPr>
            <w:rFonts w:hint="cs"/>
            <w:rtl/>
          </w:rPr>
          <w:t>ی</w:t>
        </w:r>
        <w:r>
          <w:rPr>
            <w:rtl/>
          </w:rPr>
          <w:t xml:space="preserve">‌ها و </w:t>
        </w:r>
      </w:ins>
      <w:ins w:id="3030" w:author="Mahmoud" w:date="2017-09-26T21:11:00Z">
        <w:r w:rsidR="00AF7150">
          <w:rPr>
            <w:rFonts w:hint="cs"/>
            <w:rtl/>
          </w:rPr>
          <w:t xml:space="preserve">ابزار های </w:t>
        </w:r>
      </w:ins>
      <w:ins w:id="3031" w:author="Windows User" w:date="2017-09-23T01:48:00Z">
        <w:r>
          <w:rPr>
            <w:rtl/>
          </w:rPr>
          <w:t>تحل</w:t>
        </w:r>
        <w:r>
          <w:rPr>
            <w:rFonts w:hint="cs"/>
            <w:rtl/>
          </w:rPr>
          <w:t>ی</w:t>
        </w:r>
        <w:r>
          <w:rPr>
            <w:rFonts w:hint="eastAsia"/>
            <w:rtl/>
          </w:rPr>
          <w:t>ل</w:t>
        </w:r>
        <w:del w:id="3032" w:author="Mahmoud" w:date="2017-09-26T21:11:00Z">
          <w:r w:rsidDel="00AF7150">
            <w:rPr>
              <w:rFonts w:hint="eastAsia"/>
              <w:rtl/>
            </w:rPr>
            <w:delText>گرها</w:delText>
          </w:r>
        </w:del>
      </w:ins>
      <w:ins w:id="3033" w:author="Mahmoud" w:date="2017-09-26T21:11:00Z">
        <w:r w:rsidR="00AF7150">
          <w:rPr>
            <w:rFonts w:hint="cs"/>
            <w:rtl/>
          </w:rPr>
          <w:t xml:space="preserve"> کد</w:t>
        </w:r>
      </w:ins>
      <w:ins w:id="3034" w:author="Windows User" w:date="2017-09-30T10:17:00Z">
        <w:r w:rsidR="00D373F0">
          <w:rPr>
            <w:rFonts w:hint="cs"/>
            <w:rtl/>
          </w:rPr>
          <w:t xml:space="preserve"> مطرح است:</w:t>
        </w:r>
      </w:ins>
    </w:p>
    <w:p w14:paraId="26BFC2D9" w14:textId="14748475" w:rsidR="008A660A" w:rsidRDefault="008A660A" w:rsidP="007916DF">
      <w:pPr>
        <w:pStyle w:val="ListParagraph"/>
        <w:numPr>
          <w:ilvl w:val="0"/>
          <w:numId w:val="66"/>
        </w:numPr>
        <w:spacing w:after="160" w:line="259" w:lineRule="auto"/>
        <w:rPr>
          <w:ins w:id="3035" w:author="Windows User" w:date="2017-09-23T01:48:00Z"/>
          <w:rtl/>
        </w:rPr>
      </w:pPr>
      <w:ins w:id="3036" w:author="Windows User" w:date="2017-09-23T01:48:00Z">
        <w:r>
          <w:rPr>
            <w:rtl/>
          </w:rPr>
          <w:t>ن</w:t>
        </w:r>
        <w:r>
          <w:rPr>
            <w:rFonts w:hint="cs"/>
            <w:rtl/>
          </w:rPr>
          <w:t>ی</w:t>
        </w:r>
        <w:r>
          <w:rPr>
            <w:rFonts w:hint="eastAsia"/>
            <w:rtl/>
          </w:rPr>
          <w:t>از</w:t>
        </w:r>
        <w:r>
          <w:rPr>
            <w:rtl/>
          </w:rPr>
          <w:t xml:space="preserve"> است تا کد</w:t>
        </w:r>
      </w:ins>
      <w:ins w:id="3037" w:author="Mahmoud" w:date="2017-09-27T11:34:00Z">
        <w:r w:rsidR="00BF0AA5">
          <w:rPr>
            <w:rFonts w:hint="cs"/>
            <w:rtl/>
          </w:rPr>
          <w:t xml:space="preserve"> برنامه</w:t>
        </w:r>
      </w:ins>
      <w:ins w:id="3038" w:author="Windows User" w:date="2017-09-23T01:48:00Z">
        <w:del w:id="3039" w:author="Mahmoud" w:date="2017-09-27T11:34:00Z">
          <w:r w:rsidDel="00BF0AA5">
            <w:rPr>
              <w:rtl/>
            </w:rPr>
            <w:delText xml:space="preserve"> را</w:delText>
          </w:r>
        </w:del>
        <w:r>
          <w:rPr>
            <w:rtl/>
          </w:rPr>
          <w:t xml:space="preserve"> در سطح </w:t>
        </w:r>
      </w:ins>
      <w:ins w:id="3040" w:author="Mahmoud" w:date="2017-09-27T11:34:00Z">
        <w:r w:rsidR="00BF0AA5">
          <w:rPr>
            <w:rtl/>
          </w:rPr>
          <w:t xml:space="preserve">کد </w:t>
        </w:r>
      </w:ins>
      <w:ins w:id="3041" w:author="Windows User" w:date="2017-09-23T01:48:00Z">
        <w:r>
          <w:rPr>
            <w:rtl/>
          </w:rPr>
          <w:t>ماش</w:t>
        </w:r>
        <w:r>
          <w:rPr>
            <w:rFonts w:hint="cs"/>
            <w:rtl/>
          </w:rPr>
          <w:t>ی</w:t>
        </w:r>
        <w:r>
          <w:rPr>
            <w:rFonts w:hint="eastAsia"/>
            <w:rtl/>
          </w:rPr>
          <w:t>ن</w:t>
        </w:r>
        <w:r>
          <w:rPr>
            <w:rtl/>
          </w:rPr>
          <w:t xml:space="preserve"> </w:t>
        </w:r>
        <w:del w:id="3042" w:author="Mahmoud" w:date="2017-09-27T11:34:00Z">
          <w:r w:rsidDel="00BF0AA5">
            <w:rPr>
              <w:rtl/>
            </w:rPr>
            <w:delText xml:space="preserve">کد </w:delText>
          </w:r>
        </w:del>
        <w:r>
          <w:rPr>
            <w:rtl/>
          </w:rPr>
          <w:t>اجرا شود چون آس</w:t>
        </w:r>
        <w:r>
          <w:rPr>
            <w:rFonts w:hint="cs"/>
            <w:rtl/>
          </w:rPr>
          <w:t>ی</w:t>
        </w:r>
        <w:r>
          <w:rPr>
            <w:rFonts w:hint="eastAsia"/>
            <w:rtl/>
          </w:rPr>
          <w:t>ب</w:t>
        </w:r>
        <w:r>
          <w:rPr>
            <w:rtl/>
          </w:rPr>
          <w:t xml:space="preserve"> پذ</w:t>
        </w:r>
        <w:r>
          <w:rPr>
            <w:rFonts w:hint="cs"/>
            <w:rtl/>
          </w:rPr>
          <w:t>ی</w:t>
        </w:r>
        <w:r>
          <w:rPr>
            <w:rFonts w:hint="eastAsia"/>
            <w:rtl/>
          </w:rPr>
          <w:t>ر</w:t>
        </w:r>
        <w:r>
          <w:rPr>
            <w:rFonts w:hint="cs"/>
            <w:rtl/>
          </w:rPr>
          <w:t>ی</w:t>
        </w:r>
        <w:r>
          <w:rPr>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w:t>
        </w:r>
      </w:ins>
      <w:ins w:id="3043" w:author="Mahmoud" w:date="2017-09-27T11:33:00Z">
        <w:r w:rsidR="009E33E7">
          <w:rPr>
            <w:rFonts w:hint="cs"/>
            <w:rtl/>
          </w:rPr>
          <w:t xml:space="preserve">مانند سرریز پششته وجود دارد که برای تشخیص آن ها </w:t>
        </w:r>
      </w:ins>
      <w:ins w:id="3044" w:author="Windows User" w:date="2017-09-23T01:48:00Z">
        <w:del w:id="3045" w:author="Mahmoud" w:date="2017-09-27T11:33:00Z">
          <w:r w:rsidDel="009E33E7">
            <w:rPr>
              <w:rtl/>
            </w:rPr>
            <w:delText xml:space="preserve">مثل </w:delText>
          </w:r>
          <w:r w:rsidDel="009E33E7">
            <w:delText>BOF</w:delText>
          </w:r>
          <w:r w:rsidDel="009E33E7">
            <w:rPr>
              <w:rtl/>
            </w:rPr>
            <w:delText xml:space="preserve"> </w:delText>
          </w:r>
        </w:del>
      </w:ins>
      <w:ins w:id="3046" w:author="Mahmoud" w:date="2017-09-27T11:34:00Z">
        <w:r w:rsidR="009E33E7">
          <w:rPr>
            <w:rFonts w:hint="cs"/>
            <w:rtl/>
          </w:rPr>
          <w:t xml:space="preserve">الزاما باید </w:t>
        </w:r>
      </w:ins>
      <w:ins w:id="3047" w:author="Windows User" w:date="2017-09-23T01:48:00Z">
        <w:del w:id="3048" w:author="Mahmoud" w:date="2017-09-27T11:34:00Z">
          <w:r w:rsidDel="009E33E7">
            <w:rPr>
              <w:rtl/>
            </w:rPr>
            <w:delText xml:space="preserve">لازم است تا </w:delText>
          </w:r>
        </w:del>
        <w:r>
          <w:rPr>
            <w:rtl/>
          </w:rPr>
          <w:t xml:space="preserve">ساختار </w:t>
        </w:r>
        <w:r>
          <w:rPr>
            <w:rFonts w:hint="cs"/>
            <w:rtl/>
          </w:rPr>
          <w:t>پشته</w:t>
        </w:r>
        <w:r>
          <w:rPr>
            <w:rtl/>
          </w:rPr>
          <w:t xml:space="preserve"> هم </w:t>
        </w:r>
      </w:ins>
      <w:ins w:id="3049" w:author="Mahmoud" w:date="2017-09-27T11:35:00Z">
        <w:r w:rsidR="00BF0AA5">
          <w:rPr>
            <w:rFonts w:hint="cs"/>
            <w:rtl/>
          </w:rPr>
          <w:t>مورد بررسی قرار گیرد</w:t>
        </w:r>
      </w:ins>
      <w:ins w:id="3050" w:author="Windows User" w:date="2017-09-23T01:48:00Z">
        <w:del w:id="3051" w:author="Mahmoud" w:date="2017-09-27T11:35:00Z">
          <w:r w:rsidDel="00BF0AA5">
            <w:rPr>
              <w:rtl/>
            </w:rPr>
            <w:delText>بررس</w:delText>
          </w:r>
          <w:r w:rsidDel="00BF0AA5">
            <w:rPr>
              <w:rFonts w:hint="cs"/>
              <w:rtl/>
            </w:rPr>
            <w:delText>ی</w:delText>
          </w:r>
          <w:r w:rsidDel="00BF0AA5">
            <w:rPr>
              <w:rtl/>
            </w:rPr>
            <w:delText xml:space="preserve"> شود</w:delText>
          </w:r>
        </w:del>
        <w:r>
          <w:rPr>
            <w:rtl/>
          </w:rPr>
          <w:t>.</w:t>
        </w:r>
      </w:ins>
    </w:p>
    <w:p w14:paraId="25A2D454" w14:textId="6717E097" w:rsidR="008A660A" w:rsidRDefault="008A660A" w:rsidP="007916DF">
      <w:pPr>
        <w:pStyle w:val="ListParagraph"/>
        <w:numPr>
          <w:ilvl w:val="0"/>
          <w:numId w:val="66"/>
        </w:numPr>
        <w:spacing w:after="160" w:line="259" w:lineRule="auto"/>
        <w:rPr>
          <w:ins w:id="3052" w:author="Windows User" w:date="2017-09-23T01:48:00Z"/>
          <w:rtl/>
        </w:rPr>
      </w:pPr>
      <w:ins w:id="3053" w:author="Windows User" w:date="2017-09-23T01:48:00Z">
        <w:r>
          <w:rPr>
            <w:rtl/>
          </w:rPr>
          <w:t>تعداد مس</w:t>
        </w:r>
        <w:r>
          <w:rPr>
            <w:rFonts w:hint="cs"/>
            <w:rtl/>
          </w:rPr>
          <w:t>ی</w:t>
        </w:r>
        <w:r>
          <w:rPr>
            <w:rFonts w:hint="eastAsia"/>
            <w:rtl/>
          </w:rPr>
          <w:t>رها</w:t>
        </w:r>
        <w:r>
          <w:rPr>
            <w:rFonts w:hint="cs"/>
            <w:rtl/>
          </w:rPr>
          <w:t>ی</w:t>
        </w:r>
        <w:r>
          <w:rPr>
            <w:rtl/>
          </w:rPr>
          <w:t xml:space="preserve"> ممکن خ</w:t>
        </w:r>
        <w:r>
          <w:rPr>
            <w:rFonts w:hint="cs"/>
            <w:rtl/>
          </w:rPr>
          <w:t>ی</w:t>
        </w:r>
        <w:r>
          <w:rPr>
            <w:rFonts w:hint="eastAsia"/>
            <w:rtl/>
          </w:rPr>
          <w:t>ل</w:t>
        </w:r>
        <w:r>
          <w:rPr>
            <w:rFonts w:hint="cs"/>
            <w:rtl/>
          </w:rPr>
          <w:t>ی</w:t>
        </w:r>
        <w:r>
          <w:rPr>
            <w:rtl/>
          </w:rPr>
          <w:t xml:space="preserve"> ز</w:t>
        </w:r>
        <w:r>
          <w:rPr>
            <w:rFonts w:hint="cs"/>
            <w:rtl/>
          </w:rPr>
          <w:t>ی</w:t>
        </w:r>
        <w:r>
          <w:rPr>
            <w:rFonts w:hint="eastAsia"/>
            <w:rtl/>
          </w:rPr>
          <w:t>اد</w:t>
        </w:r>
        <w:r w:rsidR="00FE112E">
          <w:rPr>
            <w:rtl/>
          </w:rPr>
          <w:t xml:space="preserve"> است</w:t>
        </w:r>
      </w:ins>
      <w:ins w:id="3054" w:author="Windows User" w:date="2017-09-30T10:18:00Z">
        <w:r w:rsidR="00FE112E">
          <w:rPr>
            <w:rFonts w:hint="cs"/>
            <w:rtl/>
          </w:rPr>
          <w:t xml:space="preserve"> زیرا </w:t>
        </w:r>
      </w:ins>
      <w:ins w:id="3055" w:author="Windows User" w:date="2017-09-23T01:48:00Z">
        <w:r>
          <w:rPr>
            <w:rtl/>
          </w:rPr>
          <w:t>هر</w:t>
        </w:r>
      </w:ins>
      <w:ins w:id="3056" w:author="Windows User" w:date="2017-09-30T10:18:00Z">
        <w:r w:rsidR="00FE112E">
          <w:rPr>
            <w:rFonts w:hint="cs"/>
            <w:rtl/>
          </w:rPr>
          <w:t xml:space="preserve"> دستور</w:t>
        </w:r>
      </w:ins>
      <w:ins w:id="3057" w:author="Windows User" w:date="2017-09-23T01:48:00Z">
        <w:r>
          <w:rPr>
            <w:rtl/>
          </w:rPr>
          <w:t xml:space="preserve"> </w:t>
        </w:r>
        <w:r>
          <w:t>if</w:t>
        </w:r>
        <w:r>
          <w:rPr>
            <w:rtl/>
          </w:rPr>
          <w:t xml:space="preserve"> </w:t>
        </w:r>
        <w:r>
          <w:rPr>
            <w:rFonts w:hint="cs"/>
            <w:rtl/>
          </w:rPr>
          <w:t>ی</w:t>
        </w:r>
        <w:r>
          <w:rPr>
            <w:rFonts w:hint="eastAsia"/>
            <w:rtl/>
          </w:rPr>
          <w:t>ک</w:t>
        </w:r>
        <w:r>
          <w:rPr>
            <w:rtl/>
          </w:rPr>
          <w:t xml:space="preserve"> شاخه</w:t>
        </w:r>
      </w:ins>
      <w:ins w:id="3058" w:author="Windows User" w:date="2017-09-30T10:18:00Z">
        <w:r w:rsidR="00FE112E">
          <w:rPr>
            <w:rtl/>
          </w:rPr>
          <w:softHyphen/>
        </w:r>
        <w:r w:rsidR="00FE112E">
          <w:rPr>
            <w:rFonts w:hint="cs"/>
            <w:rtl/>
          </w:rPr>
          <w:t xml:space="preserve">ی جدید را در درخت اجرا ایجاد </w:t>
        </w:r>
      </w:ins>
      <w:ins w:id="3059" w:author="Windows User" w:date="2017-09-23T01:48:00Z">
        <w:r>
          <w:rPr>
            <w:rtl/>
          </w:rPr>
          <w:t>می‌کند.</w:t>
        </w:r>
      </w:ins>
    </w:p>
    <w:p w14:paraId="72B857A8" w14:textId="7068379C" w:rsidR="008A660A" w:rsidRDefault="00FE112E" w:rsidP="008A660A">
      <w:pPr>
        <w:pStyle w:val="ListParagraph"/>
        <w:numPr>
          <w:ilvl w:val="0"/>
          <w:numId w:val="66"/>
        </w:numPr>
        <w:spacing w:after="160" w:line="259" w:lineRule="auto"/>
        <w:rPr>
          <w:ins w:id="3060" w:author="Mahmoud" w:date="2017-09-26T21:11:00Z"/>
        </w:rPr>
      </w:pPr>
      <w:ins w:id="3061" w:author="Windows User" w:date="2017-09-23T01:48:00Z">
        <w:r>
          <w:rPr>
            <w:rtl/>
          </w:rPr>
          <w:t xml:space="preserve">هرچه تعداد </w:t>
        </w:r>
      </w:ins>
      <w:ins w:id="3062" w:author="Windows User" w:date="2017-09-30T10:18:00Z">
        <w:r>
          <w:rPr>
            <w:rFonts w:hint="cs"/>
            <w:rtl/>
          </w:rPr>
          <w:t xml:space="preserve">پوشش کد بیش تر باشد یعنی تعداد </w:t>
        </w:r>
      </w:ins>
      <w:ins w:id="3063" w:author="Windows User" w:date="2017-09-23T01:48:00Z">
        <w:r w:rsidR="008A660A">
          <w:rPr>
            <w:rtl/>
          </w:rPr>
          <w:t>مس</w:t>
        </w:r>
        <w:r w:rsidR="008A660A">
          <w:rPr>
            <w:rFonts w:hint="cs"/>
            <w:rtl/>
          </w:rPr>
          <w:t>ی</w:t>
        </w:r>
        <w:r w:rsidR="008A660A">
          <w:rPr>
            <w:rFonts w:hint="eastAsia"/>
            <w:rtl/>
          </w:rPr>
          <w:t>ر</w:t>
        </w:r>
        <w:r w:rsidR="008A660A">
          <w:rPr>
            <w:rtl/>
          </w:rPr>
          <w:t xml:space="preserve"> ب</w:t>
        </w:r>
        <w:r w:rsidR="008A660A">
          <w:rPr>
            <w:rFonts w:hint="cs"/>
            <w:rtl/>
          </w:rPr>
          <w:t>ی</w:t>
        </w:r>
        <w:r w:rsidR="008A660A">
          <w:rPr>
            <w:rFonts w:hint="eastAsia"/>
            <w:rtl/>
          </w:rPr>
          <w:t>شتر</w:t>
        </w:r>
        <w:r w:rsidR="008A660A">
          <w:rPr>
            <w:rFonts w:hint="cs"/>
            <w:rtl/>
          </w:rPr>
          <w:t>ی</w:t>
        </w:r>
        <w:r w:rsidR="008A660A">
          <w:rPr>
            <w:rtl/>
          </w:rPr>
          <w:t xml:space="preserve"> </w:t>
        </w:r>
      </w:ins>
      <w:ins w:id="3064" w:author="Windows User" w:date="2017-09-30T10:19:00Z">
        <w:r>
          <w:rPr>
            <w:rFonts w:hint="cs"/>
            <w:rtl/>
          </w:rPr>
          <w:t xml:space="preserve">از برنامه </w:t>
        </w:r>
      </w:ins>
      <w:ins w:id="3065" w:author="Windows User" w:date="2017-09-23T01:48:00Z">
        <w:r w:rsidR="008A660A">
          <w:rPr>
            <w:rFonts w:hint="cs"/>
            <w:rtl/>
          </w:rPr>
          <w:t>بررسی</w:t>
        </w:r>
        <w:r>
          <w:rPr>
            <w:rtl/>
          </w:rPr>
          <w:t xml:space="preserve"> </w:t>
        </w:r>
      </w:ins>
      <w:ins w:id="3066" w:author="Windows User" w:date="2017-09-30T10:19:00Z">
        <w:r>
          <w:rPr>
            <w:rFonts w:hint="cs"/>
            <w:rtl/>
          </w:rPr>
          <w:t>گردد،</w:t>
        </w:r>
      </w:ins>
      <w:ins w:id="3067" w:author="Windows User" w:date="2017-09-23T01:48:00Z">
        <w:r w:rsidR="008A660A">
          <w:rPr>
            <w:rtl/>
          </w:rPr>
          <w:t xml:space="preserve"> بهتر است.</w:t>
        </w:r>
      </w:ins>
    </w:p>
    <w:p w14:paraId="71E5DB7F" w14:textId="0E739C05" w:rsidR="00187F59" w:rsidDel="007164E4" w:rsidRDefault="00187F59">
      <w:pPr>
        <w:pStyle w:val="Caption"/>
        <w:tabs>
          <w:tab w:val="left" w:pos="3315"/>
          <w:tab w:val="center" w:pos="4680"/>
        </w:tabs>
        <w:bidi/>
        <w:rPr>
          <w:ins w:id="3068" w:author="Windows User" w:date="2017-09-23T01:48:00Z"/>
          <w:del w:id="3069" w:author="Mahmoud" w:date="2017-09-26T21:13:00Z"/>
          <w:rtl/>
        </w:rPr>
        <w:pPrChange w:id="3070" w:author="Mahmoud" w:date="2017-09-26T21:13:00Z">
          <w:pPr>
            <w:pStyle w:val="ListParagraph"/>
            <w:numPr>
              <w:numId w:val="66"/>
            </w:numPr>
            <w:spacing w:after="160" w:line="259" w:lineRule="auto"/>
            <w:ind w:hanging="360"/>
          </w:pPr>
        </w:pPrChange>
      </w:pPr>
    </w:p>
    <w:p w14:paraId="2507AA44" w14:textId="20135BEE" w:rsidR="008A660A" w:rsidRDefault="008A660A" w:rsidP="007916DF">
      <w:pPr>
        <w:pStyle w:val="ListParagraph"/>
        <w:numPr>
          <w:ilvl w:val="0"/>
          <w:numId w:val="66"/>
        </w:numPr>
        <w:spacing w:after="160" w:line="259" w:lineRule="auto"/>
        <w:rPr>
          <w:ins w:id="3071" w:author="Mahmoud" w:date="2017-09-27T11:32:00Z"/>
        </w:rPr>
      </w:pPr>
      <w:ins w:id="3072" w:author="Windows User" w:date="2017-09-23T01:48:00Z">
        <w:del w:id="3073" w:author="Mahmoud" w:date="2017-09-26T21:11:00Z">
          <w:r w:rsidDel="00187F59">
            <w:rPr>
              <w:noProof/>
              <w:lang w:bidi="ar-SA"/>
            </w:rPr>
            <mc:AlternateContent>
              <mc:Choice Requires="wpg">
                <w:drawing>
                  <wp:anchor distT="0" distB="0" distL="114300" distR="114300" simplePos="0" relativeHeight="251649536" behindDoc="0" locked="0" layoutInCell="1" allowOverlap="1" wp14:anchorId="764B6AB2" wp14:editId="3FD8B2F7">
                    <wp:simplePos x="0" y="0"/>
                    <wp:positionH relativeFrom="column">
                      <wp:posOffset>1207827</wp:posOffset>
                    </wp:positionH>
                    <wp:positionV relativeFrom="paragraph">
                      <wp:posOffset>385502</wp:posOffset>
                    </wp:positionV>
                    <wp:extent cx="3524250" cy="223012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24250" cy="1914525"/>
                              <a:chOff x="0" y="0"/>
                              <a:chExt cx="3524250" cy="1914525"/>
                            </a:xfrm>
                          </wpg:grpSpPr>
                          <pic:pic xmlns:pic="http://schemas.openxmlformats.org/drawingml/2006/picture">
                            <pic:nvPicPr>
                              <pic:cNvPr id="18" name="Picture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24250" cy="1914525"/>
                              </a:xfrm>
                              <a:prstGeom prst="rect">
                                <a:avLst/>
                              </a:prstGeom>
                            </pic:spPr>
                          </pic:pic>
                        </wpg:wgp>
                      </a:graphicData>
                    </a:graphic>
                  </wp:anchor>
                </w:drawing>
              </mc:Choice>
              <mc:Fallback>
                <w:pict>
                  <v:group w14:anchorId="64FD296F" id="Group 16" o:spid="_x0000_s1026" style="position:absolute;margin-left:95.1pt;margin-top:30.35pt;width:277.5pt;height:175.6pt;z-index:251649536" coordsize="35242,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35242;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">
                      <v:imagedata r:id="rId29" o:title=""/>
                      <v:path arrowok="t"/>
                    </v:shape>
                    <w10:wrap type="topAndBottom"/>
                  </v:group>
                </w:pict>
              </mc:Fallback>
            </mc:AlternateContent>
          </w:r>
        </w:del>
      </w:ins>
      <w:ins w:id="3074" w:author="Windows User" w:date="2017-09-30T10:20:00Z">
        <w:r w:rsidR="00FE112E">
          <w:rPr>
            <w:rFonts w:hint="cs"/>
            <w:rtl/>
          </w:rPr>
          <w:t xml:space="preserve">اگر ابتدا </w:t>
        </w:r>
      </w:ins>
      <w:ins w:id="3075" w:author="Windows User" w:date="2017-09-23T01:48:00Z">
        <w:r w:rsidR="00FE112E">
          <w:rPr>
            <w:rtl/>
          </w:rPr>
          <w:t>کد</w:t>
        </w:r>
      </w:ins>
      <w:ins w:id="3076" w:author="Windows User" w:date="2017-09-30T10:20:00Z">
        <w:r w:rsidR="00FE112E">
          <w:rPr>
            <w:rFonts w:hint="cs"/>
            <w:rtl/>
          </w:rPr>
          <w:t xml:space="preserve"> برنامه،</w:t>
        </w:r>
      </w:ins>
      <w:ins w:id="3077" w:author="Windows User" w:date="2017-09-23T01:48:00Z">
        <w:r>
          <w:rPr>
            <w:rtl/>
          </w:rPr>
          <w:t xml:space="preserve"> عدد</w:t>
        </w:r>
        <w:r>
          <w:rPr>
            <w:rFonts w:hint="cs"/>
            <w:rtl/>
          </w:rPr>
          <w:t>ی</w:t>
        </w:r>
        <w:r>
          <w:rPr>
            <w:rtl/>
          </w:rPr>
          <w:t xml:space="preserve"> اجرا شود و در صورت ن</w:t>
        </w:r>
        <w:r>
          <w:rPr>
            <w:rFonts w:hint="cs"/>
            <w:rtl/>
          </w:rPr>
          <w:t>ی</w:t>
        </w:r>
        <w:r>
          <w:rPr>
            <w:rFonts w:hint="eastAsia"/>
            <w:rtl/>
          </w:rPr>
          <w:t>از</w:t>
        </w:r>
        <w:r>
          <w:rPr>
            <w:rtl/>
          </w:rPr>
          <w:t xml:space="preserve"> به اجرا</w:t>
        </w:r>
        <w:r>
          <w:rPr>
            <w:rFonts w:hint="cs"/>
            <w:rtl/>
          </w:rPr>
          <w:t>ی</w:t>
        </w:r>
        <w:r>
          <w:rPr>
            <w:rtl/>
          </w:rPr>
          <w:t xml:space="preserve"> نماد</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کند</w:t>
        </w:r>
      </w:ins>
      <w:ins w:id="3078" w:author="Windows User" w:date="2017-09-30T10:20:00Z">
        <w:r w:rsidR="00FE112E">
          <w:rPr>
            <w:rFonts w:hint="cs"/>
            <w:rtl/>
          </w:rPr>
          <w:t xml:space="preserve"> تحلیل کد بهتری خواهیم داشت</w:t>
        </w:r>
      </w:ins>
      <w:ins w:id="3079" w:author="Windows User" w:date="2017-09-23T01:48:00Z">
        <w:r>
          <w:rPr>
            <w:rtl/>
          </w:rPr>
          <w:t>.</w:t>
        </w:r>
      </w:ins>
    </w:p>
    <w:p w14:paraId="35D60E07" w14:textId="77777777" w:rsidR="00996713" w:rsidRDefault="00996713">
      <w:pPr>
        <w:pStyle w:val="ListParagraph"/>
        <w:spacing w:after="160" w:line="259" w:lineRule="auto"/>
        <w:rPr>
          <w:ins w:id="3080" w:author="Mahmoud" w:date="2017-09-27T10:55:00Z"/>
        </w:rPr>
        <w:pPrChange w:id="3081" w:author="Mahmoud" w:date="2017-09-27T11:32:00Z">
          <w:pPr>
            <w:pStyle w:val="ListParagraph"/>
            <w:numPr>
              <w:numId w:val="66"/>
            </w:numPr>
            <w:spacing w:after="160" w:line="259" w:lineRule="auto"/>
            <w:ind w:hanging="360"/>
          </w:pPr>
        </w:pPrChange>
      </w:pPr>
    </w:p>
    <w:p w14:paraId="0F670B64" w14:textId="1D3B4582" w:rsidR="00FF50FC" w:rsidRDefault="00FF50FC">
      <w:pPr>
        <w:pStyle w:val="Heading3"/>
        <w:rPr>
          <w:ins w:id="3082" w:author="Mahmoud" w:date="2017-09-27T10:56:00Z"/>
          <w:rtl/>
        </w:rPr>
        <w:pPrChange w:id="3083" w:author="Mahmoud" w:date="2017-09-27T10:56:00Z">
          <w:pPr>
            <w:pStyle w:val="ListParagraph"/>
            <w:numPr>
              <w:numId w:val="66"/>
            </w:numPr>
            <w:spacing w:after="160" w:line="259" w:lineRule="auto"/>
            <w:ind w:hanging="360"/>
          </w:pPr>
        </w:pPrChange>
      </w:pPr>
      <w:bookmarkStart w:id="3084" w:name="_Toc495715025"/>
      <w:ins w:id="3085" w:author="Mahmoud" w:date="2017-09-27T10:55:00Z">
        <w:r>
          <w:rPr>
            <w:rFonts w:hint="cs"/>
            <w:rtl/>
          </w:rPr>
          <w:t xml:space="preserve">3-2-3-ساختار کلی ابزار </w:t>
        </w:r>
        <w:r w:rsidRPr="00CD60C3">
          <w:t>MAYHEM</w:t>
        </w:r>
      </w:ins>
      <w:bookmarkEnd w:id="3084"/>
    </w:p>
    <w:p w14:paraId="22D3BD98" w14:textId="077B3739" w:rsidR="005557FF" w:rsidRDefault="005557FF">
      <w:pPr>
        <w:rPr>
          <w:ins w:id="3086" w:author="Mahmoud" w:date="2017-09-27T11:24:00Z"/>
          <w:rtl/>
        </w:rPr>
        <w:pPrChange w:id="3087" w:author="Mahmoud" w:date="2017-09-27T11:37:00Z">
          <w:pPr>
            <w:pStyle w:val="ListParagraph"/>
            <w:numPr>
              <w:numId w:val="66"/>
            </w:numPr>
            <w:spacing w:after="160" w:line="259" w:lineRule="auto"/>
            <w:ind w:hanging="360"/>
          </w:pPr>
        </w:pPrChange>
      </w:pPr>
      <w:ins w:id="3088" w:author="Mahmoud" w:date="2017-09-27T10:56:00Z">
        <w:r>
          <w:rPr>
            <w:rFonts w:hint="cs"/>
            <w:rtl/>
          </w:rPr>
          <w:t xml:space="preserve">در این زیربخش ما قصد داریم تا ساختار کلی ابزار </w:t>
        </w:r>
        <w:r w:rsidRPr="00CD60C3">
          <w:t>MAYHEM</w:t>
        </w:r>
        <w:r>
          <w:rPr>
            <w:rFonts w:hint="cs"/>
            <w:rtl/>
          </w:rPr>
          <w:t xml:space="preserve"> و </w:t>
        </w:r>
        <w:r w:rsidR="00901B3F">
          <w:rPr>
            <w:rFonts w:hint="cs"/>
            <w:rtl/>
          </w:rPr>
          <w:t>نحوه ی عملکرد آن را نمایش دهیم.</w:t>
        </w:r>
      </w:ins>
      <w:ins w:id="3089" w:author="Mahmoud" w:date="2017-09-27T11:37:00Z">
        <w:r w:rsidR="00901B3F">
          <w:t xml:space="preserve"> </w:t>
        </w:r>
      </w:ins>
      <w:ins w:id="3090" w:author="Mahmoud" w:date="2017-09-27T10:56:00Z">
        <w:r>
          <w:rPr>
            <w:rFonts w:hint="cs"/>
            <w:rtl/>
          </w:rPr>
          <w:t>در</w:t>
        </w:r>
      </w:ins>
      <w:ins w:id="3091" w:author="Mahmoud" w:date="2017-09-27T11:05:00Z">
        <w:r w:rsidR="00991413">
          <w:rPr>
            <w:rFonts w:hint="cs"/>
            <w:rtl/>
          </w:rPr>
          <w:t xml:space="preserve"> </w:t>
        </w:r>
      </w:ins>
      <w:ins w:id="3092" w:author="Mahmoud" w:date="2017-09-27T11:08:00Z">
        <w:r w:rsidR="00991413">
          <w:rPr>
            <w:rFonts w:hint="cs"/>
            <w:rtl/>
          </w:rPr>
          <w:t xml:space="preserve">شکل </w:t>
        </w:r>
      </w:ins>
      <w:ins w:id="3093" w:author="Mahmoud" w:date="2017-09-27T11:28:00Z">
        <w:r w:rsidR="007F527B">
          <w:rPr>
            <w:rFonts w:hint="cs"/>
            <w:rtl/>
          </w:rPr>
          <w:t>7</w:t>
        </w:r>
      </w:ins>
      <w:ins w:id="3094" w:author="Mahmoud" w:date="2017-09-27T11:08:00Z">
        <w:r w:rsidR="00991413">
          <w:rPr>
            <w:rFonts w:hint="cs"/>
            <w:rtl/>
          </w:rPr>
          <w:t xml:space="preserve"> تکه کد مربوط به برنامه ی آسیب پذیر </w:t>
        </w:r>
        <w:r w:rsidR="00991413" w:rsidRPr="005305B4">
          <w:t>orzHttpd</w:t>
        </w:r>
        <w:r w:rsidR="00991413">
          <w:rPr>
            <w:rFonts w:hint="cs"/>
            <w:rtl/>
          </w:rPr>
          <w:t xml:space="preserve"> آمده است.</w:t>
        </w:r>
      </w:ins>
      <w:ins w:id="3095" w:author="Mahmoud" w:date="2017-09-27T11:12:00Z">
        <w:r w:rsidR="00991413">
          <w:rPr>
            <w:rFonts w:hint="cs"/>
            <w:rtl/>
          </w:rPr>
          <w:t xml:space="preserve">  در این برنامه </w:t>
        </w:r>
      </w:ins>
      <w:ins w:id="3096" w:author="Mahmoud" w:date="2017-09-27T11:15:00Z">
        <w:r w:rsidR="00EC32FA">
          <w:rPr>
            <w:rFonts w:hint="cs"/>
            <w:rtl/>
          </w:rPr>
          <w:t xml:space="preserve">هر ارتباط جدید </w:t>
        </w:r>
      </w:ins>
      <w:ins w:id="3097" w:author="Mahmoud" w:date="2017-09-27T11:16:00Z">
        <w:r w:rsidR="00EC32FA">
          <w:t>http</w:t>
        </w:r>
        <w:r w:rsidR="00EC32FA">
          <w:rPr>
            <w:rFonts w:hint="cs"/>
            <w:rtl/>
          </w:rPr>
          <w:t xml:space="preserve"> به تابع </w:t>
        </w:r>
        <w:r w:rsidR="00EC32FA" w:rsidRPr="00EC32FA">
          <w:t>http_read_request</w:t>
        </w:r>
        <w:r w:rsidR="00EC32FA">
          <w:rPr>
            <w:rFonts w:hint="cs"/>
            <w:rtl/>
          </w:rPr>
          <w:t xml:space="preserve"> </w:t>
        </w:r>
      </w:ins>
      <w:ins w:id="3098" w:author="Mahmoud" w:date="2017-09-27T11:17:00Z">
        <w:r w:rsidR="009115D3">
          <w:rPr>
            <w:rFonts w:hint="cs"/>
            <w:rtl/>
          </w:rPr>
          <w:t xml:space="preserve">فرستاده می شود و در خط 29 با فراخوانی تابع </w:t>
        </w:r>
        <w:r w:rsidR="009115D3" w:rsidRPr="009115D3">
          <w:t>static_buffer_read</w:t>
        </w:r>
        <w:r w:rsidR="009115D3">
          <w:t xml:space="preserve"> </w:t>
        </w:r>
        <w:r w:rsidR="009115D3">
          <w:rPr>
            <w:rFonts w:hint="cs"/>
            <w:rtl/>
          </w:rPr>
          <w:t xml:space="preserve"> رشته ی درخواست</w:t>
        </w:r>
      </w:ins>
      <w:ins w:id="3099" w:author="Windows User" w:date="2017-09-29T12:57:00Z">
        <w:r w:rsidR="00C45114">
          <w:rPr>
            <w:rFonts w:hint="cs"/>
            <w:rtl/>
          </w:rPr>
          <w:t xml:space="preserve"> </w:t>
        </w:r>
        <w:r w:rsidR="00C45114">
          <w:t>http</w:t>
        </w:r>
      </w:ins>
      <w:ins w:id="3100" w:author="Mahmoud" w:date="2017-09-27T11:17:00Z">
        <w:r w:rsidR="009115D3">
          <w:rPr>
            <w:rFonts w:hint="cs"/>
            <w:rtl/>
          </w:rPr>
          <w:t xml:space="preserve"> کاربر دریافت می شود. </w:t>
        </w:r>
      </w:ins>
      <w:ins w:id="3101" w:author="Mahmoud" w:date="2017-09-27T11:18:00Z">
        <w:r w:rsidR="009115D3">
          <w:rPr>
            <w:rFonts w:hint="cs"/>
            <w:rtl/>
          </w:rPr>
          <w:t xml:space="preserve">ورودی کاربر در یک بافر 4096 بایتی </w:t>
        </w:r>
      </w:ins>
      <w:ins w:id="3102" w:author="Mahmoud" w:date="2017-09-27T11:20:00Z">
        <w:r w:rsidR="009115D3">
          <w:rPr>
            <w:rFonts w:hint="cs"/>
            <w:rtl/>
          </w:rPr>
          <w:t xml:space="preserve"> به نام </w:t>
        </w:r>
        <w:r w:rsidR="009115D3" w:rsidRPr="009115D3">
          <w:t>conn-&gt;read_buf.buf</w:t>
        </w:r>
        <w:r w:rsidR="009115D3" w:rsidRPr="009115D3">
          <w:rPr>
            <w:rFonts w:hint="cs"/>
            <w:szCs w:val="26"/>
            <w:rtl/>
          </w:rPr>
          <w:t xml:space="preserve"> </w:t>
        </w:r>
      </w:ins>
      <w:ins w:id="3103" w:author="Mahmoud" w:date="2017-09-27T11:18:00Z">
        <w:r w:rsidR="009115D3">
          <w:rPr>
            <w:rFonts w:hint="cs"/>
            <w:rtl/>
          </w:rPr>
          <w:t>ذخیره می گردد</w:t>
        </w:r>
      </w:ins>
      <w:ins w:id="3104" w:author="Mahmoud" w:date="2017-09-27T11:20:00Z">
        <w:r w:rsidR="009115D3">
          <w:rPr>
            <w:rFonts w:hint="cs"/>
            <w:rtl/>
          </w:rPr>
          <w:t>.</w:t>
        </w:r>
      </w:ins>
      <w:ins w:id="3105" w:author="Mahmoud" w:date="2017-09-27T11:21:00Z">
        <w:r w:rsidR="009C6DB5">
          <w:rPr>
            <w:rFonts w:hint="cs"/>
            <w:rtl/>
          </w:rPr>
          <w:t xml:space="preserve"> برای جلوگیری از آسیب پذیری سرریز پشته</w:t>
        </w:r>
      </w:ins>
      <w:ins w:id="3106" w:author="Mahmoud" w:date="2017-09-27T11:22:00Z">
        <w:r w:rsidR="009C6DB5">
          <w:rPr>
            <w:rFonts w:hint="cs"/>
            <w:rtl/>
          </w:rPr>
          <w:t xml:space="preserve"> در صورتی که ورودی بیش از 4096 بایت باشد</w:t>
        </w:r>
      </w:ins>
      <w:ins w:id="3107" w:author="Mahmoud" w:date="2017-09-27T11:23:00Z">
        <w:r w:rsidR="009C6DB5">
          <w:rPr>
            <w:rFonts w:hint="cs"/>
            <w:rtl/>
          </w:rPr>
          <w:t xml:space="preserve"> و کاراکتر پایان خط در </w:t>
        </w:r>
        <w:r w:rsidR="009C6DB5">
          <w:t>http</w:t>
        </w:r>
        <w:r w:rsidR="009C6DB5">
          <w:rPr>
            <w:rFonts w:hint="cs"/>
            <w:rtl/>
          </w:rPr>
          <w:t xml:space="preserve"> نیامده باشد، </w:t>
        </w:r>
      </w:ins>
      <w:ins w:id="3108" w:author="Mahmoud" w:date="2017-09-27T11:24:00Z">
        <w:r w:rsidR="009C6DB5">
          <w:rPr>
            <w:rFonts w:hint="cs"/>
            <w:rtl/>
          </w:rPr>
          <w:t>خطای 400 بازخواهد گشت و از سرریز پشته جلوگیری خواهد شد.</w:t>
        </w:r>
      </w:ins>
    </w:p>
    <w:p w14:paraId="3400B027" w14:textId="5DBAAA83" w:rsidR="009C6DB5" w:rsidRDefault="003D6048">
      <w:pPr>
        <w:rPr>
          <w:ins w:id="3109" w:author="Mahmoud" w:date="2017-09-27T11:30:00Z"/>
          <w:rtl/>
        </w:rPr>
        <w:pPrChange w:id="3110" w:author="Mahmoud" w:date="2017-09-27T11:29:00Z">
          <w:pPr>
            <w:pStyle w:val="ListParagraph"/>
            <w:numPr>
              <w:numId w:val="66"/>
            </w:numPr>
            <w:spacing w:after="160" w:line="259" w:lineRule="auto"/>
            <w:ind w:hanging="360"/>
          </w:pPr>
        </w:pPrChange>
      </w:pPr>
      <w:ins w:id="3111" w:author="Mahmoud" w:date="2017-09-27T11:26:00Z">
        <w:r>
          <w:rPr>
            <w:rFonts w:hint="cs"/>
            <w:rtl/>
          </w:rPr>
          <w:lastRenderedPageBreak/>
          <w:t xml:space="preserve">آسیب پذیری موجود در این برنامه در </w:t>
        </w:r>
        <w:r w:rsidRPr="003D6048">
          <w:t>serverlog</w:t>
        </w:r>
        <w:r>
          <w:rPr>
            <w:rFonts w:hint="cs"/>
            <w:rtl/>
          </w:rPr>
          <w:t xml:space="preserve"> موجود است، در آن جا </w:t>
        </w:r>
      </w:ins>
      <w:ins w:id="3112" w:author="Mahmoud" w:date="2017-09-27T11:27:00Z">
        <w:r>
          <w:rPr>
            <w:rFonts w:hint="cs"/>
            <w:rtl/>
          </w:rPr>
          <w:t xml:space="preserve">تابع </w:t>
        </w:r>
        <w:r w:rsidRPr="003D6048">
          <w:t>fprintf</w:t>
        </w:r>
        <w:r>
          <w:rPr>
            <w:rFonts w:hint="cs"/>
            <w:rtl/>
          </w:rPr>
          <w:t xml:space="preserve"> با یک ورودی ساختاریافته از دریافت </w:t>
        </w:r>
        <w:r>
          <w:t>http</w:t>
        </w:r>
        <w:r>
          <w:rPr>
            <w:rFonts w:hint="cs"/>
            <w:rtl/>
          </w:rPr>
          <w:t xml:space="preserve"> کاربر</w:t>
        </w:r>
        <w:r>
          <w:t xml:space="preserve"> </w:t>
        </w:r>
        <w:r>
          <w:rPr>
            <w:rFonts w:hint="cs"/>
            <w:rtl/>
          </w:rPr>
          <w:t xml:space="preserve"> فراخوانی می شود</w:t>
        </w:r>
      </w:ins>
      <w:ins w:id="3113" w:author="Mahmoud" w:date="2017-09-27T11:26:00Z">
        <w:r>
          <w:rPr>
            <w:rFonts w:hint="cs"/>
            <w:rtl/>
          </w:rPr>
          <w:t xml:space="preserve">. </w:t>
        </w:r>
      </w:ins>
      <w:ins w:id="3114" w:author="Mahmoud" w:date="2017-09-27T11:28:00Z">
        <w:r w:rsidR="007F527B">
          <w:rPr>
            <w:rFonts w:hint="cs"/>
            <w:rtl/>
          </w:rPr>
          <w:t xml:space="preserve"> در شکل 8 وضعیت پشته در زمانی که آسیب پذیری </w:t>
        </w:r>
      </w:ins>
      <w:ins w:id="3115" w:author="Mahmoud" w:date="2017-09-27T11:29:00Z">
        <w:r w:rsidR="007F527B" w:rsidRPr="007F527B">
          <w:t>format string</w:t>
        </w:r>
        <w:r w:rsidR="007F527B">
          <w:rPr>
            <w:rFonts w:hint="cs"/>
            <w:rtl/>
          </w:rPr>
          <w:t xml:space="preserve"> تشخیص داده می شود نشان داده شده است</w:t>
        </w:r>
        <w:r w:rsidR="00996713">
          <w:rPr>
            <w:rFonts w:hint="cs"/>
            <w:rtl/>
          </w:rPr>
          <w:t>.</w:t>
        </w:r>
      </w:ins>
    </w:p>
    <w:p w14:paraId="05EFAE9E" w14:textId="728C4901" w:rsidR="00996713" w:rsidRDefault="00996713" w:rsidP="00996713">
      <w:pPr>
        <w:keepNext/>
        <w:bidi w:val="0"/>
        <w:jc w:val="center"/>
        <w:rPr>
          <w:ins w:id="3116" w:author="Mahmoud" w:date="2017-09-27T11:30:00Z"/>
        </w:rPr>
      </w:pPr>
      <w:ins w:id="3117" w:author="Mahmoud" w:date="2017-09-27T11:30:00Z">
        <w:r>
          <w:rPr>
            <w:noProof/>
            <w:lang w:bidi="ar-SA"/>
          </w:rPr>
          <w:drawing>
            <wp:inline distT="0" distB="0" distL="0" distR="0" wp14:anchorId="4E2DCB52" wp14:editId="7756811F">
              <wp:extent cx="2647696" cy="501819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696" cy="5018197"/>
                      </a:xfrm>
                      <a:prstGeom prst="rect">
                        <a:avLst/>
                      </a:prstGeom>
                    </pic:spPr>
                  </pic:pic>
                </a:graphicData>
              </a:graphic>
            </wp:inline>
          </w:drawing>
        </w:r>
      </w:ins>
    </w:p>
    <w:p w14:paraId="60C6D249" w14:textId="7B6EDA8C" w:rsidR="00A813C7" w:rsidRDefault="00996713">
      <w:pPr>
        <w:pStyle w:val="Caption"/>
        <w:bidi/>
        <w:jc w:val="center"/>
        <w:rPr>
          <w:ins w:id="3118" w:author="Mahmoud" w:date="2017-09-27T11:32:00Z"/>
        </w:rPr>
        <w:pPrChange w:id="3119" w:author="Mahmoud" w:date="2017-09-27T11:32:00Z">
          <w:pPr>
            <w:pStyle w:val="ListParagraph"/>
            <w:numPr>
              <w:numId w:val="66"/>
            </w:numPr>
            <w:spacing w:after="160" w:line="259" w:lineRule="auto"/>
            <w:ind w:hanging="360"/>
          </w:pPr>
        </w:pPrChange>
      </w:pPr>
      <w:bookmarkStart w:id="3120" w:name="_Toc495237207"/>
      <w:bookmarkStart w:id="3121" w:name="_Toc495714989"/>
      <w:ins w:id="3122" w:author="Mahmoud" w:date="2017-09-27T11:31:00Z">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ins>
      <w:r>
        <w:rPr>
          <w:rtl/>
        </w:rPr>
        <w:fldChar w:fldCharType="separate"/>
      </w:r>
      <w:ins w:id="3123" w:author="Windows User" w:date="2017-10-14T03:40:00Z">
        <w:r w:rsidR="000D5978">
          <w:rPr>
            <w:noProof/>
            <w:rtl/>
          </w:rPr>
          <w:t>6</w:t>
        </w:r>
      </w:ins>
      <w:ins w:id="3124" w:author="Mahmoud" w:date="2017-09-27T11:31:00Z">
        <w:del w:id="3125" w:author="Windows User" w:date="2017-10-14T03:40:00Z">
          <w:r w:rsidDel="000D5978">
            <w:rPr>
              <w:noProof/>
              <w:rtl/>
            </w:rPr>
            <w:delText>7</w:delText>
          </w:r>
        </w:del>
        <w:r>
          <w:rPr>
            <w:rtl/>
          </w:rPr>
          <w:fldChar w:fldCharType="end"/>
        </w:r>
        <w:r>
          <w:t>-</w:t>
        </w:r>
      </w:ins>
      <w:ins w:id="3126" w:author="Mahmoud" w:date="2017-09-27T11:30:00Z">
        <w:r w:rsidRPr="00A813C7">
          <w:rPr>
            <w:rFonts w:cs="B Nazanin" w:hint="cs"/>
            <w:rtl/>
            <w:lang w:bidi="fa-IR"/>
          </w:rPr>
          <w:t xml:space="preserve"> </w:t>
        </w:r>
        <w:r w:rsidRPr="005305B4">
          <w:rPr>
            <w:rFonts w:cs="B Nazanin" w:hint="cs"/>
            <w:rtl/>
            <w:lang w:bidi="fa-IR"/>
          </w:rPr>
          <w:t xml:space="preserve">تکه کد مربوط به برنامه ی آسیب پذیر </w:t>
        </w:r>
        <w:r w:rsidRPr="005305B4">
          <w:rPr>
            <w:rFonts w:cs="B Nazanin"/>
            <w:lang w:bidi="fa-IR"/>
          </w:rPr>
          <w:t>orzHttpd</w:t>
        </w:r>
      </w:ins>
      <w:bookmarkEnd w:id="3120"/>
      <w:bookmarkEnd w:id="3121"/>
    </w:p>
    <w:p w14:paraId="2438C7A5" w14:textId="208D6B95" w:rsidR="00085CD8" w:rsidRDefault="00996713" w:rsidP="007916DF">
      <w:pPr>
        <w:pStyle w:val="Caption"/>
        <w:keepNext/>
        <w:tabs>
          <w:tab w:val="left" w:pos="3315"/>
          <w:tab w:val="center" w:pos="4680"/>
        </w:tabs>
        <w:bidi/>
        <w:ind w:left="360"/>
        <w:jc w:val="center"/>
        <w:rPr>
          <w:ins w:id="3127" w:author="Windows User" w:date="2017-09-30T20:36:00Z"/>
        </w:rPr>
      </w:pPr>
      <w:ins w:id="3128" w:author="Mahmoud" w:date="2017-09-27T11:32:00Z">
        <w:r>
          <w:rPr>
            <w:noProof/>
          </w:rPr>
          <w:lastRenderedPageBreak/>
          <w:drawing>
            <wp:inline distT="0" distB="0" distL="0" distR="0" wp14:anchorId="4089ECF3" wp14:editId="4CA488D5">
              <wp:extent cx="46101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2428875"/>
                      </a:xfrm>
                      <a:prstGeom prst="rect">
                        <a:avLst/>
                      </a:prstGeom>
                    </pic:spPr>
                  </pic:pic>
                </a:graphicData>
              </a:graphic>
            </wp:inline>
          </w:drawing>
        </w:r>
      </w:ins>
    </w:p>
    <w:p w14:paraId="4EBA53A1" w14:textId="617D101A" w:rsidR="00996713" w:rsidRPr="00085CD8" w:rsidRDefault="00085CD8">
      <w:pPr>
        <w:pStyle w:val="Caption"/>
        <w:bidi/>
        <w:jc w:val="center"/>
        <w:rPr>
          <w:ins w:id="3129" w:author="Mahmoud" w:date="2017-09-27T11:32:00Z"/>
          <w:rFonts w:cs="B Nazanin"/>
          <w:rPrChange w:id="3130" w:author="Windows User" w:date="2017-09-30T20:36:00Z">
            <w:rPr>
              <w:ins w:id="3131" w:author="Mahmoud" w:date="2017-09-27T11:32:00Z"/>
            </w:rPr>
          </w:rPrChange>
        </w:rPr>
        <w:pPrChange w:id="3132" w:author="Windows User" w:date="2017-09-30T20:36:00Z">
          <w:pPr>
            <w:pStyle w:val="Caption"/>
            <w:keepNext/>
            <w:tabs>
              <w:tab w:val="left" w:pos="3315"/>
              <w:tab w:val="center" w:pos="4680"/>
            </w:tabs>
            <w:bidi/>
            <w:ind w:left="360"/>
            <w:jc w:val="center"/>
          </w:pPr>
        </w:pPrChange>
      </w:pPr>
      <w:bookmarkStart w:id="3133" w:name="_Toc495237208"/>
      <w:bookmarkStart w:id="3134" w:name="_Toc495714990"/>
      <w:ins w:id="3135" w:author="Windows User" w:date="2017-09-30T20:36:00Z">
        <w:r w:rsidRPr="00085CD8">
          <w:rPr>
            <w:rFonts w:cs="B Nazanin" w:hint="cs"/>
            <w:rtl/>
            <w:rPrChange w:id="3136" w:author="Windows User" w:date="2017-09-30T20:36:00Z">
              <w:rPr>
                <w:rFonts w:hint="cs"/>
                <w:rtl/>
              </w:rPr>
            </w:rPrChange>
          </w:rPr>
          <w:t>شکل</w:t>
        </w:r>
        <w:r w:rsidRPr="00085CD8">
          <w:rPr>
            <w:rFonts w:cs="B Nazanin"/>
            <w:rtl/>
            <w:rPrChange w:id="3137" w:author="Windows User" w:date="2017-09-30T20:36:00Z">
              <w:rPr>
                <w:rtl/>
              </w:rPr>
            </w:rPrChange>
          </w:rPr>
          <w:t xml:space="preserve"> </w:t>
        </w:r>
        <w:r w:rsidRPr="00085CD8">
          <w:rPr>
            <w:rFonts w:cs="B Nazanin"/>
            <w:rtl/>
            <w:rPrChange w:id="3138" w:author="Windows User" w:date="2017-09-30T20:36:00Z">
              <w:rPr>
                <w:rtl/>
              </w:rPr>
            </w:rPrChange>
          </w:rPr>
          <w:fldChar w:fldCharType="begin"/>
        </w:r>
        <w:r w:rsidRPr="00085CD8">
          <w:rPr>
            <w:rFonts w:cs="B Nazanin"/>
            <w:rtl/>
            <w:rPrChange w:id="3139" w:author="Windows User" w:date="2017-09-30T20:36:00Z">
              <w:rPr>
                <w:rtl/>
              </w:rPr>
            </w:rPrChange>
          </w:rPr>
          <w:instrText xml:space="preserve"> </w:instrText>
        </w:r>
        <w:r w:rsidRPr="00085CD8">
          <w:rPr>
            <w:rFonts w:cs="B Nazanin"/>
            <w:rPrChange w:id="3140" w:author="Windows User" w:date="2017-09-30T20:36:00Z">
              <w:rPr/>
            </w:rPrChange>
          </w:rPr>
          <w:instrText>SEQ</w:instrText>
        </w:r>
        <w:r w:rsidRPr="00085CD8">
          <w:rPr>
            <w:rFonts w:cs="B Nazanin"/>
            <w:rtl/>
            <w:rPrChange w:id="3141" w:author="Windows User" w:date="2017-09-30T20:36:00Z">
              <w:rPr>
                <w:rtl/>
              </w:rPr>
            </w:rPrChange>
          </w:rPr>
          <w:instrText xml:space="preserve"> </w:instrText>
        </w:r>
        <w:r w:rsidRPr="00085CD8">
          <w:rPr>
            <w:rFonts w:cs="B Nazanin" w:hint="cs"/>
            <w:rtl/>
            <w:rPrChange w:id="3142" w:author="Windows User" w:date="2017-09-30T20:36:00Z">
              <w:rPr>
                <w:rFonts w:hint="cs"/>
                <w:rtl/>
              </w:rPr>
            </w:rPrChange>
          </w:rPr>
          <w:instrText>شکل</w:instrText>
        </w:r>
        <w:r w:rsidRPr="00085CD8">
          <w:rPr>
            <w:rFonts w:cs="B Nazanin"/>
            <w:rtl/>
            <w:rPrChange w:id="3143" w:author="Windows User" w:date="2017-09-30T20:36:00Z">
              <w:rPr>
                <w:rtl/>
              </w:rPr>
            </w:rPrChange>
          </w:rPr>
          <w:instrText xml:space="preserve"> \* </w:instrText>
        </w:r>
        <w:r w:rsidRPr="00085CD8">
          <w:rPr>
            <w:rFonts w:cs="B Nazanin"/>
            <w:rPrChange w:id="3144" w:author="Windows User" w:date="2017-09-30T20:36:00Z">
              <w:rPr/>
            </w:rPrChange>
          </w:rPr>
          <w:instrText>ARABIC</w:instrText>
        </w:r>
        <w:r w:rsidRPr="00085CD8">
          <w:rPr>
            <w:rFonts w:cs="B Nazanin"/>
            <w:rtl/>
            <w:rPrChange w:id="3145" w:author="Windows User" w:date="2017-09-30T20:36:00Z">
              <w:rPr>
                <w:rtl/>
              </w:rPr>
            </w:rPrChange>
          </w:rPr>
          <w:instrText xml:space="preserve"> </w:instrText>
        </w:r>
      </w:ins>
      <w:r w:rsidRPr="00085CD8">
        <w:rPr>
          <w:rFonts w:cs="B Nazanin"/>
          <w:rtl/>
          <w:rPrChange w:id="3146" w:author="Windows User" w:date="2017-09-30T20:36:00Z">
            <w:rPr>
              <w:rtl/>
            </w:rPr>
          </w:rPrChange>
        </w:rPr>
        <w:fldChar w:fldCharType="separate"/>
      </w:r>
      <w:ins w:id="3147" w:author="Windows User" w:date="2017-10-14T03:40:00Z">
        <w:r w:rsidR="000D5978">
          <w:rPr>
            <w:rFonts w:cs="B Nazanin"/>
            <w:noProof/>
            <w:rtl/>
          </w:rPr>
          <w:t>7</w:t>
        </w:r>
      </w:ins>
      <w:ins w:id="3148" w:author="Windows User" w:date="2017-09-30T20:36:00Z">
        <w:r w:rsidRPr="00085CD8">
          <w:rPr>
            <w:rFonts w:cs="B Nazanin"/>
            <w:rtl/>
            <w:rPrChange w:id="3149" w:author="Windows User" w:date="2017-09-30T20:36:00Z">
              <w:rPr>
                <w:rtl/>
              </w:rPr>
            </w:rPrChange>
          </w:rPr>
          <w:fldChar w:fldCharType="end"/>
        </w:r>
        <w:r w:rsidRPr="00085CD8">
          <w:rPr>
            <w:rFonts w:cs="B Nazanin"/>
            <w:rtl/>
            <w:rPrChange w:id="3150" w:author="Windows User" w:date="2017-09-30T20:36:00Z">
              <w:rPr>
                <w:rtl/>
              </w:rPr>
            </w:rPrChange>
          </w:rPr>
          <w:t xml:space="preserve">- </w:t>
        </w:r>
        <w:r w:rsidRPr="00085CD8">
          <w:rPr>
            <w:rFonts w:cs="B Nazanin" w:hint="cs"/>
            <w:rtl/>
            <w:rPrChange w:id="3151" w:author="Windows User" w:date="2017-09-30T20:36:00Z">
              <w:rPr>
                <w:rFonts w:hint="cs"/>
                <w:rtl/>
              </w:rPr>
            </w:rPrChange>
          </w:rPr>
          <w:t>وضع</w:t>
        </w:r>
        <w:r w:rsidRPr="00085CD8">
          <w:rPr>
            <w:rFonts w:cs="B Nazanin" w:hint="cs"/>
            <w:rtl/>
            <w:rPrChange w:id="3152" w:author="Windows User" w:date="2017-09-30T20:36:00Z">
              <w:rPr>
                <w:rFonts w:cs="Arial" w:hint="cs"/>
                <w:rtl/>
              </w:rPr>
            </w:rPrChange>
          </w:rPr>
          <w:t>یت</w:t>
        </w:r>
        <w:r w:rsidRPr="00085CD8">
          <w:rPr>
            <w:rFonts w:cs="B Nazanin"/>
            <w:rtl/>
            <w:rPrChange w:id="3153" w:author="Windows User" w:date="2017-09-30T20:36:00Z">
              <w:rPr>
                <w:rFonts w:cs="Arial"/>
                <w:rtl/>
              </w:rPr>
            </w:rPrChange>
          </w:rPr>
          <w:t xml:space="preserve"> </w:t>
        </w:r>
        <w:r w:rsidRPr="00085CD8">
          <w:rPr>
            <w:rFonts w:cs="B Nazanin" w:hint="cs"/>
            <w:rtl/>
            <w:rPrChange w:id="3154" w:author="Windows User" w:date="2017-09-30T20:36:00Z">
              <w:rPr>
                <w:rFonts w:cs="Arial" w:hint="cs"/>
                <w:rtl/>
              </w:rPr>
            </w:rPrChange>
          </w:rPr>
          <w:t>پشته</w:t>
        </w:r>
        <w:r w:rsidRPr="00085CD8">
          <w:rPr>
            <w:rFonts w:cs="B Nazanin"/>
            <w:rtl/>
            <w:rPrChange w:id="3155" w:author="Windows User" w:date="2017-09-30T20:36:00Z">
              <w:rPr>
                <w:rFonts w:cs="Arial"/>
                <w:rtl/>
              </w:rPr>
            </w:rPrChange>
          </w:rPr>
          <w:t xml:space="preserve"> </w:t>
        </w:r>
        <w:r w:rsidRPr="00085CD8">
          <w:rPr>
            <w:rFonts w:cs="B Nazanin" w:hint="cs"/>
            <w:rtl/>
            <w:rPrChange w:id="3156" w:author="Windows User" w:date="2017-09-30T20:36:00Z">
              <w:rPr>
                <w:rFonts w:cs="Arial" w:hint="cs"/>
                <w:rtl/>
              </w:rPr>
            </w:rPrChange>
          </w:rPr>
          <w:t>برای</w:t>
        </w:r>
        <w:r w:rsidRPr="00085CD8">
          <w:rPr>
            <w:rFonts w:cs="B Nazanin"/>
            <w:rtl/>
            <w:rPrChange w:id="3157" w:author="Windows User" w:date="2017-09-30T20:36:00Z">
              <w:rPr>
                <w:rFonts w:cs="Arial"/>
                <w:rtl/>
              </w:rPr>
            </w:rPrChange>
          </w:rPr>
          <w:t xml:space="preserve"> </w:t>
        </w:r>
        <w:r w:rsidRPr="00085CD8">
          <w:rPr>
            <w:rFonts w:cs="B Nazanin" w:hint="cs"/>
            <w:rtl/>
            <w:rPrChange w:id="3158" w:author="Windows User" w:date="2017-09-30T20:36:00Z">
              <w:rPr>
                <w:rFonts w:cs="Arial" w:hint="cs"/>
                <w:rtl/>
              </w:rPr>
            </w:rPrChange>
          </w:rPr>
          <w:t>برنامه</w:t>
        </w:r>
        <w:r w:rsidRPr="00085CD8">
          <w:rPr>
            <w:rFonts w:cs="B Nazanin"/>
            <w:rtl/>
            <w:rPrChange w:id="3159" w:author="Windows User" w:date="2017-09-30T20:36:00Z">
              <w:rPr>
                <w:rFonts w:cs="Arial"/>
                <w:rtl/>
              </w:rPr>
            </w:rPrChange>
          </w:rPr>
          <w:t xml:space="preserve"> </w:t>
        </w:r>
        <w:r w:rsidRPr="00085CD8">
          <w:rPr>
            <w:rFonts w:cs="B Nazanin" w:hint="cs"/>
            <w:rtl/>
            <w:rPrChange w:id="3160" w:author="Windows User" w:date="2017-09-30T20:36:00Z">
              <w:rPr>
                <w:rFonts w:cs="Arial" w:hint="cs"/>
                <w:rtl/>
              </w:rPr>
            </w:rPrChange>
          </w:rPr>
          <w:t>ی</w:t>
        </w:r>
        <w:r w:rsidRPr="00085CD8">
          <w:rPr>
            <w:rFonts w:cs="B Nazanin"/>
            <w:rtl/>
            <w:rPrChange w:id="3161" w:author="Windows User" w:date="2017-09-30T20:36:00Z">
              <w:rPr>
                <w:rFonts w:cs="Arial"/>
                <w:rtl/>
              </w:rPr>
            </w:rPrChange>
          </w:rPr>
          <w:t xml:space="preserve"> </w:t>
        </w:r>
        <w:r w:rsidRPr="00085CD8">
          <w:rPr>
            <w:rFonts w:cs="B Nazanin" w:hint="cs"/>
            <w:rtl/>
            <w:rPrChange w:id="3162" w:author="Windows User" w:date="2017-09-30T20:36:00Z">
              <w:rPr>
                <w:rFonts w:cs="Arial" w:hint="cs"/>
                <w:rtl/>
              </w:rPr>
            </w:rPrChange>
          </w:rPr>
          <w:t>آسیب</w:t>
        </w:r>
        <w:r w:rsidRPr="00085CD8">
          <w:rPr>
            <w:rFonts w:cs="B Nazanin"/>
            <w:rtl/>
            <w:rPrChange w:id="3163" w:author="Windows User" w:date="2017-09-30T20:36:00Z">
              <w:rPr>
                <w:rFonts w:cs="Arial"/>
                <w:rtl/>
              </w:rPr>
            </w:rPrChange>
          </w:rPr>
          <w:t xml:space="preserve"> </w:t>
        </w:r>
        <w:r w:rsidRPr="00085CD8">
          <w:rPr>
            <w:rFonts w:cs="B Nazanin" w:hint="cs"/>
            <w:rtl/>
            <w:rPrChange w:id="3164" w:author="Windows User" w:date="2017-09-30T20:36:00Z">
              <w:rPr>
                <w:rFonts w:cs="Arial" w:hint="cs"/>
                <w:rtl/>
              </w:rPr>
            </w:rPrChange>
          </w:rPr>
          <w:t>پذیر</w:t>
        </w:r>
        <w:r w:rsidRPr="00085CD8">
          <w:rPr>
            <w:rFonts w:cs="B Nazanin"/>
            <w:rtl/>
            <w:rPrChange w:id="3165" w:author="Windows User" w:date="2017-09-30T20:36:00Z">
              <w:rPr>
                <w:rFonts w:cs="Arial"/>
                <w:rtl/>
              </w:rPr>
            </w:rPrChange>
          </w:rPr>
          <w:t xml:space="preserve"> </w:t>
        </w:r>
        <w:r w:rsidRPr="00085CD8">
          <w:rPr>
            <w:rFonts w:cs="B Nazanin"/>
            <w:rPrChange w:id="3166" w:author="Windows User" w:date="2017-09-30T20:36:00Z">
              <w:rPr/>
            </w:rPrChange>
          </w:rPr>
          <w:t>orzHttpd</w:t>
        </w:r>
      </w:ins>
      <w:bookmarkEnd w:id="3133"/>
      <w:bookmarkEnd w:id="3134"/>
    </w:p>
    <w:p w14:paraId="5D271CD5" w14:textId="02D3A974" w:rsidR="00996713" w:rsidDel="00085CD8" w:rsidRDefault="00996713" w:rsidP="007916DF">
      <w:pPr>
        <w:pStyle w:val="Caption"/>
        <w:bidi/>
        <w:jc w:val="center"/>
        <w:rPr>
          <w:ins w:id="3167" w:author="Mahmoud" w:date="2017-09-27T11:32:00Z"/>
          <w:del w:id="3168" w:author="Windows User" w:date="2017-09-30T20:36:00Z"/>
        </w:rPr>
      </w:pPr>
      <w:ins w:id="3169" w:author="Mahmoud" w:date="2017-09-27T11:32:00Z">
        <w:del w:id="3170" w:author="Windows User" w:date="2017-09-29T13:26:00Z">
          <w:r w:rsidDel="00CC1285">
            <w:rPr>
              <w:rtl/>
            </w:rPr>
            <w:delText xml:space="preserve">شکل </w:delText>
          </w:r>
          <w:r w:rsidDel="00CC1285">
            <w:rPr>
              <w:rtl/>
            </w:rPr>
            <w:fldChar w:fldCharType="begin"/>
          </w:r>
          <w:r w:rsidDel="00CC1285">
            <w:rPr>
              <w:rtl/>
            </w:rPr>
            <w:delInstrText xml:space="preserve"> </w:delInstrText>
          </w:r>
          <w:r w:rsidDel="00CC1285">
            <w:delInstrText>SEQ</w:delInstrText>
          </w:r>
          <w:r w:rsidDel="00CC1285">
            <w:rPr>
              <w:rtl/>
            </w:rPr>
            <w:delInstrText xml:space="preserve"> شکل \* </w:delInstrText>
          </w:r>
          <w:r w:rsidDel="00CC1285">
            <w:delInstrText>ARABIC</w:delInstrText>
          </w:r>
          <w:r w:rsidDel="00CC1285">
            <w:rPr>
              <w:rtl/>
            </w:rPr>
            <w:delInstrText xml:space="preserve"> </w:delInstrText>
          </w:r>
          <w:r w:rsidDel="00CC1285">
            <w:rPr>
              <w:rtl/>
            </w:rPr>
            <w:fldChar w:fldCharType="separate"/>
          </w:r>
          <w:r w:rsidDel="00CC1285">
            <w:rPr>
              <w:noProof/>
              <w:rtl/>
            </w:rPr>
            <w:delText>7</w:delText>
          </w:r>
          <w:r w:rsidDel="00CC1285">
            <w:rPr>
              <w:rtl/>
            </w:rPr>
            <w:fldChar w:fldCharType="end"/>
          </w:r>
          <w:r w:rsidRPr="00A813C7" w:rsidDel="00CC1285">
            <w:rPr>
              <w:rFonts w:cs="B Nazanin" w:hint="cs"/>
              <w:rtl/>
              <w:lang w:bidi="fa-IR"/>
            </w:rPr>
            <w:delText xml:space="preserve"> </w:delText>
          </w:r>
        </w:del>
        <w:del w:id="3171" w:author="Windows User" w:date="2017-09-30T20:36:00Z">
          <w:r w:rsidDel="00085CD8">
            <w:rPr>
              <w:rFonts w:cs="B Nazanin"/>
              <w:lang w:bidi="fa-IR"/>
            </w:rPr>
            <w:delText>-</w:delText>
          </w:r>
        </w:del>
        <w:del w:id="3172" w:author="Windows User" w:date="2017-09-29T13:26:00Z">
          <w:r w:rsidRPr="005305B4" w:rsidDel="00CC1285">
            <w:rPr>
              <w:rFonts w:cs="B Nazanin" w:hint="cs"/>
              <w:rtl/>
              <w:lang w:bidi="fa-IR"/>
            </w:rPr>
            <w:delText>وضعیت پشته برای برنامه ی آسیب پذیر</w:delText>
          </w:r>
          <w:r w:rsidRPr="005305B4" w:rsidDel="00CC1285">
            <w:rPr>
              <w:rFonts w:cs="B Nazanin"/>
              <w:lang w:bidi="fa-IR"/>
            </w:rPr>
            <w:delText xml:space="preserve"> orzHttpd</w:delText>
          </w:r>
        </w:del>
      </w:ins>
    </w:p>
    <w:p w14:paraId="64ED1963" w14:textId="202E2BE3" w:rsidR="00901B3F" w:rsidRDefault="00901B3F" w:rsidP="007916DF">
      <w:pPr>
        <w:rPr>
          <w:ins w:id="3173" w:author="Mahmoud" w:date="2017-09-27T11:39:00Z"/>
          <w:rtl/>
        </w:rPr>
      </w:pPr>
      <w:ins w:id="3174" w:author="Mahmoud" w:date="2017-09-27T11:38:00Z">
        <w:r>
          <w:rPr>
            <w:rFonts w:hint="cs"/>
            <w:rtl/>
          </w:rPr>
          <w:t>معماری ابزار</w:t>
        </w:r>
        <w:r w:rsidRPr="00901B3F">
          <w:t xml:space="preserve"> </w:t>
        </w:r>
        <w:r w:rsidRPr="00CD60C3">
          <w:t>MAYHEM</w:t>
        </w:r>
        <w:r>
          <w:rPr>
            <w:rFonts w:hint="cs"/>
            <w:rtl/>
          </w:rPr>
          <w:t xml:space="preserve"> در شکل 9 مشاهده می شود.</w:t>
        </w:r>
      </w:ins>
      <w:ins w:id="3175" w:author="Mahmoud" w:date="2017-09-27T11:39:00Z">
        <w:r w:rsidRPr="00901B3F">
          <w:rPr>
            <w:rFonts w:hint="cs"/>
            <w:rtl/>
          </w:rPr>
          <w:t xml:space="preserve"> </w:t>
        </w:r>
        <w:r>
          <w:rPr>
            <w:rFonts w:hint="cs"/>
            <w:rtl/>
          </w:rPr>
          <w:t>این ابزار</w:t>
        </w:r>
      </w:ins>
      <w:ins w:id="3176" w:author="Mahmoud" w:date="2017-09-27T11:41:00Z">
        <w:r>
          <w:rPr>
            <w:rFonts w:hint="cs"/>
            <w:rtl/>
          </w:rPr>
          <w:t xml:space="preserve"> از دو بخش</w:t>
        </w:r>
      </w:ins>
      <w:ins w:id="3177" w:author="Mahmoud" w:date="2017-09-27T11:43:00Z">
        <w:r>
          <w:rPr>
            <w:rFonts w:hint="cs"/>
            <w:rtl/>
          </w:rPr>
          <w:t xml:space="preserve"> همروند برای تحلیل کد با نام</w:t>
        </w:r>
      </w:ins>
      <w:ins w:id="3178" w:author="Windows User" w:date="2017-09-29T12:58:00Z">
        <w:r w:rsidR="00C45114">
          <w:t xml:space="preserve"> </w:t>
        </w:r>
      </w:ins>
      <w:ins w:id="3179" w:author="Mahmoud" w:date="2017-09-27T11:43:00Z">
        <w:del w:id="3180" w:author="Windows User" w:date="2017-09-29T12:58:00Z">
          <w:r w:rsidDel="00C45114">
            <w:rPr>
              <w:rFonts w:hint="cs"/>
              <w:rtl/>
            </w:rPr>
            <w:delText xml:space="preserve"> های </w:delText>
          </w:r>
        </w:del>
      </w:ins>
      <w:ins w:id="3181" w:author="Mahmoud" w:date="2017-09-27T11:41:00Z">
        <w:del w:id="3182" w:author="Windows User" w:date="2017-09-29T12:58:00Z">
          <w:r w:rsidDel="00C45114">
            <w:rPr>
              <w:rFonts w:hint="cs"/>
              <w:rtl/>
            </w:rPr>
            <w:delText xml:space="preserve"> </w:delText>
          </w:r>
        </w:del>
        <w:r>
          <w:t>CEC</w:t>
        </w:r>
        <w:del w:id="3183" w:author="Windows User" w:date="2017-09-29T13:02:00Z">
          <w:r w:rsidDel="00C45114">
            <w:delText xml:space="preserve"> </w:delText>
          </w:r>
        </w:del>
        <w:del w:id="3184" w:author="Windows User" w:date="2017-09-29T13:01:00Z">
          <w:r w:rsidDel="00C45114">
            <w:delText>,</w:delText>
          </w:r>
        </w:del>
      </w:ins>
      <w:ins w:id="3185" w:author="Windows User" w:date="2017-09-29T13:01:00Z">
        <w:r w:rsidR="00C45114">
          <w:rPr>
            <w:rFonts w:hint="cs"/>
            <w:rtl/>
          </w:rPr>
          <w:t xml:space="preserve"> </w:t>
        </w:r>
      </w:ins>
      <w:ins w:id="3186" w:author="Windows User" w:date="2017-09-29T13:02:00Z">
        <w:r w:rsidR="00C45114" w:rsidRPr="00E2341D">
          <w:rPr>
            <w:rStyle w:val="FootnoteReference"/>
            <w:rtl/>
          </w:rPr>
          <w:footnoteReference w:id="32"/>
        </w:r>
      </w:ins>
      <w:ins w:id="3189" w:author="Windows User" w:date="2017-09-29T13:01:00Z">
        <w:r w:rsidR="00C45114">
          <w:rPr>
            <w:rFonts w:hint="cs"/>
            <w:rtl/>
          </w:rPr>
          <w:t xml:space="preserve"> </w:t>
        </w:r>
      </w:ins>
      <w:ins w:id="3190" w:author="Windows User" w:date="2017-09-29T13:03:00Z">
        <w:r w:rsidR="00C45114">
          <w:rPr>
            <w:rFonts w:hint="cs"/>
            <w:rtl/>
          </w:rPr>
          <w:t>یا همان کلاینت اجراکننده ی</w:t>
        </w:r>
      </w:ins>
      <w:ins w:id="3191" w:author="Windows User" w:date="2017-09-29T13:04:00Z">
        <w:r w:rsidR="00C45114">
          <w:rPr>
            <w:rFonts w:hint="cs"/>
            <w:rtl/>
          </w:rPr>
          <w:t xml:space="preserve"> عددی</w:t>
        </w:r>
      </w:ins>
      <w:ins w:id="3192" w:author="Windows User" w:date="2017-09-29T13:01:00Z">
        <w:r w:rsidR="00C45114">
          <w:rPr>
            <w:rFonts w:hint="cs"/>
            <w:rtl/>
          </w:rPr>
          <w:t xml:space="preserve"> </w:t>
        </w:r>
      </w:ins>
      <w:ins w:id="3193" w:author="Windows User" w:date="2017-09-29T13:03:00Z">
        <w:r w:rsidR="00C45114">
          <w:rPr>
            <w:rFonts w:hint="cs"/>
            <w:rtl/>
          </w:rPr>
          <w:t>و</w:t>
        </w:r>
      </w:ins>
      <w:ins w:id="3194" w:author="Windows User" w:date="2017-09-29T13:01:00Z">
        <w:r w:rsidR="00C45114">
          <w:rPr>
            <w:rFonts w:hint="cs"/>
            <w:rtl/>
          </w:rPr>
          <w:t xml:space="preserve"> </w:t>
        </w:r>
      </w:ins>
      <w:ins w:id="3195" w:author="Mahmoud" w:date="2017-09-27T11:42:00Z">
        <w:r w:rsidRPr="00E2341D">
          <w:rPr>
            <w:rStyle w:val="FootnoteReference"/>
          </w:rPr>
          <w:footnoteReference w:id="33"/>
        </w:r>
      </w:ins>
      <w:ins w:id="3197" w:author="Mahmoud" w:date="2017-09-27T11:41:00Z">
        <w:r>
          <w:t xml:space="preserve"> SES</w:t>
        </w:r>
        <w:del w:id="3198" w:author="Windows User" w:date="2017-09-29T13:04:00Z">
          <w:r w:rsidDel="00C45114">
            <w:rPr>
              <w:rFonts w:hint="cs"/>
              <w:rtl/>
            </w:rPr>
            <w:delText xml:space="preserve"> </w:delText>
          </w:r>
        </w:del>
      </w:ins>
      <w:ins w:id="3199" w:author="Windows User" w:date="2017-09-29T13:04:00Z">
        <w:r w:rsidR="00C45114">
          <w:rPr>
            <w:rFonts w:hint="cs"/>
            <w:rtl/>
          </w:rPr>
          <w:t>یا همان سرور اجراکننده</w:t>
        </w:r>
        <w:r w:rsidR="00C45114">
          <w:rPr>
            <w:rtl/>
          </w:rPr>
          <w:softHyphen/>
        </w:r>
        <w:r w:rsidR="00C45114">
          <w:rPr>
            <w:rFonts w:hint="cs"/>
            <w:rtl/>
          </w:rPr>
          <w:t>ی نمادین</w:t>
        </w:r>
      </w:ins>
      <w:ins w:id="3200" w:author="Mahmoud" w:date="2017-09-27T11:42:00Z">
        <w:del w:id="3201" w:author="Windows User" w:date="2017-09-29T13:02:00Z">
          <w:r w:rsidRPr="00E2341D" w:rsidDel="00C45114">
            <w:rPr>
              <w:rStyle w:val="FootnoteReference"/>
              <w:rtl/>
            </w:rPr>
            <w:footnoteReference w:id="34"/>
          </w:r>
        </w:del>
        <w:r>
          <w:rPr>
            <w:rFonts w:hint="cs"/>
            <w:rtl/>
          </w:rPr>
          <w:t xml:space="preserve"> </w:t>
        </w:r>
      </w:ins>
      <w:ins w:id="3205" w:author="Mahmoud" w:date="2017-09-27T11:41:00Z">
        <w:r>
          <w:rPr>
            <w:rFonts w:hint="cs"/>
            <w:rtl/>
          </w:rPr>
          <w:t>تشکیل شده است.</w:t>
        </w:r>
      </w:ins>
      <w:ins w:id="3206" w:author="Mahmoud" w:date="2017-09-27T11:39:00Z">
        <w:r>
          <w:rPr>
            <w:rFonts w:hint="cs"/>
            <w:rtl/>
          </w:rPr>
          <w:t xml:space="preserve"> </w:t>
        </w:r>
      </w:ins>
      <w:ins w:id="3207" w:author="Windows User" w:date="2017-09-29T13:05:00Z">
        <w:r w:rsidR="00CE5D0C">
          <w:rPr>
            <w:rFonts w:hint="cs"/>
            <w:rtl/>
          </w:rPr>
          <w:t xml:space="preserve">اگر بخواهیم از دیدگاهی با انتزاع بالا سخن بگوییم، </w:t>
        </w:r>
      </w:ins>
      <w:ins w:id="3208" w:author="Mahmoud" w:date="2017-09-27T11:43:00Z">
        <w:r>
          <w:t>CEC</w:t>
        </w:r>
        <w:r>
          <w:rPr>
            <w:rFonts w:hint="cs"/>
            <w:rtl/>
          </w:rPr>
          <w:t xml:space="preserve"> برروی یک سیستم هدف</w:t>
        </w:r>
      </w:ins>
      <w:ins w:id="3209" w:author="Windows User" w:date="2017-09-29T12:58:00Z">
        <w:r w:rsidR="00C45114">
          <w:t xml:space="preserve"> </w:t>
        </w:r>
        <w:r w:rsidR="00C45114">
          <w:rPr>
            <w:rFonts w:hint="cs"/>
            <w:rtl/>
          </w:rPr>
          <w:t>مشخص</w:t>
        </w:r>
      </w:ins>
      <w:ins w:id="3210" w:author="Mahmoud" w:date="2017-09-27T11:43:00Z">
        <w:r>
          <w:rPr>
            <w:rFonts w:hint="cs"/>
            <w:rtl/>
          </w:rPr>
          <w:t xml:space="preserve"> اجرا می شود اما </w:t>
        </w:r>
      </w:ins>
      <w:ins w:id="3211" w:author="Mahmoud" w:date="2017-09-27T11:44:00Z">
        <w:r>
          <w:t>SES</w:t>
        </w:r>
        <w:r>
          <w:rPr>
            <w:rFonts w:hint="cs"/>
            <w:rtl/>
          </w:rPr>
          <w:t xml:space="preserve"> برروی هر پلتفرمی </w:t>
        </w:r>
        <w:del w:id="3212" w:author="Windows User" w:date="2017-09-29T12:58:00Z">
          <w:r w:rsidDel="00C45114">
            <w:rPr>
              <w:rFonts w:hint="cs"/>
              <w:rtl/>
            </w:rPr>
            <w:delText>اجرا می گردد</w:delText>
          </w:r>
        </w:del>
      </w:ins>
      <w:ins w:id="3213" w:author="Mahmoud" w:date="2017-09-27T11:45:00Z">
        <w:del w:id="3214" w:author="Windows User" w:date="2017-09-29T12:58:00Z">
          <w:r w:rsidDel="00C45114">
            <w:rPr>
              <w:rFonts w:hint="cs"/>
              <w:rtl/>
            </w:rPr>
            <w:delText xml:space="preserve"> و</w:delText>
          </w:r>
        </w:del>
      </w:ins>
      <w:ins w:id="3215" w:author="Windows User" w:date="2017-09-29T12:58:00Z">
        <w:r w:rsidR="00C45114">
          <w:rPr>
            <w:rFonts w:hint="cs"/>
            <w:rtl/>
          </w:rPr>
          <w:t>و</w:t>
        </w:r>
      </w:ins>
      <w:ins w:id="3216" w:author="Mahmoud" w:date="2017-09-27T11:45:00Z">
        <w:r>
          <w:rPr>
            <w:rFonts w:hint="cs"/>
            <w:rtl/>
          </w:rPr>
          <w:t xml:space="preserve"> بنابر ارجاعات </w:t>
        </w:r>
        <w:r>
          <w:t>CEC</w:t>
        </w:r>
        <w:r>
          <w:rPr>
            <w:rFonts w:hint="cs"/>
            <w:rtl/>
          </w:rPr>
          <w:t xml:space="preserve"> اجرا م</w:t>
        </w:r>
      </w:ins>
      <w:ins w:id="3217" w:author="Windows User" w:date="2017-09-29T13:06:00Z">
        <w:r w:rsidR="00CE5D0C">
          <w:rPr>
            <w:rFonts w:hint="cs"/>
            <w:rtl/>
          </w:rPr>
          <w:t>ی گرد</w:t>
        </w:r>
      </w:ins>
      <w:ins w:id="3218" w:author="Mahmoud" w:date="2017-09-27T11:45:00Z">
        <w:del w:id="3219" w:author="Windows User" w:date="2017-09-29T13:06:00Z">
          <w:r w:rsidDel="00CE5D0C">
            <w:rPr>
              <w:rFonts w:hint="cs"/>
              <w:rtl/>
            </w:rPr>
            <w:delText>ی شو</w:delText>
          </w:r>
        </w:del>
        <w:r>
          <w:rPr>
            <w:rFonts w:hint="cs"/>
            <w:rtl/>
          </w:rPr>
          <w:t>د</w:t>
        </w:r>
      </w:ins>
      <w:ins w:id="3220" w:author="Mahmoud" w:date="2017-09-27T11:44:00Z">
        <w:r>
          <w:rPr>
            <w:rFonts w:hint="cs"/>
            <w:rtl/>
          </w:rPr>
          <w:t xml:space="preserve">. </w:t>
        </w:r>
      </w:ins>
      <w:ins w:id="3221" w:author="Windows User" w:date="2017-09-29T12:58:00Z">
        <w:r w:rsidR="00C45114">
          <w:rPr>
            <w:rFonts w:hint="cs"/>
            <w:rtl/>
          </w:rPr>
          <w:t xml:space="preserve">ابزار </w:t>
        </w:r>
      </w:ins>
      <w:ins w:id="3222" w:author="Windows User" w:date="2017-09-29T12:59:00Z">
        <w:r w:rsidR="00C45114" w:rsidRPr="00C45114">
          <w:t>MAYHEM</w:t>
        </w:r>
        <w:r w:rsidR="00C45114" w:rsidRPr="00C45114">
          <w:rPr>
            <w:rtl/>
          </w:rPr>
          <w:t xml:space="preserve"> </w:t>
        </w:r>
      </w:ins>
      <w:ins w:id="3223" w:author="Mahmoud" w:date="2017-09-27T11:39:00Z">
        <w:r>
          <w:rPr>
            <w:rFonts w:hint="cs"/>
            <w:rtl/>
          </w:rPr>
          <w:t>برای تولید کد بهره بردار</w:t>
        </w:r>
        <w:r w:rsidRPr="00E2341D">
          <w:rPr>
            <w:rStyle w:val="FootnoteReference"/>
            <w:rtl/>
          </w:rPr>
          <w:footnoteReference w:id="35"/>
        </w:r>
      </w:ins>
      <w:ins w:id="3226" w:author="Windows User" w:date="2017-09-29T12:59:00Z">
        <w:r w:rsidR="00C45114">
          <w:rPr>
            <w:rFonts w:hint="cs"/>
            <w:rtl/>
          </w:rPr>
          <w:t xml:space="preserve"> آسیب پذیری</w:t>
        </w:r>
      </w:ins>
      <w:ins w:id="3227" w:author="Mahmoud" w:date="2017-09-27T11:39:00Z">
        <w:r>
          <w:rPr>
            <w:rFonts w:hint="cs"/>
            <w:rtl/>
          </w:rPr>
          <w:t xml:space="preserve"> مراحل</w:t>
        </w:r>
      </w:ins>
      <w:ins w:id="3228" w:author="Mahmoud" w:date="2017-09-27T11:40:00Z">
        <w:r>
          <w:rPr>
            <w:rFonts w:hint="cs"/>
            <w:rtl/>
          </w:rPr>
          <w:t xml:space="preserve">ی </w:t>
        </w:r>
      </w:ins>
      <w:ins w:id="3229" w:author="Mahmoud" w:date="2017-09-27T11:39:00Z">
        <w:r>
          <w:rPr>
            <w:rFonts w:hint="cs"/>
            <w:rtl/>
          </w:rPr>
          <w:t>را انجام می دهد که به شرح زیر است:</w:t>
        </w:r>
      </w:ins>
    </w:p>
    <w:p w14:paraId="76F3E672" w14:textId="404DC119" w:rsidR="00901B3F" w:rsidRDefault="00901B3F" w:rsidP="007916DF">
      <w:pPr>
        <w:pStyle w:val="ListParagraph"/>
        <w:numPr>
          <w:ilvl w:val="0"/>
          <w:numId w:val="69"/>
        </w:numPr>
        <w:spacing w:after="160" w:line="259" w:lineRule="auto"/>
        <w:rPr>
          <w:ins w:id="3230" w:author="Mahmoud" w:date="2017-09-27T11:39:00Z"/>
        </w:rPr>
      </w:pPr>
      <w:ins w:id="3231" w:author="Mahmoud" w:date="2017-09-27T11:39:00Z">
        <w:r w:rsidRPr="00464F20">
          <w:rPr>
            <w:rtl/>
          </w:rPr>
          <w:t xml:space="preserve">ابزار </w:t>
        </w:r>
        <w:r w:rsidRPr="00464F20">
          <w:t>MAYHEM</w:t>
        </w:r>
        <w:r w:rsidRPr="00464F20">
          <w:rPr>
            <w:rtl/>
          </w:rPr>
          <w:t xml:space="preserve"> با تعر</w:t>
        </w:r>
        <w:r w:rsidRPr="00464F20">
          <w:rPr>
            <w:rFonts w:hint="cs"/>
            <w:rtl/>
          </w:rPr>
          <w:t>ی</w:t>
        </w:r>
        <w:r w:rsidRPr="00464F20">
          <w:rPr>
            <w:rFonts w:hint="eastAsia"/>
            <w:rtl/>
          </w:rPr>
          <w:t>ف</w:t>
        </w:r>
        <w:r w:rsidRPr="00464F20">
          <w:rPr>
            <w:rtl/>
          </w:rPr>
          <w:t xml:space="preserve"> </w:t>
        </w:r>
        <w:r w:rsidRPr="00464F20">
          <w:rPr>
            <w:rFonts w:hint="cs"/>
            <w:rtl/>
          </w:rPr>
          <w:t>ی</w:t>
        </w:r>
        <w:r w:rsidRPr="00464F20">
          <w:rPr>
            <w:rFonts w:hint="eastAsia"/>
            <w:rtl/>
          </w:rPr>
          <w:t>ک</w:t>
        </w:r>
        <w:r>
          <w:t xml:space="preserve"> </w:t>
        </w:r>
        <w:r w:rsidRPr="00464F20">
          <w:rPr>
            <w:rtl/>
          </w:rPr>
          <w:t>پورت کار خود را شروع</w:t>
        </w:r>
        <w:r>
          <w:rPr>
            <w:rtl/>
          </w:rPr>
          <w:t xml:space="preserve"> می‌</w:t>
        </w:r>
        <w:r w:rsidRPr="00464F20">
          <w:rPr>
            <w:rtl/>
          </w:rPr>
          <w:t>کند</w:t>
        </w:r>
      </w:ins>
      <w:ins w:id="3232" w:author="Mahmoud" w:date="2017-09-27T11:40:00Z">
        <w:r>
          <w:rPr>
            <w:rFonts w:hint="cs"/>
            <w:rtl/>
          </w:rPr>
          <w:t>.</w:t>
        </w:r>
      </w:ins>
      <w:ins w:id="3233" w:author="Mahmoud" w:date="2017-09-27T11:39:00Z">
        <w:r w:rsidRPr="00464F20">
          <w:rPr>
            <w:rtl/>
          </w:rPr>
          <w:t>کد</w:t>
        </w:r>
      </w:ins>
      <w:ins w:id="3234" w:author="Mahmoud" w:date="2017-09-27T11:40:00Z">
        <w:r>
          <w:rPr>
            <w:rFonts w:hint="cs"/>
            <w:rtl/>
          </w:rPr>
          <w:t xml:space="preserve"> برنامه ی مورد تحلیل </w:t>
        </w:r>
      </w:ins>
      <w:ins w:id="3235" w:author="Mahmoud" w:date="2017-09-27T11:39:00Z">
        <w:r w:rsidRPr="00464F20">
          <w:rPr>
            <w:rtl/>
          </w:rPr>
          <w:t xml:space="preserve">از </w:t>
        </w:r>
      </w:ins>
      <w:ins w:id="3236" w:author="Mahmoud" w:date="2017-09-27T11:40:00Z">
        <w:r>
          <w:rPr>
            <w:rFonts w:hint="cs"/>
            <w:rtl/>
          </w:rPr>
          <w:t xml:space="preserve">طریق </w:t>
        </w:r>
      </w:ins>
      <w:ins w:id="3237" w:author="Mahmoud" w:date="2017-09-27T11:39:00Z">
        <w:r w:rsidRPr="00464F20">
          <w:rPr>
            <w:rtl/>
          </w:rPr>
          <w:t>هم</w:t>
        </w:r>
        <w:r w:rsidRPr="00464F20">
          <w:rPr>
            <w:rFonts w:hint="cs"/>
            <w:rtl/>
          </w:rPr>
          <w:t>ی</w:t>
        </w:r>
        <w:r w:rsidRPr="00464F20">
          <w:rPr>
            <w:rFonts w:hint="eastAsia"/>
            <w:rtl/>
          </w:rPr>
          <w:t>ن</w:t>
        </w:r>
        <w:r w:rsidRPr="00464F20">
          <w:rPr>
            <w:rtl/>
          </w:rPr>
          <w:t xml:space="preserve"> </w:t>
        </w:r>
      </w:ins>
      <w:ins w:id="3238" w:author="Mahmoud" w:date="2017-09-27T11:40:00Z">
        <w:r>
          <w:rPr>
            <w:rFonts w:hint="cs"/>
            <w:rtl/>
          </w:rPr>
          <w:t xml:space="preserve">پورت </w:t>
        </w:r>
      </w:ins>
      <w:ins w:id="3239" w:author="Mahmoud" w:date="2017-09-27T11:39:00Z">
        <w:r w:rsidRPr="00464F20">
          <w:rPr>
            <w:rtl/>
          </w:rPr>
          <w:t>در</w:t>
        </w:r>
        <w:r w:rsidRPr="00464F20">
          <w:rPr>
            <w:rFonts w:hint="cs"/>
            <w:rtl/>
          </w:rPr>
          <w:t>ی</w:t>
        </w:r>
        <w:r w:rsidRPr="00464F20">
          <w:rPr>
            <w:rFonts w:hint="eastAsia"/>
            <w:rtl/>
          </w:rPr>
          <w:t>افت</w:t>
        </w:r>
        <w:r>
          <w:rPr>
            <w:rtl/>
          </w:rPr>
          <w:t xml:space="preserve"> می‌</w:t>
        </w:r>
      </w:ins>
      <w:ins w:id="3240" w:author="Mahmoud" w:date="2017-09-27T11:40:00Z">
        <w:r>
          <w:rPr>
            <w:rFonts w:hint="cs"/>
            <w:rtl/>
          </w:rPr>
          <w:t>شود</w:t>
        </w:r>
      </w:ins>
      <w:ins w:id="3241" w:author="Windows User" w:date="2017-09-29T13:09:00Z">
        <w:r w:rsidR="00F95EBB">
          <w:t xml:space="preserve"> </w:t>
        </w:r>
        <w:r w:rsidR="00F95EBB">
          <w:rPr>
            <w:rFonts w:hint="cs"/>
            <w:rtl/>
          </w:rPr>
          <w:t xml:space="preserve"> و در ابتدا </w:t>
        </w:r>
        <w:r w:rsidR="00663AF4">
          <w:rPr>
            <w:rFonts w:hint="cs"/>
            <w:rtl/>
          </w:rPr>
          <w:t>اجرای نما</w:t>
        </w:r>
      </w:ins>
      <w:ins w:id="3242" w:author="Windows User" w:date="2017-09-29T13:10:00Z">
        <w:r w:rsidR="00663AF4">
          <w:rPr>
            <w:rFonts w:hint="cs"/>
            <w:rtl/>
          </w:rPr>
          <w:t>دین برروی آن اعمال می گردد.</w:t>
        </w:r>
      </w:ins>
      <w:ins w:id="3243" w:author="Mahmoud" w:date="2017-09-27T11:39:00Z">
        <w:del w:id="3244" w:author="Windows User" w:date="2017-09-29T13:09:00Z">
          <w:r w:rsidRPr="00464F20" w:rsidDel="00F95EBB">
            <w:rPr>
              <w:rtl/>
            </w:rPr>
            <w:delText>.</w:delText>
          </w:r>
        </w:del>
      </w:ins>
    </w:p>
    <w:p w14:paraId="0908CD8B" w14:textId="39601455" w:rsidR="00CC1285" w:rsidRDefault="00901B3F" w:rsidP="007916DF">
      <w:pPr>
        <w:pStyle w:val="ListParagraph"/>
        <w:numPr>
          <w:ilvl w:val="0"/>
          <w:numId w:val="69"/>
        </w:numPr>
        <w:spacing w:after="160" w:line="259" w:lineRule="auto"/>
        <w:rPr>
          <w:ins w:id="3245" w:author="Mahmoud" w:date="2017-09-27T11:39:00Z"/>
        </w:rPr>
      </w:pPr>
      <w:ins w:id="3246" w:author="Mahmoud" w:date="2017-09-27T11:39:00Z">
        <w:r w:rsidRPr="00906825">
          <w:rPr>
            <w:rtl/>
          </w:rPr>
          <w:t xml:space="preserve">واحد </w:t>
        </w:r>
        <w:del w:id="3247" w:author="Windows User" w:date="2017-09-29T13:01:00Z">
          <w:r w:rsidRPr="00E2341D" w:rsidDel="00C45114">
            <w:rPr>
              <w:rStyle w:val="FootnoteReference"/>
              <w:rtl/>
            </w:rPr>
            <w:footnoteReference w:id="36"/>
          </w:r>
        </w:del>
        <w:r w:rsidRPr="00906825">
          <w:t>CEC</w:t>
        </w:r>
        <w:r w:rsidRPr="00906825">
          <w:rPr>
            <w:rtl/>
          </w:rPr>
          <w:t xml:space="preserve"> برنامه</w:t>
        </w:r>
      </w:ins>
      <w:ins w:id="3252" w:author="Windows User" w:date="2017-09-29T13:12:00Z">
        <w:r w:rsidR="00752889">
          <w:rPr>
            <w:rFonts w:hint="cs"/>
            <w:rtl/>
          </w:rPr>
          <w:t xml:space="preserve"> ی</w:t>
        </w:r>
      </w:ins>
      <w:ins w:id="3253" w:author="Mahmoud" w:date="2017-09-27T11:39:00Z">
        <w:r w:rsidRPr="00906825">
          <w:rPr>
            <w:rtl/>
          </w:rPr>
          <w:t xml:space="preserve"> آس</w:t>
        </w:r>
        <w:r w:rsidRPr="00906825">
          <w:rPr>
            <w:rFonts w:hint="cs"/>
            <w:rtl/>
          </w:rPr>
          <w:t>ی</w:t>
        </w:r>
        <w:r w:rsidRPr="00906825">
          <w:rPr>
            <w:rFonts w:hint="eastAsia"/>
            <w:rtl/>
          </w:rPr>
          <w:t>ب</w:t>
        </w:r>
        <w:r>
          <w:rPr>
            <w:rFonts w:hint="cs"/>
            <w:rtl/>
          </w:rPr>
          <w:t>‌</w:t>
        </w:r>
        <w:r w:rsidRPr="00906825">
          <w:rPr>
            <w:rtl/>
          </w:rPr>
          <w:t>پذ</w:t>
        </w:r>
        <w:r w:rsidRPr="00906825">
          <w:rPr>
            <w:rFonts w:hint="cs"/>
            <w:rtl/>
          </w:rPr>
          <w:t>ی</w:t>
        </w:r>
        <w:r w:rsidRPr="00906825">
          <w:rPr>
            <w:rFonts w:hint="eastAsia"/>
            <w:rtl/>
          </w:rPr>
          <w:t>ر</w:t>
        </w:r>
        <w:r w:rsidRPr="00906825">
          <w:rPr>
            <w:rtl/>
          </w:rPr>
          <w:t xml:space="preserve"> را </w:t>
        </w:r>
        <w:r>
          <w:rPr>
            <w:rFonts w:hint="cs"/>
            <w:rtl/>
          </w:rPr>
          <w:t>دریافت</w:t>
        </w:r>
        <w:r>
          <w:rPr>
            <w:rtl/>
          </w:rPr>
          <w:t xml:space="preserve"> می‌</w:t>
        </w:r>
        <w:r w:rsidRPr="00906825">
          <w:rPr>
            <w:rtl/>
          </w:rPr>
          <w:t>کند</w:t>
        </w:r>
      </w:ins>
      <w:ins w:id="3254" w:author="Windows User" w:date="2017-09-29T13:12:00Z">
        <w:r w:rsidR="00752889">
          <w:rPr>
            <w:rFonts w:hint="cs"/>
            <w:rtl/>
          </w:rPr>
          <w:t>َ</w:t>
        </w:r>
      </w:ins>
      <w:ins w:id="3255" w:author="Mahmoud" w:date="2017-09-27T11:39:00Z">
        <w:del w:id="3256" w:author="Windows User" w:date="2017-09-29T13:12:00Z">
          <w:r w:rsidRPr="00906825" w:rsidDel="00752889">
            <w:rPr>
              <w:rtl/>
            </w:rPr>
            <w:delText>. ب</w:delText>
          </w:r>
        </w:del>
      </w:ins>
      <w:ins w:id="3257" w:author="Windows User" w:date="2017-09-29T13:12:00Z">
        <w:r w:rsidR="00752889">
          <w:rPr>
            <w:rFonts w:hint="cs"/>
            <w:rtl/>
          </w:rPr>
          <w:t xml:space="preserve"> و ب</w:t>
        </w:r>
      </w:ins>
      <w:ins w:id="3258" w:author="Mahmoud" w:date="2017-09-27T11:39:00Z">
        <w:r w:rsidRPr="00906825">
          <w:rPr>
            <w:rtl/>
          </w:rPr>
          <w:t xml:space="preserve">ه </w:t>
        </w:r>
        <w:r w:rsidRPr="00906825">
          <w:t>SES</w:t>
        </w:r>
        <w:del w:id="3259" w:author="Windows User" w:date="2017-09-29T13:12:00Z">
          <w:r w:rsidRPr="00E2341D" w:rsidDel="00752889">
            <w:rPr>
              <w:rStyle w:val="FootnoteReference"/>
            </w:rPr>
            <w:footnoteReference w:id="37"/>
          </w:r>
        </w:del>
        <w:r w:rsidRPr="00906825">
          <w:rPr>
            <w:rtl/>
          </w:rPr>
          <w:t xml:space="preserve"> </w:t>
        </w:r>
        <w:del w:id="3264" w:author="Windows User" w:date="2017-09-29T13:12:00Z">
          <w:r w:rsidRPr="00906825" w:rsidDel="00752889">
            <w:rPr>
              <w:rtl/>
            </w:rPr>
            <w:delText>و</w:delText>
          </w:r>
        </w:del>
      </w:ins>
      <w:ins w:id="3265" w:author="Windows User" w:date="2017-09-29T13:12:00Z">
        <w:r w:rsidR="00752889">
          <w:rPr>
            <w:rFonts w:hint="cs"/>
            <w:rtl/>
          </w:rPr>
          <w:t>مت</w:t>
        </w:r>
      </w:ins>
      <w:ins w:id="3266" w:author="Mahmoud" w:date="2017-09-27T11:39:00Z">
        <w:r w:rsidRPr="00906825">
          <w:rPr>
            <w:rtl/>
          </w:rPr>
          <w:t>صل</w:t>
        </w:r>
        <w:r>
          <w:rPr>
            <w:rtl/>
          </w:rPr>
          <w:t xml:space="preserve"> می‌</w:t>
        </w:r>
        <w:r w:rsidRPr="00906825">
          <w:rPr>
            <w:rtl/>
          </w:rPr>
          <w:t>شود تا مقدارده</w:t>
        </w:r>
        <w:r w:rsidRPr="00906825">
          <w:rPr>
            <w:rFonts w:hint="cs"/>
            <w:rtl/>
          </w:rPr>
          <w:t>ی</w:t>
        </w:r>
        <w:r>
          <w:rPr>
            <w:rtl/>
          </w:rPr>
          <w:t>‌ها</w:t>
        </w:r>
        <w:r w:rsidRPr="00906825">
          <w:rPr>
            <w:rFonts w:hint="cs"/>
            <w:rtl/>
          </w:rPr>
          <w:t>ی</w:t>
        </w:r>
        <w:r w:rsidRPr="00906825">
          <w:rPr>
            <w:rtl/>
          </w:rPr>
          <w:t xml:space="preserve"> اول</w:t>
        </w:r>
        <w:r w:rsidRPr="00906825">
          <w:rPr>
            <w:rFonts w:hint="cs"/>
            <w:rtl/>
          </w:rPr>
          <w:t>ی</w:t>
        </w:r>
        <w:r w:rsidRPr="00906825">
          <w:rPr>
            <w:rFonts w:hint="eastAsia"/>
            <w:rtl/>
          </w:rPr>
          <w:t>ه</w:t>
        </w:r>
      </w:ins>
      <w:ins w:id="3267" w:author="Windows User" w:date="2017-09-29T13:12:00Z">
        <w:r w:rsidR="00752889">
          <w:rPr>
            <w:rFonts w:hint="cs"/>
            <w:rtl/>
          </w:rPr>
          <w:t xml:space="preserve"> نمادین برای ورودی</w:t>
        </w:r>
        <w:r w:rsidR="00752889">
          <w:rPr>
            <w:rtl/>
          </w:rPr>
          <w:softHyphen/>
        </w:r>
        <w:r w:rsidR="00752889">
          <w:rPr>
            <w:rFonts w:hint="cs"/>
            <w:rtl/>
          </w:rPr>
          <w:t xml:space="preserve">ها </w:t>
        </w:r>
      </w:ins>
      <w:ins w:id="3268" w:author="Mahmoud" w:date="2017-09-27T11:39:00Z">
        <w:del w:id="3269" w:author="Windows User" w:date="2017-09-29T13:12:00Z">
          <w:r w:rsidRPr="00906825" w:rsidDel="00752889">
            <w:rPr>
              <w:rtl/>
            </w:rPr>
            <w:delText xml:space="preserve"> </w:delText>
          </w:r>
        </w:del>
        <w:r w:rsidRPr="00906825">
          <w:rPr>
            <w:rtl/>
          </w:rPr>
          <w:t>صورت پذ</w:t>
        </w:r>
        <w:r w:rsidRPr="00906825">
          <w:rPr>
            <w:rFonts w:hint="cs"/>
            <w:rtl/>
          </w:rPr>
          <w:t>ی</w:t>
        </w:r>
        <w:r w:rsidRPr="00906825">
          <w:rPr>
            <w:rFonts w:hint="eastAsia"/>
            <w:rtl/>
          </w:rPr>
          <w:t>رد</w:t>
        </w:r>
        <w:r w:rsidRPr="00906825">
          <w:rPr>
            <w:rtl/>
          </w:rPr>
          <w:t>. سپس کد به صورت عدد</w:t>
        </w:r>
        <w:r w:rsidRPr="00906825">
          <w:rPr>
            <w:rFonts w:hint="cs"/>
            <w:rtl/>
          </w:rPr>
          <w:t>ی</w:t>
        </w:r>
        <w:del w:id="3270" w:author="Windows User" w:date="2017-09-29T13:13:00Z">
          <w:r w:rsidRPr="00906825" w:rsidDel="00F35ACE">
            <w:rPr>
              <w:rtl/>
            </w:rPr>
            <w:delText xml:space="preserve"> </w:delText>
          </w:r>
        </w:del>
      </w:ins>
      <w:ins w:id="3271" w:author="Windows User" w:date="2017-09-29T13:13:00Z">
        <w:r w:rsidR="00F35ACE">
          <w:rPr>
            <w:rFonts w:hint="cs"/>
            <w:rtl/>
          </w:rPr>
          <w:t xml:space="preserve"> در واحد </w:t>
        </w:r>
        <w:r w:rsidR="00F35ACE">
          <w:t>CEC</w:t>
        </w:r>
        <w:r w:rsidR="00F35ACE">
          <w:rPr>
            <w:rFonts w:hint="cs"/>
            <w:rtl/>
          </w:rPr>
          <w:t xml:space="preserve"> </w:t>
        </w:r>
      </w:ins>
      <w:ins w:id="3272" w:author="Mahmoud" w:date="2017-09-27T11:39:00Z">
        <w:r w:rsidRPr="00906825">
          <w:rPr>
            <w:rtl/>
          </w:rPr>
          <w:t>اجرا</w:t>
        </w:r>
        <w:r>
          <w:rPr>
            <w:rtl/>
          </w:rPr>
          <w:t xml:space="preserve"> می‌</w:t>
        </w:r>
        <w:r w:rsidRPr="00906825">
          <w:rPr>
            <w:rtl/>
          </w:rPr>
          <w:t>شود</w:t>
        </w:r>
      </w:ins>
      <w:ins w:id="3273" w:author="Windows User" w:date="2017-09-29T13:14:00Z">
        <w:r w:rsidR="00B779A1">
          <w:rPr>
            <w:rFonts w:hint="cs"/>
            <w:rtl/>
          </w:rPr>
          <w:t>.</w:t>
        </w:r>
      </w:ins>
      <w:ins w:id="3274" w:author="Windows User" w:date="2017-09-29T13:27:00Z">
        <w:r w:rsidR="004C7266">
          <w:rPr>
            <w:rFonts w:hint="cs"/>
            <w:rtl/>
          </w:rPr>
          <w:t xml:space="preserve"> </w:t>
        </w:r>
      </w:ins>
      <w:ins w:id="3275" w:author="Mahmoud" w:date="2017-09-27T11:39:00Z">
        <w:del w:id="3276" w:author="Windows User" w:date="2017-09-29T13:14:00Z">
          <w:r w:rsidRPr="00906825" w:rsidDel="00B779A1">
            <w:rPr>
              <w:rtl/>
            </w:rPr>
            <w:delText xml:space="preserve"> و همزمان ت</w:delText>
          </w:r>
        </w:del>
      </w:ins>
      <w:ins w:id="3277" w:author="Windows User" w:date="2017-09-29T13:14:00Z">
        <w:r w:rsidR="00B779A1">
          <w:rPr>
            <w:rFonts w:hint="cs"/>
            <w:rtl/>
          </w:rPr>
          <w:t>در حین اجرای عددی</w:t>
        </w:r>
      </w:ins>
      <w:ins w:id="3278" w:author="Windows User" w:date="2017-09-29T13:24:00Z">
        <w:r w:rsidR="00CC1285">
          <w:t xml:space="preserve"> instrumentation</w:t>
        </w:r>
      </w:ins>
      <w:ins w:id="3279" w:author="Windows User" w:date="2017-09-29T13:25:00Z">
        <w:r w:rsidR="00CC1285">
          <w:rPr>
            <w:rFonts w:hint="cs"/>
            <w:rtl/>
          </w:rPr>
          <w:t>کد</w:t>
        </w:r>
      </w:ins>
      <w:ins w:id="3280" w:author="Windows User" w:date="2017-09-29T13:23:00Z">
        <w:r w:rsidR="001A3E99">
          <w:rPr>
            <w:rFonts w:hint="cs"/>
            <w:rtl/>
          </w:rPr>
          <w:t xml:space="preserve"> باینری وت</w:t>
        </w:r>
      </w:ins>
      <w:ins w:id="3281" w:author="Mahmoud" w:date="2017-09-27T11:39:00Z">
        <w:r w:rsidRPr="00906825">
          <w:rPr>
            <w:rtl/>
          </w:rPr>
          <w:t>حل</w:t>
        </w:r>
        <w:r w:rsidRPr="00906825">
          <w:rPr>
            <w:rFonts w:hint="cs"/>
            <w:rtl/>
          </w:rPr>
          <w:t>ی</w:t>
        </w:r>
        <w:r w:rsidRPr="00906825">
          <w:rPr>
            <w:rFonts w:hint="eastAsia"/>
            <w:rtl/>
          </w:rPr>
          <w:t>ل</w:t>
        </w:r>
        <w:r w:rsidRPr="00906825">
          <w:rPr>
            <w:rtl/>
          </w:rPr>
          <w:t xml:space="preserve"> آلا</w:t>
        </w:r>
        <w:r w:rsidRPr="00906825">
          <w:rPr>
            <w:rFonts w:hint="cs"/>
            <w:rtl/>
          </w:rPr>
          <w:t>ی</w:t>
        </w:r>
        <w:r w:rsidRPr="00906825">
          <w:rPr>
            <w:rFonts w:hint="eastAsia"/>
            <w:rtl/>
          </w:rPr>
          <w:t>ش</w:t>
        </w:r>
        <w:r w:rsidRPr="00E2341D">
          <w:rPr>
            <w:rStyle w:val="FootnoteReference"/>
            <w:rtl/>
          </w:rPr>
          <w:footnoteReference w:id="38"/>
        </w:r>
        <w:r w:rsidRPr="00906825">
          <w:rPr>
            <w:rtl/>
          </w:rPr>
          <w:t xml:space="preserve"> پو</w:t>
        </w:r>
        <w:r w:rsidRPr="00906825">
          <w:rPr>
            <w:rFonts w:hint="cs"/>
            <w:rtl/>
          </w:rPr>
          <w:t>ی</w:t>
        </w:r>
        <w:r w:rsidRPr="00906825">
          <w:rPr>
            <w:rFonts w:hint="eastAsia"/>
            <w:rtl/>
          </w:rPr>
          <w:t>ا</w:t>
        </w:r>
        <w:r w:rsidRPr="00906825">
          <w:rPr>
            <w:rtl/>
          </w:rPr>
          <w:t xml:space="preserve"> ن</w:t>
        </w:r>
        <w:r w:rsidRPr="00906825">
          <w:rPr>
            <w:rFonts w:hint="cs"/>
            <w:rtl/>
          </w:rPr>
          <w:t>ی</w:t>
        </w:r>
        <w:r w:rsidRPr="00906825">
          <w:rPr>
            <w:rFonts w:hint="eastAsia"/>
            <w:rtl/>
          </w:rPr>
          <w:t>ز</w:t>
        </w:r>
        <w:del w:id="3284" w:author="Windows User" w:date="2017-09-29T13:23:00Z">
          <w:r w:rsidRPr="00906825" w:rsidDel="001A3E99">
            <w:rPr>
              <w:rtl/>
            </w:rPr>
            <w:delText xml:space="preserve"> رو</w:delText>
          </w:r>
          <w:r w:rsidRPr="00906825" w:rsidDel="001A3E99">
            <w:rPr>
              <w:rFonts w:hint="cs"/>
              <w:rtl/>
            </w:rPr>
            <w:delText>ی</w:delText>
          </w:r>
          <w:r w:rsidRPr="00906825" w:rsidDel="001A3E99">
            <w:rPr>
              <w:rtl/>
            </w:rPr>
            <w:delText xml:space="preserve"> آن</w:delText>
          </w:r>
        </w:del>
        <w:r w:rsidRPr="00906825">
          <w:rPr>
            <w:rtl/>
          </w:rPr>
          <w:t xml:space="preserve"> اجرا</w:t>
        </w:r>
        <w:r>
          <w:rPr>
            <w:rtl/>
          </w:rPr>
          <w:t xml:space="preserve"> </w:t>
        </w:r>
        <w:del w:id="3285" w:author="Windows User" w:date="2017-09-29T13:11:00Z">
          <w:r w:rsidDel="00752889">
            <w:rPr>
              <w:rtl/>
            </w:rPr>
            <w:delText>می‌</w:delText>
          </w:r>
          <w:r w:rsidRPr="00906825" w:rsidDel="00752889">
            <w:rPr>
              <w:rtl/>
            </w:rPr>
            <w:delText>شود</w:delText>
          </w:r>
        </w:del>
      </w:ins>
      <w:ins w:id="3286" w:author="Windows User" w:date="2017-09-29T13:11:00Z">
        <w:r w:rsidR="00752889">
          <w:rPr>
            <w:rFonts w:hint="cs"/>
            <w:rtl/>
          </w:rPr>
          <w:t>می گردد</w:t>
        </w:r>
      </w:ins>
      <w:ins w:id="3287" w:author="Windows User" w:date="2017-09-29T13:25:00Z">
        <w:r w:rsidR="00CC1285">
          <w:rPr>
            <w:rFonts w:hint="cs"/>
            <w:rtl/>
          </w:rPr>
          <w:t>. تحلیل آلایش پویا در این جا با استفاده از زیربخش</w:t>
        </w:r>
      </w:ins>
      <w:ins w:id="3288" w:author="Mahmoud" w:date="2017-09-27T11:39:00Z">
        <w:del w:id="3289" w:author="Windows User" w:date="2017-09-29T13:25:00Z">
          <w:r w:rsidRPr="00906825" w:rsidDel="00CC1285">
            <w:rPr>
              <w:rtl/>
            </w:rPr>
            <w:delText>.</w:delText>
          </w:r>
        </w:del>
      </w:ins>
      <w:ins w:id="3290" w:author="Windows User" w:date="2017-09-29T13:25:00Z">
        <w:r w:rsidR="00CC1285">
          <w:t xml:space="preserve">Taint tracker </w:t>
        </w:r>
        <w:r w:rsidR="00CC1285">
          <w:rPr>
            <w:rFonts w:hint="cs"/>
            <w:rtl/>
          </w:rPr>
          <w:t xml:space="preserve"> که در شکل </w:t>
        </w:r>
      </w:ins>
      <w:ins w:id="3291" w:author="Windows User" w:date="2017-09-29T13:27:00Z">
        <w:r w:rsidR="004C7266">
          <w:rPr>
            <w:rFonts w:hint="cs"/>
            <w:rtl/>
          </w:rPr>
          <w:t>9 نیز آمده است انجام می شود.</w:t>
        </w:r>
      </w:ins>
    </w:p>
    <w:p w14:paraId="78B7E198" w14:textId="209A46CE" w:rsidR="00901B3F" w:rsidRDefault="00901B3F" w:rsidP="007916DF">
      <w:pPr>
        <w:pStyle w:val="ListParagraph"/>
        <w:numPr>
          <w:ilvl w:val="0"/>
          <w:numId w:val="69"/>
        </w:numPr>
        <w:spacing w:after="160" w:line="259" w:lineRule="auto"/>
        <w:rPr>
          <w:ins w:id="3292" w:author="Mahmoud" w:date="2017-09-27T11:39:00Z"/>
        </w:rPr>
      </w:pPr>
      <w:ins w:id="3293" w:author="Mahmoud" w:date="2017-09-27T11:39:00Z">
        <w:del w:id="3294" w:author="Windows User" w:date="2017-09-29T13:28:00Z">
          <w:r w:rsidRPr="00906825" w:rsidDel="003717B4">
            <w:rPr>
              <w:rtl/>
            </w:rPr>
            <w:delText>اگر</w:delText>
          </w:r>
        </w:del>
      </w:ins>
      <w:ins w:id="3295" w:author="Windows User" w:date="2017-09-29T13:28:00Z">
        <w:r w:rsidR="003717B4">
          <w:rPr>
            <w:rFonts w:hint="cs"/>
            <w:rtl/>
          </w:rPr>
          <w:t>زمانی که</w:t>
        </w:r>
      </w:ins>
      <w:ins w:id="3296" w:author="Mahmoud" w:date="2017-09-27T11:39:00Z">
        <w:r w:rsidRPr="00906825">
          <w:rPr>
            <w:rtl/>
          </w:rPr>
          <w:t xml:space="preserve"> </w:t>
        </w:r>
        <w:r w:rsidRPr="00906825">
          <w:t>CEC</w:t>
        </w:r>
        <w:r w:rsidRPr="00906825">
          <w:rPr>
            <w:rtl/>
          </w:rPr>
          <w:t xml:space="preserve"> با </w:t>
        </w:r>
        <w:r w:rsidRPr="00906825">
          <w:rPr>
            <w:rFonts w:hint="cs"/>
            <w:rtl/>
          </w:rPr>
          <w:t>ی</w:t>
        </w:r>
        <w:r w:rsidRPr="00906825">
          <w:rPr>
            <w:rFonts w:hint="eastAsia"/>
            <w:rtl/>
          </w:rPr>
          <w:t>ک</w:t>
        </w:r>
        <w:r w:rsidRPr="00906825">
          <w:rPr>
            <w:rtl/>
          </w:rPr>
          <w:t xml:space="preserve"> بلاک کد</w:t>
        </w:r>
      </w:ins>
      <w:ins w:id="3297" w:author="Windows User" w:date="2017-09-29T13:28:00Z">
        <w:r w:rsidR="003717B4">
          <w:rPr>
            <w:rFonts w:hint="cs"/>
            <w:rtl/>
          </w:rPr>
          <w:t xml:space="preserve"> </w:t>
        </w:r>
      </w:ins>
      <w:ins w:id="3298" w:author="Mahmoud" w:date="2017-09-27T11:39:00Z">
        <w:del w:id="3299" w:author="Windows User" w:date="2017-09-30T08:49:00Z">
          <w:r w:rsidRPr="00906825" w:rsidDel="00BC7407">
            <w:rPr>
              <w:rtl/>
            </w:rPr>
            <w:delText xml:space="preserve"> </w:delText>
          </w:r>
        </w:del>
        <w:r w:rsidRPr="00906825">
          <w:rPr>
            <w:rtl/>
          </w:rPr>
          <w:t xml:space="preserve">آلوده </w:t>
        </w:r>
        <w:r w:rsidRPr="00906825">
          <w:rPr>
            <w:rFonts w:hint="cs"/>
            <w:rtl/>
          </w:rPr>
          <w:t>ی</w:t>
        </w:r>
        <w:r w:rsidRPr="00906825">
          <w:rPr>
            <w:rFonts w:hint="eastAsia"/>
            <w:rtl/>
          </w:rPr>
          <w:t>ا</w:t>
        </w:r>
        <w:r w:rsidRPr="00906825">
          <w:rPr>
            <w:rtl/>
          </w:rPr>
          <w:t xml:space="preserve"> </w:t>
        </w:r>
        <w:r w:rsidRPr="00906825">
          <w:rPr>
            <w:rFonts w:hint="cs"/>
            <w:rtl/>
          </w:rPr>
          <w:t>ی</w:t>
        </w:r>
        <w:r w:rsidRPr="00906825">
          <w:rPr>
            <w:rFonts w:hint="eastAsia"/>
            <w:rtl/>
          </w:rPr>
          <w:t>ک</w:t>
        </w:r>
        <w:r w:rsidRPr="00906825">
          <w:rPr>
            <w:rtl/>
          </w:rPr>
          <w:t xml:space="preserve"> پرش آلوده رو به رو </w:t>
        </w:r>
      </w:ins>
      <w:ins w:id="3300" w:author="Windows User" w:date="2017-09-29T13:28:00Z">
        <w:r w:rsidR="003717B4">
          <w:rPr>
            <w:rFonts w:hint="cs"/>
            <w:rtl/>
          </w:rPr>
          <w:t xml:space="preserve">می </w:t>
        </w:r>
      </w:ins>
      <w:ins w:id="3301" w:author="Mahmoud" w:date="2017-09-27T11:39:00Z">
        <w:r w:rsidRPr="00906825">
          <w:rPr>
            <w:rtl/>
          </w:rPr>
          <w:t>شود(منظور</w:t>
        </w:r>
      </w:ins>
      <w:ins w:id="3302" w:author="Windows User" w:date="2017-09-29T13:29:00Z">
        <w:r w:rsidR="00BC7407">
          <w:rPr>
            <w:rFonts w:hint="cs"/>
            <w:rtl/>
          </w:rPr>
          <w:t xml:space="preserve"> از پرش </w:t>
        </w:r>
        <w:r w:rsidR="003717B4">
          <w:rPr>
            <w:rFonts w:hint="cs"/>
            <w:rtl/>
          </w:rPr>
          <w:t>آلوده،</w:t>
        </w:r>
      </w:ins>
      <w:ins w:id="3303" w:author="Mahmoud" w:date="2017-09-27T11:39:00Z">
        <w:r w:rsidRPr="00906825">
          <w:rPr>
            <w:rtl/>
          </w:rPr>
          <w:t xml:space="preserve"> جا</w:t>
        </w:r>
        <w:r w:rsidRPr="00906825">
          <w:rPr>
            <w:rFonts w:hint="cs"/>
            <w:rtl/>
          </w:rPr>
          <w:t>یی</w:t>
        </w:r>
      </w:ins>
      <w:ins w:id="3304" w:author="Windows User" w:date="2017-09-29T13:29:00Z">
        <w:r w:rsidR="003717B4">
          <w:rPr>
            <w:rFonts w:hint="cs"/>
            <w:rtl/>
          </w:rPr>
          <w:t xml:space="preserve"> از کد برنامه</w:t>
        </w:r>
      </w:ins>
      <w:ins w:id="3305" w:author="Mahmoud" w:date="2017-09-27T11:39:00Z">
        <w:r w:rsidRPr="00906825">
          <w:rPr>
            <w:rtl/>
          </w:rPr>
          <w:t xml:space="preserve"> است که </w:t>
        </w:r>
        <w:del w:id="3306" w:author="Windows User" w:date="2017-09-29T13:30:00Z">
          <w:r w:rsidRPr="00906825" w:rsidDel="003717B4">
            <w:rPr>
              <w:rtl/>
            </w:rPr>
            <w:delText>لازم است تا از کاربر ورود</w:delText>
          </w:r>
          <w:r w:rsidRPr="00906825" w:rsidDel="003717B4">
            <w:rPr>
              <w:rFonts w:hint="cs"/>
              <w:rtl/>
            </w:rPr>
            <w:delText>ی</w:delText>
          </w:r>
          <w:r w:rsidRPr="00906825" w:rsidDel="003717B4">
            <w:rPr>
              <w:rtl/>
            </w:rPr>
            <w:delText xml:space="preserve"> در</w:delText>
          </w:r>
          <w:r w:rsidRPr="00906825" w:rsidDel="003717B4">
            <w:rPr>
              <w:rFonts w:hint="cs"/>
              <w:rtl/>
            </w:rPr>
            <w:delText>ی</w:delText>
          </w:r>
          <w:r w:rsidRPr="00906825" w:rsidDel="003717B4">
            <w:rPr>
              <w:rFonts w:hint="eastAsia"/>
              <w:rtl/>
            </w:rPr>
            <w:delText>افت</w:delText>
          </w:r>
          <w:r w:rsidRPr="00906825" w:rsidDel="003717B4">
            <w:rPr>
              <w:rtl/>
            </w:rPr>
            <w:delText xml:space="preserve"> شود</w:delText>
          </w:r>
        </w:del>
      </w:ins>
      <w:ins w:id="3307" w:author="Windows User" w:date="2017-09-29T13:30:00Z">
        <w:r w:rsidR="003717B4">
          <w:rPr>
            <w:rFonts w:hint="cs"/>
            <w:rtl/>
          </w:rPr>
          <w:t>برای ادامه ی کار به یک ورودی از مهاجم نیاز دارد.</w:t>
        </w:r>
      </w:ins>
      <w:ins w:id="3308" w:author="Mahmoud" w:date="2017-09-27T11:39:00Z">
        <w:r w:rsidRPr="00906825">
          <w:rPr>
            <w:rtl/>
          </w:rPr>
          <w:t>)،</w:t>
        </w:r>
      </w:ins>
      <w:ins w:id="3309" w:author="Windows User" w:date="2017-09-29T13:30:00Z">
        <w:r w:rsidR="003717B4">
          <w:rPr>
            <w:rFonts w:hint="cs"/>
            <w:rtl/>
          </w:rPr>
          <w:t>اجرای عددی</w:t>
        </w:r>
      </w:ins>
      <w:ins w:id="3310" w:author="Mahmoud" w:date="2017-09-27T11:39:00Z">
        <w:del w:id="3311" w:author="Windows User" w:date="2017-09-29T13:30:00Z">
          <w:r w:rsidRPr="00906825" w:rsidDel="003717B4">
            <w:rPr>
              <w:rtl/>
            </w:rPr>
            <w:delText xml:space="preserve"> </w:delText>
          </w:r>
        </w:del>
        <w:r w:rsidRPr="00906825">
          <w:t>CEC</w:t>
        </w:r>
        <w:r w:rsidRPr="00906825">
          <w:rPr>
            <w:rtl/>
          </w:rPr>
          <w:t xml:space="preserve"> موقتا</w:t>
        </w:r>
        <w:r>
          <w:rPr>
            <w:rFonts w:hint="cs"/>
            <w:rtl/>
          </w:rPr>
          <w:t>ً</w:t>
        </w:r>
        <w:del w:id="3312" w:author="Windows User" w:date="2017-09-29T13:31:00Z">
          <w:r w:rsidRPr="00906825" w:rsidDel="003717B4">
            <w:rPr>
              <w:rtl/>
            </w:rPr>
            <w:delText xml:space="preserve"> اجرا نم</w:delText>
          </w:r>
          <w:r w:rsidRPr="00906825" w:rsidDel="003717B4">
            <w:rPr>
              <w:rFonts w:hint="cs"/>
              <w:rtl/>
            </w:rPr>
            <w:delText>ی</w:delText>
          </w:r>
          <w:r w:rsidRPr="00906825" w:rsidDel="003717B4">
            <w:rPr>
              <w:rtl/>
            </w:rPr>
            <w:delText xml:space="preserve"> شود </w:delText>
          </w:r>
        </w:del>
      </w:ins>
      <w:ins w:id="3313" w:author="Windows User" w:date="2017-09-29T13:31:00Z">
        <w:r w:rsidR="003717B4">
          <w:rPr>
            <w:rFonts w:hint="cs"/>
            <w:rtl/>
          </w:rPr>
          <w:t xml:space="preserve"> متوقف می گردد </w:t>
        </w:r>
      </w:ins>
      <w:ins w:id="3314" w:author="Mahmoud" w:date="2017-09-27T11:39:00Z">
        <w:r w:rsidRPr="00906825">
          <w:rPr>
            <w:rtl/>
          </w:rPr>
          <w:t xml:space="preserve">و شاخه </w:t>
        </w:r>
      </w:ins>
      <w:ins w:id="3315" w:author="Windows User" w:date="2017-09-29T13:31:00Z">
        <w:r w:rsidR="00BC7407">
          <w:rPr>
            <w:rFonts w:hint="cs"/>
            <w:rtl/>
          </w:rPr>
          <w:t xml:space="preserve">ی </w:t>
        </w:r>
      </w:ins>
      <w:ins w:id="3316" w:author="Mahmoud" w:date="2017-09-27T11:39:00Z">
        <w:r w:rsidRPr="00906825">
          <w:rPr>
            <w:rtl/>
          </w:rPr>
          <w:t>آلوده</w:t>
        </w:r>
      </w:ins>
      <w:ins w:id="3317" w:author="Windows User" w:date="2017-09-29T13:31:00Z">
        <w:r w:rsidR="003717B4">
          <w:rPr>
            <w:rFonts w:hint="cs"/>
            <w:rtl/>
          </w:rPr>
          <w:t xml:space="preserve"> ی کد</w:t>
        </w:r>
      </w:ins>
      <w:ins w:id="3318" w:author="Mahmoud" w:date="2017-09-27T11:39:00Z">
        <w:r w:rsidRPr="00906825">
          <w:rPr>
            <w:rtl/>
          </w:rPr>
          <w:t xml:space="preserve"> به </w:t>
        </w:r>
        <w:r w:rsidRPr="00906825">
          <w:t>SES</w:t>
        </w:r>
        <w:r w:rsidRPr="00906825">
          <w:rPr>
            <w:rtl/>
          </w:rPr>
          <w:t xml:space="preserve"> برا</w:t>
        </w:r>
        <w:r w:rsidRPr="00906825">
          <w:rPr>
            <w:rFonts w:hint="cs"/>
            <w:rtl/>
          </w:rPr>
          <w:t>ی</w:t>
        </w:r>
        <w:r w:rsidRPr="00906825">
          <w:rPr>
            <w:rtl/>
          </w:rPr>
          <w:t xml:space="preserve"> اجرا</w:t>
        </w:r>
        <w:r w:rsidRPr="00906825">
          <w:rPr>
            <w:rFonts w:hint="cs"/>
            <w:rtl/>
          </w:rPr>
          <w:t>ی</w:t>
        </w:r>
        <w:r w:rsidRPr="00906825">
          <w:rPr>
            <w:rtl/>
          </w:rPr>
          <w:t xml:space="preserve"> نماد</w:t>
        </w:r>
        <w:r w:rsidRPr="00906825">
          <w:rPr>
            <w:rFonts w:hint="cs"/>
            <w:rtl/>
          </w:rPr>
          <w:t>ی</w:t>
        </w:r>
        <w:r w:rsidRPr="00906825">
          <w:rPr>
            <w:rFonts w:hint="eastAsia"/>
            <w:rtl/>
          </w:rPr>
          <w:t>ن</w:t>
        </w:r>
        <w:r w:rsidRPr="00906825">
          <w:rPr>
            <w:rtl/>
          </w:rPr>
          <w:t xml:space="preserve"> ارسال</w:t>
        </w:r>
        <w:r>
          <w:rPr>
            <w:rtl/>
          </w:rPr>
          <w:t xml:space="preserve"> می‌</w:t>
        </w:r>
        <w:r w:rsidRPr="00906825">
          <w:rPr>
            <w:rtl/>
          </w:rPr>
          <w:t xml:space="preserve">شود. </w:t>
        </w:r>
        <w:r w:rsidRPr="00906825">
          <w:t>SES</w:t>
        </w:r>
        <w:r w:rsidRPr="00906825">
          <w:rPr>
            <w:rtl/>
          </w:rPr>
          <w:t xml:space="preserve"> </w:t>
        </w:r>
      </w:ins>
      <w:ins w:id="3319" w:author="Windows User" w:date="2017-09-29T13:31:00Z">
        <w:r w:rsidR="003717B4">
          <w:rPr>
            <w:rFonts w:hint="cs"/>
            <w:rtl/>
          </w:rPr>
          <w:t>به طور کلی برای این شاخه ا</w:t>
        </w:r>
      </w:ins>
      <w:ins w:id="3320" w:author="Windows User" w:date="2017-09-29T13:32:00Z">
        <w:r w:rsidR="003717B4">
          <w:rPr>
            <w:rFonts w:hint="cs"/>
            <w:rtl/>
          </w:rPr>
          <w:t xml:space="preserve">ز کد </w:t>
        </w:r>
      </w:ins>
      <w:ins w:id="3321" w:author="Mahmoud" w:date="2017-09-27T11:39:00Z">
        <w:r w:rsidRPr="00906825">
          <w:rPr>
            <w:rtl/>
          </w:rPr>
          <w:t>مشخص</w:t>
        </w:r>
        <w:r>
          <w:rPr>
            <w:rtl/>
          </w:rPr>
          <w:t xml:space="preserve"> می‌</w:t>
        </w:r>
        <w:r w:rsidRPr="00906825">
          <w:rPr>
            <w:rtl/>
          </w:rPr>
          <w:t>کند که آ</w:t>
        </w:r>
        <w:r w:rsidRPr="00906825">
          <w:rPr>
            <w:rFonts w:hint="cs"/>
            <w:rtl/>
          </w:rPr>
          <w:t>ی</w:t>
        </w:r>
        <w:r w:rsidRPr="00906825">
          <w:rPr>
            <w:rFonts w:hint="eastAsia"/>
            <w:rtl/>
          </w:rPr>
          <w:t>ا</w:t>
        </w:r>
        <w:r w:rsidRPr="00906825">
          <w:rPr>
            <w:rtl/>
          </w:rPr>
          <w:t xml:space="preserve"> اجرا</w:t>
        </w:r>
        <w:del w:id="3322" w:author="Windows User" w:date="2017-09-29T13:32:00Z">
          <w:r w:rsidRPr="00906825" w:rsidDel="003717B4">
            <w:rPr>
              <w:rFonts w:hint="cs"/>
              <w:rtl/>
            </w:rPr>
            <w:delText>ی</w:delText>
          </w:r>
          <w:r w:rsidRPr="00906825" w:rsidDel="003717B4">
            <w:rPr>
              <w:rtl/>
            </w:rPr>
            <w:delText xml:space="preserve"> شاخه ممکن هست </w:delText>
          </w:r>
          <w:r w:rsidRPr="00906825" w:rsidDel="003717B4">
            <w:rPr>
              <w:rFonts w:hint="cs"/>
              <w:rtl/>
            </w:rPr>
            <w:delText>ی</w:delText>
          </w:r>
          <w:r w:rsidRPr="00906825" w:rsidDel="003717B4">
            <w:rPr>
              <w:rFonts w:hint="eastAsia"/>
              <w:rtl/>
            </w:rPr>
            <w:delText>ا</w:delText>
          </w:r>
          <w:r w:rsidRPr="00906825" w:rsidDel="003717B4">
            <w:rPr>
              <w:rtl/>
            </w:rPr>
            <w:delText xml:space="preserve"> نه!</w:delText>
          </w:r>
        </w:del>
      </w:ins>
      <w:ins w:id="3323" w:author="Windows User" w:date="2017-09-29T13:32:00Z">
        <w:r w:rsidR="003717B4">
          <w:rPr>
            <w:rFonts w:hint="cs"/>
            <w:rtl/>
          </w:rPr>
          <w:t>ی آن امکان پذیر است یا خیر؟</w:t>
        </w:r>
      </w:ins>
    </w:p>
    <w:p w14:paraId="3BB632CF" w14:textId="77777777" w:rsidR="00AA71C7" w:rsidRDefault="00901B3F" w:rsidP="003B7B15">
      <w:pPr>
        <w:pStyle w:val="ListParagraph"/>
        <w:numPr>
          <w:ilvl w:val="0"/>
          <w:numId w:val="69"/>
        </w:numPr>
        <w:spacing w:after="160" w:line="259" w:lineRule="auto"/>
        <w:rPr>
          <w:ins w:id="3324" w:author="Windows User" w:date="2017-09-30T08:37:00Z"/>
        </w:rPr>
      </w:pPr>
      <w:ins w:id="3325" w:author="Mahmoud" w:date="2017-09-27T11:39:00Z">
        <w:r>
          <w:rPr>
            <w:rtl/>
          </w:rPr>
          <w:lastRenderedPageBreak/>
          <w:t xml:space="preserve">واحد </w:t>
        </w:r>
        <w:r>
          <w:t>SES</w:t>
        </w:r>
        <w:r>
          <w:rPr>
            <w:rtl/>
          </w:rPr>
          <w:t xml:space="preserve"> به صورت مواز</w:t>
        </w:r>
        <w:r>
          <w:rPr>
            <w:rFonts w:hint="cs"/>
            <w:rtl/>
          </w:rPr>
          <w:t>ی</w:t>
        </w:r>
        <w:r>
          <w:rPr>
            <w:rtl/>
          </w:rPr>
          <w:t xml:space="preserve"> با </w:t>
        </w:r>
        <w:r>
          <w:t>CEC</w:t>
        </w:r>
        <w:r>
          <w:rPr>
            <w:rtl/>
          </w:rPr>
          <w:t xml:space="preserve"> اجرا </w:t>
        </w:r>
        <w:del w:id="3326" w:author="Windows User" w:date="2017-09-29T13:32:00Z">
          <w:r w:rsidDel="003717B4">
            <w:rPr>
              <w:rtl/>
            </w:rPr>
            <w:delText>می‌شود</w:delText>
          </w:r>
        </w:del>
      </w:ins>
      <w:ins w:id="3327" w:author="Windows User" w:date="2017-09-29T13:32:00Z">
        <w:r w:rsidR="003717B4">
          <w:rPr>
            <w:rFonts w:hint="cs"/>
            <w:rtl/>
          </w:rPr>
          <w:t>شده</w:t>
        </w:r>
      </w:ins>
      <w:ins w:id="3328" w:author="Mahmoud" w:date="2017-09-27T11:39:00Z">
        <w:r>
          <w:rPr>
            <w:rtl/>
          </w:rPr>
          <w:t xml:space="preserve"> و بلاک‌ها</w:t>
        </w:r>
        <w:r>
          <w:rPr>
            <w:rFonts w:hint="cs"/>
            <w:rtl/>
          </w:rPr>
          <w:t>ی</w:t>
        </w:r>
        <w:r>
          <w:rPr>
            <w:rtl/>
          </w:rPr>
          <w:t xml:space="preserve"> کد را در</w:t>
        </w:r>
        <w:r>
          <w:rPr>
            <w:rFonts w:hint="cs"/>
            <w:rtl/>
          </w:rPr>
          <w:t>ی</w:t>
        </w:r>
        <w:r>
          <w:rPr>
            <w:rFonts w:hint="eastAsia"/>
            <w:rtl/>
          </w:rPr>
          <w:t>افت</w:t>
        </w:r>
        <w:r>
          <w:rPr>
            <w:rtl/>
          </w:rPr>
          <w:t xml:space="preserve"> می‌کند. ا</w:t>
        </w:r>
        <w:r>
          <w:rPr>
            <w:rFonts w:hint="cs"/>
            <w:rtl/>
          </w:rPr>
          <w:t>ی</w:t>
        </w:r>
        <w:r>
          <w:rPr>
            <w:rFonts w:hint="eastAsia"/>
            <w:rtl/>
          </w:rPr>
          <w:t>ن</w:t>
        </w:r>
        <w:r>
          <w:rPr>
            <w:rtl/>
          </w:rPr>
          <w:t xml:space="preserve"> بلاک‌ها به زبان م</w:t>
        </w:r>
        <w:r>
          <w:rPr>
            <w:rFonts w:hint="cs"/>
            <w:rtl/>
          </w:rPr>
          <w:t>ی</w:t>
        </w:r>
        <w:r>
          <w:rPr>
            <w:rFonts w:hint="eastAsia"/>
            <w:rtl/>
          </w:rPr>
          <w:t>ان</w:t>
        </w:r>
        <w:r>
          <w:rPr>
            <w:rFonts w:hint="cs"/>
            <w:rtl/>
          </w:rPr>
          <w:t>ی</w:t>
        </w:r>
        <w:r>
          <w:rPr>
            <w:rtl/>
          </w:rPr>
          <w:t xml:space="preserve"> تبد</w:t>
        </w:r>
        <w:r>
          <w:rPr>
            <w:rFonts w:hint="cs"/>
            <w:rtl/>
          </w:rPr>
          <w:t>ی</w:t>
        </w:r>
        <w:r>
          <w:rPr>
            <w:rFonts w:hint="eastAsia"/>
            <w:rtl/>
          </w:rPr>
          <w:t>ل</w:t>
        </w:r>
        <w:r>
          <w:rPr>
            <w:rtl/>
          </w:rPr>
          <w:t xml:space="preserve"> می‌شوند و به صورت </w:t>
        </w:r>
      </w:ins>
      <w:ins w:id="3329" w:author="Windows User" w:date="2017-09-30T08:36:00Z">
        <w:r w:rsidR="00AA71C7">
          <w:rPr>
            <w:rFonts w:hint="cs"/>
            <w:rtl/>
          </w:rPr>
          <w:t xml:space="preserve">نمادین </w:t>
        </w:r>
      </w:ins>
      <w:ins w:id="3330" w:author="Mahmoud" w:date="2017-09-27T11:39:00Z">
        <w:del w:id="3331" w:author="Windows User" w:date="2017-09-30T08:36:00Z">
          <w:r w:rsidDel="00AA71C7">
            <w:delText>concolic</w:delText>
          </w:r>
          <w:r w:rsidDel="00AA71C7">
            <w:rPr>
              <w:rtl/>
            </w:rPr>
            <w:delText xml:space="preserve"> </w:delText>
          </w:r>
        </w:del>
        <w:r>
          <w:rPr>
            <w:rtl/>
          </w:rPr>
          <w:t xml:space="preserve">اجرا </w:t>
        </w:r>
        <w:del w:id="3332" w:author="Windows User" w:date="2017-09-30T08:33:00Z">
          <w:r w:rsidDel="00AA71C7">
            <w:rPr>
              <w:rtl/>
            </w:rPr>
            <w:delText>می‌شود</w:delText>
          </w:r>
        </w:del>
      </w:ins>
      <w:ins w:id="3333" w:author="Windows User" w:date="2017-09-30T08:33:00Z">
        <w:r w:rsidR="00AA71C7">
          <w:rPr>
            <w:rFonts w:hint="cs"/>
            <w:rtl/>
          </w:rPr>
          <w:t>می</w:t>
        </w:r>
        <w:r w:rsidR="00AA71C7">
          <w:rPr>
            <w:rtl/>
          </w:rPr>
          <w:softHyphen/>
        </w:r>
        <w:r w:rsidR="00AA71C7">
          <w:rPr>
            <w:rFonts w:hint="cs"/>
            <w:rtl/>
          </w:rPr>
          <w:t>گردند</w:t>
        </w:r>
      </w:ins>
      <w:ins w:id="3334" w:author="Mahmoud" w:date="2017-09-27T11:39:00Z">
        <w:r>
          <w:rPr>
            <w:rtl/>
          </w:rPr>
          <w:t>.</w:t>
        </w:r>
      </w:ins>
      <w:ins w:id="3335" w:author="Windows User" w:date="2017-09-30T08:36:00Z">
        <w:r w:rsidR="00AA71C7">
          <w:rPr>
            <w:rFonts w:hint="cs"/>
            <w:rtl/>
          </w:rPr>
          <w:t xml:space="preserve"> پس از آن در صورت لزوم</w:t>
        </w:r>
      </w:ins>
      <w:ins w:id="3336" w:author="Mahmoud" w:date="2017-09-27T11:39:00Z">
        <w:r>
          <w:rPr>
            <w:rtl/>
          </w:rPr>
          <w:t xml:space="preserve"> مقاد</w:t>
        </w:r>
        <w:r>
          <w:rPr>
            <w:rFonts w:hint="cs"/>
            <w:rtl/>
          </w:rPr>
          <w:t>ی</w:t>
        </w:r>
        <w:r>
          <w:rPr>
            <w:rFonts w:hint="eastAsia"/>
            <w:rtl/>
          </w:rPr>
          <w:t>ر</w:t>
        </w:r>
        <w:r>
          <w:rPr>
            <w:rtl/>
          </w:rPr>
          <w:t xml:space="preserve"> عدد</w:t>
        </w:r>
        <w:r>
          <w:rPr>
            <w:rFonts w:hint="cs"/>
            <w:rtl/>
          </w:rPr>
          <w:t>ی</w:t>
        </w:r>
        <w:r>
          <w:rPr>
            <w:rtl/>
          </w:rPr>
          <w:t xml:space="preserve"> مورد ن</w:t>
        </w:r>
        <w:r>
          <w:rPr>
            <w:rFonts w:hint="cs"/>
            <w:rtl/>
          </w:rPr>
          <w:t>ی</w:t>
        </w:r>
        <w:r>
          <w:rPr>
            <w:rFonts w:hint="eastAsia"/>
            <w:rtl/>
          </w:rPr>
          <w:t>از</w:t>
        </w:r>
        <w:r>
          <w:rPr>
            <w:rtl/>
          </w:rPr>
          <w:t xml:space="preserve"> از </w:t>
        </w:r>
        <w:r>
          <w:t>CEC</w:t>
        </w:r>
        <w:r>
          <w:rPr>
            <w:rtl/>
          </w:rPr>
          <w:t xml:space="preserve"> در</w:t>
        </w:r>
        <w:r>
          <w:rPr>
            <w:rFonts w:hint="cs"/>
            <w:rtl/>
          </w:rPr>
          <w:t>ی</w:t>
        </w:r>
        <w:r>
          <w:rPr>
            <w:rFonts w:hint="eastAsia"/>
            <w:rtl/>
          </w:rPr>
          <w:t>افت</w:t>
        </w:r>
        <w:r>
          <w:rPr>
            <w:rtl/>
          </w:rPr>
          <w:t xml:space="preserve"> می‌شود.</w:t>
        </w:r>
      </w:ins>
    </w:p>
    <w:p w14:paraId="41568E89" w14:textId="6EFC4C10" w:rsidR="00901B3F" w:rsidDel="00AA71C7" w:rsidRDefault="00C116BB">
      <w:pPr>
        <w:ind w:left="360"/>
        <w:rPr>
          <w:ins w:id="3337" w:author="Mahmoud" w:date="2017-09-27T11:39:00Z"/>
          <w:del w:id="3338" w:author="Windows User" w:date="2017-09-30T08:37:00Z"/>
        </w:rPr>
        <w:pPrChange w:id="3339" w:author="Windows User" w:date="2017-09-30T08:37:00Z">
          <w:pPr>
            <w:pStyle w:val="ListParagraph"/>
            <w:numPr>
              <w:numId w:val="69"/>
            </w:numPr>
            <w:spacing w:after="160" w:line="259" w:lineRule="auto"/>
            <w:ind w:hanging="360"/>
          </w:pPr>
        </w:pPrChange>
      </w:pPr>
      <w:ins w:id="3340" w:author="Windows User" w:date="2017-09-30T08:48:00Z">
        <w:r>
          <w:rPr>
            <w:rFonts w:hint="cs"/>
            <w:rtl/>
          </w:rPr>
          <w:t>واحد</w:t>
        </w:r>
      </w:ins>
      <w:ins w:id="3341" w:author="Windows User" w:date="2017-09-30T08:39:00Z">
        <w:r w:rsidR="00AA71C7">
          <w:t xml:space="preserve">CEC </w:t>
        </w:r>
        <w:r w:rsidR="00AA71C7">
          <w:rPr>
            <w:rFonts w:hint="cs"/>
            <w:rtl/>
          </w:rPr>
          <w:t xml:space="preserve"> </w:t>
        </w:r>
        <w:r w:rsidR="00AA71C7">
          <w:rPr>
            <w:rtl/>
          </w:rPr>
          <w:softHyphen/>
        </w:r>
        <w:r w:rsidR="00AA71C7">
          <w:rPr>
            <w:rFonts w:hint="cs"/>
            <w:rtl/>
          </w:rPr>
          <w:t>دو نوع</w:t>
        </w:r>
      </w:ins>
      <w:ins w:id="3342" w:author="Mahmoud" w:date="2017-09-27T11:39:00Z">
        <w:del w:id="3343" w:author="Windows User" w:date="2017-09-30T08:37:00Z">
          <w:r w:rsidR="00901B3F" w:rsidDel="00AA71C7">
            <w:rPr>
              <w:rtl/>
            </w:rPr>
            <w:delText xml:space="preserve"> </w:delText>
          </w:r>
        </w:del>
      </w:ins>
    </w:p>
    <w:p w14:paraId="7ABA0E0F" w14:textId="3F374826" w:rsidR="00996713" w:rsidRDefault="00AA71C7">
      <w:pPr>
        <w:ind w:left="360"/>
        <w:rPr>
          <w:ins w:id="3344" w:author="Windows User" w:date="2017-09-30T08:39:00Z"/>
          <w:rtl/>
        </w:rPr>
        <w:pPrChange w:id="3345" w:author="Windows User" w:date="2017-09-30T08:37:00Z">
          <w:pPr>
            <w:pStyle w:val="ListParagraph"/>
            <w:numPr>
              <w:numId w:val="66"/>
            </w:numPr>
            <w:spacing w:after="160" w:line="259" w:lineRule="auto"/>
            <w:ind w:hanging="360"/>
          </w:pPr>
        </w:pPrChange>
      </w:pPr>
      <w:ins w:id="3346" w:author="Windows User" w:date="2017-09-30T08:39:00Z">
        <w:r>
          <w:rPr>
            <w:rFonts w:hint="cs"/>
            <w:rtl/>
          </w:rPr>
          <w:t xml:space="preserve"> فرمول فراهم می نماید:</w:t>
        </w:r>
      </w:ins>
    </w:p>
    <w:p w14:paraId="30E43E50" w14:textId="442BA6A9" w:rsidR="00AA71C7" w:rsidRDefault="00AA71C7">
      <w:pPr>
        <w:pStyle w:val="ListParagraph"/>
        <w:numPr>
          <w:ilvl w:val="0"/>
          <w:numId w:val="81"/>
        </w:numPr>
        <w:rPr>
          <w:ins w:id="3347" w:author="Windows User" w:date="2017-09-30T08:48:00Z"/>
        </w:rPr>
        <w:pPrChange w:id="3348" w:author="Windows User" w:date="2017-09-30T08:39:00Z">
          <w:pPr>
            <w:pStyle w:val="ListParagraph"/>
            <w:numPr>
              <w:numId w:val="66"/>
            </w:numPr>
            <w:spacing w:after="160" w:line="259" w:lineRule="auto"/>
            <w:ind w:hanging="360"/>
          </w:pPr>
        </w:pPrChange>
      </w:pPr>
      <w:ins w:id="3349" w:author="Windows User" w:date="2017-09-30T08:39:00Z">
        <w:r>
          <w:rPr>
            <w:rFonts w:hint="cs"/>
            <w:rtl/>
          </w:rPr>
          <w:t>فرمول مسیر</w:t>
        </w:r>
      </w:ins>
      <w:ins w:id="3350" w:author="Windows User" w:date="2017-09-30T08:43:00Z">
        <w:r w:rsidR="0000443D" w:rsidRPr="00E2341D">
          <w:rPr>
            <w:rStyle w:val="FootnoteReference"/>
            <w:rtl/>
          </w:rPr>
          <w:footnoteReference w:id="39"/>
        </w:r>
      </w:ins>
    </w:p>
    <w:p w14:paraId="11E47A69" w14:textId="1E64D65F" w:rsidR="00C116BB" w:rsidRDefault="00C116BB">
      <w:pPr>
        <w:pStyle w:val="ListParagraph"/>
        <w:rPr>
          <w:ins w:id="3353" w:author="Windows User" w:date="2017-09-30T08:39:00Z"/>
        </w:rPr>
        <w:pPrChange w:id="3354" w:author="Windows User" w:date="2017-09-30T08:48:00Z">
          <w:pPr>
            <w:pStyle w:val="ListParagraph"/>
            <w:numPr>
              <w:numId w:val="66"/>
            </w:numPr>
            <w:spacing w:after="160" w:line="259" w:lineRule="auto"/>
            <w:ind w:hanging="360"/>
          </w:pPr>
        </w:pPrChange>
      </w:pPr>
      <w:ins w:id="3355" w:author="Windows User" w:date="2017-09-30T08:48:00Z">
        <w:r w:rsidRPr="00C116BB">
          <w:rPr>
            <w:rtl/>
          </w:rPr>
          <w:t>فرمول مس</w:t>
        </w:r>
        <w:r w:rsidRPr="00C116BB">
          <w:rPr>
            <w:rFonts w:hint="cs"/>
            <w:rtl/>
          </w:rPr>
          <w:t>ی</w:t>
        </w:r>
        <w:r w:rsidRPr="00C116BB">
          <w:rPr>
            <w:rFonts w:hint="eastAsia"/>
            <w:rtl/>
          </w:rPr>
          <w:t>ر</w:t>
        </w:r>
        <w:r w:rsidRPr="00C116BB">
          <w:rPr>
            <w:rtl/>
          </w:rPr>
          <w:t xml:space="preserve"> نشان</w:t>
        </w:r>
        <w:r>
          <w:rPr>
            <w:rtl/>
          </w:rPr>
          <w:softHyphen/>
        </w:r>
        <w:r w:rsidRPr="00C116BB">
          <w:rPr>
            <w:rtl/>
          </w:rPr>
          <w:t>دهنده</w:t>
        </w:r>
        <w:r>
          <w:rPr>
            <w:vertAlign w:val="subscript"/>
            <w:rtl/>
          </w:rPr>
          <w:softHyphen/>
        </w:r>
        <w:r w:rsidRPr="00C116BB">
          <w:rPr>
            <w:rFonts w:hint="cs"/>
            <w:rtl/>
          </w:rPr>
          <w:t>ی</w:t>
        </w:r>
        <w:r w:rsidRPr="00C116BB">
          <w:rPr>
            <w:rtl/>
          </w:rPr>
          <w:t xml:space="preserve"> شرط</w:t>
        </w:r>
        <w:r>
          <w:rPr>
            <w:rtl/>
          </w:rPr>
          <w:softHyphen/>
        </w:r>
        <w:r w:rsidRPr="00C116BB">
          <w:rPr>
            <w:rtl/>
          </w:rPr>
          <w:t>ها</w:t>
        </w:r>
        <w:r w:rsidRPr="00C116BB">
          <w:rPr>
            <w:rFonts w:hint="cs"/>
            <w:rtl/>
          </w:rPr>
          <w:t>یی</w:t>
        </w:r>
        <w:r w:rsidRPr="00C116BB">
          <w:rPr>
            <w:rtl/>
          </w:rPr>
          <w:t xml:space="preserve"> است که با استفاده از آن</w:t>
        </w:r>
        <w:r>
          <w:rPr>
            <w:rtl/>
          </w:rPr>
          <w:softHyphen/>
        </w:r>
        <w:r w:rsidRPr="00C116BB">
          <w:rPr>
            <w:rtl/>
          </w:rPr>
          <w:t>ها م</w:t>
        </w:r>
        <w:r w:rsidRPr="00C116BB">
          <w:rPr>
            <w:rFonts w:hint="cs"/>
            <w:rtl/>
          </w:rPr>
          <w:t>ی</w:t>
        </w:r>
        <w:r>
          <w:rPr>
            <w:rtl/>
          </w:rPr>
          <w:softHyphen/>
        </w:r>
        <w:r w:rsidRPr="00C116BB">
          <w:rPr>
            <w:rtl/>
          </w:rPr>
          <w:t>توان به خط مع</w:t>
        </w:r>
        <w:r w:rsidRPr="00C116BB">
          <w:rPr>
            <w:rFonts w:hint="cs"/>
            <w:rtl/>
          </w:rPr>
          <w:t>ی</w:t>
        </w:r>
        <w:r w:rsidRPr="00C116BB">
          <w:rPr>
            <w:rFonts w:hint="eastAsia"/>
            <w:rtl/>
          </w:rPr>
          <w:t>ن</w:t>
        </w:r>
        <w:r w:rsidRPr="00C116BB">
          <w:rPr>
            <w:rFonts w:hint="cs"/>
            <w:rtl/>
          </w:rPr>
          <w:t>ی</w:t>
        </w:r>
        <w:r w:rsidRPr="00C116BB">
          <w:rPr>
            <w:rtl/>
          </w:rPr>
          <w:t xml:space="preserve"> از کد برنامه رس</w:t>
        </w:r>
        <w:r w:rsidRPr="00C116BB">
          <w:rPr>
            <w:rFonts w:hint="cs"/>
            <w:rtl/>
          </w:rPr>
          <w:t>ی</w:t>
        </w:r>
        <w:r w:rsidRPr="00C116BB">
          <w:rPr>
            <w:rFonts w:hint="eastAsia"/>
            <w:rtl/>
          </w:rPr>
          <w:t>د</w:t>
        </w:r>
        <w:r w:rsidRPr="00C116BB">
          <w:rPr>
            <w:rtl/>
          </w:rPr>
          <w:t>.</w:t>
        </w:r>
      </w:ins>
    </w:p>
    <w:p w14:paraId="29C49188" w14:textId="069FAA6B" w:rsidR="0000443D" w:rsidDel="0000443D" w:rsidRDefault="00AA71C7">
      <w:pPr>
        <w:pStyle w:val="ListParagraph"/>
        <w:numPr>
          <w:ilvl w:val="0"/>
          <w:numId w:val="81"/>
        </w:numPr>
        <w:rPr>
          <w:del w:id="3356" w:author="Windows User" w:date="2017-09-30T08:42:00Z"/>
          <w:rtl/>
        </w:rPr>
        <w:pPrChange w:id="3357" w:author="Windows User" w:date="2017-09-30T08:49:00Z">
          <w:pPr>
            <w:jc w:val="center"/>
          </w:pPr>
        </w:pPrChange>
      </w:pPr>
      <w:ins w:id="3358" w:author="Windows User" w:date="2017-09-30T08:39:00Z">
        <w:r>
          <w:rPr>
            <w:rFonts w:hint="cs"/>
            <w:rtl/>
          </w:rPr>
          <w:t>فرمول ق</w:t>
        </w:r>
      </w:ins>
      <w:ins w:id="3359" w:author="Windows User" w:date="2017-09-30T08:40:00Z">
        <w:r>
          <w:rPr>
            <w:rFonts w:hint="cs"/>
            <w:rtl/>
          </w:rPr>
          <w:t>ا</w:t>
        </w:r>
      </w:ins>
      <w:ins w:id="3360" w:author="Windows User" w:date="2017-09-30T08:39:00Z">
        <w:r>
          <w:rPr>
            <w:rFonts w:hint="cs"/>
            <w:rtl/>
          </w:rPr>
          <w:t xml:space="preserve">بلیت </w:t>
        </w:r>
      </w:ins>
      <w:ins w:id="3361" w:author="Windows User" w:date="2017-09-30T08:42:00Z">
        <w:r w:rsidR="0000443D">
          <w:rPr>
            <w:rFonts w:hint="cs"/>
            <w:rtl/>
          </w:rPr>
          <w:t>کد بهره بردار</w:t>
        </w:r>
        <w:r w:rsidR="0000443D" w:rsidRPr="00E2341D">
          <w:rPr>
            <w:rStyle w:val="FootnoteReference"/>
            <w:rtl/>
          </w:rPr>
          <w:footnoteReference w:id="40"/>
        </w:r>
      </w:ins>
    </w:p>
    <w:p w14:paraId="2385403A" w14:textId="77777777" w:rsidR="0000443D" w:rsidRDefault="0000443D">
      <w:pPr>
        <w:pStyle w:val="ListParagraph"/>
        <w:rPr>
          <w:ins w:id="3364" w:author="Windows User" w:date="2017-09-30T08:42:00Z"/>
          <w:rtl/>
        </w:rPr>
        <w:pPrChange w:id="3365" w:author="Windows User" w:date="2017-09-30T08:49:00Z">
          <w:pPr>
            <w:pStyle w:val="ListParagraph"/>
            <w:numPr>
              <w:numId w:val="66"/>
            </w:numPr>
            <w:spacing w:after="160" w:line="259" w:lineRule="auto"/>
            <w:ind w:hanging="360"/>
          </w:pPr>
        </w:pPrChange>
      </w:pPr>
    </w:p>
    <w:p w14:paraId="49FDA7B1" w14:textId="1D1CB248" w:rsidR="0000443D" w:rsidRPr="00996713" w:rsidRDefault="0000443D">
      <w:pPr>
        <w:ind w:left="360"/>
        <w:rPr>
          <w:ins w:id="3366" w:author="Windows User" w:date="2017-09-30T08:42:00Z"/>
          <w:rtl/>
        </w:rPr>
        <w:pPrChange w:id="3367" w:author="Windows User" w:date="2017-09-30T08:42:00Z">
          <w:pPr>
            <w:pStyle w:val="ListParagraph"/>
            <w:numPr>
              <w:numId w:val="66"/>
            </w:numPr>
            <w:spacing w:after="160" w:line="259" w:lineRule="auto"/>
            <w:ind w:hanging="360"/>
          </w:pPr>
        </w:pPrChange>
      </w:pPr>
      <w:ins w:id="3368" w:author="Windows User" w:date="2017-09-30T08:42:00Z">
        <w:r>
          <w:rPr>
            <w:rFonts w:hint="cs"/>
            <w:rtl/>
          </w:rPr>
          <w:t xml:space="preserve">فرمول قابلیت </w:t>
        </w:r>
        <w:r w:rsidR="00C116BB">
          <w:rPr>
            <w:rFonts w:hint="cs"/>
            <w:rtl/>
          </w:rPr>
          <w:t>کد بهره بردار</w:t>
        </w:r>
      </w:ins>
      <w:ins w:id="3369" w:author="Windows User" w:date="2017-09-30T08:44:00Z">
        <w:r w:rsidR="00C116BB">
          <w:rPr>
            <w:rFonts w:hint="cs"/>
            <w:rtl/>
          </w:rPr>
          <w:t>، نشان</w:t>
        </w:r>
      </w:ins>
      <w:ins w:id="3370" w:author="Windows User" w:date="2017-09-30T08:46:00Z">
        <w:r w:rsidR="00C116BB">
          <w:rPr>
            <w:rtl/>
          </w:rPr>
          <w:softHyphen/>
        </w:r>
      </w:ins>
      <w:ins w:id="3371" w:author="Windows User" w:date="2017-09-30T08:44:00Z">
        <w:r w:rsidR="00C116BB">
          <w:rPr>
            <w:rFonts w:hint="cs"/>
            <w:rtl/>
          </w:rPr>
          <w:t>دهنده ی آن است که آیا مهاجم می تواند کنترل اشاره گر دستورالعمل</w:t>
        </w:r>
      </w:ins>
      <w:ins w:id="3372" w:author="Windows User" w:date="2017-09-30T08:45:00Z">
        <w:r w:rsidR="00C116BB" w:rsidRPr="00E2341D">
          <w:rPr>
            <w:rStyle w:val="FootnoteReference"/>
            <w:rtl/>
          </w:rPr>
          <w:footnoteReference w:id="41"/>
        </w:r>
      </w:ins>
      <w:ins w:id="3398" w:author="Windows User" w:date="2017-09-30T08:46:00Z">
        <w:r w:rsidR="00C116BB">
          <w:rPr>
            <w:rFonts w:hint="cs"/>
            <w:rtl/>
          </w:rPr>
          <w:t xml:space="preserve"> را به دست بگیرد و آیا می تواند کد </w:t>
        </w:r>
      </w:ins>
      <w:ins w:id="3399" w:author="Windows User" w:date="2017-09-30T08:47:00Z">
        <w:r w:rsidR="00C116BB">
          <w:rPr>
            <w:rFonts w:hint="cs"/>
            <w:rtl/>
          </w:rPr>
          <w:t>مخرب خود را اجرا نماید؟</w:t>
        </w:r>
      </w:ins>
    </w:p>
    <w:p w14:paraId="36AEF50B" w14:textId="1DE17833" w:rsidR="005557FF" w:rsidRDefault="005557FF">
      <w:pPr>
        <w:rPr>
          <w:ins w:id="3400" w:author="Mahmoud" w:date="2017-09-27T10:58:00Z"/>
        </w:rPr>
        <w:pPrChange w:id="3401" w:author="Windows User" w:date="2017-09-30T08:42:00Z">
          <w:pPr>
            <w:jc w:val="center"/>
          </w:pPr>
        </w:pPrChange>
      </w:pPr>
    </w:p>
    <w:p w14:paraId="0CCC3DAE" w14:textId="10F99251" w:rsidR="002D494D" w:rsidRDefault="000B5C1D" w:rsidP="007916DF">
      <w:pPr>
        <w:pStyle w:val="Caption"/>
        <w:keepNext/>
        <w:tabs>
          <w:tab w:val="left" w:pos="3315"/>
          <w:tab w:val="center" w:pos="4680"/>
        </w:tabs>
        <w:bidi/>
        <w:ind w:left="360"/>
        <w:rPr>
          <w:ins w:id="3402" w:author="Windows User" w:date="2017-09-30T20:40:00Z"/>
        </w:rPr>
      </w:pPr>
      <w:ins w:id="3403" w:author="Mahmoud" w:date="2017-09-26T21:17:00Z">
        <w:r w:rsidRPr="007916DF">
          <w:rPr>
            <w:noProof/>
          </w:rPr>
          <w:drawing>
            <wp:inline distT="0" distB="0" distL="0" distR="0" wp14:anchorId="6B784448" wp14:editId="5F2235E8">
              <wp:extent cx="544830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8" t="4331" r="3044" b="8215"/>
                      <a:stretch/>
                    </pic:blipFill>
                    <pic:spPr bwMode="auto">
                      <a:xfrm>
                        <a:off x="0" y="0"/>
                        <a:ext cx="5448300" cy="2886075"/>
                      </a:xfrm>
                      <a:prstGeom prst="rect">
                        <a:avLst/>
                      </a:prstGeom>
                      <a:ln>
                        <a:noFill/>
                      </a:ln>
                      <a:extLst>
                        <a:ext uri="{53640926-AAD7-44D8-BBD7-CCE9431645EC}">
                          <a14:shadowObscured xmlns:a14="http://schemas.microsoft.com/office/drawing/2010/main"/>
                        </a:ext>
                      </a:extLst>
                    </pic:spPr>
                  </pic:pic>
                </a:graphicData>
              </a:graphic>
            </wp:inline>
          </w:drawing>
        </w:r>
      </w:ins>
    </w:p>
    <w:p w14:paraId="314DC2A5" w14:textId="575708A7" w:rsidR="002D494D" w:rsidRPr="007916DF" w:rsidRDefault="002D494D">
      <w:pPr>
        <w:pStyle w:val="Caption"/>
        <w:bidi/>
        <w:jc w:val="center"/>
        <w:rPr>
          <w:ins w:id="3404" w:author="Windows User" w:date="2017-09-30T20:40:00Z"/>
          <w:rtl/>
        </w:rPr>
        <w:pPrChange w:id="3405" w:author="Windows User" w:date="2017-09-30T20:40:00Z">
          <w:pPr>
            <w:pStyle w:val="ListParagraph"/>
            <w:numPr>
              <w:numId w:val="66"/>
            </w:numPr>
            <w:spacing w:after="160" w:line="259" w:lineRule="auto"/>
            <w:ind w:hanging="360"/>
          </w:pPr>
        </w:pPrChange>
      </w:pPr>
      <w:bookmarkStart w:id="3406" w:name="_Toc495237209"/>
      <w:ins w:id="3407" w:author="Windows User" w:date="2017-09-30T20:40:00Z">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ins>
      <w:r>
        <w:rPr>
          <w:rtl/>
        </w:rPr>
        <w:fldChar w:fldCharType="separate"/>
      </w:r>
      <w:ins w:id="3408" w:author="Windows User" w:date="2017-10-14T03:40:00Z">
        <w:r w:rsidR="000D5978">
          <w:rPr>
            <w:noProof/>
            <w:rtl/>
          </w:rPr>
          <w:t>8</w:t>
        </w:r>
      </w:ins>
      <w:ins w:id="3409" w:author="Windows User" w:date="2017-09-30T20:40:00Z">
        <w:r>
          <w:rPr>
            <w:rtl/>
          </w:rPr>
          <w:fldChar w:fldCharType="end"/>
        </w:r>
        <w:r>
          <w:rPr>
            <w:rFonts w:hint="cs"/>
            <w:rtl/>
          </w:rPr>
          <w:t>-</w:t>
        </w:r>
        <w:r w:rsidRPr="002D494D">
          <w:rPr>
            <w:rtl/>
          </w:rPr>
          <w:t xml:space="preserve"> </w:t>
        </w:r>
        <w:r w:rsidRPr="002D494D">
          <w:rPr>
            <w:rFonts w:cs="Arial"/>
            <w:rtl/>
          </w:rPr>
          <w:t>معمار</w:t>
        </w:r>
        <w:r w:rsidRPr="002D494D">
          <w:rPr>
            <w:rFonts w:cs="Arial" w:hint="cs"/>
            <w:rtl/>
          </w:rPr>
          <w:t>ی</w:t>
        </w:r>
        <w:r w:rsidRPr="002D494D">
          <w:rPr>
            <w:rFonts w:cs="Arial"/>
            <w:rtl/>
          </w:rPr>
          <w:t xml:space="preserve"> </w:t>
        </w:r>
        <w:r w:rsidRPr="002D494D">
          <w:t>MAYHEM</w:t>
        </w:r>
        <w:bookmarkEnd w:id="3406"/>
      </w:ins>
    </w:p>
    <w:p w14:paraId="321BAB46" w14:textId="0F3CE4EF" w:rsidR="008A660A" w:rsidDel="00901B3F" w:rsidRDefault="00901B3F" w:rsidP="007916DF">
      <w:pPr>
        <w:rPr>
          <w:ins w:id="3410" w:author="Windows User" w:date="2017-09-23T01:48:00Z"/>
          <w:del w:id="3411" w:author="Mahmoud" w:date="2017-09-27T11:39:00Z"/>
          <w:rtl/>
        </w:rPr>
      </w:pPr>
      <w:ins w:id="3412" w:author="Mahmoud" w:date="2017-09-26T21:13:00Z">
        <w:del w:id="3413" w:author="Windows User" w:date="2017-09-30T20:36:00Z">
          <w:r w:rsidRPr="00085CD8" w:rsidDel="00085CD8">
            <w:rPr>
              <w:rtl/>
            </w:rPr>
            <w:lastRenderedPageBreak/>
            <w:tab/>
          </w:r>
        </w:del>
        <w:del w:id="3414" w:author="Windows User" w:date="2017-09-30T20:35:00Z">
          <w:r w:rsidRPr="00B525D2" w:rsidDel="00085CD8">
            <w:rPr>
              <w:rtl/>
            </w:rPr>
            <w:tab/>
            <w:delText>شکل</w:delText>
          </w:r>
        </w:del>
      </w:ins>
      <w:ins w:id="3415" w:author="Mahmoud" w:date="2017-09-27T11:38:00Z">
        <w:del w:id="3416" w:author="Windows User" w:date="2017-09-30T20:35:00Z">
          <w:r w:rsidRPr="00B525D2" w:rsidDel="00085CD8">
            <w:rPr>
              <w:rtl/>
            </w:rPr>
            <w:delText xml:space="preserve"> 9 </w:delText>
          </w:r>
        </w:del>
      </w:ins>
      <w:ins w:id="3417" w:author="Mahmoud" w:date="2017-09-26T21:13:00Z">
        <w:del w:id="3418" w:author="Windows User" w:date="2017-09-30T20:35:00Z">
          <w:r w:rsidR="007164E4" w:rsidRPr="00B525D2" w:rsidDel="00085CD8">
            <w:rPr>
              <w:rtl/>
            </w:rPr>
            <w:delText>- معمار</w:delText>
          </w:r>
          <w:r w:rsidR="007164E4" w:rsidRPr="00B525D2" w:rsidDel="00085CD8">
            <w:rPr>
              <w:rFonts w:hint="cs"/>
              <w:rtl/>
              <w:rPrChange w:id="3419" w:author="Windows User" w:date="2017-09-30T08:50:00Z">
                <w:rPr>
                  <w:rFonts w:cs="Arial" w:hint="cs"/>
                  <w:rtl/>
                </w:rPr>
              </w:rPrChange>
            </w:rPr>
            <w:delText>ی</w:delText>
          </w:r>
          <w:r w:rsidR="007164E4" w:rsidRPr="00B525D2" w:rsidDel="00085CD8">
            <w:rPr>
              <w:rtl/>
              <w:rPrChange w:id="3420" w:author="Windows User" w:date="2017-09-30T08:50:00Z">
                <w:rPr>
                  <w:rFonts w:cs="Arial"/>
                  <w:rtl/>
                </w:rPr>
              </w:rPrChange>
            </w:rPr>
            <w:delText xml:space="preserve"> </w:delText>
          </w:r>
          <w:r w:rsidR="007164E4" w:rsidRPr="00B525D2" w:rsidDel="00085CD8">
            <w:delText>MAYHEM</w:delText>
          </w:r>
        </w:del>
      </w:ins>
      <w:ins w:id="3421" w:author="Windows User" w:date="2017-09-23T01:48:00Z">
        <w:del w:id="3422" w:author="Mahmoud" w:date="2017-09-27T11:39:00Z">
          <w:r w:rsidR="008A660A" w:rsidDel="00901B3F">
            <w:rPr>
              <w:rFonts w:hint="cs"/>
              <w:rtl/>
            </w:rPr>
            <w:delText xml:space="preserve">مراحلی که </w:delText>
          </w:r>
          <w:r w:rsidR="008A660A" w:rsidDel="00901B3F">
            <w:delText>MAYHEM</w:delText>
          </w:r>
          <w:r w:rsidR="008A660A" w:rsidDel="00901B3F">
            <w:rPr>
              <w:rFonts w:hint="cs"/>
              <w:rtl/>
            </w:rPr>
            <w:delText xml:space="preserve"> برای تولید </w:delText>
          </w:r>
        </w:del>
        <w:del w:id="3423" w:author="Mahmoud" w:date="2017-09-26T21:13:00Z">
          <w:r w:rsidR="008A660A" w:rsidDel="007164E4">
            <w:rPr>
              <w:rFonts w:hint="cs"/>
              <w:rtl/>
            </w:rPr>
            <w:delText>اکسپلویت</w:delText>
          </w:r>
        </w:del>
        <w:del w:id="3424" w:author="Mahmoud" w:date="2017-09-27T11:39:00Z">
          <w:r w:rsidR="008A660A" w:rsidDel="00901B3F">
            <w:rPr>
              <w:rFonts w:hint="cs"/>
              <w:rtl/>
            </w:rPr>
            <w:delText xml:space="preserve"> طی می‌کند:</w:delText>
          </w:r>
        </w:del>
      </w:ins>
    </w:p>
    <w:p w14:paraId="6A867B96" w14:textId="3AFE7DA4" w:rsidR="008A660A" w:rsidDel="00901B3F" w:rsidRDefault="008A660A" w:rsidP="007916DF">
      <w:pPr>
        <w:pStyle w:val="ListParagraph"/>
        <w:numPr>
          <w:ilvl w:val="0"/>
          <w:numId w:val="69"/>
        </w:numPr>
        <w:spacing w:after="160" w:line="259" w:lineRule="auto"/>
        <w:rPr>
          <w:ins w:id="3425" w:author="Windows User" w:date="2017-09-23T01:48:00Z"/>
          <w:del w:id="3426" w:author="Mahmoud" w:date="2017-09-27T11:39:00Z"/>
        </w:rPr>
      </w:pPr>
      <w:ins w:id="3427" w:author="Windows User" w:date="2017-09-23T01:48:00Z">
        <w:del w:id="3428" w:author="Mahmoud" w:date="2017-09-27T11:39:00Z">
          <w:r w:rsidRPr="00464F20" w:rsidDel="00901B3F">
            <w:rPr>
              <w:rtl/>
            </w:rPr>
            <w:delText xml:space="preserve">ابزار </w:delText>
          </w:r>
          <w:r w:rsidRPr="00464F20" w:rsidDel="00901B3F">
            <w:delText>MAYHEM</w:delText>
          </w:r>
          <w:r w:rsidRPr="00464F20" w:rsidDel="00901B3F">
            <w:rPr>
              <w:rtl/>
            </w:rPr>
            <w:delText xml:space="preserve"> با تعر</w:delText>
          </w:r>
          <w:r w:rsidRPr="00464F20" w:rsidDel="00901B3F">
            <w:rPr>
              <w:rFonts w:hint="cs"/>
              <w:rtl/>
            </w:rPr>
            <w:delText>ی</w:delText>
          </w:r>
          <w:r w:rsidRPr="00464F20" w:rsidDel="00901B3F">
            <w:rPr>
              <w:rFonts w:hint="eastAsia"/>
              <w:rtl/>
            </w:rPr>
            <w:delText>ف</w:delText>
          </w:r>
          <w:r w:rsidRPr="00464F20" w:rsidDel="00901B3F">
            <w:rPr>
              <w:rtl/>
            </w:rPr>
            <w:delText xml:space="preserve"> </w:delText>
          </w:r>
          <w:r w:rsidRPr="00464F20" w:rsidDel="00901B3F">
            <w:rPr>
              <w:rFonts w:hint="cs"/>
              <w:rtl/>
            </w:rPr>
            <w:delText>ی</w:delText>
          </w:r>
          <w:r w:rsidRPr="00464F20" w:rsidDel="00901B3F">
            <w:rPr>
              <w:rFonts w:hint="eastAsia"/>
              <w:rtl/>
            </w:rPr>
            <w:delText>ک</w:delText>
          </w:r>
        </w:del>
        <w:del w:id="3429" w:author="Mahmoud" w:date="2017-09-26T21:14:00Z">
          <w:r w:rsidRPr="00464F20" w:rsidDel="000B5C1D">
            <w:rPr>
              <w:rtl/>
            </w:rPr>
            <w:delText xml:space="preserve"> </w:delText>
          </w:r>
        </w:del>
        <w:del w:id="3430" w:author="Mahmoud" w:date="2017-09-27T11:39:00Z">
          <w:r w:rsidRPr="00464F20" w:rsidDel="00901B3F">
            <w:rPr>
              <w:rtl/>
            </w:rPr>
            <w:delText>پورت کار خود را شروع</w:delText>
          </w:r>
          <w:r w:rsidDel="00901B3F">
            <w:rPr>
              <w:rtl/>
            </w:rPr>
            <w:delText xml:space="preserve"> می‌</w:delText>
          </w:r>
          <w:r w:rsidRPr="00464F20" w:rsidDel="00901B3F">
            <w:rPr>
              <w:rtl/>
            </w:rPr>
            <w:delText>کند. و کدها</w:delText>
          </w:r>
          <w:r w:rsidRPr="00464F20" w:rsidDel="00901B3F">
            <w:rPr>
              <w:rFonts w:hint="cs"/>
              <w:rtl/>
            </w:rPr>
            <w:delText>ی</w:delText>
          </w:r>
          <w:r w:rsidRPr="00464F20" w:rsidDel="00901B3F">
            <w:rPr>
              <w:rtl/>
            </w:rPr>
            <w:delText xml:space="preserve"> آس</w:delText>
          </w:r>
          <w:r w:rsidRPr="00464F20" w:rsidDel="00901B3F">
            <w:rPr>
              <w:rFonts w:hint="cs"/>
              <w:rtl/>
            </w:rPr>
            <w:delText>ی</w:delText>
          </w:r>
          <w:r w:rsidRPr="00464F20" w:rsidDel="00901B3F">
            <w:rPr>
              <w:rFonts w:hint="eastAsia"/>
              <w:rtl/>
            </w:rPr>
            <w:delText>ب</w:delText>
          </w:r>
          <w:r w:rsidDel="00901B3F">
            <w:rPr>
              <w:rFonts w:hint="cs"/>
              <w:rtl/>
            </w:rPr>
            <w:delText>‌</w:delText>
          </w:r>
          <w:r w:rsidRPr="00464F20" w:rsidDel="00901B3F">
            <w:rPr>
              <w:rtl/>
            </w:rPr>
            <w:delText>پذ</w:delText>
          </w:r>
          <w:r w:rsidRPr="00464F20" w:rsidDel="00901B3F">
            <w:rPr>
              <w:rFonts w:hint="cs"/>
              <w:rtl/>
            </w:rPr>
            <w:delText>ی</w:delText>
          </w:r>
          <w:r w:rsidRPr="00464F20" w:rsidDel="00901B3F">
            <w:rPr>
              <w:rFonts w:hint="eastAsia"/>
              <w:rtl/>
            </w:rPr>
            <w:delText>ر</w:delText>
          </w:r>
          <w:r w:rsidRPr="00464F20" w:rsidDel="00901B3F">
            <w:rPr>
              <w:rtl/>
            </w:rPr>
            <w:delText xml:space="preserve"> را از هم</w:delText>
          </w:r>
          <w:r w:rsidRPr="00464F20" w:rsidDel="00901B3F">
            <w:rPr>
              <w:rFonts w:hint="cs"/>
              <w:rtl/>
            </w:rPr>
            <w:delText>ی</w:delText>
          </w:r>
          <w:r w:rsidRPr="00464F20" w:rsidDel="00901B3F">
            <w:rPr>
              <w:rFonts w:hint="eastAsia"/>
              <w:rtl/>
            </w:rPr>
            <w:delText>ن</w:delText>
          </w:r>
          <w:r w:rsidRPr="00464F20" w:rsidDel="00901B3F">
            <w:rPr>
              <w:rtl/>
            </w:rPr>
            <w:delText xml:space="preserve"> طر</w:delText>
          </w:r>
          <w:r w:rsidRPr="00464F20" w:rsidDel="00901B3F">
            <w:rPr>
              <w:rFonts w:hint="cs"/>
              <w:rtl/>
            </w:rPr>
            <w:delText>ی</w:delText>
          </w:r>
          <w:r w:rsidRPr="00464F20" w:rsidDel="00901B3F">
            <w:rPr>
              <w:rFonts w:hint="eastAsia"/>
              <w:rtl/>
            </w:rPr>
            <w:delText>ق</w:delText>
          </w:r>
          <w:r w:rsidRPr="00464F20" w:rsidDel="00901B3F">
            <w:rPr>
              <w:rtl/>
            </w:rPr>
            <w:delText xml:space="preserve"> در</w:delText>
          </w:r>
          <w:r w:rsidRPr="00464F20" w:rsidDel="00901B3F">
            <w:rPr>
              <w:rFonts w:hint="cs"/>
              <w:rtl/>
            </w:rPr>
            <w:delText>ی</w:delText>
          </w:r>
          <w:r w:rsidRPr="00464F20" w:rsidDel="00901B3F">
            <w:rPr>
              <w:rFonts w:hint="eastAsia"/>
              <w:rtl/>
            </w:rPr>
            <w:delText>افت</w:delText>
          </w:r>
          <w:r w:rsidDel="00901B3F">
            <w:rPr>
              <w:rtl/>
            </w:rPr>
            <w:delText xml:space="preserve"> می‌</w:delText>
          </w:r>
          <w:r w:rsidRPr="00464F20" w:rsidDel="00901B3F">
            <w:rPr>
              <w:rtl/>
            </w:rPr>
            <w:delText>کند. ا</w:delText>
          </w:r>
          <w:r w:rsidRPr="00464F20" w:rsidDel="00901B3F">
            <w:rPr>
              <w:rFonts w:hint="cs"/>
              <w:rtl/>
            </w:rPr>
            <w:delText>ی</w:delText>
          </w:r>
          <w:r w:rsidRPr="00464F20" w:rsidDel="00901B3F">
            <w:rPr>
              <w:rFonts w:hint="eastAsia"/>
              <w:rtl/>
            </w:rPr>
            <w:delText>ن</w:delText>
          </w:r>
          <w:r w:rsidRPr="00464F20" w:rsidDel="00901B3F">
            <w:rPr>
              <w:rtl/>
            </w:rPr>
            <w:delText xml:space="preserve"> موضوع باعث</w:delText>
          </w:r>
          <w:r w:rsidDel="00901B3F">
            <w:rPr>
              <w:rtl/>
            </w:rPr>
            <w:delText xml:space="preserve"> می‌</w:delText>
          </w:r>
          <w:r w:rsidRPr="00464F20" w:rsidDel="00901B3F">
            <w:rPr>
              <w:rtl/>
            </w:rPr>
            <w:delText>شود که ابزار بداند چه کدها</w:delText>
          </w:r>
          <w:r w:rsidRPr="00464F20" w:rsidDel="00901B3F">
            <w:rPr>
              <w:rFonts w:hint="cs"/>
              <w:rtl/>
            </w:rPr>
            <w:delText>یی</w:delText>
          </w:r>
          <w:r w:rsidRPr="00464F20" w:rsidDel="00901B3F">
            <w:rPr>
              <w:rtl/>
            </w:rPr>
            <w:delText xml:space="preserve"> در اخت</w:delText>
          </w:r>
          <w:r w:rsidRPr="00464F20" w:rsidDel="00901B3F">
            <w:rPr>
              <w:rFonts w:hint="cs"/>
              <w:rtl/>
            </w:rPr>
            <w:delText>ی</w:delText>
          </w:r>
          <w:r w:rsidRPr="00464F20" w:rsidDel="00901B3F">
            <w:rPr>
              <w:rFonts w:hint="eastAsia"/>
              <w:rtl/>
            </w:rPr>
            <w:delText>ار</w:delText>
          </w:r>
          <w:r w:rsidRPr="00464F20" w:rsidDel="00901B3F">
            <w:rPr>
              <w:rtl/>
            </w:rPr>
            <w:delText xml:space="preserve"> مهاجم است.</w:delText>
          </w:r>
        </w:del>
      </w:ins>
    </w:p>
    <w:p w14:paraId="44401D8E" w14:textId="234A190A" w:rsidR="008A660A" w:rsidDel="00901B3F" w:rsidRDefault="008A660A" w:rsidP="008A660A">
      <w:pPr>
        <w:pStyle w:val="ListParagraph"/>
        <w:numPr>
          <w:ilvl w:val="0"/>
          <w:numId w:val="69"/>
        </w:numPr>
        <w:spacing w:after="160" w:line="259" w:lineRule="auto"/>
        <w:rPr>
          <w:ins w:id="3431" w:author="Windows User" w:date="2017-09-23T01:48:00Z"/>
          <w:del w:id="3432" w:author="Mahmoud" w:date="2017-09-27T11:39:00Z"/>
        </w:rPr>
      </w:pPr>
      <w:ins w:id="3433" w:author="Windows User" w:date="2017-09-23T01:48:00Z">
        <w:del w:id="3434" w:author="Mahmoud" w:date="2017-09-27T11:39:00Z">
          <w:r w:rsidRPr="00906825" w:rsidDel="00901B3F">
            <w:rPr>
              <w:rtl/>
            </w:rPr>
            <w:delText xml:space="preserve">واحد </w:delText>
          </w:r>
          <w:r w:rsidRPr="00906825" w:rsidDel="00901B3F">
            <w:delText>CEC</w:delText>
          </w:r>
          <w:r w:rsidRPr="00906825" w:rsidDel="00901B3F">
            <w:rPr>
              <w:rtl/>
            </w:rPr>
            <w:delText xml:space="preserve"> برنامه آس</w:delText>
          </w:r>
          <w:r w:rsidRPr="00906825" w:rsidDel="00901B3F">
            <w:rPr>
              <w:rFonts w:hint="cs"/>
              <w:rtl/>
            </w:rPr>
            <w:delText>ی</w:delText>
          </w:r>
          <w:r w:rsidRPr="00906825" w:rsidDel="00901B3F">
            <w:rPr>
              <w:rFonts w:hint="eastAsia"/>
              <w:rtl/>
            </w:rPr>
            <w:delText>ب</w:delText>
          </w:r>
          <w:r w:rsidDel="00901B3F">
            <w:rPr>
              <w:rFonts w:hint="cs"/>
              <w:rtl/>
            </w:rPr>
            <w:delText>‌</w:delText>
          </w:r>
          <w:r w:rsidRPr="00906825" w:rsidDel="00901B3F">
            <w:rPr>
              <w:rtl/>
            </w:rPr>
            <w:delText>پذ</w:delText>
          </w:r>
          <w:r w:rsidRPr="00906825" w:rsidDel="00901B3F">
            <w:rPr>
              <w:rFonts w:hint="cs"/>
              <w:rtl/>
            </w:rPr>
            <w:delText>ی</w:delText>
          </w:r>
          <w:r w:rsidRPr="00906825" w:rsidDel="00901B3F">
            <w:rPr>
              <w:rFonts w:hint="eastAsia"/>
              <w:rtl/>
            </w:rPr>
            <w:delText>ر</w:delText>
          </w:r>
          <w:r w:rsidRPr="00906825" w:rsidDel="00901B3F">
            <w:rPr>
              <w:rtl/>
            </w:rPr>
            <w:delText xml:space="preserve"> را </w:delText>
          </w:r>
          <w:r w:rsidDel="00901B3F">
            <w:rPr>
              <w:rFonts w:hint="cs"/>
              <w:rtl/>
            </w:rPr>
            <w:delText>دریافت</w:delText>
          </w:r>
          <w:r w:rsidDel="00901B3F">
            <w:rPr>
              <w:rtl/>
            </w:rPr>
            <w:delText xml:space="preserve"> می‌</w:delText>
          </w:r>
          <w:r w:rsidRPr="00906825" w:rsidDel="00901B3F">
            <w:rPr>
              <w:rtl/>
            </w:rPr>
            <w:delText xml:space="preserve">کند. به </w:delText>
          </w:r>
          <w:r w:rsidRPr="00906825" w:rsidDel="00901B3F">
            <w:delText>SES</w:delText>
          </w:r>
          <w:r w:rsidRPr="00906825" w:rsidDel="00901B3F">
            <w:rPr>
              <w:rtl/>
            </w:rPr>
            <w:delText xml:space="preserve"> وصل</w:delText>
          </w:r>
          <w:r w:rsidDel="00901B3F">
            <w:rPr>
              <w:rtl/>
            </w:rPr>
            <w:delText xml:space="preserve"> می‌</w:delText>
          </w:r>
          <w:r w:rsidRPr="00906825" w:rsidDel="00901B3F">
            <w:rPr>
              <w:rtl/>
            </w:rPr>
            <w:delText>شود تا مقدارده</w:delText>
          </w:r>
          <w:r w:rsidRPr="00906825" w:rsidDel="00901B3F">
            <w:rPr>
              <w:rFonts w:hint="cs"/>
              <w:rtl/>
            </w:rPr>
            <w:delText>ی</w:delText>
          </w:r>
          <w:r w:rsidDel="00901B3F">
            <w:rPr>
              <w:rtl/>
            </w:rPr>
            <w:delText>‌ها</w:delText>
          </w:r>
          <w:r w:rsidRPr="00906825" w:rsidDel="00901B3F">
            <w:rPr>
              <w:rFonts w:hint="cs"/>
              <w:rtl/>
            </w:rPr>
            <w:delText>ی</w:delText>
          </w:r>
          <w:r w:rsidRPr="00906825" w:rsidDel="00901B3F">
            <w:rPr>
              <w:rtl/>
            </w:rPr>
            <w:delText xml:space="preserve"> اول</w:delText>
          </w:r>
          <w:r w:rsidRPr="00906825" w:rsidDel="00901B3F">
            <w:rPr>
              <w:rFonts w:hint="cs"/>
              <w:rtl/>
            </w:rPr>
            <w:delText>ی</w:delText>
          </w:r>
          <w:r w:rsidRPr="00906825" w:rsidDel="00901B3F">
            <w:rPr>
              <w:rFonts w:hint="eastAsia"/>
              <w:rtl/>
            </w:rPr>
            <w:delText>ه</w:delText>
          </w:r>
          <w:r w:rsidRPr="00906825" w:rsidDel="00901B3F">
            <w:rPr>
              <w:rtl/>
            </w:rPr>
            <w:delText xml:space="preserve"> صورت پذ</w:delText>
          </w:r>
          <w:r w:rsidRPr="00906825" w:rsidDel="00901B3F">
            <w:rPr>
              <w:rFonts w:hint="cs"/>
              <w:rtl/>
            </w:rPr>
            <w:delText>ی</w:delText>
          </w:r>
          <w:r w:rsidRPr="00906825" w:rsidDel="00901B3F">
            <w:rPr>
              <w:rFonts w:hint="eastAsia"/>
              <w:rtl/>
            </w:rPr>
            <w:delText>رد</w:delText>
          </w:r>
          <w:r w:rsidRPr="00906825" w:rsidDel="00901B3F">
            <w:rPr>
              <w:rtl/>
            </w:rPr>
            <w:delText>. سپس کد به صورت عدد</w:delText>
          </w:r>
          <w:r w:rsidRPr="00906825" w:rsidDel="00901B3F">
            <w:rPr>
              <w:rFonts w:hint="cs"/>
              <w:rtl/>
            </w:rPr>
            <w:delText>ی</w:delText>
          </w:r>
          <w:r w:rsidRPr="00906825" w:rsidDel="00901B3F">
            <w:rPr>
              <w:rtl/>
            </w:rPr>
            <w:delText xml:space="preserve"> اجرا</w:delText>
          </w:r>
          <w:r w:rsidDel="00901B3F">
            <w:rPr>
              <w:rtl/>
            </w:rPr>
            <w:delText xml:space="preserve"> می‌</w:delText>
          </w:r>
          <w:r w:rsidRPr="00906825" w:rsidDel="00901B3F">
            <w:rPr>
              <w:rtl/>
            </w:rPr>
            <w:delText>شود و همزمان تحل</w:delText>
          </w:r>
          <w:r w:rsidRPr="00906825" w:rsidDel="00901B3F">
            <w:rPr>
              <w:rFonts w:hint="cs"/>
              <w:rtl/>
            </w:rPr>
            <w:delText>ی</w:delText>
          </w:r>
          <w:r w:rsidRPr="00906825" w:rsidDel="00901B3F">
            <w:rPr>
              <w:rFonts w:hint="eastAsia"/>
              <w:rtl/>
            </w:rPr>
            <w:delText>ل</w:delText>
          </w:r>
          <w:r w:rsidRPr="00906825" w:rsidDel="00901B3F">
            <w:rPr>
              <w:rtl/>
            </w:rPr>
            <w:delText xml:space="preserve"> آلا</w:delText>
          </w:r>
          <w:r w:rsidRPr="00906825" w:rsidDel="00901B3F">
            <w:rPr>
              <w:rFonts w:hint="cs"/>
              <w:rtl/>
            </w:rPr>
            <w:delText>ی</w:delText>
          </w:r>
          <w:r w:rsidRPr="00906825" w:rsidDel="00901B3F">
            <w:rPr>
              <w:rFonts w:hint="eastAsia"/>
              <w:rtl/>
            </w:rPr>
            <w:delText>ش</w:delText>
          </w:r>
          <w:r w:rsidRPr="00E2341D" w:rsidDel="00901B3F">
            <w:rPr>
              <w:rStyle w:val="FootnoteReference"/>
              <w:rtl/>
            </w:rPr>
            <w:footnoteReference w:id="42"/>
          </w:r>
          <w:r w:rsidRPr="00906825" w:rsidDel="00901B3F">
            <w:rPr>
              <w:rtl/>
            </w:rPr>
            <w:delText xml:space="preserve"> پو</w:delText>
          </w:r>
          <w:r w:rsidRPr="00906825" w:rsidDel="00901B3F">
            <w:rPr>
              <w:rFonts w:hint="cs"/>
              <w:rtl/>
            </w:rPr>
            <w:delText>ی</w:delText>
          </w:r>
          <w:r w:rsidRPr="00906825" w:rsidDel="00901B3F">
            <w:rPr>
              <w:rFonts w:hint="eastAsia"/>
              <w:rtl/>
            </w:rPr>
            <w:delText>ا</w:delText>
          </w:r>
          <w:r w:rsidRPr="00906825" w:rsidDel="00901B3F">
            <w:rPr>
              <w:rtl/>
            </w:rPr>
            <w:delText xml:space="preserve"> ن</w:delText>
          </w:r>
          <w:r w:rsidRPr="00906825" w:rsidDel="00901B3F">
            <w:rPr>
              <w:rFonts w:hint="cs"/>
              <w:rtl/>
            </w:rPr>
            <w:delText>ی</w:delText>
          </w:r>
          <w:r w:rsidRPr="00906825" w:rsidDel="00901B3F">
            <w:rPr>
              <w:rFonts w:hint="eastAsia"/>
              <w:rtl/>
            </w:rPr>
            <w:delText>ز</w:delText>
          </w:r>
          <w:r w:rsidRPr="00906825" w:rsidDel="00901B3F">
            <w:rPr>
              <w:rtl/>
            </w:rPr>
            <w:delText xml:space="preserve"> رو</w:delText>
          </w:r>
          <w:r w:rsidRPr="00906825" w:rsidDel="00901B3F">
            <w:rPr>
              <w:rFonts w:hint="cs"/>
              <w:rtl/>
            </w:rPr>
            <w:delText>ی</w:delText>
          </w:r>
          <w:r w:rsidRPr="00906825" w:rsidDel="00901B3F">
            <w:rPr>
              <w:rtl/>
            </w:rPr>
            <w:delText xml:space="preserve"> آن اجرا</w:delText>
          </w:r>
          <w:r w:rsidDel="00901B3F">
            <w:rPr>
              <w:rtl/>
            </w:rPr>
            <w:delText xml:space="preserve"> می‌</w:delText>
          </w:r>
          <w:r w:rsidRPr="00906825" w:rsidDel="00901B3F">
            <w:rPr>
              <w:rtl/>
            </w:rPr>
            <w:delText>شود.</w:delText>
          </w:r>
        </w:del>
      </w:ins>
    </w:p>
    <w:p w14:paraId="6ABAB849" w14:textId="2717FD9D" w:rsidR="008A660A" w:rsidDel="00901B3F" w:rsidRDefault="008A660A" w:rsidP="008A660A">
      <w:pPr>
        <w:pStyle w:val="ListParagraph"/>
        <w:numPr>
          <w:ilvl w:val="0"/>
          <w:numId w:val="69"/>
        </w:numPr>
        <w:spacing w:after="160" w:line="259" w:lineRule="auto"/>
        <w:rPr>
          <w:ins w:id="3439" w:author="Windows User" w:date="2017-09-23T01:48:00Z"/>
          <w:del w:id="3440" w:author="Mahmoud" w:date="2017-09-27T11:39:00Z"/>
        </w:rPr>
      </w:pPr>
      <w:ins w:id="3441" w:author="Windows User" w:date="2017-09-23T01:48:00Z">
        <w:del w:id="3442" w:author="Mahmoud" w:date="2017-09-27T11:39:00Z">
          <w:r w:rsidRPr="00906825" w:rsidDel="00901B3F">
            <w:rPr>
              <w:rtl/>
            </w:rPr>
            <w:delText xml:space="preserve">اگر </w:delText>
          </w:r>
          <w:r w:rsidRPr="00906825" w:rsidDel="00901B3F">
            <w:delText>CEC</w:delText>
          </w:r>
          <w:r w:rsidRPr="00906825" w:rsidDel="00901B3F">
            <w:rPr>
              <w:rtl/>
            </w:rPr>
            <w:delText xml:space="preserve"> با </w:delText>
          </w:r>
          <w:r w:rsidRPr="00906825" w:rsidDel="00901B3F">
            <w:rPr>
              <w:rFonts w:hint="cs"/>
              <w:rtl/>
            </w:rPr>
            <w:delText>ی</w:delText>
          </w:r>
          <w:r w:rsidRPr="00906825" w:rsidDel="00901B3F">
            <w:rPr>
              <w:rFonts w:hint="eastAsia"/>
              <w:rtl/>
            </w:rPr>
            <w:delText>ک</w:delText>
          </w:r>
          <w:r w:rsidRPr="00906825" w:rsidDel="00901B3F">
            <w:rPr>
              <w:rtl/>
            </w:rPr>
            <w:delText xml:space="preserve"> بلاک کد آلوده </w:delText>
          </w:r>
          <w:r w:rsidRPr="00906825" w:rsidDel="00901B3F">
            <w:rPr>
              <w:rFonts w:hint="cs"/>
              <w:rtl/>
            </w:rPr>
            <w:delText>ی</w:delText>
          </w:r>
          <w:r w:rsidRPr="00906825" w:rsidDel="00901B3F">
            <w:rPr>
              <w:rFonts w:hint="eastAsia"/>
              <w:rtl/>
            </w:rPr>
            <w:delText>ا</w:delText>
          </w:r>
          <w:r w:rsidRPr="00906825" w:rsidDel="00901B3F">
            <w:rPr>
              <w:rtl/>
            </w:rPr>
            <w:delText xml:space="preserve"> </w:delText>
          </w:r>
          <w:r w:rsidRPr="00906825" w:rsidDel="00901B3F">
            <w:rPr>
              <w:rFonts w:hint="cs"/>
              <w:rtl/>
            </w:rPr>
            <w:delText>ی</w:delText>
          </w:r>
          <w:r w:rsidRPr="00906825" w:rsidDel="00901B3F">
            <w:rPr>
              <w:rFonts w:hint="eastAsia"/>
              <w:rtl/>
            </w:rPr>
            <w:delText>ک</w:delText>
          </w:r>
          <w:r w:rsidRPr="00906825" w:rsidDel="00901B3F">
            <w:rPr>
              <w:rtl/>
            </w:rPr>
            <w:delText xml:space="preserve"> پرش آلوده رو به رو شود(منظور جا</w:delText>
          </w:r>
          <w:r w:rsidRPr="00906825" w:rsidDel="00901B3F">
            <w:rPr>
              <w:rFonts w:hint="cs"/>
              <w:rtl/>
            </w:rPr>
            <w:delText>یی</w:delText>
          </w:r>
          <w:r w:rsidRPr="00906825" w:rsidDel="00901B3F">
            <w:rPr>
              <w:rtl/>
            </w:rPr>
            <w:delText xml:space="preserve"> است که لازم است تا از کاربر ورود</w:delText>
          </w:r>
          <w:r w:rsidRPr="00906825" w:rsidDel="00901B3F">
            <w:rPr>
              <w:rFonts w:hint="cs"/>
              <w:rtl/>
            </w:rPr>
            <w:delText>ی</w:delText>
          </w:r>
          <w:r w:rsidRPr="00906825" w:rsidDel="00901B3F">
            <w:rPr>
              <w:rtl/>
            </w:rPr>
            <w:delText xml:space="preserve"> در</w:delText>
          </w:r>
          <w:r w:rsidRPr="00906825" w:rsidDel="00901B3F">
            <w:rPr>
              <w:rFonts w:hint="cs"/>
              <w:rtl/>
            </w:rPr>
            <w:delText>ی</w:delText>
          </w:r>
          <w:r w:rsidRPr="00906825" w:rsidDel="00901B3F">
            <w:rPr>
              <w:rFonts w:hint="eastAsia"/>
              <w:rtl/>
            </w:rPr>
            <w:delText>افت</w:delText>
          </w:r>
          <w:r w:rsidRPr="00906825" w:rsidDel="00901B3F">
            <w:rPr>
              <w:rtl/>
            </w:rPr>
            <w:delText xml:space="preserve"> شود)، </w:delText>
          </w:r>
          <w:r w:rsidRPr="00906825" w:rsidDel="00901B3F">
            <w:delText>CEC</w:delText>
          </w:r>
          <w:r w:rsidRPr="00906825" w:rsidDel="00901B3F">
            <w:rPr>
              <w:rtl/>
            </w:rPr>
            <w:delText xml:space="preserve"> موقتا</w:delText>
          </w:r>
          <w:r w:rsidDel="00901B3F">
            <w:rPr>
              <w:rFonts w:hint="cs"/>
              <w:rtl/>
            </w:rPr>
            <w:delText>ً</w:delText>
          </w:r>
          <w:r w:rsidRPr="00906825" w:rsidDel="00901B3F">
            <w:rPr>
              <w:rtl/>
            </w:rPr>
            <w:delText xml:space="preserve"> اجرا نم</w:delText>
          </w:r>
          <w:r w:rsidRPr="00906825" w:rsidDel="00901B3F">
            <w:rPr>
              <w:rFonts w:hint="cs"/>
              <w:rtl/>
            </w:rPr>
            <w:delText>ی</w:delText>
          </w:r>
          <w:r w:rsidRPr="00906825" w:rsidDel="00901B3F">
            <w:rPr>
              <w:rtl/>
            </w:rPr>
            <w:delText xml:space="preserve"> شود و شاخه آلوده به </w:delText>
          </w:r>
          <w:r w:rsidRPr="00906825" w:rsidDel="00901B3F">
            <w:delText>SES</w:delText>
          </w:r>
          <w:r w:rsidRPr="00906825" w:rsidDel="00901B3F">
            <w:rPr>
              <w:rtl/>
            </w:rPr>
            <w:delText xml:space="preserve"> برا</w:delText>
          </w:r>
          <w:r w:rsidRPr="00906825" w:rsidDel="00901B3F">
            <w:rPr>
              <w:rFonts w:hint="cs"/>
              <w:rtl/>
            </w:rPr>
            <w:delText>ی</w:delText>
          </w:r>
          <w:r w:rsidRPr="00906825" w:rsidDel="00901B3F">
            <w:rPr>
              <w:rtl/>
            </w:rPr>
            <w:delText xml:space="preserve"> اجرا</w:delText>
          </w:r>
          <w:r w:rsidRPr="00906825" w:rsidDel="00901B3F">
            <w:rPr>
              <w:rFonts w:hint="cs"/>
              <w:rtl/>
            </w:rPr>
            <w:delText>ی</w:delText>
          </w:r>
          <w:r w:rsidRPr="00906825" w:rsidDel="00901B3F">
            <w:rPr>
              <w:rtl/>
            </w:rPr>
            <w:delText xml:space="preserve"> نماد</w:delText>
          </w:r>
          <w:r w:rsidRPr="00906825" w:rsidDel="00901B3F">
            <w:rPr>
              <w:rFonts w:hint="cs"/>
              <w:rtl/>
            </w:rPr>
            <w:delText>ی</w:delText>
          </w:r>
          <w:r w:rsidRPr="00906825" w:rsidDel="00901B3F">
            <w:rPr>
              <w:rFonts w:hint="eastAsia"/>
              <w:rtl/>
            </w:rPr>
            <w:delText>ن</w:delText>
          </w:r>
          <w:r w:rsidRPr="00906825" w:rsidDel="00901B3F">
            <w:rPr>
              <w:rtl/>
            </w:rPr>
            <w:delText xml:space="preserve"> ارسال</w:delText>
          </w:r>
          <w:r w:rsidDel="00901B3F">
            <w:rPr>
              <w:rtl/>
            </w:rPr>
            <w:delText xml:space="preserve"> می‌</w:delText>
          </w:r>
          <w:r w:rsidRPr="00906825" w:rsidDel="00901B3F">
            <w:rPr>
              <w:rtl/>
            </w:rPr>
            <w:delText xml:space="preserve">شود. </w:delText>
          </w:r>
          <w:r w:rsidRPr="00906825" w:rsidDel="00901B3F">
            <w:delText>SES</w:delText>
          </w:r>
          <w:r w:rsidRPr="00906825" w:rsidDel="00901B3F">
            <w:rPr>
              <w:rtl/>
            </w:rPr>
            <w:delText xml:space="preserve"> مشخص</w:delText>
          </w:r>
          <w:r w:rsidDel="00901B3F">
            <w:rPr>
              <w:rtl/>
            </w:rPr>
            <w:delText xml:space="preserve"> می‌</w:delText>
          </w:r>
          <w:r w:rsidRPr="00906825" w:rsidDel="00901B3F">
            <w:rPr>
              <w:rtl/>
            </w:rPr>
            <w:delText>کند که آ</w:delText>
          </w:r>
          <w:r w:rsidRPr="00906825" w:rsidDel="00901B3F">
            <w:rPr>
              <w:rFonts w:hint="cs"/>
              <w:rtl/>
            </w:rPr>
            <w:delText>ی</w:delText>
          </w:r>
          <w:r w:rsidRPr="00906825" w:rsidDel="00901B3F">
            <w:rPr>
              <w:rFonts w:hint="eastAsia"/>
              <w:rtl/>
            </w:rPr>
            <w:delText>ا</w:delText>
          </w:r>
          <w:r w:rsidRPr="00906825" w:rsidDel="00901B3F">
            <w:rPr>
              <w:rtl/>
            </w:rPr>
            <w:delText xml:space="preserve"> اجرا</w:delText>
          </w:r>
          <w:r w:rsidRPr="00906825" w:rsidDel="00901B3F">
            <w:rPr>
              <w:rFonts w:hint="cs"/>
              <w:rtl/>
            </w:rPr>
            <w:delText>ی</w:delText>
          </w:r>
          <w:r w:rsidRPr="00906825" w:rsidDel="00901B3F">
            <w:rPr>
              <w:rtl/>
            </w:rPr>
            <w:delText xml:space="preserve"> شاخه ممکن هست </w:delText>
          </w:r>
          <w:r w:rsidRPr="00906825" w:rsidDel="00901B3F">
            <w:rPr>
              <w:rFonts w:hint="cs"/>
              <w:rtl/>
            </w:rPr>
            <w:delText>ی</w:delText>
          </w:r>
          <w:r w:rsidRPr="00906825" w:rsidDel="00901B3F">
            <w:rPr>
              <w:rFonts w:hint="eastAsia"/>
              <w:rtl/>
            </w:rPr>
            <w:delText>ا</w:delText>
          </w:r>
          <w:r w:rsidRPr="00906825" w:rsidDel="00901B3F">
            <w:rPr>
              <w:rtl/>
            </w:rPr>
            <w:delText xml:space="preserve"> نه!</w:delText>
          </w:r>
        </w:del>
      </w:ins>
    </w:p>
    <w:p w14:paraId="183CB159" w14:textId="2DEFD5E2" w:rsidR="008A660A" w:rsidDel="00901B3F" w:rsidRDefault="008A660A" w:rsidP="008A660A">
      <w:pPr>
        <w:pStyle w:val="ListParagraph"/>
        <w:numPr>
          <w:ilvl w:val="0"/>
          <w:numId w:val="69"/>
        </w:numPr>
        <w:spacing w:after="160" w:line="259" w:lineRule="auto"/>
        <w:rPr>
          <w:ins w:id="3443" w:author="Windows User" w:date="2017-09-23T01:48:00Z"/>
          <w:del w:id="3444" w:author="Mahmoud" w:date="2017-09-27T11:39:00Z"/>
        </w:rPr>
      </w:pPr>
      <w:ins w:id="3445" w:author="Windows User" w:date="2017-09-23T01:48:00Z">
        <w:del w:id="3446" w:author="Mahmoud" w:date="2017-09-27T11:39:00Z">
          <w:r w:rsidDel="00901B3F">
            <w:rPr>
              <w:rtl/>
            </w:rPr>
            <w:delText xml:space="preserve">واحد </w:delText>
          </w:r>
          <w:r w:rsidDel="00901B3F">
            <w:delText>SES</w:delText>
          </w:r>
          <w:r w:rsidDel="00901B3F">
            <w:rPr>
              <w:rtl/>
            </w:rPr>
            <w:delText xml:space="preserve"> به صورت مواز</w:delText>
          </w:r>
          <w:r w:rsidDel="00901B3F">
            <w:rPr>
              <w:rFonts w:hint="cs"/>
              <w:rtl/>
            </w:rPr>
            <w:delText>ی</w:delText>
          </w:r>
          <w:r w:rsidDel="00901B3F">
            <w:rPr>
              <w:rtl/>
            </w:rPr>
            <w:delText xml:space="preserve"> با </w:delText>
          </w:r>
          <w:r w:rsidDel="00901B3F">
            <w:delText>CEC</w:delText>
          </w:r>
          <w:r w:rsidDel="00901B3F">
            <w:rPr>
              <w:rtl/>
            </w:rPr>
            <w:delText xml:space="preserve"> اجرا می‌شود و بلاک‌ها</w:delText>
          </w:r>
          <w:r w:rsidDel="00901B3F">
            <w:rPr>
              <w:rFonts w:hint="cs"/>
              <w:rtl/>
            </w:rPr>
            <w:delText>ی</w:delText>
          </w:r>
          <w:r w:rsidDel="00901B3F">
            <w:rPr>
              <w:rtl/>
            </w:rPr>
            <w:delText xml:space="preserve"> کد را در</w:delText>
          </w:r>
          <w:r w:rsidDel="00901B3F">
            <w:rPr>
              <w:rFonts w:hint="cs"/>
              <w:rtl/>
            </w:rPr>
            <w:delText>ی</w:delText>
          </w:r>
          <w:r w:rsidDel="00901B3F">
            <w:rPr>
              <w:rFonts w:hint="eastAsia"/>
              <w:rtl/>
            </w:rPr>
            <w:delText>افت</w:delText>
          </w:r>
          <w:r w:rsidDel="00901B3F">
            <w:rPr>
              <w:rtl/>
            </w:rPr>
            <w:delText xml:space="preserve"> می‌کند. ا</w:delText>
          </w:r>
          <w:r w:rsidDel="00901B3F">
            <w:rPr>
              <w:rFonts w:hint="cs"/>
              <w:rtl/>
            </w:rPr>
            <w:delText>ی</w:delText>
          </w:r>
          <w:r w:rsidDel="00901B3F">
            <w:rPr>
              <w:rFonts w:hint="eastAsia"/>
              <w:rtl/>
            </w:rPr>
            <w:delText>ن</w:delText>
          </w:r>
          <w:r w:rsidDel="00901B3F">
            <w:rPr>
              <w:rtl/>
            </w:rPr>
            <w:delText xml:space="preserve"> بلاک‌ها به زبان م</w:delText>
          </w:r>
          <w:r w:rsidDel="00901B3F">
            <w:rPr>
              <w:rFonts w:hint="cs"/>
              <w:rtl/>
            </w:rPr>
            <w:delText>ی</w:delText>
          </w:r>
          <w:r w:rsidDel="00901B3F">
            <w:rPr>
              <w:rFonts w:hint="eastAsia"/>
              <w:rtl/>
            </w:rPr>
            <w:delText>ان</w:delText>
          </w:r>
          <w:r w:rsidDel="00901B3F">
            <w:rPr>
              <w:rFonts w:hint="cs"/>
              <w:rtl/>
            </w:rPr>
            <w:delText>ی</w:delText>
          </w:r>
          <w:r w:rsidDel="00901B3F">
            <w:rPr>
              <w:rtl/>
            </w:rPr>
            <w:delText xml:space="preserve"> تبد</w:delText>
          </w:r>
          <w:r w:rsidDel="00901B3F">
            <w:rPr>
              <w:rFonts w:hint="cs"/>
              <w:rtl/>
            </w:rPr>
            <w:delText>ی</w:delText>
          </w:r>
          <w:r w:rsidDel="00901B3F">
            <w:rPr>
              <w:rFonts w:hint="eastAsia"/>
              <w:rtl/>
            </w:rPr>
            <w:delText>ل</w:delText>
          </w:r>
          <w:r w:rsidDel="00901B3F">
            <w:rPr>
              <w:rtl/>
            </w:rPr>
            <w:delText xml:space="preserve"> می‌شوند و به صورت </w:delText>
          </w:r>
          <w:r w:rsidDel="00901B3F">
            <w:delText>concolic</w:delText>
          </w:r>
          <w:r w:rsidDel="00901B3F">
            <w:rPr>
              <w:rtl/>
            </w:rPr>
            <w:delText xml:space="preserve"> اجرا می‌شود. مقاد</w:delText>
          </w:r>
          <w:r w:rsidDel="00901B3F">
            <w:rPr>
              <w:rFonts w:hint="cs"/>
              <w:rtl/>
            </w:rPr>
            <w:delText>ی</w:delText>
          </w:r>
          <w:r w:rsidDel="00901B3F">
            <w:rPr>
              <w:rFonts w:hint="eastAsia"/>
              <w:rtl/>
            </w:rPr>
            <w:delText>ر</w:delText>
          </w:r>
          <w:r w:rsidDel="00901B3F">
            <w:rPr>
              <w:rtl/>
            </w:rPr>
            <w:delText xml:space="preserve"> عدد</w:delText>
          </w:r>
          <w:r w:rsidDel="00901B3F">
            <w:rPr>
              <w:rFonts w:hint="cs"/>
              <w:rtl/>
            </w:rPr>
            <w:delText>ی</w:delText>
          </w:r>
          <w:r w:rsidDel="00901B3F">
            <w:rPr>
              <w:rtl/>
            </w:rPr>
            <w:delText xml:space="preserve"> مورد ن</w:delText>
          </w:r>
          <w:r w:rsidDel="00901B3F">
            <w:rPr>
              <w:rFonts w:hint="cs"/>
              <w:rtl/>
            </w:rPr>
            <w:delText>ی</w:delText>
          </w:r>
          <w:r w:rsidDel="00901B3F">
            <w:rPr>
              <w:rFonts w:hint="eastAsia"/>
              <w:rtl/>
            </w:rPr>
            <w:delText>از</w:delText>
          </w:r>
          <w:r w:rsidDel="00901B3F">
            <w:rPr>
              <w:rtl/>
            </w:rPr>
            <w:delText xml:space="preserve"> از </w:delText>
          </w:r>
          <w:r w:rsidDel="00901B3F">
            <w:delText>CEC</w:delText>
          </w:r>
          <w:r w:rsidDel="00901B3F">
            <w:rPr>
              <w:rtl/>
            </w:rPr>
            <w:delText xml:space="preserve"> در</w:delText>
          </w:r>
          <w:r w:rsidDel="00901B3F">
            <w:rPr>
              <w:rFonts w:hint="cs"/>
              <w:rtl/>
            </w:rPr>
            <w:delText>ی</w:delText>
          </w:r>
          <w:r w:rsidDel="00901B3F">
            <w:rPr>
              <w:rFonts w:hint="eastAsia"/>
              <w:rtl/>
            </w:rPr>
            <w:delText>افت</w:delText>
          </w:r>
          <w:r w:rsidDel="00901B3F">
            <w:rPr>
              <w:rtl/>
            </w:rPr>
            <w:delText xml:space="preserve"> می‌شود. </w:delText>
          </w:r>
        </w:del>
      </w:ins>
    </w:p>
    <w:p w14:paraId="36F4AD3E" w14:textId="52BFEE84" w:rsidR="008A660A" w:rsidDel="00C116BB" w:rsidRDefault="007257A2">
      <w:pPr>
        <w:pStyle w:val="ListParagraph"/>
        <w:numPr>
          <w:ilvl w:val="0"/>
          <w:numId w:val="80"/>
        </w:numPr>
        <w:rPr>
          <w:ins w:id="3447" w:author="Mahmoud" w:date="2017-09-26T21:22:00Z"/>
          <w:del w:id="3448" w:author="Windows User" w:date="2017-09-30T08:47:00Z"/>
          <w:rtl/>
        </w:rPr>
        <w:pPrChange w:id="3449" w:author="Mahmoud" w:date="2017-09-26T21:22:00Z">
          <w:pPr>
            <w:ind w:left="720"/>
          </w:pPr>
        </w:pPrChange>
      </w:pPr>
      <w:ins w:id="3450" w:author="Mahmoud" w:date="2017-09-26T21:22:00Z">
        <w:del w:id="3451" w:author="Windows User" w:date="2017-09-30T08:47:00Z">
          <w:r w:rsidDel="00C116BB">
            <w:delText xml:space="preserve"> </w:delText>
          </w:r>
          <w:r w:rsidDel="00C116BB">
            <w:rPr>
              <w:rFonts w:hint="cs"/>
              <w:rtl/>
            </w:rPr>
            <w:delText>را به دست آورد؟</w:delText>
          </w:r>
        </w:del>
      </w:ins>
    </w:p>
    <w:p w14:paraId="1EBC3AE3" w14:textId="62B5AEB5" w:rsidR="00170824" w:rsidDel="00C116BB" w:rsidRDefault="007257A2">
      <w:pPr>
        <w:pStyle w:val="ListParagraph"/>
        <w:numPr>
          <w:ilvl w:val="0"/>
          <w:numId w:val="80"/>
        </w:numPr>
        <w:rPr>
          <w:ins w:id="3452" w:author="Mahmoud" w:date="2017-09-26T21:23:00Z"/>
          <w:del w:id="3453" w:author="Windows User" w:date="2017-09-30T08:47:00Z"/>
        </w:rPr>
        <w:pPrChange w:id="3454" w:author="Mahmoud" w:date="2017-09-26T21:23:00Z">
          <w:pPr>
            <w:ind w:left="720"/>
          </w:pPr>
        </w:pPrChange>
      </w:pPr>
      <w:ins w:id="3455" w:author="Mahmoud" w:date="2017-09-26T21:22:00Z">
        <w:del w:id="3456" w:author="Windows User" w:date="2017-09-30T08:47:00Z">
          <w:r w:rsidDel="00C116BB">
            <w:rPr>
              <w:rtl/>
            </w:rPr>
            <w:delText xml:space="preserve"> آ</w:delText>
          </w:r>
          <w:r w:rsidDel="00C116BB">
            <w:rPr>
              <w:rFonts w:hint="cs"/>
              <w:rtl/>
            </w:rPr>
            <w:delText>ی</w:delText>
          </w:r>
          <w:r w:rsidDel="00C116BB">
            <w:rPr>
              <w:rFonts w:hint="eastAsia"/>
              <w:rtl/>
            </w:rPr>
            <w:delText>ا</w:delText>
          </w:r>
          <w:r w:rsidDel="00C116BB">
            <w:rPr>
              <w:rtl/>
            </w:rPr>
            <w:delText xml:space="preserve"> مهاجم می‌تواند</w:delText>
          </w:r>
        </w:del>
      </w:ins>
      <w:ins w:id="3457" w:author="Mahmoud" w:date="2017-09-26T21:23:00Z">
        <w:del w:id="3458" w:author="Windows User" w:date="2017-09-30T08:47:00Z">
          <w:r w:rsidRPr="007257A2" w:rsidDel="00C116BB">
            <w:rPr>
              <w:rtl/>
            </w:rPr>
            <w:delText xml:space="preserve"> </w:delText>
          </w:r>
          <w:r w:rsidDel="00C116BB">
            <w:rPr>
              <w:rFonts w:hint="cs"/>
              <w:rtl/>
            </w:rPr>
            <w:delText>کد</w:delText>
          </w:r>
          <w:r w:rsidDel="00C116BB">
            <w:rPr>
              <w:rtl/>
            </w:rPr>
            <w:delText xml:space="preserve"> </w:delText>
          </w:r>
          <w:r w:rsidDel="00C116BB">
            <w:delText>PAYLOAD</w:delText>
          </w:r>
          <w:r w:rsidDel="00C116BB">
            <w:rPr>
              <w:rtl/>
            </w:rPr>
            <w:delText xml:space="preserve"> </w:delText>
          </w:r>
        </w:del>
      </w:ins>
      <w:ins w:id="3459" w:author="Mahmoud" w:date="2017-09-26T21:22:00Z">
        <w:del w:id="3460" w:author="Windows User" w:date="2017-09-30T08:47:00Z">
          <w:r w:rsidDel="00C116BB">
            <w:rPr>
              <w:rFonts w:hint="cs"/>
              <w:rtl/>
            </w:rPr>
            <w:delText xml:space="preserve">را </w:delText>
          </w:r>
        </w:del>
      </w:ins>
      <w:ins w:id="3461" w:author="Mahmoud" w:date="2017-09-26T21:23:00Z">
        <w:del w:id="3462" w:author="Windows User" w:date="2017-09-30T08:47:00Z">
          <w:r w:rsidDel="00C116BB">
            <w:rPr>
              <w:rFonts w:hint="cs"/>
              <w:rtl/>
            </w:rPr>
            <w:delText>اجرا کند</w:delText>
          </w:r>
        </w:del>
      </w:ins>
      <w:ins w:id="3463" w:author="Mahmoud" w:date="2017-09-26T21:22:00Z">
        <w:del w:id="3464" w:author="Windows User" w:date="2017-09-30T08:47:00Z">
          <w:r w:rsidDel="00C116BB">
            <w:rPr>
              <w:rFonts w:hint="cs"/>
              <w:rtl/>
            </w:rPr>
            <w:delText>؟</w:delText>
          </w:r>
          <w:r w:rsidDel="00C116BB">
            <w:rPr>
              <w:rtl/>
            </w:rPr>
            <w:delText xml:space="preserve"> </w:delText>
          </w:r>
        </w:del>
      </w:ins>
    </w:p>
    <w:p w14:paraId="63A6F006" w14:textId="46B8AC78" w:rsidR="008A660A" w:rsidDel="00170824" w:rsidRDefault="00170824" w:rsidP="008A660A">
      <w:pPr>
        <w:ind w:left="720"/>
        <w:rPr>
          <w:ins w:id="3465" w:author="Windows User" w:date="2017-09-23T01:48:00Z"/>
          <w:del w:id="3466" w:author="Mahmoud" w:date="2017-09-26T21:23:00Z"/>
          <w:rtl/>
        </w:rPr>
      </w:pPr>
      <w:ins w:id="3467" w:author="Mahmoud" w:date="2017-09-26T21:23:00Z">
        <w:r>
          <w:rPr>
            <w:rFonts w:hint="cs"/>
            <w:rtl/>
          </w:rPr>
          <w:t xml:space="preserve">ابزار </w:t>
        </w:r>
      </w:ins>
      <w:ins w:id="3468" w:author="Windows User" w:date="2017-09-23T01:48:00Z">
        <w:del w:id="3469" w:author="Mahmoud" w:date="2017-09-26T21:23:00Z">
          <w:r w:rsidR="008A660A" w:rsidDel="00170824">
            <w:rPr>
              <w:rtl/>
            </w:rPr>
            <w:delText>2. اجرا</w:delText>
          </w:r>
          <w:r w:rsidR="008A660A" w:rsidDel="00170824">
            <w:rPr>
              <w:rFonts w:hint="cs"/>
              <w:rtl/>
            </w:rPr>
            <w:delText>ی</w:delText>
          </w:r>
          <w:r w:rsidR="008A660A" w:rsidDel="00170824">
            <w:rPr>
              <w:rtl/>
            </w:rPr>
            <w:delText xml:space="preserve"> </w:delText>
          </w:r>
          <w:r w:rsidR="008A660A" w:rsidDel="00170824">
            <w:delText>PAYLOAD</w:delText>
          </w:r>
          <w:r w:rsidR="008A660A" w:rsidDel="00170824">
            <w:rPr>
              <w:rtl/>
            </w:rPr>
            <w:delText xml:space="preserve"> را بدست آورد </w:delText>
          </w:r>
          <w:r w:rsidR="008A660A" w:rsidDel="00170824">
            <w:rPr>
              <w:rFonts w:hint="cs"/>
              <w:rtl/>
            </w:rPr>
            <w:delText>ی</w:delText>
          </w:r>
          <w:r w:rsidR="008A660A" w:rsidDel="00170824">
            <w:rPr>
              <w:rFonts w:hint="eastAsia"/>
              <w:rtl/>
            </w:rPr>
            <w:delText>ا</w:delText>
          </w:r>
          <w:r w:rsidR="008A660A" w:rsidDel="00170824">
            <w:rPr>
              <w:rtl/>
            </w:rPr>
            <w:delText xml:space="preserve"> نه؟</w:delText>
          </w:r>
        </w:del>
      </w:ins>
    </w:p>
    <w:p w14:paraId="1653017B" w14:textId="101F98D3" w:rsidR="008A660A" w:rsidRDefault="008A660A" w:rsidP="007916DF">
      <w:pPr>
        <w:pStyle w:val="ListParagraph"/>
        <w:numPr>
          <w:ilvl w:val="0"/>
          <w:numId w:val="69"/>
        </w:numPr>
        <w:spacing w:after="160" w:line="259" w:lineRule="auto"/>
        <w:rPr>
          <w:ins w:id="3470" w:author="Windows User" w:date="2017-09-23T01:48:00Z"/>
        </w:rPr>
      </w:pPr>
      <w:ins w:id="3471" w:author="Windows User" w:date="2017-09-23T01:48:00Z">
        <w:r w:rsidRPr="005F27E0">
          <w:rPr>
            <w:rtl/>
          </w:rPr>
          <w:t>وقت</w:t>
        </w:r>
        <w:r w:rsidRPr="005F27E0">
          <w:rPr>
            <w:rFonts w:hint="cs"/>
            <w:rtl/>
          </w:rPr>
          <w:t>ی</w:t>
        </w:r>
        <w:r w:rsidRPr="005F27E0">
          <w:rPr>
            <w:rtl/>
          </w:rPr>
          <w:t xml:space="preserve"> به </w:t>
        </w:r>
        <w:r w:rsidRPr="005F27E0">
          <w:rPr>
            <w:rFonts w:hint="cs"/>
            <w:rtl/>
          </w:rPr>
          <w:t>ی</w:t>
        </w:r>
        <w:r w:rsidRPr="005F27E0">
          <w:rPr>
            <w:rFonts w:hint="eastAsia"/>
            <w:rtl/>
          </w:rPr>
          <w:t>ک</w:t>
        </w:r>
        <w:r w:rsidRPr="005F27E0">
          <w:rPr>
            <w:rtl/>
          </w:rPr>
          <w:t xml:space="preserve"> پرش آلوده</w:t>
        </w:r>
        <w:r>
          <w:rPr>
            <w:rtl/>
          </w:rPr>
          <w:t xml:space="preserve"> می‌</w:t>
        </w:r>
        <w:r w:rsidRPr="005F27E0">
          <w:rPr>
            <w:rtl/>
          </w:rPr>
          <w:t xml:space="preserve">رسد </w:t>
        </w:r>
        <w:r w:rsidRPr="005F27E0">
          <w:t>SES</w:t>
        </w:r>
      </w:ins>
      <w:ins w:id="3472" w:author="Windows User" w:date="2017-09-30T08:51:00Z">
        <w:r w:rsidR="007E7BE9">
          <w:rPr>
            <w:rFonts w:hint="cs"/>
            <w:rtl/>
          </w:rPr>
          <w:t xml:space="preserve"> بر اساس پرس و جویی از حل کننده</w:t>
        </w:r>
        <w:r w:rsidR="007E7BE9">
          <w:rPr>
            <w:rtl/>
          </w:rPr>
          <w:softHyphen/>
        </w:r>
        <w:r w:rsidR="007E7BE9">
          <w:rPr>
            <w:rFonts w:hint="cs"/>
            <w:rtl/>
          </w:rPr>
          <w:t>ی</w:t>
        </w:r>
      </w:ins>
      <w:ins w:id="3473" w:author="Windows User" w:date="2017-09-30T10:04:00Z">
        <w:r w:rsidR="00716995">
          <w:t xml:space="preserve"> </w:t>
        </w:r>
        <w:r w:rsidR="00716995">
          <w:rPr>
            <w:rFonts w:hint="cs"/>
            <w:rtl/>
          </w:rPr>
          <w:t>قید</w:t>
        </w:r>
      </w:ins>
      <w:ins w:id="3474" w:author="Windows User" w:date="2017-09-23T01:48:00Z">
        <w:r w:rsidRPr="005F27E0">
          <w:rPr>
            <w:rtl/>
          </w:rPr>
          <w:t xml:space="preserve"> تصم</w:t>
        </w:r>
        <w:r w:rsidRPr="005F27E0">
          <w:rPr>
            <w:rFonts w:hint="cs"/>
            <w:rtl/>
          </w:rPr>
          <w:t>ی</w:t>
        </w:r>
        <w:r w:rsidRPr="005F27E0">
          <w:rPr>
            <w:rFonts w:hint="eastAsia"/>
            <w:rtl/>
          </w:rPr>
          <w:t>م</w:t>
        </w:r>
        <w:r>
          <w:rPr>
            <w:rtl/>
          </w:rPr>
          <w:t xml:space="preserve"> می‌</w:t>
        </w:r>
        <w:r w:rsidRPr="005F27E0">
          <w:rPr>
            <w:rtl/>
          </w:rPr>
          <w:t>گ</w:t>
        </w:r>
        <w:r w:rsidRPr="005F27E0">
          <w:rPr>
            <w:rFonts w:hint="cs"/>
            <w:rtl/>
          </w:rPr>
          <w:t>ی</w:t>
        </w:r>
        <w:r w:rsidRPr="005F27E0">
          <w:rPr>
            <w:rFonts w:hint="eastAsia"/>
            <w:rtl/>
          </w:rPr>
          <w:t>رد</w:t>
        </w:r>
        <w:r w:rsidRPr="005F27E0">
          <w:rPr>
            <w:rtl/>
          </w:rPr>
          <w:t xml:space="preserve"> که آ</w:t>
        </w:r>
        <w:r w:rsidRPr="005F27E0">
          <w:rPr>
            <w:rFonts w:hint="cs"/>
            <w:rtl/>
          </w:rPr>
          <w:t>ی</w:t>
        </w:r>
        <w:r w:rsidRPr="005F27E0">
          <w:rPr>
            <w:rFonts w:hint="eastAsia"/>
            <w:rtl/>
          </w:rPr>
          <w:t>ا</w:t>
        </w:r>
      </w:ins>
      <w:ins w:id="3475" w:author="Windows User" w:date="2017-09-30T10:04:00Z">
        <w:r w:rsidR="00716995">
          <w:rPr>
            <w:rFonts w:hint="cs"/>
            <w:rtl/>
          </w:rPr>
          <w:t xml:space="preserve"> دستور</w:t>
        </w:r>
      </w:ins>
      <w:ins w:id="3476" w:author="Windows User" w:date="2017-09-23T01:48:00Z">
        <w:r w:rsidRPr="005F27E0">
          <w:rPr>
            <w:rtl/>
          </w:rPr>
          <w:t xml:space="preserve"> </w:t>
        </w:r>
      </w:ins>
      <w:ins w:id="3477" w:author="Windows User" w:date="2017-09-30T10:04:00Z">
        <w:r w:rsidR="00716995">
          <w:t>fork</w:t>
        </w:r>
      </w:ins>
      <w:ins w:id="3478" w:author="Windows User" w:date="2017-09-23T01:48:00Z">
        <w:r>
          <w:rPr>
            <w:rFonts w:hint="cs"/>
            <w:rtl/>
          </w:rPr>
          <w:t xml:space="preserve"> </w:t>
        </w:r>
        <w:r w:rsidRPr="005F27E0">
          <w:rPr>
            <w:rtl/>
          </w:rPr>
          <w:t xml:space="preserve">لازم هست </w:t>
        </w:r>
        <w:r w:rsidRPr="005F27E0">
          <w:rPr>
            <w:rFonts w:hint="cs"/>
            <w:rtl/>
          </w:rPr>
          <w:t>ی</w:t>
        </w:r>
        <w:r w:rsidRPr="005F27E0">
          <w:rPr>
            <w:rFonts w:hint="eastAsia"/>
            <w:rtl/>
          </w:rPr>
          <w:t>ا</w:t>
        </w:r>
        <w:r w:rsidR="00716995">
          <w:rPr>
            <w:rtl/>
          </w:rPr>
          <w:t xml:space="preserve"> </w:t>
        </w:r>
      </w:ins>
      <w:ins w:id="3479" w:author="Windows User" w:date="2017-09-30T10:04:00Z">
        <w:r w:rsidR="00716995">
          <w:rPr>
            <w:rFonts w:hint="cs"/>
            <w:rtl/>
          </w:rPr>
          <w:t xml:space="preserve">خیر. </w:t>
        </w:r>
      </w:ins>
      <w:ins w:id="3480" w:author="Windows User" w:date="2017-09-23T01:48:00Z">
        <w:r w:rsidRPr="005F27E0">
          <w:rPr>
            <w:rtl/>
          </w:rPr>
          <w:t>اگر</w:t>
        </w:r>
      </w:ins>
      <w:ins w:id="3481" w:author="Windows User" w:date="2017-09-30T10:04:00Z">
        <w:r w:rsidR="00716995">
          <w:rPr>
            <w:rFonts w:hint="cs"/>
            <w:rtl/>
          </w:rPr>
          <w:t xml:space="preserve"> </w:t>
        </w:r>
        <w:r w:rsidR="00716995">
          <w:t>fork</w:t>
        </w:r>
        <w:r w:rsidR="00716995">
          <w:rPr>
            <w:rFonts w:hint="cs"/>
            <w:rtl/>
          </w:rPr>
          <w:t xml:space="preserve"> لازم</w:t>
        </w:r>
      </w:ins>
      <w:ins w:id="3482" w:author="Windows User" w:date="2017-09-23T01:48:00Z">
        <w:r w:rsidRPr="005F27E0">
          <w:rPr>
            <w:rtl/>
          </w:rPr>
          <w:t xml:space="preserve"> باشد اجراها</w:t>
        </w:r>
        <w:r w:rsidRPr="005F27E0">
          <w:rPr>
            <w:rFonts w:hint="cs"/>
            <w:rtl/>
          </w:rPr>
          <w:t>ی</w:t>
        </w:r>
        <w:r w:rsidRPr="005F27E0">
          <w:rPr>
            <w:rtl/>
          </w:rPr>
          <w:t xml:space="preserve"> جد</w:t>
        </w:r>
        <w:r w:rsidRPr="005F27E0">
          <w:rPr>
            <w:rFonts w:hint="cs"/>
            <w:rtl/>
          </w:rPr>
          <w:t>ی</w:t>
        </w:r>
        <w:r w:rsidRPr="005F27E0">
          <w:rPr>
            <w:rFonts w:hint="eastAsia"/>
            <w:rtl/>
          </w:rPr>
          <w:t>د</w:t>
        </w:r>
        <w:r w:rsidRPr="005F27E0">
          <w:rPr>
            <w:rtl/>
          </w:rPr>
          <w:t xml:space="preserve"> اولو</w:t>
        </w:r>
        <w:r w:rsidRPr="005F27E0">
          <w:rPr>
            <w:rFonts w:hint="cs"/>
            <w:rtl/>
          </w:rPr>
          <w:t>ی</w:t>
        </w:r>
        <w:r w:rsidRPr="005F27E0">
          <w:rPr>
            <w:rFonts w:hint="eastAsia"/>
            <w:rtl/>
          </w:rPr>
          <w:t>ت</w:t>
        </w:r>
        <w:r w:rsidRPr="005F27E0">
          <w:rPr>
            <w:rtl/>
          </w:rPr>
          <w:t xml:space="preserve"> بند</w:t>
        </w:r>
        <w:r w:rsidRPr="005F27E0">
          <w:rPr>
            <w:rFonts w:hint="cs"/>
            <w:rtl/>
          </w:rPr>
          <w:t>ی</w:t>
        </w:r>
        <w:r w:rsidRPr="005F27E0">
          <w:rPr>
            <w:rtl/>
          </w:rPr>
          <w:t xml:space="preserve"> شده و </w:t>
        </w:r>
      </w:ins>
      <w:ins w:id="3483" w:author="Windows User" w:date="2017-09-30T10:05:00Z">
        <w:r w:rsidR="00716995">
          <w:rPr>
            <w:rFonts w:hint="cs"/>
            <w:rtl/>
          </w:rPr>
          <w:t>به ترتیب</w:t>
        </w:r>
      </w:ins>
      <w:ins w:id="3484" w:author="Windows User" w:date="2017-09-23T01:48:00Z">
        <w:r w:rsidRPr="005F27E0">
          <w:rPr>
            <w:rtl/>
          </w:rPr>
          <w:t xml:space="preserve"> اجرا</w:t>
        </w:r>
        <w:r>
          <w:rPr>
            <w:rtl/>
          </w:rPr>
          <w:t xml:space="preserve"> می‌</w:t>
        </w:r>
        <w:r w:rsidRPr="005F27E0">
          <w:rPr>
            <w:rtl/>
          </w:rPr>
          <w:t>شو</w:t>
        </w:r>
      </w:ins>
      <w:ins w:id="3485" w:author="Windows User" w:date="2017-09-30T10:05:00Z">
        <w:r w:rsidR="00716995">
          <w:rPr>
            <w:rFonts w:hint="cs"/>
            <w:rtl/>
          </w:rPr>
          <w:t>ن</w:t>
        </w:r>
      </w:ins>
      <w:ins w:id="3486" w:author="Windows User" w:date="2017-09-23T01:48:00Z">
        <w:r w:rsidRPr="005F27E0">
          <w:rPr>
            <w:rtl/>
          </w:rPr>
          <w:t xml:space="preserve">د. </w:t>
        </w:r>
      </w:ins>
      <w:ins w:id="3487" w:author="Windows User" w:date="2017-09-30T10:06:00Z">
        <w:r w:rsidR="006A1095">
          <w:rPr>
            <w:rFonts w:hint="cs"/>
            <w:rtl/>
          </w:rPr>
          <w:t xml:space="preserve">در طی اجرا های جدید </w:t>
        </w:r>
      </w:ins>
      <w:ins w:id="3488" w:author="Windows User" w:date="2017-09-23T01:48:00Z">
        <w:r w:rsidRPr="005F27E0">
          <w:rPr>
            <w:rtl/>
          </w:rPr>
          <w:t>اگر منابع</w:t>
        </w:r>
      </w:ins>
      <w:ins w:id="3489" w:author="Windows User" w:date="2017-09-30T10:07:00Z">
        <w:r w:rsidR="006A1095">
          <w:rPr>
            <w:rFonts w:hint="cs"/>
            <w:rtl/>
          </w:rPr>
          <w:t xml:space="preserve"> سیستم</w:t>
        </w:r>
      </w:ins>
      <w:ins w:id="3490" w:author="Windows User" w:date="2017-09-23T01:48:00Z">
        <w:r w:rsidRPr="005F27E0">
          <w:rPr>
            <w:rtl/>
          </w:rPr>
          <w:t xml:space="preserve"> </w:t>
        </w:r>
      </w:ins>
      <w:ins w:id="3491" w:author="Windows User" w:date="2017-09-30T10:07:00Z">
        <w:r w:rsidR="006A1095">
          <w:rPr>
            <w:rFonts w:hint="cs"/>
            <w:rtl/>
          </w:rPr>
          <w:t>به پایان برسند، واحد</w:t>
        </w:r>
      </w:ins>
      <w:ins w:id="3492" w:author="Windows User" w:date="2017-09-23T01:48:00Z">
        <w:r w:rsidRPr="005F27E0">
          <w:t>SES</w:t>
        </w:r>
      </w:ins>
      <w:ins w:id="3493" w:author="Windows User" w:date="2017-09-30T10:07:00Z">
        <w:r w:rsidR="006A1095">
          <w:rPr>
            <w:rtl/>
          </w:rPr>
          <w:softHyphen/>
        </w:r>
        <w:r w:rsidR="006A1095">
          <w:rPr>
            <w:rFonts w:hint="cs"/>
            <w:rtl/>
          </w:rPr>
          <w:t xml:space="preserve"> </w:t>
        </w:r>
      </w:ins>
      <w:ins w:id="3494" w:author="Windows User" w:date="2017-09-23T01:48:00Z">
        <w:r w:rsidRPr="005F27E0">
          <w:rPr>
            <w:rtl/>
          </w:rPr>
          <w:t>رو</w:t>
        </w:r>
        <w:r w:rsidRPr="005F27E0">
          <w:rPr>
            <w:rFonts w:hint="cs"/>
            <w:rtl/>
          </w:rPr>
          <w:t>ی</w:t>
        </w:r>
        <w:r w:rsidRPr="005F27E0">
          <w:rPr>
            <w:rFonts w:hint="eastAsia"/>
            <w:rtl/>
          </w:rPr>
          <w:t>ه</w:t>
        </w:r>
      </w:ins>
      <w:ins w:id="3495" w:author="Windows User" w:date="2017-09-30T10:09:00Z">
        <w:r w:rsidR="006A1095">
          <w:rPr>
            <w:rtl/>
          </w:rPr>
          <w:softHyphen/>
        </w:r>
      </w:ins>
      <w:ins w:id="3496" w:author="Windows User" w:date="2017-09-30T10:07:00Z">
        <w:r w:rsidR="006A1095">
          <w:rPr>
            <w:rFonts w:hint="cs"/>
            <w:rtl/>
          </w:rPr>
          <w:t xml:space="preserve">ی </w:t>
        </w:r>
      </w:ins>
      <w:ins w:id="3497" w:author="Windows User" w:date="2017-09-23T01:48:00Z">
        <w:r w:rsidRPr="005F27E0">
          <w:rPr>
            <w:rtl/>
          </w:rPr>
          <w:t xml:space="preserve"> بازگشت را اجرا</w:t>
        </w:r>
        <w:r>
          <w:rPr>
            <w:rtl/>
          </w:rPr>
          <w:t xml:space="preserve"> می‌</w:t>
        </w:r>
        <w:r w:rsidRPr="005F27E0">
          <w:rPr>
            <w:rtl/>
          </w:rPr>
          <w:t>کند. در نها</w:t>
        </w:r>
        <w:r w:rsidRPr="005F27E0">
          <w:rPr>
            <w:rFonts w:hint="cs"/>
            <w:rtl/>
          </w:rPr>
          <w:t>ی</w:t>
        </w:r>
        <w:r w:rsidRPr="005F27E0">
          <w:rPr>
            <w:rFonts w:hint="eastAsia"/>
            <w:rtl/>
          </w:rPr>
          <w:t>ت</w:t>
        </w:r>
        <w:r w:rsidRPr="005F27E0">
          <w:rPr>
            <w:rtl/>
          </w:rPr>
          <w:t xml:space="preserve"> بعد از اتمام اجرا</w:t>
        </w:r>
        <w:r w:rsidRPr="005F27E0">
          <w:rPr>
            <w:rFonts w:hint="cs"/>
            <w:rtl/>
          </w:rPr>
          <w:t>ی</w:t>
        </w:r>
        <w:r w:rsidRPr="005F27E0">
          <w:rPr>
            <w:rtl/>
          </w:rPr>
          <w:t xml:space="preserve"> </w:t>
        </w:r>
        <w:r w:rsidRPr="005F27E0">
          <w:rPr>
            <w:rFonts w:hint="cs"/>
            <w:rtl/>
          </w:rPr>
          <w:t>ی</w:t>
        </w:r>
        <w:r w:rsidRPr="005F27E0">
          <w:rPr>
            <w:rFonts w:hint="eastAsia"/>
            <w:rtl/>
          </w:rPr>
          <w:t>ک</w:t>
        </w:r>
        <w:r w:rsidRPr="005F27E0">
          <w:rPr>
            <w:rtl/>
          </w:rPr>
          <w:t xml:space="preserve"> پردازه</w:t>
        </w:r>
      </w:ins>
      <w:ins w:id="3498" w:author="Windows User" w:date="2017-09-30T10:09:00Z">
        <w:r w:rsidR="006A1095">
          <w:rPr>
            <w:rFonts w:hint="cs"/>
            <w:rtl/>
          </w:rPr>
          <w:t>،</w:t>
        </w:r>
      </w:ins>
      <w:ins w:id="3499" w:author="Windows User" w:date="2017-09-23T01:48:00Z">
        <w:r w:rsidRPr="005F27E0">
          <w:rPr>
            <w:rtl/>
          </w:rPr>
          <w:t xml:space="preserve"> تعداد</w:t>
        </w:r>
        <w:r w:rsidRPr="005F27E0">
          <w:rPr>
            <w:rFonts w:hint="cs"/>
            <w:rtl/>
          </w:rPr>
          <w:t>ی</w:t>
        </w:r>
        <w:r w:rsidRPr="005F27E0">
          <w:rPr>
            <w:rtl/>
          </w:rPr>
          <w:t xml:space="preserve"> موردآزمون</w:t>
        </w:r>
      </w:ins>
      <w:ins w:id="3500" w:author="Windows User" w:date="2017-09-30T10:09:00Z">
        <w:r w:rsidR="006A1095">
          <w:rPr>
            <w:rFonts w:hint="cs"/>
            <w:rtl/>
          </w:rPr>
          <w:t xml:space="preserve"> براساس آن</w:t>
        </w:r>
      </w:ins>
      <w:ins w:id="3501" w:author="Windows User" w:date="2017-09-23T01:48:00Z">
        <w:r w:rsidRPr="005F27E0">
          <w:rPr>
            <w:rtl/>
          </w:rPr>
          <w:t xml:space="preserve"> تول</w:t>
        </w:r>
        <w:r w:rsidRPr="005F27E0">
          <w:rPr>
            <w:rFonts w:hint="cs"/>
            <w:rtl/>
          </w:rPr>
          <w:t>ی</w:t>
        </w:r>
        <w:r w:rsidRPr="005F27E0">
          <w:rPr>
            <w:rFonts w:hint="eastAsia"/>
            <w:rtl/>
          </w:rPr>
          <w:t>د</w:t>
        </w:r>
        <w:r>
          <w:rPr>
            <w:rtl/>
          </w:rPr>
          <w:t xml:space="preserve"> می‌</w:t>
        </w:r>
        <w:r w:rsidRPr="005F27E0">
          <w:rPr>
            <w:rtl/>
          </w:rPr>
          <w:t>شوند.</w:t>
        </w:r>
      </w:ins>
    </w:p>
    <w:p w14:paraId="096C835C" w14:textId="45627D80" w:rsidR="008A660A" w:rsidRDefault="008A660A" w:rsidP="003B7B15">
      <w:pPr>
        <w:pStyle w:val="ListParagraph"/>
        <w:numPr>
          <w:ilvl w:val="0"/>
          <w:numId w:val="69"/>
        </w:numPr>
        <w:spacing w:after="160" w:line="259" w:lineRule="auto"/>
        <w:rPr>
          <w:ins w:id="3502" w:author="Windows User" w:date="2017-09-23T01:48:00Z"/>
        </w:rPr>
      </w:pPr>
      <w:ins w:id="3503" w:author="Windows User" w:date="2017-09-23T01:48:00Z">
        <w:r w:rsidRPr="00A631DE">
          <w:rPr>
            <w:rtl/>
          </w:rPr>
          <w:t>در پرش</w:t>
        </w:r>
        <w:r>
          <w:rPr>
            <w:rtl/>
          </w:rPr>
          <w:t>‌ها</w:t>
        </w:r>
        <w:r w:rsidRPr="00A631DE">
          <w:rPr>
            <w:rFonts w:hint="cs"/>
            <w:rtl/>
          </w:rPr>
          <w:t>ی</w:t>
        </w:r>
        <w:r w:rsidRPr="00A631DE">
          <w:rPr>
            <w:rtl/>
          </w:rPr>
          <w:t xml:space="preserve"> آلوده </w:t>
        </w:r>
        <w:r w:rsidRPr="00A631DE">
          <w:rPr>
            <w:rFonts w:hint="cs"/>
            <w:rtl/>
          </w:rPr>
          <w:t>ی</w:t>
        </w:r>
        <w:r w:rsidRPr="00A631DE">
          <w:rPr>
            <w:rFonts w:hint="eastAsia"/>
            <w:rtl/>
          </w:rPr>
          <w:t>ک</w:t>
        </w:r>
        <w:r w:rsidRPr="00A631DE">
          <w:rPr>
            <w:rtl/>
          </w:rPr>
          <w:t xml:space="preserve"> </w:t>
        </w:r>
      </w:ins>
      <w:ins w:id="3504" w:author="Windows User" w:date="2017-09-30T10:11:00Z">
        <w:r w:rsidR="006A1095">
          <w:rPr>
            <w:rFonts w:hint="cs"/>
            <w:rtl/>
          </w:rPr>
          <w:t xml:space="preserve">فرمول </w:t>
        </w:r>
      </w:ins>
      <w:ins w:id="3505" w:author="Windows User" w:date="2017-09-30T10:10:00Z">
        <w:r w:rsidR="006A1095" w:rsidRPr="006A1095">
          <w:rPr>
            <w:rtl/>
          </w:rPr>
          <w:t>قابل</w:t>
        </w:r>
        <w:r w:rsidR="006A1095" w:rsidRPr="006A1095">
          <w:rPr>
            <w:rFonts w:hint="cs"/>
            <w:rtl/>
          </w:rPr>
          <w:t>ی</w:t>
        </w:r>
        <w:r w:rsidR="006A1095" w:rsidRPr="006A1095">
          <w:rPr>
            <w:rFonts w:hint="eastAsia"/>
            <w:rtl/>
          </w:rPr>
          <w:t>ت</w:t>
        </w:r>
        <w:r w:rsidR="006A1095" w:rsidRPr="006A1095">
          <w:rPr>
            <w:rtl/>
          </w:rPr>
          <w:t xml:space="preserve"> کد بهره بردار</w:t>
        </w:r>
      </w:ins>
      <w:ins w:id="3506" w:author="Windows User" w:date="2017-09-23T01:48:00Z">
        <w:r w:rsidRPr="00A631DE">
          <w:rPr>
            <w:rtl/>
          </w:rPr>
          <w:t xml:space="preserve"> تول</w:t>
        </w:r>
        <w:r w:rsidRPr="00A631DE">
          <w:rPr>
            <w:rFonts w:hint="cs"/>
            <w:rtl/>
          </w:rPr>
          <w:t>ی</w:t>
        </w:r>
        <w:r w:rsidRPr="00A631DE">
          <w:rPr>
            <w:rFonts w:hint="eastAsia"/>
            <w:rtl/>
          </w:rPr>
          <w:t>د</w:t>
        </w:r>
        <w:r w:rsidRPr="00A631DE">
          <w:rPr>
            <w:rtl/>
          </w:rPr>
          <w:t xml:space="preserve"> و به </w:t>
        </w:r>
      </w:ins>
      <w:ins w:id="3507" w:author="Windows User" w:date="2017-09-30T10:09:00Z">
        <w:r w:rsidR="006A1095">
          <w:rPr>
            <w:rFonts w:hint="cs"/>
            <w:rtl/>
          </w:rPr>
          <w:t>واحد</w:t>
        </w:r>
      </w:ins>
      <w:ins w:id="3508" w:author="Windows User" w:date="2017-09-23T01:48:00Z">
        <w:r w:rsidRPr="00A631DE">
          <w:t>SES</w:t>
        </w:r>
        <w:r w:rsidRPr="00A631DE">
          <w:rPr>
            <w:rtl/>
          </w:rPr>
          <w:t xml:space="preserve"> داده</w:t>
        </w:r>
        <w:r>
          <w:rPr>
            <w:rtl/>
          </w:rPr>
          <w:t xml:space="preserve"> می‌</w:t>
        </w:r>
        <w:r w:rsidRPr="00A631DE">
          <w:rPr>
            <w:rtl/>
          </w:rPr>
          <w:t>شود</w:t>
        </w:r>
      </w:ins>
      <w:ins w:id="3509" w:author="Windows User" w:date="2017-09-30T10:10:00Z">
        <w:r w:rsidR="006A1095">
          <w:rPr>
            <w:rFonts w:hint="cs"/>
            <w:rtl/>
          </w:rPr>
          <w:t>.</w:t>
        </w:r>
      </w:ins>
      <w:ins w:id="3510" w:author="Windows User" w:date="2017-09-23T01:48:00Z">
        <w:r w:rsidRPr="00A631DE">
          <w:rPr>
            <w:rtl/>
          </w:rPr>
          <w:t xml:space="preserve"> اگر</w:t>
        </w:r>
      </w:ins>
      <w:ins w:id="3511" w:author="Windows User" w:date="2017-09-30T10:11:00Z">
        <w:r w:rsidR="006A1095">
          <w:rPr>
            <w:rFonts w:hint="cs"/>
            <w:rtl/>
          </w:rPr>
          <w:t xml:space="preserve"> این فرمول</w:t>
        </w:r>
      </w:ins>
      <w:ins w:id="3512" w:author="Windows User" w:date="2017-09-23T01:48:00Z">
        <w:r w:rsidR="006A1095">
          <w:rPr>
            <w:rtl/>
          </w:rPr>
          <w:t xml:space="preserve"> قابل ارضا ب</w:t>
        </w:r>
      </w:ins>
      <w:ins w:id="3513" w:author="Windows User" w:date="2017-09-30T10:11:00Z">
        <w:r w:rsidR="006A1095">
          <w:rPr>
            <w:rFonts w:hint="cs"/>
            <w:rtl/>
          </w:rPr>
          <w:t>اشد</w:t>
        </w:r>
      </w:ins>
      <w:ins w:id="3514" w:author="Windows User" w:date="2017-09-23T01:48:00Z">
        <w:r w:rsidRPr="00A631DE">
          <w:rPr>
            <w:rtl/>
          </w:rPr>
          <w:t xml:space="preserve"> </w:t>
        </w:r>
        <w:r w:rsidRPr="00A631DE">
          <w:rPr>
            <w:rFonts w:hint="cs"/>
            <w:rtl/>
          </w:rPr>
          <w:t>ی</w:t>
        </w:r>
        <w:r w:rsidRPr="00A631DE">
          <w:rPr>
            <w:rFonts w:hint="eastAsia"/>
            <w:rtl/>
          </w:rPr>
          <w:t>عن</w:t>
        </w:r>
        <w:r w:rsidRPr="00A631DE">
          <w:rPr>
            <w:rFonts w:hint="cs"/>
            <w:rtl/>
          </w:rPr>
          <w:t>ی</w:t>
        </w:r>
        <w:r w:rsidRPr="00A631DE">
          <w:rPr>
            <w:rtl/>
          </w:rPr>
          <w:t xml:space="preserve"> کد</w:t>
        </w:r>
      </w:ins>
      <w:ins w:id="3515" w:author="Windows User" w:date="2017-09-30T10:11:00Z">
        <w:r w:rsidR="006A1095">
          <w:rPr>
            <w:rFonts w:hint="cs"/>
            <w:rtl/>
          </w:rPr>
          <w:t>برنامه</w:t>
        </w:r>
      </w:ins>
      <w:ins w:id="3516" w:author="Windows User" w:date="2017-09-23T01:48:00Z">
        <w:r w:rsidRPr="00A631DE">
          <w:rPr>
            <w:rtl/>
          </w:rPr>
          <w:t xml:space="preserve"> از ا</w:t>
        </w:r>
        <w:r w:rsidRPr="00A631DE">
          <w:rPr>
            <w:rFonts w:hint="cs"/>
            <w:rtl/>
          </w:rPr>
          <w:t>ی</w:t>
        </w:r>
        <w:r w:rsidRPr="00A631DE">
          <w:rPr>
            <w:rFonts w:hint="eastAsia"/>
            <w:rtl/>
          </w:rPr>
          <w:t>ن</w:t>
        </w:r>
        <w:r w:rsidRPr="00A631DE">
          <w:rPr>
            <w:rtl/>
          </w:rPr>
          <w:t xml:space="preserve"> مس</w:t>
        </w:r>
        <w:r w:rsidRPr="00A631DE">
          <w:rPr>
            <w:rFonts w:hint="cs"/>
            <w:rtl/>
          </w:rPr>
          <w:t>ی</w:t>
        </w:r>
        <w:r w:rsidRPr="00A631DE">
          <w:rPr>
            <w:rFonts w:hint="eastAsia"/>
            <w:rtl/>
          </w:rPr>
          <w:t>ر</w:t>
        </w:r>
        <w:r w:rsidRPr="00A631DE">
          <w:rPr>
            <w:rtl/>
          </w:rPr>
          <w:t xml:space="preserve"> آس</w:t>
        </w:r>
        <w:r w:rsidRPr="00A631DE">
          <w:rPr>
            <w:rFonts w:hint="cs"/>
            <w:rtl/>
          </w:rPr>
          <w:t>ی</w:t>
        </w:r>
        <w:r>
          <w:rPr>
            <w:rFonts w:hint="cs"/>
            <w:rtl/>
          </w:rPr>
          <w:t>ب‌</w:t>
        </w:r>
        <w:r w:rsidRPr="00A631DE">
          <w:rPr>
            <w:rtl/>
          </w:rPr>
          <w:t>پذ</w:t>
        </w:r>
        <w:r w:rsidRPr="00A631DE">
          <w:rPr>
            <w:rFonts w:hint="cs"/>
            <w:rtl/>
          </w:rPr>
          <w:t>ی</w:t>
        </w:r>
        <w:r w:rsidRPr="00A631DE">
          <w:rPr>
            <w:rFonts w:hint="eastAsia"/>
            <w:rtl/>
          </w:rPr>
          <w:t>ر</w:t>
        </w:r>
        <w:r w:rsidRPr="00A631DE">
          <w:rPr>
            <w:rtl/>
          </w:rPr>
          <w:t xml:space="preserve"> </w:t>
        </w:r>
      </w:ins>
      <w:ins w:id="3517" w:author="Windows User" w:date="2017-09-30T10:11:00Z">
        <w:r w:rsidR="006A1095">
          <w:rPr>
            <w:rFonts w:hint="cs"/>
            <w:rtl/>
          </w:rPr>
          <w:t xml:space="preserve">و. قابل بهرهبردااری توسط مهاجم </w:t>
        </w:r>
      </w:ins>
      <w:ins w:id="3518" w:author="Windows User" w:date="2017-09-23T01:48:00Z">
        <w:r w:rsidRPr="00A631DE">
          <w:rPr>
            <w:rtl/>
          </w:rPr>
          <w:t>است.</w:t>
        </w:r>
      </w:ins>
    </w:p>
    <w:p w14:paraId="22F81254" w14:textId="6B1AB5EF" w:rsidR="008A660A" w:rsidRDefault="008A660A" w:rsidP="007916DF">
      <w:pPr>
        <w:rPr>
          <w:ins w:id="3519" w:author="Windows User" w:date="2017-09-30T10:25:00Z"/>
          <w:rtl/>
        </w:rPr>
      </w:pPr>
      <w:ins w:id="3520" w:author="Windows User" w:date="2017-09-23T01:48:00Z">
        <w:r>
          <w:rPr>
            <w:rtl/>
          </w:rPr>
          <w:t xml:space="preserve">برای اجرای نمادین لازم است تا کد باینری به کد اسمبلی تبدیل شود. برای این منظور از </w:t>
        </w:r>
      </w:ins>
      <w:ins w:id="3521" w:author="Windows User" w:date="2017-09-30T10:16:00Z">
        <w:r w:rsidR="00BC45F6">
          <w:t xml:space="preserve">] </w:t>
        </w:r>
      </w:ins>
      <w:ins w:id="3522" w:author="Windows User" w:date="2017-09-23T01:48:00Z">
        <w:r>
          <w:t>BAP</w:t>
        </w:r>
      </w:ins>
      <w:ins w:id="3523" w:author="Windows User" w:date="2017-09-30T10:16:00Z">
        <w:r w:rsidR="00BC45F6">
          <w:rPr>
            <w:rFonts w:hint="cs"/>
            <w:rtl/>
          </w:rPr>
          <w:t>32</w:t>
        </w:r>
        <w:r w:rsidR="00BC45F6">
          <w:t>[</w:t>
        </w:r>
      </w:ins>
      <w:ins w:id="3524" w:author="Windows User" w:date="2017-09-30T10:14:00Z">
        <w:r w:rsidR="00A07823">
          <w:rPr>
            <w:rFonts w:hint="cs"/>
            <w:rtl/>
          </w:rPr>
          <w:t xml:space="preserve"> </w:t>
        </w:r>
      </w:ins>
      <w:ins w:id="3525" w:author="Windows User" w:date="2017-09-23T01:48:00Z">
        <w:r>
          <w:rPr>
            <w:rtl/>
          </w:rPr>
          <w:t>استفاده می‌شود. سپس کد اسمبلی به شکل نمادین اجرا می‌شود.</w:t>
        </w:r>
      </w:ins>
    </w:p>
    <w:p w14:paraId="28FEBC88" w14:textId="40D9DA51" w:rsidR="003E0E78" w:rsidRDefault="003E0E78" w:rsidP="003B7B15">
      <w:pPr>
        <w:rPr>
          <w:ins w:id="3526" w:author="Windows User" w:date="2017-09-23T01:48:00Z"/>
          <w:rtl/>
        </w:rPr>
      </w:pPr>
      <w:ins w:id="3527" w:author="Windows User" w:date="2017-09-30T10:25:00Z">
        <w:r w:rsidRPr="003E0E78">
          <w:rPr>
            <w:rtl/>
          </w:rPr>
          <w:t>همانگونه که در بخش 3-2-1 مطرح شد، ابزار ها</w:t>
        </w:r>
        <w:r w:rsidRPr="003E0E78">
          <w:rPr>
            <w:rFonts w:hint="cs"/>
            <w:rtl/>
          </w:rPr>
          <w:t>ی</w:t>
        </w:r>
        <w:r w:rsidRPr="003E0E78">
          <w:rPr>
            <w:rtl/>
          </w:rPr>
          <w:t xml:space="preserve"> تحل</w:t>
        </w:r>
        <w:r w:rsidRPr="003E0E78">
          <w:rPr>
            <w:rFonts w:hint="cs"/>
            <w:rtl/>
          </w:rPr>
          <w:t>ی</w:t>
        </w:r>
        <w:r w:rsidRPr="003E0E78">
          <w:rPr>
            <w:rFonts w:hint="eastAsia"/>
            <w:rtl/>
          </w:rPr>
          <w:t>ل</w:t>
        </w:r>
        <w:r w:rsidRPr="003E0E78">
          <w:rPr>
            <w:rtl/>
          </w:rPr>
          <w:t xml:space="preserve"> کد به دو دسته </w:t>
        </w:r>
        <w:r w:rsidRPr="003E0E78">
          <w:rPr>
            <w:rFonts w:hint="cs"/>
            <w:rtl/>
          </w:rPr>
          <w:t>ی</w:t>
        </w:r>
        <w:r w:rsidRPr="003E0E78">
          <w:rPr>
            <w:rtl/>
          </w:rPr>
          <w:t xml:space="preserve"> آنلا</w:t>
        </w:r>
        <w:r w:rsidRPr="003E0E78">
          <w:rPr>
            <w:rFonts w:hint="cs"/>
            <w:rtl/>
          </w:rPr>
          <w:t>ی</w:t>
        </w:r>
        <w:r w:rsidRPr="003E0E78">
          <w:rPr>
            <w:rFonts w:hint="eastAsia"/>
            <w:rtl/>
          </w:rPr>
          <w:t>ن</w:t>
        </w:r>
        <w:r w:rsidRPr="003E0E78">
          <w:rPr>
            <w:rtl/>
          </w:rPr>
          <w:t xml:space="preserve"> و آفلا</w:t>
        </w:r>
        <w:r w:rsidRPr="003E0E78">
          <w:rPr>
            <w:rFonts w:hint="cs"/>
            <w:rtl/>
          </w:rPr>
          <w:t>ی</w:t>
        </w:r>
        <w:r w:rsidRPr="003E0E78">
          <w:rPr>
            <w:rFonts w:hint="eastAsia"/>
            <w:rtl/>
          </w:rPr>
          <w:t>ن</w:t>
        </w:r>
        <w:r w:rsidRPr="003E0E78">
          <w:rPr>
            <w:rtl/>
          </w:rPr>
          <w:t xml:space="preserve"> تقس</w:t>
        </w:r>
        <w:r w:rsidRPr="003E0E78">
          <w:rPr>
            <w:rFonts w:hint="cs"/>
            <w:rtl/>
          </w:rPr>
          <w:t>ی</w:t>
        </w:r>
        <w:r w:rsidRPr="003E0E78">
          <w:rPr>
            <w:rFonts w:hint="eastAsia"/>
            <w:rtl/>
          </w:rPr>
          <w:t>م</w:t>
        </w:r>
        <w:r w:rsidRPr="003E0E78">
          <w:rPr>
            <w:rtl/>
          </w:rPr>
          <w:t xml:space="preserve"> م</w:t>
        </w:r>
        <w:r w:rsidRPr="003E0E78">
          <w:rPr>
            <w:rFonts w:hint="cs"/>
            <w:rtl/>
          </w:rPr>
          <w:t>ی</w:t>
        </w:r>
        <w:r w:rsidRPr="003E0E78">
          <w:rPr>
            <w:rtl/>
          </w:rPr>
          <w:t xml:space="preserve"> شوند اما ابزار </w:t>
        </w:r>
        <w:r w:rsidRPr="003E0E78">
          <w:t>MAYHEM</w:t>
        </w:r>
        <w:r w:rsidRPr="003E0E78">
          <w:rPr>
            <w:rtl/>
          </w:rPr>
          <w:t xml:space="preserve"> در </w:t>
        </w:r>
        <w:r w:rsidRPr="003E0E78">
          <w:rPr>
            <w:rFonts w:hint="cs"/>
            <w:rtl/>
          </w:rPr>
          <w:t>ی</w:t>
        </w:r>
        <w:r w:rsidRPr="003E0E78">
          <w:rPr>
            <w:rFonts w:hint="eastAsia"/>
            <w:rtl/>
          </w:rPr>
          <w:t>ک</w:t>
        </w:r>
        <w:r w:rsidRPr="003E0E78">
          <w:rPr>
            <w:rtl/>
          </w:rPr>
          <w:t xml:space="preserve"> نوآور</w:t>
        </w:r>
        <w:r w:rsidRPr="003E0E78">
          <w:rPr>
            <w:rFonts w:hint="cs"/>
            <w:rtl/>
          </w:rPr>
          <w:t>ی</w:t>
        </w:r>
        <w:r w:rsidRPr="003E0E78">
          <w:rPr>
            <w:rtl/>
          </w:rPr>
          <w:t xml:space="preserve"> علم</w:t>
        </w:r>
        <w:r w:rsidRPr="003E0E78">
          <w:rPr>
            <w:rFonts w:hint="cs"/>
            <w:rtl/>
          </w:rPr>
          <w:t>ی</w:t>
        </w:r>
        <w:r w:rsidRPr="003E0E78">
          <w:rPr>
            <w:rtl/>
          </w:rPr>
          <w:t xml:space="preserve"> از اجرا</w:t>
        </w:r>
        <w:r w:rsidRPr="003E0E78">
          <w:rPr>
            <w:rFonts w:hint="cs"/>
            <w:rtl/>
          </w:rPr>
          <w:t>ی</w:t>
        </w:r>
        <w:r w:rsidRPr="003E0E78">
          <w:rPr>
            <w:rtl/>
          </w:rPr>
          <w:t xml:space="preserve"> پو</w:t>
        </w:r>
        <w:r w:rsidRPr="003E0E78">
          <w:rPr>
            <w:rFonts w:hint="cs"/>
            <w:rtl/>
          </w:rPr>
          <w:t>ی</w:t>
        </w:r>
        <w:r w:rsidRPr="003E0E78">
          <w:rPr>
            <w:rFonts w:hint="eastAsia"/>
            <w:rtl/>
          </w:rPr>
          <w:t>انماد</w:t>
        </w:r>
        <w:r w:rsidRPr="003E0E78">
          <w:rPr>
            <w:rFonts w:hint="cs"/>
            <w:rtl/>
          </w:rPr>
          <w:t>ی</w:t>
        </w:r>
        <w:r w:rsidRPr="003E0E78">
          <w:rPr>
            <w:rFonts w:hint="eastAsia"/>
            <w:rtl/>
          </w:rPr>
          <w:t>ن</w:t>
        </w:r>
        <w:r w:rsidRPr="003E0E78">
          <w:rPr>
            <w:rtl/>
          </w:rPr>
          <w:t xml:space="preserve"> ه</w:t>
        </w:r>
        <w:r w:rsidRPr="003E0E78">
          <w:rPr>
            <w:rFonts w:hint="cs"/>
            <w:rtl/>
          </w:rPr>
          <w:t>ی</w:t>
        </w:r>
        <w:r w:rsidRPr="003E0E78">
          <w:rPr>
            <w:rFonts w:hint="eastAsia"/>
            <w:rtl/>
          </w:rPr>
          <w:t>بر</w:t>
        </w:r>
        <w:r w:rsidRPr="003E0E78">
          <w:rPr>
            <w:rFonts w:hint="cs"/>
            <w:rtl/>
          </w:rPr>
          <w:t>ی</w:t>
        </w:r>
        <w:r w:rsidRPr="003E0E78">
          <w:rPr>
            <w:rFonts w:hint="eastAsia"/>
            <w:rtl/>
          </w:rPr>
          <w:t>د</w:t>
        </w:r>
        <w:r w:rsidRPr="003E0E78">
          <w:rPr>
            <w:rtl/>
          </w:rPr>
          <w:t xml:space="preserve"> استفاده م</w:t>
        </w:r>
        <w:r w:rsidRPr="003E0E78">
          <w:rPr>
            <w:rFonts w:hint="cs"/>
            <w:rtl/>
          </w:rPr>
          <w:t>ی</w:t>
        </w:r>
      </w:ins>
      <w:ins w:id="3528" w:author="Windows User" w:date="2017-09-30T10:26:00Z">
        <w:r w:rsidR="00DB00E4">
          <w:rPr>
            <w:rFonts w:ascii="Cambria" w:hAnsi="Cambria" w:cs="Cambria"/>
            <w:rtl/>
          </w:rPr>
          <w:softHyphen/>
        </w:r>
      </w:ins>
      <w:ins w:id="3529" w:author="Windows User" w:date="2017-09-30T10:25:00Z">
        <w:r w:rsidRPr="003E0E78">
          <w:rPr>
            <w:rFonts w:hint="cs"/>
            <w:rtl/>
          </w:rPr>
          <w:t>نمای</w:t>
        </w:r>
        <w:r w:rsidRPr="003E0E78">
          <w:rPr>
            <w:rFonts w:hint="eastAsia"/>
            <w:rtl/>
          </w:rPr>
          <w:t>د</w:t>
        </w:r>
        <w:r w:rsidRPr="003E0E78">
          <w:rPr>
            <w:rtl/>
          </w:rPr>
          <w:t>. ا</w:t>
        </w:r>
        <w:r w:rsidRPr="003E0E78">
          <w:rPr>
            <w:rFonts w:hint="cs"/>
            <w:rtl/>
          </w:rPr>
          <w:t>ی</w:t>
        </w:r>
        <w:r w:rsidRPr="003E0E78">
          <w:rPr>
            <w:rFonts w:hint="eastAsia"/>
            <w:rtl/>
          </w:rPr>
          <w:t>ن</w:t>
        </w:r>
        <w:r w:rsidRPr="003E0E78">
          <w:rPr>
            <w:rtl/>
          </w:rPr>
          <w:t xml:space="preserve"> به آن معناست که ابزار ابتدا  کد برنامه را به صورت آنلا</w:t>
        </w:r>
        <w:r w:rsidRPr="003E0E78">
          <w:rPr>
            <w:rFonts w:hint="cs"/>
            <w:rtl/>
          </w:rPr>
          <w:t>ی</w:t>
        </w:r>
        <w:r w:rsidRPr="003E0E78">
          <w:rPr>
            <w:rFonts w:hint="eastAsia"/>
            <w:rtl/>
          </w:rPr>
          <w:t>ن</w:t>
        </w:r>
        <w:r w:rsidRPr="003E0E78">
          <w:rPr>
            <w:rtl/>
          </w:rPr>
          <w:t xml:space="preserve"> اجرا م</w:t>
        </w:r>
        <w:r w:rsidRPr="003E0E78">
          <w:rPr>
            <w:rFonts w:hint="cs"/>
            <w:rtl/>
          </w:rPr>
          <w:t>ی‌</w:t>
        </w:r>
        <w:r w:rsidRPr="003E0E78">
          <w:rPr>
            <w:rFonts w:hint="eastAsia"/>
            <w:rtl/>
          </w:rPr>
          <w:t>کند</w:t>
        </w:r>
        <w:r w:rsidRPr="003E0E78">
          <w:rPr>
            <w:rtl/>
          </w:rPr>
          <w:t>. اما زم</w:t>
        </w:r>
        <w:r w:rsidRPr="003E0E78">
          <w:rPr>
            <w:rFonts w:hint="eastAsia"/>
            <w:rtl/>
          </w:rPr>
          <w:t>ان</w:t>
        </w:r>
        <w:r w:rsidRPr="003E0E78">
          <w:rPr>
            <w:rFonts w:hint="cs"/>
            <w:rtl/>
          </w:rPr>
          <w:t>ی</w:t>
        </w:r>
        <w:r w:rsidRPr="003E0E78">
          <w:rPr>
            <w:rtl/>
          </w:rPr>
          <w:t xml:space="preserve"> که اجرا</w:t>
        </w:r>
        <w:r w:rsidRPr="003E0E78">
          <w:rPr>
            <w:rFonts w:hint="cs"/>
            <w:rtl/>
          </w:rPr>
          <w:t>ی</w:t>
        </w:r>
        <w:r w:rsidRPr="003E0E78">
          <w:rPr>
            <w:rtl/>
          </w:rPr>
          <w:t xml:space="preserve"> ابزار به محدوده</w:t>
        </w:r>
      </w:ins>
      <w:ins w:id="3530" w:author="Windows User" w:date="2017-09-30T10:26:00Z">
        <w:r w:rsidR="00DB00E4">
          <w:rPr>
            <w:rFonts w:ascii="Cambria" w:hAnsi="Cambria" w:cs="Cambria"/>
            <w:rtl/>
          </w:rPr>
          <w:softHyphen/>
        </w:r>
      </w:ins>
      <w:ins w:id="3531" w:author="Windows User" w:date="2017-09-30T10:25:00Z">
        <w:r w:rsidRPr="003E0E78">
          <w:rPr>
            <w:rFonts w:hint="cs"/>
            <w:rtl/>
          </w:rPr>
          <w:t>ی</w:t>
        </w:r>
        <w:r w:rsidRPr="003E0E78">
          <w:rPr>
            <w:rtl/>
          </w:rPr>
          <w:t xml:space="preserve"> منابع س</w:t>
        </w:r>
        <w:r w:rsidRPr="003E0E78">
          <w:rPr>
            <w:rFonts w:hint="cs"/>
            <w:rtl/>
          </w:rPr>
          <w:t>ی</w:t>
        </w:r>
        <w:r w:rsidRPr="003E0E78">
          <w:rPr>
            <w:rFonts w:hint="eastAsia"/>
            <w:rtl/>
          </w:rPr>
          <w:t>ستم</w:t>
        </w:r>
        <w:r w:rsidRPr="003E0E78">
          <w:rPr>
            <w:rtl/>
          </w:rPr>
          <w:t xml:space="preserve"> برسد، اجرا</w:t>
        </w:r>
        <w:r w:rsidRPr="003E0E78">
          <w:rPr>
            <w:rFonts w:hint="cs"/>
            <w:rtl/>
          </w:rPr>
          <w:t>ی</w:t>
        </w:r>
        <w:r w:rsidRPr="003E0E78">
          <w:rPr>
            <w:rtl/>
          </w:rPr>
          <w:t xml:space="preserve"> آنلا</w:t>
        </w:r>
        <w:r w:rsidRPr="003E0E78">
          <w:rPr>
            <w:rFonts w:hint="cs"/>
            <w:rtl/>
          </w:rPr>
          <w:t>ی</w:t>
        </w:r>
        <w:r w:rsidRPr="003E0E78">
          <w:rPr>
            <w:rFonts w:hint="eastAsia"/>
            <w:rtl/>
          </w:rPr>
          <w:t>ن</w:t>
        </w:r>
        <w:r w:rsidRPr="003E0E78">
          <w:rPr>
            <w:rtl/>
          </w:rPr>
          <w:t xml:space="preserve"> متوقف شده و پس از آن اجرا به شکل آفلا</w:t>
        </w:r>
        <w:r w:rsidRPr="003E0E78">
          <w:rPr>
            <w:rFonts w:hint="cs"/>
            <w:rtl/>
          </w:rPr>
          <w:t>ی</w:t>
        </w:r>
        <w:r w:rsidRPr="003E0E78">
          <w:rPr>
            <w:rFonts w:hint="eastAsia"/>
            <w:rtl/>
          </w:rPr>
          <w:t>ن</w:t>
        </w:r>
        <w:r w:rsidRPr="003E0E78">
          <w:rPr>
            <w:rtl/>
          </w:rPr>
          <w:t xml:space="preserve"> ادامه م</w:t>
        </w:r>
        <w:r w:rsidRPr="003E0E78">
          <w:rPr>
            <w:rFonts w:hint="cs"/>
            <w:rtl/>
          </w:rPr>
          <w:t>ی</w:t>
        </w:r>
        <w:r w:rsidRPr="003E0E78">
          <w:rPr>
            <w:rtl/>
          </w:rPr>
          <w:t xml:space="preserve"> </w:t>
        </w:r>
        <w:r w:rsidRPr="003E0E78">
          <w:rPr>
            <w:rFonts w:hint="cs"/>
            <w:rtl/>
          </w:rPr>
          <w:t>ی</w:t>
        </w:r>
        <w:r w:rsidRPr="003E0E78">
          <w:rPr>
            <w:rFonts w:hint="eastAsia"/>
            <w:rtl/>
          </w:rPr>
          <w:t>ابد</w:t>
        </w:r>
        <w:r w:rsidRPr="003E0E78">
          <w:rPr>
            <w:rtl/>
          </w:rPr>
          <w:t>.</w:t>
        </w:r>
      </w:ins>
    </w:p>
    <w:p w14:paraId="2DC6E051" w14:textId="1B5BE089" w:rsidR="002D494D" w:rsidRDefault="00170824" w:rsidP="007916DF">
      <w:pPr>
        <w:keepNext/>
        <w:jc w:val="center"/>
        <w:rPr>
          <w:ins w:id="3532" w:author="Windows User" w:date="2017-09-30T20:40:00Z"/>
        </w:rPr>
      </w:pPr>
      <w:ins w:id="3533" w:author="Mahmoud" w:date="2017-09-26T21:24:00Z">
        <w:r>
          <w:rPr>
            <w:noProof/>
            <w:lang w:bidi="ar-SA"/>
          </w:rPr>
          <w:drawing>
            <wp:inline distT="0" distB="0" distL="0" distR="0" wp14:anchorId="1CF50A3D" wp14:editId="3E7B0004">
              <wp:extent cx="5534025" cy="3067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3067050"/>
                      </a:xfrm>
                      <a:prstGeom prst="rect">
                        <a:avLst/>
                      </a:prstGeom>
                    </pic:spPr>
                  </pic:pic>
                </a:graphicData>
              </a:graphic>
            </wp:inline>
          </w:drawing>
        </w:r>
      </w:ins>
    </w:p>
    <w:p w14:paraId="57575158" w14:textId="3A8D6A4D" w:rsidR="002D494D" w:rsidRDefault="002D494D">
      <w:pPr>
        <w:pStyle w:val="Caption"/>
        <w:bidi/>
        <w:jc w:val="center"/>
        <w:rPr>
          <w:ins w:id="3534" w:author="Windows User" w:date="2017-09-30T20:41:00Z"/>
          <w:rtl/>
        </w:rPr>
        <w:pPrChange w:id="3535" w:author="Windows User" w:date="2017-09-30T20:41:00Z">
          <w:pPr/>
        </w:pPrChange>
      </w:pPr>
      <w:bookmarkStart w:id="3536" w:name="_Toc495237210"/>
      <w:bookmarkStart w:id="3537" w:name="_Toc495714991"/>
      <w:ins w:id="3538" w:author="Windows User" w:date="2017-09-30T20:40:00Z">
        <w:r w:rsidRPr="002D494D">
          <w:rPr>
            <w:rFonts w:cs="B Nazanin"/>
            <w:rtl/>
            <w:rPrChange w:id="3539" w:author="Windows User" w:date="2017-09-30T20:41:00Z">
              <w:rPr>
                <w:rtl/>
              </w:rPr>
            </w:rPrChange>
          </w:rPr>
          <w:t xml:space="preserve">شکل </w:t>
        </w:r>
        <w:r w:rsidRPr="002D494D">
          <w:rPr>
            <w:rFonts w:cs="B Nazanin"/>
            <w:rtl/>
            <w:rPrChange w:id="3540" w:author="Windows User" w:date="2017-09-30T20:41:00Z">
              <w:rPr>
                <w:rtl/>
              </w:rPr>
            </w:rPrChange>
          </w:rPr>
          <w:fldChar w:fldCharType="begin"/>
        </w:r>
        <w:r w:rsidRPr="002D494D">
          <w:rPr>
            <w:rFonts w:cs="B Nazanin"/>
            <w:rtl/>
            <w:rPrChange w:id="3541" w:author="Windows User" w:date="2017-09-30T20:41:00Z">
              <w:rPr>
                <w:rtl/>
              </w:rPr>
            </w:rPrChange>
          </w:rPr>
          <w:instrText xml:space="preserve"> </w:instrText>
        </w:r>
        <w:r w:rsidRPr="002D494D">
          <w:rPr>
            <w:rFonts w:cs="B Nazanin"/>
            <w:rPrChange w:id="3542" w:author="Windows User" w:date="2017-09-30T20:41:00Z">
              <w:rPr/>
            </w:rPrChange>
          </w:rPr>
          <w:instrText>SEQ</w:instrText>
        </w:r>
        <w:r w:rsidRPr="002D494D">
          <w:rPr>
            <w:rFonts w:cs="B Nazanin"/>
            <w:rtl/>
            <w:rPrChange w:id="3543" w:author="Windows User" w:date="2017-09-30T20:41:00Z">
              <w:rPr>
                <w:rtl/>
              </w:rPr>
            </w:rPrChange>
          </w:rPr>
          <w:instrText xml:space="preserve"> شکل \* </w:instrText>
        </w:r>
        <w:r w:rsidRPr="002D494D">
          <w:rPr>
            <w:rFonts w:cs="B Nazanin"/>
            <w:rPrChange w:id="3544" w:author="Windows User" w:date="2017-09-30T20:41:00Z">
              <w:rPr/>
            </w:rPrChange>
          </w:rPr>
          <w:instrText>ARABIC</w:instrText>
        </w:r>
        <w:r w:rsidRPr="002D494D">
          <w:rPr>
            <w:rFonts w:cs="B Nazanin"/>
            <w:rtl/>
            <w:rPrChange w:id="3545" w:author="Windows User" w:date="2017-09-30T20:41:00Z">
              <w:rPr>
                <w:rtl/>
              </w:rPr>
            </w:rPrChange>
          </w:rPr>
          <w:instrText xml:space="preserve"> </w:instrText>
        </w:r>
      </w:ins>
      <w:r w:rsidRPr="002D494D">
        <w:rPr>
          <w:rFonts w:cs="B Nazanin"/>
          <w:rtl/>
          <w:rPrChange w:id="3546" w:author="Windows User" w:date="2017-09-30T20:41:00Z">
            <w:rPr>
              <w:rtl/>
            </w:rPr>
          </w:rPrChange>
        </w:rPr>
        <w:fldChar w:fldCharType="separate"/>
      </w:r>
      <w:ins w:id="3547" w:author="Windows User" w:date="2017-10-14T03:40:00Z">
        <w:r w:rsidR="000D5978">
          <w:rPr>
            <w:rFonts w:cs="B Nazanin"/>
            <w:noProof/>
            <w:rtl/>
          </w:rPr>
          <w:t>9</w:t>
        </w:r>
      </w:ins>
      <w:ins w:id="3548" w:author="Windows User" w:date="2017-09-30T20:40:00Z">
        <w:r w:rsidRPr="002D494D">
          <w:rPr>
            <w:rFonts w:cs="B Nazanin"/>
            <w:rtl/>
            <w:rPrChange w:id="3549" w:author="Windows User" w:date="2017-09-30T20:41:00Z">
              <w:rPr>
                <w:rtl/>
              </w:rPr>
            </w:rPrChange>
          </w:rPr>
          <w:fldChar w:fldCharType="end"/>
        </w:r>
        <w:r w:rsidRPr="002D494D">
          <w:rPr>
            <w:rFonts w:cs="B Nazanin"/>
            <w:rtl/>
            <w:rPrChange w:id="3550" w:author="Windows User" w:date="2017-09-30T20:41:00Z">
              <w:rPr>
                <w:rtl/>
              </w:rPr>
            </w:rPrChange>
          </w:rPr>
          <w:t>-</w:t>
        </w:r>
      </w:ins>
      <w:ins w:id="3551" w:author="Windows User" w:date="2017-09-30T20:41:00Z">
        <w:r w:rsidRPr="002D494D">
          <w:rPr>
            <w:rFonts w:cs="B Nazanin"/>
            <w:rtl/>
            <w:rPrChange w:id="3552" w:author="Windows User" w:date="2017-09-30T20:41:00Z">
              <w:rPr>
                <w:rtl/>
              </w:rPr>
            </w:rPrChange>
          </w:rPr>
          <w:t xml:space="preserve"> انواع اجراها</w:t>
        </w:r>
        <w:r w:rsidRPr="002D494D">
          <w:rPr>
            <w:rFonts w:cs="B Nazanin" w:hint="cs"/>
            <w:rtl/>
            <w:rPrChange w:id="3553" w:author="Windows User" w:date="2017-09-30T20:41:00Z">
              <w:rPr>
                <w:rFonts w:cs="Arial" w:hint="cs"/>
                <w:rtl/>
              </w:rPr>
            </w:rPrChange>
          </w:rPr>
          <w:t>ی</w:t>
        </w:r>
        <w:r w:rsidRPr="002D494D">
          <w:rPr>
            <w:rFonts w:cs="B Nazanin"/>
            <w:rtl/>
            <w:rPrChange w:id="3554" w:author="Windows User" w:date="2017-09-30T20:41:00Z">
              <w:rPr>
                <w:rFonts w:cs="Arial"/>
                <w:rtl/>
              </w:rPr>
            </w:rPrChange>
          </w:rPr>
          <w:t xml:space="preserve"> پو</w:t>
        </w:r>
        <w:r w:rsidRPr="002D494D">
          <w:rPr>
            <w:rFonts w:cs="B Nazanin" w:hint="cs"/>
            <w:rtl/>
            <w:rPrChange w:id="3555" w:author="Windows User" w:date="2017-09-30T20:41:00Z">
              <w:rPr>
                <w:rFonts w:cs="Arial" w:hint="cs"/>
                <w:rtl/>
              </w:rPr>
            </w:rPrChange>
          </w:rPr>
          <w:t>یانمادین</w:t>
        </w:r>
        <w:bookmarkEnd w:id="3536"/>
        <w:bookmarkEnd w:id="3537"/>
      </w:ins>
    </w:p>
    <w:p w14:paraId="21E3D2F2" w14:textId="0782D40F" w:rsidR="008A660A" w:rsidRPr="007916DF" w:rsidRDefault="008A660A">
      <w:pPr>
        <w:pStyle w:val="Caption"/>
        <w:bidi/>
        <w:jc w:val="center"/>
        <w:rPr>
          <w:ins w:id="3556" w:author="Mahmoud" w:date="2017-09-26T21:24:00Z"/>
        </w:rPr>
        <w:pPrChange w:id="3557" w:author="Windows User" w:date="2017-09-30T20:41:00Z">
          <w:pPr/>
        </w:pPrChange>
      </w:pPr>
      <w:ins w:id="3558" w:author="Windows User" w:date="2017-09-23T01:48:00Z">
        <w:del w:id="3559" w:author="Mahmoud" w:date="2017-09-26T21:24:00Z">
          <w:r w:rsidRPr="00E2341D" w:rsidDel="00170824">
            <w:rPr>
              <w:noProof/>
            </w:rPr>
            <mc:AlternateContent>
              <mc:Choice Requires="wpg">
                <w:drawing>
                  <wp:anchor distT="0" distB="0" distL="114300" distR="114300" simplePos="0" relativeHeight="251646464" behindDoc="0" locked="0" layoutInCell="1" allowOverlap="1" wp14:anchorId="01A6003E" wp14:editId="0FBC612A">
                    <wp:simplePos x="0" y="0"/>
                    <wp:positionH relativeFrom="column">
                      <wp:posOffset>1187355</wp:posOffset>
                    </wp:positionH>
                    <wp:positionV relativeFrom="paragraph">
                      <wp:posOffset>384014</wp:posOffset>
                    </wp:positionV>
                    <wp:extent cx="3562350" cy="223710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562350" cy="1866900"/>
                              <a:chOff x="0" y="0"/>
                              <a:chExt cx="3562350" cy="1866900"/>
                            </a:xfrm>
                          </wpg:grpSpPr>
                          <pic:pic xmlns:pic="http://schemas.openxmlformats.org/drawingml/2006/picture">
                            <pic:nvPicPr>
                              <pic:cNvPr id="23" name="Picture 23"/>
                              <pic:cNvPicPr>
                                <a:picLocks noChangeAspect="1"/>
                              </pic:cNvPicPr>
                            </pic:nvPicPr>
                            <pic:blipFill>
                              <a:blip r:embed="rId34"/>
                              <a:stretch>
                                <a:fillRect/>
                              </a:stretch>
                            </pic:blipFill>
                            <pic:spPr>
                              <a:xfrm>
                                <a:off x="0" y="0"/>
                                <a:ext cx="3562350" cy="1866900"/>
                              </a:xfrm>
                              <a:prstGeom prst="rect">
                                <a:avLst/>
                              </a:prstGeom>
                            </pic:spPr>
                          </pic:pic>
                        </wpg:wgp>
                      </a:graphicData>
                    </a:graphic>
                  </wp:anchor>
                </w:drawing>
              </mc:Choice>
              <mc:Fallback>
                <w:pict>
                  <v:group w14:anchorId="7B811BF2" id="Group 21" o:spid="_x0000_s1026" style="position:absolute;margin-left:93.5pt;margin-top:30.25pt;width:280.5pt;height:176.15pt;z-index:251646464" coordsize="35623,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">
                    <v:shape id="Picture 23" o:spid="_x0000_s1027" type="#_x0000_t75" style="position:absolute;width:35623;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">
                      <v:imagedata r:id="rId35" o:title=""/>
                      <v:path arrowok="t"/>
                    </v:shape>
                    <w10:wrap type="topAndBottom"/>
                  </v:group>
                </w:pict>
              </mc:Fallback>
            </mc:AlternateContent>
          </w:r>
        </w:del>
      </w:ins>
    </w:p>
    <w:p w14:paraId="71660428" w14:textId="448318D9" w:rsidR="00FE3394" w:rsidRPr="007916DF" w:rsidRDefault="00170824">
      <w:pPr>
        <w:pStyle w:val="Heading3"/>
        <w:rPr>
          <w:ins w:id="3560" w:author="Windows User" w:date="2017-09-23T01:48:00Z"/>
          <w:rtl/>
        </w:rPr>
        <w:pPrChange w:id="3561" w:author="Windows User" w:date="2017-09-30T11:42:00Z">
          <w:pPr/>
        </w:pPrChange>
      </w:pPr>
      <w:ins w:id="3562" w:author="Mahmoud" w:date="2017-09-26T21:24:00Z">
        <w:del w:id="3563" w:author="Windows User" w:date="2017-09-30T20:37:00Z">
          <w:r w:rsidRPr="007916DF" w:rsidDel="00085CD8">
            <w:rPr>
              <w:rtl/>
            </w:rPr>
            <w:lastRenderedPageBreak/>
            <w:delText>شکل</w:delText>
          </w:r>
        </w:del>
        <w:del w:id="3564" w:author="Windows User" w:date="2017-09-30T10:26:00Z">
          <w:r w:rsidRPr="003B7B15" w:rsidDel="00A5705D">
            <w:rPr>
              <w:rtl/>
            </w:rPr>
            <w:delText xml:space="preserve"> </w:delText>
          </w:r>
          <w:r w:rsidRPr="00170824" w:rsidDel="00A5705D">
            <w:rPr>
              <w:rtl/>
            </w:rPr>
            <w:fldChar w:fldCharType="begin"/>
          </w:r>
          <w:r w:rsidRPr="00E2341D" w:rsidDel="00A5705D">
            <w:rPr>
              <w:rtl/>
            </w:rPr>
            <w:delInstrText xml:space="preserve"> </w:delInstrText>
          </w:r>
          <w:r w:rsidRPr="00E2341D" w:rsidDel="00A5705D">
            <w:delInstrText>SEQ</w:delInstrText>
          </w:r>
          <w:r w:rsidRPr="00E2341D" w:rsidDel="00A5705D">
            <w:rPr>
              <w:rtl/>
            </w:rPr>
            <w:delInstrText xml:space="preserve"> شکل \* </w:delInstrText>
          </w:r>
          <w:r w:rsidRPr="00E2341D" w:rsidDel="00A5705D">
            <w:delInstrText>ARABIC</w:delInstrText>
          </w:r>
          <w:r w:rsidRPr="00E2341D" w:rsidDel="00A5705D">
            <w:rPr>
              <w:rtl/>
            </w:rPr>
            <w:delInstrText xml:space="preserve"> </w:delInstrText>
          </w:r>
        </w:del>
      </w:ins>
      <w:del w:id="3565" w:author="Windows User" w:date="2017-09-30T10:26:00Z">
        <w:r w:rsidRPr="00E2341D" w:rsidDel="00A5705D">
          <w:rPr>
            <w:rtl/>
          </w:rPr>
          <w:fldChar w:fldCharType="separate"/>
        </w:r>
      </w:del>
      <w:ins w:id="3566" w:author="Mahmoud" w:date="2017-09-26T21:24:00Z">
        <w:del w:id="3567" w:author="Windows User" w:date="2017-09-30T10:26:00Z">
          <w:r w:rsidRPr="00E2341D" w:rsidDel="00A5705D">
            <w:rPr>
              <w:noProof/>
              <w:rtl/>
            </w:rPr>
            <w:delText>8</w:delText>
          </w:r>
          <w:r w:rsidRPr="00E2341D" w:rsidDel="00A5705D">
            <w:rPr>
              <w:rtl/>
            </w:rPr>
            <w:fldChar w:fldCharType="end"/>
          </w:r>
        </w:del>
        <w:del w:id="3568" w:author="Windows User" w:date="2017-09-30T20:37:00Z">
          <w:r w:rsidRPr="00E2341D" w:rsidDel="00085CD8">
            <w:delText>-</w:delText>
          </w:r>
        </w:del>
      </w:ins>
      <w:ins w:id="3569" w:author="Mahmoud" w:date="2017-09-26T21:25:00Z">
        <w:del w:id="3570" w:author="Windows User" w:date="2017-09-30T20:37:00Z">
          <w:r w:rsidRPr="00E2341D" w:rsidDel="00085CD8">
            <w:rPr>
              <w:rFonts w:hint="cs"/>
              <w:rtl/>
            </w:rPr>
            <w:delText>انواع</w:delText>
          </w:r>
          <w:r w:rsidRPr="00E2341D" w:rsidDel="00085CD8">
            <w:rPr>
              <w:rtl/>
            </w:rPr>
            <w:delText xml:space="preserve"> </w:delText>
          </w:r>
          <w:r w:rsidRPr="00E2341D" w:rsidDel="00085CD8">
            <w:rPr>
              <w:rFonts w:hint="cs"/>
              <w:rtl/>
            </w:rPr>
            <w:delText>اجراهای</w:delText>
          </w:r>
          <w:r w:rsidRPr="00E2341D" w:rsidDel="00085CD8">
            <w:rPr>
              <w:rtl/>
            </w:rPr>
            <w:delText xml:space="preserve"> </w:delText>
          </w:r>
          <w:r w:rsidRPr="00E2341D" w:rsidDel="00085CD8">
            <w:rPr>
              <w:rFonts w:hint="cs"/>
              <w:rtl/>
            </w:rPr>
            <w:delText>پویانمادین</w:delText>
          </w:r>
        </w:del>
      </w:ins>
      <w:bookmarkStart w:id="3571" w:name="_Toc495715026"/>
      <w:ins w:id="3572" w:author="Windows User" w:date="2017-09-30T11:42:00Z">
        <w:r w:rsidR="00FE3394">
          <w:rPr>
            <w:rFonts w:hint="cs"/>
            <w:rtl/>
          </w:rPr>
          <w:t xml:space="preserve">3-2-4-اجرای هیبرید پویانمادین در </w:t>
        </w:r>
        <w:r w:rsidR="00FE3394" w:rsidRPr="00FE3394">
          <w:rPr>
            <w:szCs w:val="28"/>
            <w:rtl/>
          </w:rPr>
          <w:t xml:space="preserve">ابزار </w:t>
        </w:r>
        <w:r w:rsidR="00FE3394" w:rsidRPr="00FE3394">
          <w:rPr>
            <w:szCs w:val="28"/>
          </w:rPr>
          <w:t>MAYHEM</w:t>
        </w:r>
      </w:ins>
      <w:bookmarkEnd w:id="3571"/>
    </w:p>
    <w:p w14:paraId="3DE0BAD6" w14:textId="72F37B61" w:rsidR="008A660A" w:rsidRDefault="00466059" w:rsidP="007916DF">
      <w:pPr>
        <w:rPr>
          <w:ins w:id="3573" w:author="Windows User" w:date="2017-09-23T01:48:00Z"/>
          <w:rtl/>
        </w:rPr>
      </w:pPr>
      <w:ins w:id="3574" w:author="Mahmoud" w:date="2017-09-26T21:25:00Z">
        <w:del w:id="3575" w:author="Windows User" w:date="2017-09-30T10:24:00Z">
          <w:r w:rsidDel="002B1DEE">
            <w:rPr>
              <w:rFonts w:hint="cs"/>
              <w:rtl/>
            </w:rPr>
            <w:delText xml:space="preserve">را </w:delText>
          </w:r>
          <w:r w:rsidDel="003E0E78">
            <w:rPr>
              <w:rFonts w:hint="cs"/>
              <w:rtl/>
            </w:rPr>
            <w:delText xml:space="preserve">ادامه می </w:delText>
          </w:r>
          <w:r w:rsidDel="002B1DEE">
            <w:rPr>
              <w:rFonts w:hint="cs"/>
              <w:rtl/>
            </w:rPr>
            <w:delText>دهد</w:delText>
          </w:r>
        </w:del>
      </w:ins>
      <w:ins w:id="3576" w:author="Windows User" w:date="2017-09-23T01:48:00Z">
        <w:r w:rsidR="008A660A">
          <w:rPr>
            <w:rtl/>
          </w:rPr>
          <w:t xml:space="preserve">ابزار </w:t>
        </w:r>
        <w:r w:rsidR="008A660A">
          <w:t>MAYHEM</w:t>
        </w:r>
        <w:r w:rsidR="008A660A">
          <w:rPr>
            <w:rtl/>
          </w:rPr>
          <w:t xml:space="preserve"> در اجرا</w:t>
        </w:r>
        <w:r w:rsidR="008A660A">
          <w:rPr>
            <w:rFonts w:hint="cs"/>
            <w:rtl/>
          </w:rPr>
          <w:t>ی</w:t>
        </w:r>
        <w:r w:rsidR="008A660A">
          <w:rPr>
            <w:rtl/>
          </w:rPr>
          <w:t xml:space="preserve"> ه</w:t>
        </w:r>
        <w:r w:rsidR="008A660A">
          <w:rPr>
            <w:rFonts w:hint="cs"/>
            <w:rtl/>
          </w:rPr>
          <w:t>ی</w:t>
        </w:r>
        <w:r w:rsidR="008A660A">
          <w:rPr>
            <w:rFonts w:hint="eastAsia"/>
            <w:rtl/>
          </w:rPr>
          <w:t>بر</w:t>
        </w:r>
        <w:r w:rsidR="008A660A">
          <w:rPr>
            <w:rFonts w:hint="cs"/>
            <w:rtl/>
          </w:rPr>
          <w:t>ی</w:t>
        </w:r>
        <w:r w:rsidR="008A660A">
          <w:rPr>
            <w:rFonts w:hint="eastAsia"/>
            <w:rtl/>
          </w:rPr>
          <w:t>د</w:t>
        </w:r>
        <w:del w:id="3577" w:author="Mahmoud" w:date="2017-09-26T21:26:00Z">
          <w:r w:rsidR="008A660A" w:rsidDel="001E2A55">
            <w:rPr>
              <w:rtl/>
            </w:rPr>
            <w:delText xml:space="preserve"> 4</w:delText>
          </w:r>
        </w:del>
      </w:ins>
      <w:ins w:id="3578" w:author="Mahmoud" w:date="2017-09-26T21:26:00Z">
        <w:r w:rsidR="001E2A55">
          <w:rPr>
            <w:rFonts w:hint="cs"/>
            <w:rtl/>
          </w:rPr>
          <w:t xml:space="preserve"> چهار</w:t>
        </w:r>
      </w:ins>
      <w:ins w:id="3579" w:author="Windows User" w:date="2017-09-23T01:48:00Z">
        <w:r w:rsidR="008A660A">
          <w:rPr>
            <w:rtl/>
          </w:rPr>
          <w:t xml:space="preserve"> مرحله اصل</w:t>
        </w:r>
        <w:r w:rsidR="008A660A">
          <w:rPr>
            <w:rFonts w:hint="cs"/>
            <w:rtl/>
          </w:rPr>
          <w:t>ی</w:t>
        </w:r>
        <w:r w:rsidR="008A660A">
          <w:rPr>
            <w:rtl/>
          </w:rPr>
          <w:t xml:space="preserve"> </w:t>
        </w:r>
      </w:ins>
      <w:ins w:id="3580" w:author="Windows User" w:date="2017-09-30T10:27:00Z">
        <w:r w:rsidR="009F74BA">
          <w:rPr>
            <w:rFonts w:hint="cs"/>
            <w:rtl/>
          </w:rPr>
          <w:t>را طی می نماید</w:t>
        </w:r>
      </w:ins>
      <w:ins w:id="3581" w:author="Windows User" w:date="2017-09-23T01:48:00Z">
        <w:r w:rsidR="008A660A">
          <w:rPr>
            <w:rtl/>
          </w:rPr>
          <w:t>:</w:t>
        </w:r>
      </w:ins>
    </w:p>
    <w:p w14:paraId="716C6CB8" w14:textId="06E1B108" w:rsidR="008A660A" w:rsidRDefault="008A660A" w:rsidP="007916DF">
      <w:pPr>
        <w:pStyle w:val="ListParagraph"/>
        <w:numPr>
          <w:ilvl w:val="0"/>
          <w:numId w:val="71"/>
        </w:numPr>
        <w:spacing w:after="160" w:line="259" w:lineRule="auto"/>
        <w:rPr>
          <w:ins w:id="3582" w:author="Windows User" w:date="2017-09-23T01:48:00Z"/>
          <w:rtl/>
        </w:rPr>
      </w:pPr>
      <w:ins w:id="3583" w:author="Windows User" w:date="2017-09-23T01:48:00Z">
        <w:r w:rsidRPr="007700CB">
          <w:rPr>
            <w:b/>
            <w:bCs/>
            <w:rtl/>
            <w:rPrChange w:id="3584" w:author="Windows User" w:date="2017-09-30T11:15:00Z">
              <w:rPr>
                <w:rtl/>
              </w:rPr>
            </w:rPrChange>
          </w:rPr>
          <w:t>مقدارده</w:t>
        </w:r>
        <w:r w:rsidRPr="007700CB">
          <w:rPr>
            <w:rFonts w:hint="cs"/>
            <w:b/>
            <w:bCs/>
            <w:rtl/>
            <w:rPrChange w:id="3585" w:author="Windows User" w:date="2017-09-30T11:15:00Z">
              <w:rPr>
                <w:rFonts w:hint="cs"/>
                <w:rtl/>
              </w:rPr>
            </w:rPrChange>
          </w:rPr>
          <w:t>ی</w:t>
        </w:r>
        <w:r w:rsidRPr="007700CB">
          <w:rPr>
            <w:b/>
            <w:bCs/>
            <w:rPrChange w:id="3586" w:author="Windows User" w:date="2017-09-30T11:15:00Z">
              <w:rPr/>
            </w:rPrChange>
          </w:rPr>
          <w:t xml:space="preserve"> </w:t>
        </w:r>
        <w:r w:rsidRPr="007700CB">
          <w:rPr>
            <w:b/>
            <w:bCs/>
            <w:rtl/>
            <w:rPrChange w:id="3587" w:author="Windows User" w:date="2017-09-30T11:15:00Z">
              <w:rPr>
                <w:rtl/>
              </w:rPr>
            </w:rPrChange>
          </w:rPr>
          <w:t>اول</w:t>
        </w:r>
        <w:r w:rsidRPr="007700CB">
          <w:rPr>
            <w:rFonts w:hint="cs"/>
            <w:b/>
            <w:bCs/>
            <w:rtl/>
            <w:rPrChange w:id="3588" w:author="Windows User" w:date="2017-09-30T11:15:00Z">
              <w:rPr>
                <w:rFonts w:hint="cs"/>
                <w:rtl/>
              </w:rPr>
            </w:rPrChange>
          </w:rPr>
          <w:t>یه</w:t>
        </w:r>
        <w:r w:rsidR="009F74BA" w:rsidRPr="007700CB">
          <w:rPr>
            <w:b/>
            <w:bCs/>
            <w:rtl/>
            <w:rPrChange w:id="3589" w:author="Windows User" w:date="2017-09-30T11:15:00Z">
              <w:rPr>
                <w:rtl/>
              </w:rPr>
            </w:rPrChange>
          </w:rPr>
          <w:t>:</w:t>
        </w:r>
      </w:ins>
      <w:ins w:id="3590" w:author="Windows User" w:date="2017-09-30T10:27:00Z">
        <w:r w:rsidR="009F74BA">
          <w:rPr>
            <w:rFonts w:hint="cs"/>
            <w:rtl/>
          </w:rPr>
          <w:t xml:space="preserve"> </w:t>
        </w:r>
      </w:ins>
      <w:ins w:id="3591" w:author="Windows User" w:date="2017-09-30T11:14:00Z">
        <w:r w:rsidR="003F6F1C">
          <w:rPr>
            <w:rFonts w:hint="cs"/>
            <w:rtl/>
          </w:rPr>
          <w:t>زمانی که ابزار</w:t>
        </w:r>
        <w:r w:rsidR="003F6F1C" w:rsidRPr="003F6F1C">
          <w:t xml:space="preserve"> MAYHEM</w:t>
        </w:r>
        <w:r w:rsidR="003F6F1C">
          <w:rPr>
            <w:rFonts w:hint="cs"/>
            <w:rtl/>
          </w:rPr>
          <w:t>برای اولین بار کد یک بر نامه را بارگذاری می نماید،</w:t>
        </w:r>
      </w:ins>
      <w:ins w:id="3592" w:author="Windows User" w:date="2017-09-23T01:48:00Z">
        <w:r>
          <w:rPr>
            <w:rtl/>
          </w:rPr>
          <w:t xml:space="preserve"> پا</w:t>
        </w:r>
        <w:r>
          <w:rPr>
            <w:rFonts w:hint="cs"/>
            <w:rtl/>
          </w:rPr>
          <w:t>ی</w:t>
        </w:r>
        <w:r>
          <w:rPr>
            <w:rFonts w:hint="eastAsia"/>
            <w:rtl/>
          </w:rPr>
          <w:t>گاه</w:t>
        </w:r>
        <w:r>
          <w:rPr>
            <w:rFonts w:hint="cs"/>
            <w:rtl/>
          </w:rPr>
          <w:t>‌</w:t>
        </w:r>
        <w:r>
          <w:rPr>
            <w:rtl/>
          </w:rPr>
          <w:t xml:space="preserve">داده </w:t>
        </w:r>
        <w:r>
          <w:t>CHECKPOINT</w:t>
        </w:r>
        <w:r>
          <w:rPr>
            <w:rtl/>
          </w:rPr>
          <w:t>ها، محل نگهدار</w:t>
        </w:r>
        <w:r>
          <w:rPr>
            <w:rFonts w:hint="cs"/>
            <w:rtl/>
          </w:rPr>
          <w:t>ی</w:t>
        </w:r>
        <w:r>
          <w:rPr>
            <w:rtl/>
          </w:rPr>
          <w:t xml:space="preserve"> موردآزمون</w:t>
        </w:r>
        <w:r>
          <w:rPr>
            <w:rFonts w:hint="cs"/>
            <w:rtl/>
          </w:rPr>
          <w:t>‌</w:t>
        </w:r>
        <w:r>
          <w:rPr>
            <w:rtl/>
          </w:rPr>
          <w:t>ها</w:t>
        </w:r>
        <w:r>
          <w:rPr>
            <w:rFonts w:hint="cs"/>
            <w:rtl/>
          </w:rPr>
          <w:t xml:space="preserve"> </w:t>
        </w:r>
        <w:r>
          <w:rPr>
            <w:rtl/>
          </w:rPr>
          <w:t>و</w:t>
        </w:r>
      </w:ins>
      <w:ins w:id="3593" w:author="Mahmoud" w:date="2017-09-26T21:27:00Z">
        <w:del w:id="3594" w:author="Windows User" w:date="2017-09-30T11:15:00Z">
          <w:r w:rsidR="007F5F92" w:rsidDel="003F6F1C">
            <w:rPr>
              <w:rtl/>
            </w:rPr>
            <w:br/>
          </w:r>
        </w:del>
      </w:ins>
      <w:ins w:id="3595" w:author="Windows User" w:date="2017-09-23T01:48:00Z">
        <w:r>
          <w:rPr>
            <w:rtl/>
          </w:rPr>
          <w:t xml:space="preserve"> مد</w:t>
        </w:r>
        <w:r>
          <w:rPr>
            <w:rFonts w:hint="cs"/>
            <w:rtl/>
          </w:rPr>
          <w:t>ی</w:t>
        </w:r>
        <w:r>
          <w:rPr>
            <w:rFonts w:hint="eastAsia"/>
            <w:rtl/>
          </w:rPr>
          <w:t>ر</w:t>
        </w:r>
        <w:r>
          <w:rPr>
            <w:rtl/>
          </w:rPr>
          <w:t xml:space="preserve"> </w:t>
        </w:r>
        <w:r>
          <w:t>CHECKPOINT</w:t>
        </w:r>
        <w:r>
          <w:rPr>
            <w:rtl/>
          </w:rPr>
          <w:t>ها را مقدار ده</w:t>
        </w:r>
        <w:r>
          <w:rPr>
            <w:rFonts w:hint="cs"/>
            <w:rtl/>
          </w:rPr>
          <w:t>ی</w:t>
        </w:r>
        <w:r>
          <w:rPr>
            <w:rtl/>
          </w:rPr>
          <w:t xml:space="preserve"> اول</w:t>
        </w:r>
        <w:r>
          <w:rPr>
            <w:rFonts w:hint="cs"/>
            <w:rtl/>
          </w:rPr>
          <w:t>ی</w:t>
        </w:r>
        <w:r>
          <w:rPr>
            <w:rFonts w:hint="eastAsia"/>
            <w:rtl/>
          </w:rPr>
          <w:t>ه</w:t>
        </w:r>
        <w:r>
          <w:rPr>
            <w:rtl/>
          </w:rPr>
          <w:t xml:space="preserve"> می‌کند.</w:t>
        </w:r>
      </w:ins>
    </w:p>
    <w:p w14:paraId="6793CBE6" w14:textId="2F2F098A" w:rsidR="008A660A" w:rsidRDefault="008A660A" w:rsidP="003B7B15">
      <w:pPr>
        <w:pStyle w:val="ListParagraph"/>
        <w:numPr>
          <w:ilvl w:val="0"/>
          <w:numId w:val="71"/>
        </w:numPr>
        <w:spacing w:after="160" w:line="259" w:lineRule="auto"/>
        <w:rPr>
          <w:ins w:id="3596" w:author="Windows User" w:date="2017-09-23T01:48:00Z"/>
          <w:rtl/>
        </w:rPr>
      </w:pPr>
      <w:ins w:id="3597" w:author="Windows User" w:date="2017-09-23T01:48:00Z">
        <w:r w:rsidRPr="007700CB">
          <w:rPr>
            <w:b/>
            <w:bCs/>
            <w:rtl/>
            <w:rPrChange w:id="3598" w:author="Windows User" w:date="2017-09-30T11:16:00Z">
              <w:rPr>
                <w:rtl/>
              </w:rPr>
            </w:rPrChange>
          </w:rPr>
          <w:t>جست و جو</w:t>
        </w:r>
        <w:r w:rsidRPr="007700CB">
          <w:rPr>
            <w:rFonts w:hint="cs"/>
            <w:b/>
            <w:bCs/>
            <w:rtl/>
            <w:rPrChange w:id="3599" w:author="Windows User" w:date="2017-09-30T11:16:00Z">
              <w:rPr>
                <w:rFonts w:hint="cs"/>
                <w:rtl/>
              </w:rPr>
            </w:rPrChange>
          </w:rPr>
          <w:t>ی</w:t>
        </w:r>
        <w:r w:rsidRPr="007700CB">
          <w:rPr>
            <w:b/>
            <w:bCs/>
            <w:rtl/>
            <w:rPrChange w:id="3600" w:author="Windows User" w:date="2017-09-30T11:16:00Z">
              <w:rPr>
                <w:rtl/>
              </w:rPr>
            </w:rPrChange>
          </w:rPr>
          <w:t xml:space="preserve"> آنلا</w:t>
        </w:r>
        <w:r w:rsidRPr="007700CB">
          <w:rPr>
            <w:rFonts w:hint="cs"/>
            <w:b/>
            <w:bCs/>
            <w:rtl/>
            <w:rPrChange w:id="3601" w:author="Windows User" w:date="2017-09-30T11:16:00Z">
              <w:rPr>
                <w:rFonts w:hint="cs"/>
                <w:rtl/>
              </w:rPr>
            </w:rPrChange>
          </w:rPr>
          <w:t>ین</w:t>
        </w:r>
        <w:r w:rsidRPr="007700CB">
          <w:rPr>
            <w:b/>
            <w:bCs/>
            <w:rtl/>
            <w:rPrChange w:id="3602" w:author="Windows User" w:date="2017-09-30T11:16:00Z">
              <w:rPr>
                <w:rtl/>
              </w:rPr>
            </w:rPrChange>
          </w:rPr>
          <w:t>:</w:t>
        </w:r>
      </w:ins>
      <w:ins w:id="3603" w:author="Windows User" w:date="2017-09-30T11:16:00Z">
        <w:r w:rsidR="007700CB">
          <w:rPr>
            <w:rFonts w:hint="cs"/>
            <w:rtl/>
          </w:rPr>
          <w:t xml:space="preserve"> در این مرحله کد برنامه مورد اجرای نمادین آنلاین قرار می گیرد.در </w:t>
        </w:r>
      </w:ins>
      <w:ins w:id="3604" w:author="Windows User" w:date="2017-09-30T11:17:00Z">
        <w:r w:rsidR="007700CB">
          <w:rPr>
            <w:rFonts w:hint="cs"/>
            <w:rtl/>
          </w:rPr>
          <w:t xml:space="preserve">پایان </w:t>
        </w:r>
      </w:ins>
      <w:ins w:id="3605" w:author="Windows User" w:date="2017-09-30T11:16:00Z">
        <w:r w:rsidR="007700CB">
          <w:rPr>
            <w:rFonts w:hint="cs"/>
            <w:rtl/>
          </w:rPr>
          <w:t>این مرحله مور</w:t>
        </w:r>
      </w:ins>
      <w:ins w:id="3606" w:author="Windows User" w:date="2017-09-30T11:17:00Z">
        <w:r w:rsidR="00037444">
          <w:rPr>
            <w:rFonts w:hint="cs"/>
            <w:rtl/>
          </w:rPr>
          <w:t>د</w:t>
        </w:r>
      </w:ins>
      <w:ins w:id="3607" w:author="Windows User" w:date="2017-09-30T11:16:00Z">
        <w:r w:rsidR="007700CB">
          <w:rPr>
            <w:rFonts w:hint="cs"/>
            <w:rtl/>
          </w:rPr>
          <w:t>آزمون نیز تولید می گردد.</w:t>
        </w:r>
      </w:ins>
      <w:ins w:id="3608" w:author="Mahmoud" w:date="2017-09-26T21:28:00Z">
        <w:del w:id="3609" w:author="Windows User" w:date="2017-09-30T11:16:00Z">
          <w:r w:rsidR="007F5F92" w:rsidDel="007700CB">
            <w:rPr>
              <w:rtl/>
            </w:rPr>
            <w:softHyphen/>
          </w:r>
        </w:del>
      </w:ins>
      <w:ins w:id="3610" w:author="Mahmoud" w:date="2017-09-26T21:27:00Z">
        <w:del w:id="3611" w:author="Windows User" w:date="2017-09-30T11:16:00Z">
          <w:r w:rsidR="007F5F92" w:rsidDel="007700CB">
            <w:rPr>
              <w:rFonts w:hint="cs"/>
              <w:rtl/>
            </w:rPr>
            <w:delText>گردد</w:delText>
          </w:r>
        </w:del>
      </w:ins>
    </w:p>
    <w:p w14:paraId="477324E5" w14:textId="14A126EF" w:rsidR="0081371E" w:rsidRDefault="008A660A" w:rsidP="00AC0E5B">
      <w:pPr>
        <w:pStyle w:val="ListParagraph"/>
        <w:numPr>
          <w:ilvl w:val="0"/>
          <w:numId w:val="71"/>
        </w:numPr>
        <w:spacing w:after="160" w:line="259" w:lineRule="auto"/>
        <w:rPr>
          <w:ins w:id="3612" w:author="Windows User" w:date="2017-09-23T01:48:00Z"/>
          <w:rtl/>
        </w:rPr>
      </w:pPr>
      <w:ins w:id="3613" w:author="Windows User" w:date="2017-09-23T01:48:00Z">
        <w:r w:rsidRPr="0081371E">
          <w:rPr>
            <w:b/>
            <w:bCs/>
            <w:rtl/>
            <w:rPrChange w:id="3614" w:author="Windows User" w:date="2017-09-30T11:35:00Z">
              <w:rPr>
                <w:rtl/>
              </w:rPr>
            </w:rPrChange>
          </w:rPr>
          <w:t xml:space="preserve">مرحله  </w:t>
        </w:r>
        <w:r w:rsidRPr="0081371E">
          <w:rPr>
            <w:b/>
            <w:bCs/>
            <w:rPrChange w:id="3615" w:author="Windows User" w:date="2017-09-30T11:35:00Z">
              <w:rPr/>
            </w:rPrChange>
          </w:rPr>
          <w:t>CHECKPOINTING</w:t>
        </w:r>
        <w:r>
          <w:rPr>
            <w:rFonts w:hint="cs"/>
            <w:rtl/>
          </w:rPr>
          <w:t>:</w:t>
        </w:r>
        <w:r>
          <w:t xml:space="preserve"> </w:t>
        </w:r>
        <w:r>
          <w:rPr>
            <w:rtl/>
          </w:rPr>
          <w:t>در ا</w:t>
        </w:r>
        <w:r>
          <w:rPr>
            <w:rFonts w:hint="cs"/>
            <w:rtl/>
          </w:rPr>
          <w:t>ی</w:t>
        </w:r>
        <w:r>
          <w:rPr>
            <w:rFonts w:hint="eastAsia"/>
            <w:rtl/>
          </w:rPr>
          <w:t>ن</w:t>
        </w:r>
        <w:r>
          <w:rPr>
            <w:rtl/>
          </w:rPr>
          <w:t xml:space="preserve"> مرحله مد</w:t>
        </w:r>
        <w:r>
          <w:rPr>
            <w:rFonts w:hint="cs"/>
            <w:rtl/>
          </w:rPr>
          <w:t>ی</w:t>
        </w:r>
        <w:r>
          <w:rPr>
            <w:rFonts w:hint="eastAsia"/>
            <w:rtl/>
          </w:rPr>
          <w:t>ر</w:t>
        </w:r>
        <w:r>
          <w:rPr>
            <w:rtl/>
          </w:rPr>
          <w:t xml:space="preserve"> </w:t>
        </w:r>
        <w:r>
          <w:t>CHECKPOINT</w:t>
        </w:r>
        <w:r>
          <w:rPr>
            <w:rtl/>
          </w:rPr>
          <w:t xml:space="preserve"> بر اجرا</w:t>
        </w:r>
        <w:r>
          <w:rPr>
            <w:rFonts w:hint="cs"/>
            <w:rtl/>
          </w:rPr>
          <w:t>ی</w:t>
        </w:r>
        <w:r>
          <w:rPr>
            <w:rtl/>
          </w:rPr>
          <w:t xml:space="preserve"> آنلا</w:t>
        </w:r>
        <w:r>
          <w:rPr>
            <w:rFonts w:hint="cs"/>
            <w:rtl/>
          </w:rPr>
          <w:t>ی</w:t>
        </w:r>
        <w:r>
          <w:rPr>
            <w:rFonts w:hint="eastAsia"/>
            <w:rtl/>
          </w:rPr>
          <w:t>ن</w:t>
        </w:r>
        <w:r>
          <w:rPr>
            <w:rtl/>
          </w:rPr>
          <w:t xml:space="preserve"> نظارت می‌کند. </w:t>
        </w:r>
      </w:ins>
      <w:ins w:id="3616" w:author="Windows User" w:date="2017-09-30T11:19:00Z">
        <w:r w:rsidR="00986051">
          <w:rPr>
            <w:rFonts w:hint="cs"/>
            <w:rtl/>
          </w:rPr>
          <w:t xml:space="preserve">درواقع </w:t>
        </w:r>
      </w:ins>
      <w:ins w:id="3617" w:author="Windows User" w:date="2017-09-30T11:18:00Z">
        <w:r w:rsidR="00986051">
          <w:rPr>
            <w:rFonts w:hint="cs"/>
            <w:rtl/>
          </w:rPr>
          <w:t xml:space="preserve">زمانی که </w:t>
        </w:r>
      </w:ins>
      <w:ins w:id="3618" w:author="Windows User" w:date="2017-09-23T01:48:00Z">
        <w:r>
          <w:rPr>
            <w:rtl/>
          </w:rPr>
          <w:t>حافظه</w:t>
        </w:r>
      </w:ins>
      <w:ins w:id="3619" w:author="Windows User" w:date="2017-09-30T11:18:00Z">
        <w:r w:rsidR="00986051">
          <w:rPr>
            <w:rFonts w:hint="cs"/>
            <w:rtl/>
          </w:rPr>
          <w:t xml:space="preserve"> مصرفی برنامه</w:t>
        </w:r>
      </w:ins>
      <w:ins w:id="3620" w:author="Windows User" w:date="2017-09-23T01:48:00Z">
        <w:r>
          <w:rPr>
            <w:rtl/>
          </w:rPr>
          <w:t xml:space="preserve"> </w:t>
        </w:r>
        <w:r>
          <w:rPr>
            <w:rFonts w:hint="cs"/>
            <w:rtl/>
          </w:rPr>
          <w:t>ی</w:t>
        </w:r>
        <w:r>
          <w:rPr>
            <w:rFonts w:hint="eastAsia"/>
            <w:rtl/>
          </w:rPr>
          <w:t>ا</w:t>
        </w:r>
        <w:r>
          <w:rPr>
            <w:rtl/>
          </w:rPr>
          <w:t xml:space="preserve"> تعداد اجراها</w:t>
        </w:r>
        <w:r>
          <w:rPr>
            <w:rFonts w:hint="cs"/>
            <w:rtl/>
          </w:rPr>
          <w:t>ی</w:t>
        </w:r>
        <w:r>
          <w:rPr>
            <w:rtl/>
          </w:rPr>
          <w:t xml:space="preserve"> حاضر به حد</w:t>
        </w:r>
      </w:ins>
      <w:ins w:id="3621" w:author="Windows User" w:date="2017-09-30T11:18:00Z">
        <w:r w:rsidR="00986051">
          <w:rPr>
            <w:rFonts w:hint="cs"/>
            <w:rtl/>
          </w:rPr>
          <w:t xml:space="preserve"> از پیش</w:t>
        </w:r>
      </w:ins>
      <w:ins w:id="3622" w:author="Windows User" w:date="2017-09-23T01:48:00Z">
        <w:r w:rsidR="00986051">
          <w:rPr>
            <w:rtl/>
          </w:rPr>
          <w:t xml:space="preserve"> </w:t>
        </w:r>
      </w:ins>
      <w:ins w:id="3623" w:author="Windows User" w:date="2017-09-30T11:19:00Z">
        <w:r w:rsidR="00986051">
          <w:rPr>
            <w:rFonts w:hint="cs"/>
            <w:rtl/>
          </w:rPr>
          <w:t>ت</w:t>
        </w:r>
      </w:ins>
      <w:ins w:id="3624" w:author="Windows User" w:date="2017-09-23T01:48:00Z">
        <w:r>
          <w:rPr>
            <w:rtl/>
          </w:rPr>
          <w:t>ع</w:t>
        </w:r>
        <w:r>
          <w:rPr>
            <w:rFonts w:hint="cs"/>
            <w:rtl/>
          </w:rPr>
          <w:t>ی</w:t>
        </w:r>
        <w:r>
          <w:rPr>
            <w:rFonts w:hint="eastAsia"/>
            <w:rtl/>
          </w:rPr>
          <w:t>ن</w:t>
        </w:r>
        <w:r>
          <w:rPr>
            <w:rFonts w:hint="cs"/>
            <w:rtl/>
          </w:rPr>
          <w:t>‌</w:t>
        </w:r>
        <w:r>
          <w:rPr>
            <w:rtl/>
          </w:rPr>
          <w:t>شده</w:t>
        </w:r>
      </w:ins>
      <w:ins w:id="3625" w:author="Windows User" w:date="2017-09-30T11:19:00Z">
        <w:r w:rsidR="00986051">
          <w:rPr>
            <w:rFonts w:hint="cs"/>
            <w:rtl/>
          </w:rPr>
          <w:t xml:space="preserve"> ای</w:t>
        </w:r>
      </w:ins>
      <w:ins w:id="3626" w:author="Windows User" w:date="2017-09-23T01:48:00Z">
        <w:r>
          <w:rPr>
            <w:rtl/>
          </w:rPr>
          <w:t xml:space="preserve"> برسد، </w:t>
        </w:r>
      </w:ins>
      <w:ins w:id="3627" w:author="Windows User" w:date="2017-09-30T11:19:00Z">
        <w:r w:rsidR="00986051">
          <w:rPr>
            <w:rFonts w:hint="cs"/>
            <w:rtl/>
          </w:rPr>
          <w:t>از میان اجراهای حاضر یکی از آن ها انتخاب و</w:t>
        </w:r>
      </w:ins>
      <w:ins w:id="3628" w:author="Windows User" w:date="2017-09-23T01:48:00Z">
        <w:r>
          <w:t>CHECKPOINT</w:t>
        </w:r>
        <w:r>
          <w:rPr>
            <w:rtl/>
          </w:rPr>
          <w:t xml:space="preserve"> </w:t>
        </w:r>
      </w:ins>
      <w:ins w:id="3629" w:author="Windows User" w:date="2017-09-30T11:20:00Z">
        <w:r w:rsidR="00986051">
          <w:rPr>
            <w:rFonts w:hint="cs"/>
            <w:rtl/>
          </w:rPr>
          <w:t xml:space="preserve">مربوط به آن </w:t>
        </w:r>
      </w:ins>
      <w:ins w:id="3630" w:author="Windows User" w:date="2017-09-23T01:48:00Z">
        <w:r>
          <w:rPr>
            <w:rtl/>
          </w:rPr>
          <w:t>تول</w:t>
        </w:r>
        <w:r>
          <w:rPr>
            <w:rFonts w:hint="cs"/>
            <w:rtl/>
          </w:rPr>
          <w:t>ی</w:t>
        </w:r>
        <w:r>
          <w:rPr>
            <w:rFonts w:hint="eastAsia"/>
            <w:rtl/>
          </w:rPr>
          <w:t>د</w:t>
        </w:r>
        <w:r w:rsidR="00986051">
          <w:rPr>
            <w:rtl/>
          </w:rPr>
          <w:t xml:space="preserve"> می‌</w:t>
        </w:r>
      </w:ins>
      <w:ins w:id="3631" w:author="Windows User" w:date="2017-09-30T11:20:00Z">
        <w:r w:rsidR="00986051">
          <w:rPr>
            <w:rFonts w:hint="cs"/>
            <w:rtl/>
          </w:rPr>
          <w:t>گرد</w:t>
        </w:r>
      </w:ins>
      <w:ins w:id="3632" w:author="Windows User" w:date="2017-09-23T01:48:00Z">
        <w:r w:rsidR="00986051">
          <w:rPr>
            <w:rtl/>
          </w:rPr>
          <w:t>د</w:t>
        </w:r>
      </w:ins>
      <w:ins w:id="3633" w:author="Windows User" w:date="2017-09-30T11:20:00Z">
        <w:r w:rsidR="00986051">
          <w:rPr>
            <w:rFonts w:hint="cs"/>
            <w:rtl/>
          </w:rPr>
          <w:t xml:space="preserve">. این </w:t>
        </w:r>
        <w:r w:rsidR="00986051" w:rsidRPr="00986051">
          <w:t>CHECKPOINT</w:t>
        </w:r>
        <w:r w:rsidR="00986051" w:rsidRPr="00986051">
          <w:rPr>
            <w:rtl/>
          </w:rPr>
          <w:t xml:space="preserve"> </w:t>
        </w:r>
      </w:ins>
      <w:ins w:id="3634" w:author="Windows User" w:date="2017-09-23T01:48:00Z">
        <w:r>
          <w:rPr>
            <w:rtl/>
          </w:rPr>
          <w:t xml:space="preserve">شامل </w:t>
        </w:r>
      </w:ins>
      <w:ins w:id="3635" w:author="Windows User" w:date="2017-09-30T11:37:00Z">
        <w:r w:rsidR="0081371E">
          <w:rPr>
            <w:rFonts w:hint="cs"/>
            <w:rtl/>
          </w:rPr>
          <w:t>وضعیت</w:t>
        </w:r>
      </w:ins>
      <w:ins w:id="3636" w:author="Windows User" w:date="2017-09-30T11:36:00Z">
        <w:r w:rsidR="0081371E">
          <w:rPr>
            <w:rFonts w:hint="cs"/>
            <w:rtl/>
          </w:rPr>
          <w:t xml:space="preserve"> اجرای نمادین</w:t>
        </w:r>
      </w:ins>
      <w:ins w:id="3637" w:author="Windows User" w:date="2017-09-23T01:48:00Z">
        <w:r>
          <w:rPr>
            <w:rFonts w:hint="cs"/>
            <w:rtl/>
          </w:rPr>
          <w:t>ی</w:t>
        </w:r>
      </w:ins>
      <w:ins w:id="3638" w:author="Windows User" w:date="2017-09-30T11:37:00Z">
        <w:r w:rsidR="0081371E">
          <w:rPr>
            <w:rFonts w:hint="cs"/>
            <w:rtl/>
          </w:rPr>
          <w:t xml:space="preserve"> است که متوقف شده و زمانی که منابع سیستم آزاد گردد</w:t>
        </w:r>
      </w:ins>
      <w:ins w:id="3639" w:author="Windows User" w:date="2017-09-30T11:38:00Z">
        <w:r w:rsidR="0081371E">
          <w:rPr>
            <w:rFonts w:hint="cs"/>
            <w:rtl/>
          </w:rPr>
          <w:t xml:space="preserve"> مجددال ادامه می یابد. وضعیت اجرای نمادین شامل </w:t>
        </w:r>
      </w:ins>
      <w:ins w:id="3640" w:author="Windows User" w:date="2017-09-23T01:48:00Z">
        <w:r>
          <w:rPr>
            <w:rtl/>
          </w:rPr>
          <w:t>شرط مس</w:t>
        </w:r>
        <w:r>
          <w:rPr>
            <w:rFonts w:hint="cs"/>
            <w:rtl/>
          </w:rPr>
          <w:t>ی</w:t>
        </w:r>
        <w:r>
          <w:rPr>
            <w:rFonts w:hint="eastAsia"/>
            <w:rtl/>
          </w:rPr>
          <w:t>ر،</w:t>
        </w:r>
        <w:r>
          <w:rPr>
            <w:rtl/>
          </w:rPr>
          <w:t xml:space="preserve"> آمارها و </w:t>
        </w:r>
      </w:ins>
      <w:ins w:id="3641" w:author="Windows User" w:date="2017-09-30T11:20:00Z">
        <w:r w:rsidR="00986051">
          <w:rPr>
            <w:rFonts w:hint="cs"/>
            <w:rtl/>
          </w:rPr>
          <w:t xml:space="preserve">موارد دیگری </w:t>
        </w:r>
      </w:ins>
      <w:ins w:id="3642" w:author="Windows User" w:date="2017-09-30T11:38:00Z">
        <w:r w:rsidR="0081371E">
          <w:rPr>
            <w:rFonts w:hint="cs"/>
            <w:rtl/>
          </w:rPr>
          <w:t>می باشد.</w:t>
        </w:r>
      </w:ins>
    </w:p>
    <w:p w14:paraId="672779C2" w14:textId="351693BB" w:rsidR="008A660A" w:rsidRDefault="00FE3394" w:rsidP="00241BE5">
      <w:pPr>
        <w:pStyle w:val="ListParagraph"/>
        <w:numPr>
          <w:ilvl w:val="0"/>
          <w:numId w:val="71"/>
        </w:numPr>
        <w:spacing w:after="160" w:line="259" w:lineRule="auto"/>
        <w:rPr>
          <w:ins w:id="3643" w:author="Windows User" w:date="2017-09-23T01:48:00Z"/>
        </w:rPr>
      </w:pPr>
      <w:ins w:id="3644" w:author="Windows User" w:date="2017-09-30T11:41:00Z">
        <w:r>
          <w:rPr>
            <w:rFonts w:hint="cs"/>
            <w:b/>
            <w:bCs/>
            <w:rtl/>
          </w:rPr>
          <w:t>بازسازی</w:t>
        </w:r>
      </w:ins>
      <w:ins w:id="3645" w:author="Windows User" w:date="2017-09-23T01:48:00Z">
        <w:r w:rsidR="008A660A" w:rsidRPr="0081371E">
          <w:rPr>
            <w:b/>
            <w:bCs/>
            <w:rtl/>
            <w:rPrChange w:id="3646" w:author="Windows User" w:date="2017-09-30T11:38:00Z">
              <w:rPr>
                <w:rtl/>
              </w:rPr>
            </w:rPrChange>
          </w:rPr>
          <w:t xml:space="preserve"> با </w:t>
        </w:r>
        <w:r w:rsidR="008A660A" w:rsidRPr="0081371E">
          <w:rPr>
            <w:b/>
            <w:bCs/>
            <w:rPrChange w:id="3647" w:author="Windows User" w:date="2017-09-30T11:38:00Z">
              <w:rPr/>
            </w:rPrChange>
          </w:rPr>
          <w:t>CHECKPOINT</w:t>
        </w:r>
      </w:ins>
      <w:ins w:id="3648" w:author="Windows User" w:date="2017-09-30T11:39:00Z">
        <w:r w:rsidR="0081371E">
          <w:rPr>
            <w:rFonts w:hint="cs"/>
            <w:b/>
            <w:bCs/>
            <w:rtl/>
          </w:rPr>
          <w:t xml:space="preserve"> </w:t>
        </w:r>
        <w:r w:rsidR="0081371E" w:rsidRPr="00E2341D">
          <w:rPr>
            <w:rStyle w:val="FootnoteReference"/>
            <w:rtl/>
            <w:rPrChange w:id="3649" w:author="ehsan edalat" w:date="2018-01-05T21:49:00Z">
              <w:rPr>
                <w:rStyle w:val="FootnoteReference"/>
                <w:b/>
                <w:bCs/>
                <w:rtl/>
              </w:rPr>
            </w:rPrChange>
          </w:rPr>
          <w:footnoteReference w:id="43"/>
        </w:r>
      </w:ins>
      <w:ins w:id="3651" w:author="Windows User" w:date="2017-09-23T01:48:00Z">
        <w:r w:rsidR="008A660A" w:rsidRPr="0081371E">
          <w:rPr>
            <w:b/>
            <w:bCs/>
            <w:rtl/>
            <w:rPrChange w:id="3652" w:author="Windows User" w:date="2017-09-30T11:38:00Z">
              <w:rPr>
                <w:rtl/>
              </w:rPr>
            </w:rPrChange>
          </w:rPr>
          <w:t>:</w:t>
        </w:r>
        <w:r w:rsidR="008A660A">
          <w:t xml:space="preserve"> </w:t>
        </w:r>
        <w:r w:rsidR="008A660A">
          <w:rPr>
            <w:rFonts w:hint="cs"/>
            <w:rtl/>
          </w:rPr>
          <w:t>ی</w:t>
        </w:r>
        <w:r w:rsidR="008A660A">
          <w:rPr>
            <w:rFonts w:hint="eastAsia"/>
            <w:rtl/>
          </w:rPr>
          <w:t>ک</w:t>
        </w:r>
        <w:r w:rsidR="008A660A">
          <w:rPr>
            <w:rFonts w:hint="cs"/>
            <w:rtl/>
          </w:rPr>
          <w:t>ی</w:t>
        </w:r>
        <w:r w:rsidR="008A660A">
          <w:rPr>
            <w:rtl/>
          </w:rPr>
          <w:t xml:space="preserve"> از </w:t>
        </w:r>
        <w:r w:rsidR="008A660A">
          <w:t>CHECKPOINT</w:t>
        </w:r>
        <w:r w:rsidR="008A660A">
          <w:rPr>
            <w:rtl/>
          </w:rPr>
          <w:t xml:space="preserve">ها با توجه به </w:t>
        </w:r>
        <w:r w:rsidR="008A660A">
          <w:rPr>
            <w:rFonts w:hint="cs"/>
            <w:rtl/>
          </w:rPr>
          <w:t>ی</w:t>
        </w:r>
        <w:r w:rsidR="008A660A">
          <w:rPr>
            <w:rFonts w:hint="eastAsia"/>
            <w:rtl/>
          </w:rPr>
          <w:t>ک</w:t>
        </w:r>
        <w:r w:rsidR="008A660A">
          <w:rPr>
            <w:rtl/>
          </w:rPr>
          <w:t xml:space="preserve"> ه</w:t>
        </w:r>
        <w:r w:rsidR="008A660A">
          <w:rPr>
            <w:rFonts w:hint="cs"/>
            <w:rtl/>
          </w:rPr>
          <w:t>ی</w:t>
        </w:r>
        <w:r w:rsidR="008A660A">
          <w:rPr>
            <w:rFonts w:hint="eastAsia"/>
            <w:rtl/>
          </w:rPr>
          <w:t>ور</w:t>
        </w:r>
        <w:r w:rsidR="008A660A">
          <w:rPr>
            <w:rFonts w:hint="cs"/>
            <w:rtl/>
          </w:rPr>
          <w:t>ی</w:t>
        </w:r>
        <w:r w:rsidR="008A660A">
          <w:rPr>
            <w:rFonts w:hint="eastAsia"/>
            <w:rtl/>
          </w:rPr>
          <w:t>ست</w:t>
        </w:r>
        <w:r w:rsidR="008A660A">
          <w:rPr>
            <w:rFonts w:hint="cs"/>
            <w:rtl/>
          </w:rPr>
          <w:t>ی</w:t>
        </w:r>
        <w:r w:rsidR="008A660A">
          <w:rPr>
            <w:rFonts w:hint="eastAsia"/>
            <w:rtl/>
          </w:rPr>
          <w:t>ک</w:t>
        </w:r>
      </w:ins>
      <w:ins w:id="3653" w:author="Windows User" w:date="2017-09-30T11:40:00Z">
        <w:r w:rsidR="0081371E">
          <w:rPr>
            <w:rFonts w:hint="cs"/>
            <w:rtl/>
          </w:rPr>
          <w:t xml:space="preserve">  از پیش تعیین شده ای</w:t>
        </w:r>
      </w:ins>
      <w:ins w:id="3654" w:author="Windows User" w:date="2017-09-23T01:48:00Z">
        <w:r w:rsidR="008A660A">
          <w:rPr>
            <w:rtl/>
          </w:rPr>
          <w:t xml:space="preserve"> انتخاب می‌شود. ابزار با</w:t>
        </w:r>
        <w:r w:rsidR="008A660A">
          <w:rPr>
            <w:rFonts w:hint="cs"/>
            <w:rtl/>
          </w:rPr>
          <w:t>ی</w:t>
        </w:r>
        <w:r w:rsidR="008A660A">
          <w:rPr>
            <w:rFonts w:hint="eastAsia"/>
            <w:rtl/>
          </w:rPr>
          <w:t>د</w:t>
        </w:r>
        <w:r w:rsidR="008A660A">
          <w:rPr>
            <w:rtl/>
          </w:rPr>
          <w:t xml:space="preserve"> حالت عدد</w:t>
        </w:r>
        <w:r w:rsidR="008A660A">
          <w:rPr>
            <w:rFonts w:hint="cs"/>
            <w:rtl/>
          </w:rPr>
          <w:t>ی</w:t>
        </w:r>
        <w:r w:rsidR="008A660A">
          <w:rPr>
            <w:rtl/>
          </w:rPr>
          <w:t xml:space="preserve"> قبل</w:t>
        </w:r>
      </w:ins>
      <w:ins w:id="3655" w:author="Windows User" w:date="2017-09-30T11:41:00Z">
        <w:r>
          <w:rPr>
            <w:rFonts w:hint="cs"/>
            <w:rtl/>
          </w:rPr>
          <w:t xml:space="preserve"> از متوقف شدن را</w:t>
        </w:r>
      </w:ins>
      <w:ins w:id="3656" w:author="Windows User" w:date="2017-09-23T01:48:00Z">
        <w:r w:rsidR="008A660A">
          <w:rPr>
            <w:rtl/>
          </w:rPr>
          <w:t xml:space="preserve"> از </w:t>
        </w:r>
        <w:r w:rsidR="008A660A">
          <w:t>CHECKPOINT</w:t>
        </w:r>
        <w:r w:rsidR="008A660A">
          <w:rPr>
            <w:rtl/>
          </w:rPr>
          <w:t xml:space="preserve"> بازساز</w:t>
        </w:r>
        <w:r w:rsidR="008A660A">
          <w:rPr>
            <w:rFonts w:hint="cs"/>
            <w:rtl/>
          </w:rPr>
          <w:t>ی</w:t>
        </w:r>
        <w:r w:rsidR="008A660A">
          <w:rPr>
            <w:rtl/>
          </w:rPr>
          <w:t xml:space="preserve"> کند</w:t>
        </w:r>
      </w:ins>
      <w:ins w:id="3657" w:author="Windows User" w:date="2017-09-30T11:41:00Z">
        <w:r>
          <w:rPr>
            <w:rFonts w:hint="cs"/>
            <w:rtl/>
          </w:rPr>
          <w:t>.</w:t>
        </w:r>
      </w:ins>
      <w:ins w:id="3658" w:author="Windows User" w:date="2017-09-23T01:48:00Z">
        <w:r w:rsidR="008A660A">
          <w:rPr>
            <w:rtl/>
          </w:rPr>
          <w:t xml:space="preserve"> برا</w:t>
        </w:r>
        <w:r w:rsidR="008A660A">
          <w:rPr>
            <w:rFonts w:hint="cs"/>
            <w:rtl/>
          </w:rPr>
          <w:t>ی</w:t>
        </w:r>
        <w:r w:rsidR="008A660A">
          <w:rPr>
            <w:rtl/>
          </w:rPr>
          <w:t xml:space="preserve"> ا</w:t>
        </w:r>
        <w:r w:rsidR="008A660A">
          <w:rPr>
            <w:rFonts w:hint="cs"/>
            <w:rtl/>
          </w:rPr>
          <w:t>ی</w:t>
        </w:r>
        <w:r w:rsidR="008A660A">
          <w:rPr>
            <w:rFonts w:hint="eastAsia"/>
            <w:rtl/>
          </w:rPr>
          <w:t>ن</w:t>
        </w:r>
        <w:r w:rsidR="008A660A">
          <w:rPr>
            <w:rtl/>
          </w:rPr>
          <w:t xml:space="preserve"> کار از مقاد</w:t>
        </w:r>
        <w:r w:rsidR="008A660A">
          <w:rPr>
            <w:rFonts w:hint="cs"/>
            <w:rtl/>
          </w:rPr>
          <w:t>ی</w:t>
        </w:r>
        <w:r w:rsidR="008A660A">
          <w:rPr>
            <w:rFonts w:hint="eastAsia"/>
            <w:rtl/>
          </w:rPr>
          <w:t>ر</w:t>
        </w:r>
        <w:r w:rsidR="008A660A">
          <w:rPr>
            <w:rFonts w:hint="cs"/>
            <w:rtl/>
          </w:rPr>
          <w:t>ی</w:t>
        </w:r>
        <w:r w:rsidR="008A660A">
          <w:rPr>
            <w:rtl/>
          </w:rPr>
          <w:t xml:space="preserve"> استفاده می‌کند که به ازا</w:t>
        </w:r>
        <w:r w:rsidR="008A660A">
          <w:rPr>
            <w:rFonts w:hint="cs"/>
            <w:rtl/>
          </w:rPr>
          <w:t>ی</w:t>
        </w:r>
        <w:r w:rsidR="008A660A">
          <w:rPr>
            <w:rtl/>
          </w:rPr>
          <w:t xml:space="preserve"> آنها شرط مس</w:t>
        </w:r>
        <w:r w:rsidR="008A660A">
          <w:rPr>
            <w:rFonts w:hint="cs"/>
            <w:rtl/>
          </w:rPr>
          <w:t>ی</w:t>
        </w:r>
        <w:r w:rsidR="008A660A">
          <w:rPr>
            <w:rFonts w:hint="eastAsia"/>
            <w:rtl/>
          </w:rPr>
          <w:t>ر</w:t>
        </w:r>
        <w:r w:rsidR="008A660A">
          <w:rPr>
            <w:rtl/>
          </w:rPr>
          <w:t xml:space="preserve"> قابل ارضا هست. به ا</w:t>
        </w:r>
        <w:r w:rsidR="008A660A">
          <w:rPr>
            <w:rFonts w:hint="cs"/>
            <w:rtl/>
          </w:rPr>
          <w:t>ی</w:t>
        </w:r>
        <w:r w:rsidR="008A660A">
          <w:rPr>
            <w:rFonts w:hint="eastAsia"/>
            <w:rtl/>
          </w:rPr>
          <w:t>ن</w:t>
        </w:r>
        <w:r w:rsidR="008A660A">
          <w:rPr>
            <w:rtl/>
          </w:rPr>
          <w:t xml:space="preserve"> وس</w:t>
        </w:r>
        <w:r w:rsidR="008A660A">
          <w:rPr>
            <w:rFonts w:hint="cs"/>
            <w:rtl/>
          </w:rPr>
          <w:t>ی</w:t>
        </w:r>
        <w:r w:rsidR="008A660A">
          <w:rPr>
            <w:rFonts w:hint="eastAsia"/>
            <w:rtl/>
          </w:rPr>
          <w:t>له</w:t>
        </w:r>
        <w:r w:rsidR="008A660A">
          <w:rPr>
            <w:rtl/>
          </w:rPr>
          <w:t xml:space="preserve"> حالت عدد</w:t>
        </w:r>
        <w:r w:rsidR="008A660A">
          <w:rPr>
            <w:rFonts w:hint="cs"/>
            <w:rtl/>
          </w:rPr>
          <w:t>ی</w:t>
        </w:r>
        <w:r w:rsidR="008A660A">
          <w:rPr>
            <w:rtl/>
          </w:rPr>
          <w:t xml:space="preserve"> تا جا</w:t>
        </w:r>
        <w:r w:rsidR="008A660A">
          <w:rPr>
            <w:rFonts w:hint="cs"/>
            <w:rtl/>
          </w:rPr>
          <w:t>یی</w:t>
        </w:r>
        <w:r w:rsidR="008A660A">
          <w:rPr>
            <w:rtl/>
          </w:rPr>
          <w:t xml:space="preserve"> که اجرا م</w:t>
        </w:r>
        <w:r w:rsidR="008A660A">
          <w:rPr>
            <w:rFonts w:hint="eastAsia"/>
            <w:rtl/>
          </w:rPr>
          <w:t>علق</w:t>
        </w:r>
        <w:r w:rsidR="008A660A">
          <w:rPr>
            <w:rtl/>
          </w:rPr>
          <w:t xml:space="preserve"> شده ساخته می‌شود و از ا</w:t>
        </w:r>
        <w:r w:rsidR="008A660A">
          <w:rPr>
            <w:rFonts w:hint="cs"/>
            <w:rtl/>
          </w:rPr>
          <w:t>ی</w:t>
        </w:r>
        <w:r w:rsidR="008A660A">
          <w:rPr>
            <w:rFonts w:hint="eastAsia"/>
            <w:rtl/>
          </w:rPr>
          <w:t>ن</w:t>
        </w:r>
        <w:r w:rsidR="008A660A">
          <w:rPr>
            <w:rtl/>
          </w:rPr>
          <w:t xml:space="preserve"> به بعد اجرا به صورت آنلا</w:t>
        </w:r>
        <w:r w:rsidR="008A660A">
          <w:rPr>
            <w:rFonts w:hint="cs"/>
            <w:rtl/>
          </w:rPr>
          <w:t>ی</w:t>
        </w:r>
        <w:r w:rsidR="008A660A">
          <w:rPr>
            <w:rFonts w:hint="eastAsia"/>
            <w:rtl/>
          </w:rPr>
          <w:t>ن</w:t>
        </w:r>
        <w:r w:rsidR="008A660A">
          <w:rPr>
            <w:rtl/>
          </w:rPr>
          <w:t xml:space="preserve"> ادامه م</w:t>
        </w:r>
        <w:r w:rsidR="008A660A">
          <w:rPr>
            <w:rFonts w:hint="cs"/>
            <w:rtl/>
          </w:rPr>
          <w:t>ی‌ی</w:t>
        </w:r>
        <w:r w:rsidR="008A660A">
          <w:rPr>
            <w:rFonts w:hint="eastAsia"/>
            <w:rtl/>
          </w:rPr>
          <w:t>ابد</w:t>
        </w:r>
        <w:r w:rsidR="008A660A">
          <w:rPr>
            <w:rtl/>
          </w:rPr>
          <w:t>.</w:t>
        </w:r>
      </w:ins>
    </w:p>
    <w:p w14:paraId="7076E835" w14:textId="0DB9E7DC" w:rsidR="008A660A" w:rsidRDefault="00FE3394">
      <w:pPr>
        <w:pStyle w:val="Heading3"/>
        <w:rPr>
          <w:ins w:id="3659" w:author="Windows User" w:date="2017-09-23T01:48:00Z"/>
        </w:rPr>
        <w:pPrChange w:id="3660" w:author="Windows User" w:date="2017-09-30T11:43:00Z">
          <w:pPr>
            <w:pStyle w:val="Heading2"/>
          </w:pPr>
        </w:pPrChange>
      </w:pPr>
      <w:bookmarkStart w:id="3661" w:name="_Toc495715027"/>
      <w:ins w:id="3662" w:author="Windows User" w:date="2017-09-30T11:42:00Z">
        <w:r>
          <w:rPr>
            <w:rFonts w:hint="cs"/>
            <w:rtl/>
          </w:rPr>
          <w:t>3-2-5-</w:t>
        </w:r>
      </w:ins>
      <w:ins w:id="3663" w:author="Windows User" w:date="2017-09-23T01:48:00Z">
        <w:r w:rsidR="008A660A">
          <w:rPr>
            <w:rFonts w:hint="cs"/>
            <w:rtl/>
          </w:rPr>
          <w:t xml:space="preserve">معماری و پیاده‌سازی </w:t>
        </w:r>
        <w:r w:rsidR="008A660A">
          <w:t>CEC</w:t>
        </w:r>
        <w:bookmarkEnd w:id="3661"/>
      </w:ins>
    </w:p>
    <w:p w14:paraId="1CB72634" w14:textId="50D47786" w:rsidR="008A660A" w:rsidRDefault="000F19F6" w:rsidP="007916DF">
      <w:pPr>
        <w:ind w:firstLine="720"/>
        <w:rPr>
          <w:ins w:id="3664" w:author="Windows User" w:date="2017-09-23T01:48:00Z"/>
        </w:rPr>
      </w:pPr>
      <w:ins w:id="3665" w:author="Windows User" w:date="2017-09-30T11:43:00Z">
        <w:r>
          <w:rPr>
            <w:rFonts w:hint="cs"/>
            <w:rtl/>
          </w:rPr>
          <w:t>واحد</w:t>
        </w:r>
      </w:ins>
      <w:ins w:id="3666" w:author="Windows User" w:date="2017-09-23T01:48:00Z">
        <w:r w:rsidR="008A660A" w:rsidRPr="006910E1">
          <w:rPr>
            <w:rtl/>
          </w:rPr>
          <w:t xml:space="preserve"> </w:t>
        </w:r>
        <w:r w:rsidR="008A660A" w:rsidRPr="006910E1">
          <w:t>CEC</w:t>
        </w:r>
        <w:r w:rsidR="008A660A" w:rsidRPr="006910E1">
          <w:rPr>
            <w:rtl/>
          </w:rPr>
          <w:t xml:space="preserve"> به عنوان ورود</w:t>
        </w:r>
        <w:r w:rsidR="008A660A" w:rsidRPr="006910E1">
          <w:rPr>
            <w:rFonts w:hint="cs"/>
            <w:rtl/>
          </w:rPr>
          <w:t>ی</w:t>
        </w:r>
        <w:r w:rsidR="008A660A">
          <w:rPr>
            <w:rFonts w:hint="cs"/>
            <w:rtl/>
          </w:rPr>
          <w:t>،</w:t>
        </w:r>
        <w:r w:rsidR="008A660A" w:rsidRPr="006910E1">
          <w:rPr>
            <w:rtl/>
          </w:rPr>
          <w:t xml:space="preserve"> فا</w:t>
        </w:r>
        <w:r w:rsidR="008A660A" w:rsidRPr="006910E1">
          <w:rPr>
            <w:rFonts w:hint="cs"/>
            <w:rtl/>
          </w:rPr>
          <w:t>ی</w:t>
        </w:r>
        <w:r w:rsidR="008A660A" w:rsidRPr="006910E1">
          <w:rPr>
            <w:rFonts w:hint="eastAsia"/>
            <w:rtl/>
          </w:rPr>
          <w:t>ل</w:t>
        </w:r>
        <w:r w:rsidR="008A660A" w:rsidRPr="006910E1">
          <w:rPr>
            <w:rtl/>
          </w:rPr>
          <w:t xml:space="preserve"> با</w:t>
        </w:r>
        <w:r w:rsidR="008A660A" w:rsidRPr="006910E1">
          <w:rPr>
            <w:rFonts w:hint="cs"/>
            <w:rtl/>
          </w:rPr>
          <w:t>ی</w:t>
        </w:r>
        <w:r w:rsidR="008A660A" w:rsidRPr="006910E1">
          <w:rPr>
            <w:rFonts w:hint="eastAsia"/>
            <w:rtl/>
          </w:rPr>
          <w:t>نر</w:t>
        </w:r>
        <w:r w:rsidR="008A660A" w:rsidRPr="006910E1">
          <w:rPr>
            <w:rFonts w:hint="cs"/>
            <w:rtl/>
          </w:rPr>
          <w:t>ی</w:t>
        </w:r>
        <w:r w:rsidR="008A660A" w:rsidRPr="006910E1">
          <w:rPr>
            <w:rtl/>
          </w:rPr>
          <w:t xml:space="preserve"> و </w:t>
        </w:r>
        <w:r w:rsidR="008A660A" w:rsidRPr="006910E1">
          <w:rPr>
            <w:rFonts w:hint="cs"/>
            <w:rtl/>
          </w:rPr>
          <w:t>ی</w:t>
        </w:r>
        <w:r w:rsidR="008A660A" w:rsidRPr="006910E1">
          <w:rPr>
            <w:rFonts w:hint="eastAsia"/>
            <w:rtl/>
          </w:rPr>
          <w:t>ک</w:t>
        </w:r>
        <w:r w:rsidR="008A660A" w:rsidRPr="006910E1">
          <w:rPr>
            <w:rtl/>
          </w:rPr>
          <w:t xml:space="preserve"> </w:t>
        </w:r>
        <w:r w:rsidR="008A660A">
          <w:t>CHECKPOINT</w:t>
        </w:r>
        <w:r w:rsidR="008A660A">
          <w:rPr>
            <w:rFonts w:hint="cs"/>
            <w:rtl/>
          </w:rPr>
          <w:t xml:space="preserve"> </w:t>
        </w:r>
        <w:r w:rsidR="008A660A" w:rsidRPr="006910E1">
          <w:rPr>
            <w:rtl/>
          </w:rPr>
          <w:t xml:space="preserve">دلخواه </w:t>
        </w:r>
      </w:ins>
      <w:ins w:id="3667" w:author="Mahmoud" w:date="2017-09-26T21:30:00Z">
        <w:r w:rsidR="00D775CE">
          <w:rPr>
            <w:rFonts w:hint="cs"/>
            <w:rtl/>
          </w:rPr>
          <w:t xml:space="preserve">را </w:t>
        </w:r>
      </w:ins>
      <w:ins w:id="3668" w:author="Windows User" w:date="2017-09-23T01:48:00Z">
        <w:r w:rsidR="008A660A" w:rsidRPr="006910E1">
          <w:rPr>
            <w:rtl/>
          </w:rPr>
          <w:t>در</w:t>
        </w:r>
        <w:r w:rsidR="008A660A" w:rsidRPr="006910E1">
          <w:rPr>
            <w:rFonts w:hint="cs"/>
            <w:rtl/>
          </w:rPr>
          <w:t>ی</w:t>
        </w:r>
        <w:r w:rsidR="008A660A" w:rsidRPr="006910E1">
          <w:rPr>
            <w:rFonts w:hint="eastAsia"/>
            <w:rtl/>
          </w:rPr>
          <w:t>افت</w:t>
        </w:r>
        <w:r w:rsidR="008A660A">
          <w:rPr>
            <w:rtl/>
          </w:rPr>
          <w:t xml:space="preserve"> می‌</w:t>
        </w:r>
        <w:r w:rsidR="008A660A" w:rsidRPr="006910E1">
          <w:rPr>
            <w:rtl/>
          </w:rPr>
          <w:t xml:space="preserve">کند. </w:t>
        </w:r>
      </w:ins>
      <w:ins w:id="3669" w:author="Windows User" w:date="2017-09-30T11:44:00Z">
        <w:r>
          <w:rPr>
            <w:rFonts w:hint="cs"/>
            <w:rtl/>
          </w:rPr>
          <w:t xml:space="preserve"> این واحد </w:t>
        </w:r>
      </w:ins>
      <w:ins w:id="3670" w:author="Windows User" w:date="2017-09-23T01:48:00Z">
        <w:r w:rsidR="008A660A" w:rsidRPr="006910E1">
          <w:rPr>
            <w:rtl/>
          </w:rPr>
          <w:t xml:space="preserve">ابتدا کد </w:t>
        </w:r>
      </w:ins>
      <w:ins w:id="3671" w:author="Windows User" w:date="2017-09-30T11:44:00Z">
        <w:r>
          <w:rPr>
            <w:rFonts w:hint="cs"/>
            <w:rtl/>
          </w:rPr>
          <w:t xml:space="preserve">برنامه </w:t>
        </w:r>
      </w:ins>
      <w:ins w:id="3672" w:author="Windows User" w:date="2017-09-23T01:48:00Z">
        <w:r w:rsidR="008A660A" w:rsidRPr="006910E1">
          <w:rPr>
            <w:rtl/>
          </w:rPr>
          <w:t>را به صورت عدد</w:t>
        </w:r>
        <w:r w:rsidR="008A660A" w:rsidRPr="006910E1">
          <w:rPr>
            <w:rFonts w:hint="cs"/>
            <w:rtl/>
          </w:rPr>
          <w:t>ی</w:t>
        </w:r>
        <w:r w:rsidR="008A660A" w:rsidRPr="006910E1">
          <w:rPr>
            <w:rtl/>
          </w:rPr>
          <w:t xml:space="preserve"> اجرا</w:t>
        </w:r>
        <w:r w:rsidR="008A660A">
          <w:rPr>
            <w:rtl/>
          </w:rPr>
          <w:t xml:space="preserve"> می‌</w:t>
        </w:r>
        <w:r w:rsidR="008A660A" w:rsidRPr="006910E1">
          <w:rPr>
            <w:rtl/>
          </w:rPr>
          <w:t>کند</w:t>
        </w:r>
      </w:ins>
      <w:ins w:id="3673" w:author="Windows User" w:date="2017-09-30T11:44:00Z">
        <w:r>
          <w:rPr>
            <w:rFonts w:hint="cs"/>
            <w:rtl/>
          </w:rPr>
          <w:t>.</w:t>
        </w:r>
      </w:ins>
      <w:ins w:id="3674" w:author="Windows User" w:date="2017-09-23T01:48:00Z">
        <w:r w:rsidR="008A660A" w:rsidRPr="006910E1">
          <w:rPr>
            <w:rtl/>
          </w:rPr>
          <w:t xml:space="preserve"> همزمان</w:t>
        </w:r>
      </w:ins>
      <w:ins w:id="3675" w:author="Windows User" w:date="2017-09-30T11:44:00Z">
        <w:r>
          <w:rPr>
            <w:rFonts w:hint="cs"/>
            <w:rtl/>
          </w:rPr>
          <w:t xml:space="preserve"> با اجرای عددی،</w:t>
        </w:r>
      </w:ins>
      <w:ins w:id="3676" w:author="Windows User" w:date="2017-09-23T01:48:00Z">
        <w:r w:rsidR="008A660A" w:rsidRPr="006910E1">
          <w:rPr>
            <w:rtl/>
          </w:rPr>
          <w:t xml:space="preserve"> تحل</w:t>
        </w:r>
        <w:r w:rsidR="008A660A" w:rsidRPr="006910E1">
          <w:rPr>
            <w:rFonts w:hint="cs"/>
            <w:rtl/>
          </w:rPr>
          <w:t>ی</w:t>
        </w:r>
        <w:r w:rsidR="008A660A" w:rsidRPr="006910E1">
          <w:rPr>
            <w:rFonts w:hint="eastAsia"/>
            <w:rtl/>
          </w:rPr>
          <w:t>ل</w:t>
        </w:r>
        <w:r w:rsidR="008A660A" w:rsidRPr="006910E1">
          <w:rPr>
            <w:rtl/>
          </w:rPr>
          <w:t xml:space="preserve"> آلا</w:t>
        </w:r>
        <w:r w:rsidR="008A660A" w:rsidRPr="006910E1">
          <w:rPr>
            <w:rFonts w:hint="cs"/>
            <w:rtl/>
          </w:rPr>
          <w:t>ی</w:t>
        </w:r>
        <w:r w:rsidR="008A660A" w:rsidRPr="006910E1">
          <w:rPr>
            <w:rFonts w:hint="eastAsia"/>
            <w:rtl/>
          </w:rPr>
          <w:t>ش</w:t>
        </w:r>
        <w:r w:rsidR="008A660A">
          <w:rPr>
            <w:rtl/>
          </w:rPr>
          <w:t xml:space="preserve"> </w:t>
        </w:r>
        <w:r w:rsidR="008A660A">
          <w:rPr>
            <w:rFonts w:hint="cs"/>
            <w:rtl/>
          </w:rPr>
          <w:t>ن</w:t>
        </w:r>
        <w:r w:rsidR="008A660A" w:rsidRPr="006910E1">
          <w:rPr>
            <w:rFonts w:hint="cs"/>
            <w:rtl/>
          </w:rPr>
          <w:t>ی</w:t>
        </w:r>
        <w:r w:rsidR="008A660A" w:rsidRPr="006910E1">
          <w:rPr>
            <w:rFonts w:hint="eastAsia"/>
            <w:rtl/>
          </w:rPr>
          <w:t>ز</w:t>
        </w:r>
        <w:r w:rsidR="008A660A" w:rsidRPr="006910E1">
          <w:rPr>
            <w:rtl/>
          </w:rPr>
          <w:t xml:space="preserve"> انجام</w:t>
        </w:r>
        <w:r w:rsidR="008A660A">
          <w:rPr>
            <w:rtl/>
          </w:rPr>
          <w:t xml:space="preserve"> می</w:t>
        </w:r>
      </w:ins>
      <w:ins w:id="3677" w:author="Windows User" w:date="2017-09-30T11:44:00Z">
        <w:r>
          <w:rPr>
            <w:rtl/>
          </w:rPr>
          <w:softHyphen/>
        </w:r>
        <w:r>
          <w:rPr>
            <w:rFonts w:hint="cs"/>
            <w:rtl/>
          </w:rPr>
          <w:t>شو</w:t>
        </w:r>
      </w:ins>
      <w:ins w:id="3678" w:author="Windows User" w:date="2017-09-23T01:48:00Z">
        <w:r w:rsidR="008A660A" w:rsidRPr="006910E1">
          <w:rPr>
            <w:rtl/>
          </w:rPr>
          <w:t xml:space="preserve">د. اگر </w:t>
        </w:r>
      </w:ins>
      <w:ins w:id="3679" w:author="Windows User" w:date="2017-09-30T11:44:00Z">
        <w:r>
          <w:rPr>
            <w:rFonts w:hint="cs"/>
            <w:rtl/>
          </w:rPr>
          <w:t xml:space="preserve">ابزار </w:t>
        </w:r>
      </w:ins>
      <w:ins w:id="3680" w:author="Windows User" w:date="2017-09-23T01:48:00Z">
        <w:r w:rsidR="008A660A" w:rsidRPr="006910E1">
          <w:rPr>
            <w:rtl/>
          </w:rPr>
          <w:t>به بلاک آلوده</w:t>
        </w:r>
      </w:ins>
      <w:ins w:id="3681" w:author="Windows User" w:date="2017-09-30T11:44:00Z">
        <w:r>
          <w:rPr>
            <w:rFonts w:hint="cs"/>
            <w:rtl/>
          </w:rPr>
          <w:t xml:space="preserve"> ای از ک</w:t>
        </w:r>
      </w:ins>
      <w:ins w:id="3682" w:author="Windows User" w:date="2017-09-30T11:45:00Z">
        <w:r>
          <w:rPr>
            <w:rFonts w:hint="cs"/>
            <w:rtl/>
          </w:rPr>
          <w:t xml:space="preserve">د </w:t>
        </w:r>
      </w:ins>
      <w:ins w:id="3683" w:author="Windows User" w:date="2017-09-30T11:44:00Z">
        <w:r>
          <w:rPr>
            <w:rFonts w:hint="cs"/>
            <w:rtl/>
          </w:rPr>
          <w:t>برنامه</w:t>
        </w:r>
      </w:ins>
      <w:ins w:id="3684" w:author="Windows User" w:date="2017-09-30T11:45:00Z">
        <w:r>
          <w:rPr>
            <w:rFonts w:hint="cs"/>
            <w:rtl/>
          </w:rPr>
          <w:t xml:space="preserve"> </w:t>
        </w:r>
      </w:ins>
      <w:ins w:id="3685" w:author="Windows User" w:date="2017-09-23T01:48:00Z">
        <w:r w:rsidR="008A660A" w:rsidRPr="006910E1">
          <w:rPr>
            <w:rtl/>
          </w:rPr>
          <w:t>برسد</w:t>
        </w:r>
        <w:r w:rsidR="008A660A">
          <w:rPr>
            <w:rFonts w:hint="cs"/>
            <w:rtl/>
          </w:rPr>
          <w:t>،</w:t>
        </w:r>
        <w:r w:rsidR="008A660A" w:rsidRPr="006910E1">
          <w:rPr>
            <w:rtl/>
          </w:rPr>
          <w:t xml:space="preserve"> بلاک را به</w:t>
        </w:r>
      </w:ins>
      <w:ins w:id="3686" w:author="Windows User" w:date="2017-09-30T11:45:00Z">
        <w:r>
          <w:rPr>
            <w:rFonts w:hint="cs"/>
            <w:rtl/>
          </w:rPr>
          <w:t xml:space="preserve"> واحد</w:t>
        </w:r>
      </w:ins>
      <w:ins w:id="3687" w:author="Windows User" w:date="2017-09-23T01:48:00Z">
        <w:r w:rsidR="008A660A" w:rsidRPr="006910E1">
          <w:rPr>
            <w:rtl/>
          </w:rPr>
          <w:t xml:space="preserve"> </w:t>
        </w:r>
        <w:r w:rsidR="008A660A" w:rsidRPr="006910E1">
          <w:t>SES</w:t>
        </w:r>
        <w:r w:rsidR="008A660A">
          <w:rPr>
            <w:rtl/>
          </w:rPr>
          <w:t xml:space="preserve"> می‌</w:t>
        </w:r>
        <w:r w:rsidR="008A660A" w:rsidRPr="006910E1">
          <w:rPr>
            <w:rtl/>
          </w:rPr>
          <w:t>دهد تا به صورت نماد</w:t>
        </w:r>
        <w:r w:rsidR="008A660A" w:rsidRPr="006910E1">
          <w:rPr>
            <w:rFonts w:hint="cs"/>
            <w:rtl/>
          </w:rPr>
          <w:t>ی</w:t>
        </w:r>
        <w:r w:rsidR="008A660A" w:rsidRPr="006910E1">
          <w:rPr>
            <w:rFonts w:hint="eastAsia"/>
            <w:rtl/>
          </w:rPr>
          <w:t>ن</w:t>
        </w:r>
      </w:ins>
      <w:ins w:id="3688" w:author="Windows User" w:date="2017-09-30T11:45:00Z">
        <w:r>
          <w:rPr>
            <w:rFonts w:hint="cs"/>
            <w:rtl/>
          </w:rPr>
          <w:t xml:space="preserve"> آن را</w:t>
        </w:r>
      </w:ins>
      <w:ins w:id="3689" w:author="Windows User" w:date="2017-09-23T01:48:00Z">
        <w:r w:rsidR="008A660A" w:rsidRPr="006910E1">
          <w:rPr>
            <w:rtl/>
          </w:rPr>
          <w:t xml:space="preserve"> تحل</w:t>
        </w:r>
        <w:r w:rsidR="008A660A" w:rsidRPr="006910E1">
          <w:rPr>
            <w:rFonts w:hint="cs"/>
            <w:rtl/>
          </w:rPr>
          <w:t>ی</w:t>
        </w:r>
        <w:r w:rsidR="008A660A" w:rsidRPr="006910E1">
          <w:rPr>
            <w:rFonts w:hint="eastAsia"/>
            <w:rtl/>
          </w:rPr>
          <w:t>ل</w:t>
        </w:r>
        <w:r w:rsidR="008A660A" w:rsidRPr="006910E1">
          <w:rPr>
            <w:rtl/>
          </w:rPr>
          <w:t xml:space="preserve"> کند. خروج</w:t>
        </w:r>
        <w:r w:rsidR="008A660A" w:rsidRPr="006910E1">
          <w:rPr>
            <w:rFonts w:hint="cs"/>
            <w:rtl/>
          </w:rPr>
          <w:t>ی</w:t>
        </w:r>
        <w:r w:rsidR="008A660A" w:rsidRPr="006910E1">
          <w:rPr>
            <w:rtl/>
          </w:rPr>
          <w:t xml:space="preserve"> آن آدرس پرش به </w:t>
        </w:r>
        <w:r w:rsidR="008A660A" w:rsidRPr="006910E1">
          <w:rPr>
            <w:rFonts w:hint="cs"/>
            <w:rtl/>
          </w:rPr>
          <w:t>ی</w:t>
        </w:r>
        <w:r w:rsidR="008A660A" w:rsidRPr="006910E1">
          <w:rPr>
            <w:rFonts w:hint="eastAsia"/>
            <w:rtl/>
          </w:rPr>
          <w:t>ک</w:t>
        </w:r>
        <w:r w:rsidR="008A660A" w:rsidRPr="006910E1">
          <w:rPr>
            <w:rtl/>
          </w:rPr>
          <w:t xml:space="preserve"> بلاک کد </w:t>
        </w:r>
        <w:r w:rsidR="008A660A" w:rsidRPr="006910E1">
          <w:rPr>
            <w:rFonts w:hint="cs"/>
            <w:rtl/>
          </w:rPr>
          <w:t>ی</w:t>
        </w:r>
        <w:r w:rsidR="008A660A" w:rsidRPr="006910E1">
          <w:rPr>
            <w:rFonts w:hint="eastAsia"/>
            <w:rtl/>
          </w:rPr>
          <w:t>ا</w:t>
        </w:r>
        <w:r w:rsidR="008A660A" w:rsidRPr="006910E1">
          <w:rPr>
            <w:rtl/>
          </w:rPr>
          <w:t xml:space="preserve"> ا</w:t>
        </w:r>
        <w:r w:rsidR="008A660A" w:rsidRPr="006910E1">
          <w:rPr>
            <w:rFonts w:hint="cs"/>
            <w:rtl/>
          </w:rPr>
          <w:t>ی</w:t>
        </w:r>
        <w:r w:rsidR="008A660A" w:rsidRPr="006910E1">
          <w:rPr>
            <w:rFonts w:hint="eastAsia"/>
            <w:rtl/>
          </w:rPr>
          <w:t>جاد</w:t>
        </w:r>
        <w:r w:rsidR="008A660A" w:rsidRPr="006910E1">
          <w:rPr>
            <w:rtl/>
          </w:rPr>
          <w:t xml:space="preserve"> </w:t>
        </w:r>
        <w:r w:rsidR="008A660A" w:rsidRPr="006910E1">
          <w:rPr>
            <w:rFonts w:hint="cs"/>
            <w:rtl/>
          </w:rPr>
          <w:t>ی</w:t>
        </w:r>
        <w:r w:rsidR="008A660A" w:rsidRPr="006910E1">
          <w:rPr>
            <w:rFonts w:hint="eastAsia"/>
            <w:rtl/>
          </w:rPr>
          <w:t>ک</w:t>
        </w:r>
        <w:r w:rsidR="008A660A" w:rsidRPr="006910E1">
          <w:rPr>
            <w:rtl/>
          </w:rPr>
          <w:t xml:space="preserve"> </w:t>
        </w:r>
        <w:r w:rsidR="008A660A" w:rsidRPr="006910E1">
          <w:t>CHECKPOINT</w:t>
        </w:r>
        <w:r w:rsidR="008A660A" w:rsidRPr="006910E1">
          <w:rPr>
            <w:rtl/>
          </w:rPr>
          <w:t xml:space="preserve"> </w:t>
        </w:r>
        <w:del w:id="3690" w:author="Mahmoud" w:date="2017-09-26T21:30:00Z">
          <w:r w:rsidR="008A660A" w:rsidRPr="006910E1" w:rsidDel="00D775CE">
            <w:rPr>
              <w:rtl/>
            </w:rPr>
            <w:delText>هست</w:delText>
          </w:r>
        </w:del>
      </w:ins>
      <w:ins w:id="3691" w:author="Mahmoud" w:date="2017-09-26T21:30:00Z">
        <w:r w:rsidR="00D775CE">
          <w:rPr>
            <w:rFonts w:hint="cs"/>
            <w:rtl/>
          </w:rPr>
          <w:t>است</w:t>
        </w:r>
      </w:ins>
      <w:ins w:id="3692" w:author="Windows User" w:date="2017-09-23T01:48:00Z">
        <w:r w:rsidR="008A660A" w:rsidRPr="006910E1">
          <w:rPr>
            <w:rtl/>
          </w:rPr>
          <w:t>.</w:t>
        </w:r>
      </w:ins>
      <w:ins w:id="3693" w:author="Windows User" w:date="2017-09-30T12:24:00Z">
        <w:r w:rsidR="00B021AE">
          <w:rPr>
            <w:rFonts w:hint="cs"/>
            <w:rtl/>
          </w:rPr>
          <w:t xml:space="preserve"> واحد</w:t>
        </w:r>
      </w:ins>
      <w:ins w:id="3694" w:author="Windows User" w:date="2017-09-23T01:48:00Z">
        <w:r w:rsidR="008A660A" w:rsidRPr="006910E1">
          <w:rPr>
            <w:rtl/>
          </w:rPr>
          <w:t xml:space="preserve"> </w:t>
        </w:r>
        <w:r w:rsidR="008A660A" w:rsidRPr="006910E1">
          <w:t>CEC</w:t>
        </w:r>
        <w:r w:rsidR="008A660A" w:rsidRPr="006910E1">
          <w:rPr>
            <w:rtl/>
          </w:rPr>
          <w:t xml:space="preserve"> اجرا را تا زمان</w:t>
        </w:r>
        <w:r w:rsidR="008A660A" w:rsidRPr="006910E1">
          <w:rPr>
            <w:rFonts w:hint="cs"/>
            <w:rtl/>
          </w:rPr>
          <w:t>ی</w:t>
        </w:r>
        <w:r w:rsidR="008A660A" w:rsidRPr="006910E1">
          <w:rPr>
            <w:rtl/>
          </w:rPr>
          <w:t xml:space="preserve"> که همه مس</w:t>
        </w:r>
        <w:r w:rsidR="008A660A" w:rsidRPr="006910E1">
          <w:rPr>
            <w:rFonts w:hint="cs"/>
            <w:rtl/>
          </w:rPr>
          <w:t>ی</w:t>
        </w:r>
        <w:r w:rsidR="008A660A" w:rsidRPr="006910E1">
          <w:rPr>
            <w:rFonts w:hint="eastAsia"/>
            <w:rtl/>
          </w:rPr>
          <w:t>رها</w:t>
        </w:r>
        <w:r w:rsidR="008A660A" w:rsidRPr="006910E1">
          <w:rPr>
            <w:rFonts w:hint="cs"/>
            <w:rtl/>
          </w:rPr>
          <w:t>ی</w:t>
        </w:r>
        <w:r w:rsidR="008A660A" w:rsidRPr="006910E1">
          <w:rPr>
            <w:rtl/>
          </w:rPr>
          <w:t xml:space="preserve"> ممکن </w:t>
        </w:r>
        <w:del w:id="3695" w:author="Mahmoud" w:date="2017-09-26T21:30:00Z">
          <w:r w:rsidR="008A660A" w:rsidRPr="006910E1" w:rsidDel="00D775CE">
            <w:rPr>
              <w:rtl/>
            </w:rPr>
            <w:delText>جست و جو</w:delText>
          </w:r>
        </w:del>
      </w:ins>
      <w:ins w:id="3696" w:author="Mahmoud" w:date="2017-09-26T21:30:00Z">
        <w:r w:rsidR="00D775CE">
          <w:rPr>
            <w:rFonts w:hint="cs"/>
            <w:rtl/>
          </w:rPr>
          <w:t>پیمایش</w:t>
        </w:r>
      </w:ins>
      <w:ins w:id="3697" w:author="Windows User" w:date="2017-09-23T01:48:00Z">
        <w:r w:rsidR="008A660A" w:rsidRPr="006910E1">
          <w:rPr>
            <w:rtl/>
          </w:rPr>
          <w:t xml:space="preserve"> شوند ادامه</w:t>
        </w:r>
        <w:r w:rsidR="008A660A">
          <w:rPr>
            <w:rtl/>
          </w:rPr>
          <w:t xml:space="preserve"> می‌</w:t>
        </w:r>
        <w:r w:rsidR="008A660A" w:rsidRPr="006910E1">
          <w:rPr>
            <w:rtl/>
          </w:rPr>
          <w:t>دهد.</w:t>
        </w:r>
      </w:ins>
    </w:p>
    <w:p w14:paraId="39415090" w14:textId="67585851" w:rsidR="008A660A" w:rsidDel="00D775CE" w:rsidRDefault="008A660A" w:rsidP="003B7B15">
      <w:pPr>
        <w:rPr>
          <w:ins w:id="3698" w:author="Windows User" w:date="2017-09-23T01:48:00Z"/>
          <w:del w:id="3699" w:author="Mahmoud" w:date="2017-09-26T21:31:00Z"/>
          <w:rtl/>
        </w:rPr>
      </w:pPr>
      <w:ins w:id="3700" w:author="Windows User" w:date="2017-09-23T01:48:00Z">
        <w:r>
          <w:rPr>
            <w:rFonts w:hint="cs"/>
            <w:rtl/>
          </w:rPr>
          <w:lastRenderedPageBreak/>
          <w:t>لایه مجازی‌سازی</w:t>
        </w:r>
      </w:ins>
      <w:ins w:id="3701" w:author="Mahmoud" w:date="2017-09-26T21:30:00Z">
        <w:r w:rsidR="00D775CE">
          <w:rPr>
            <w:rFonts w:hint="cs"/>
            <w:rtl/>
          </w:rPr>
          <w:t xml:space="preserve"> در </w:t>
        </w:r>
        <w:del w:id="3702" w:author="Windows User" w:date="2017-09-30T12:23:00Z">
          <w:r w:rsidR="00D775CE" w:rsidDel="003B50DD">
            <w:rPr>
              <w:rFonts w:hint="cs"/>
              <w:rtl/>
            </w:rPr>
            <w:delText>بخش</w:delText>
          </w:r>
        </w:del>
      </w:ins>
      <w:ins w:id="3703" w:author="Windows User" w:date="2017-09-30T12:23:00Z">
        <w:r w:rsidR="003B50DD">
          <w:rPr>
            <w:rFonts w:hint="cs"/>
            <w:rtl/>
          </w:rPr>
          <w:t>واحد</w:t>
        </w:r>
      </w:ins>
      <w:ins w:id="3704" w:author="Mahmoud" w:date="2017-09-26T21:30:00Z">
        <w:r w:rsidR="00D775CE">
          <w:rPr>
            <w:rFonts w:hint="cs"/>
            <w:rtl/>
          </w:rPr>
          <w:t xml:space="preserve"> </w:t>
        </w:r>
      </w:ins>
      <w:ins w:id="3705" w:author="Mahmoud" w:date="2017-09-26T21:31:00Z">
        <w:r w:rsidR="00D775CE">
          <w:t>CEC</w:t>
        </w:r>
      </w:ins>
      <w:ins w:id="3706" w:author="Windows User" w:date="2017-09-23T01:48:00Z">
        <w:del w:id="3707" w:author="Mahmoud" w:date="2017-09-26T21:30:00Z">
          <w:r w:rsidDel="00D775CE">
            <w:rPr>
              <w:rFonts w:hint="cs"/>
              <w:rtl/>
            </w:rPr>
            <w:delText>:</w:delText>
          </w:r>
        </w:del>
      </w:ins>
      <w:ins w:id="3708" w:author="Mahmoud" w:date="2017-09-26T21:31:00Z">
        <w:r w:rsidR="00D775CE">
          <w:rPr>
            <w:rFonts w:hint="cs"/>
            <w:rtl/>
          </w:rPr>
          <w:t xml:space="preserve">، </w:t>
        </w:r>
      </w:ins>
    </w:p>
    <w:p w14:paraId="19BC7C95" w14:textId="234A05CB" w:rsidR="008A660A" w:rsidRDefault="008A660A">
      <w:pPr>
        <w:rPr>
          <w:ins w:id="3709" w:author="Windows User" w:date="2017-09-23T01:48:00Z"/>
        </w:rPr>
        <w:pPrChange w:id="3710" w:author="Windows User" w:date="2017-09-30T12:24:00Z">
          <w:pPr>
            <w:ind w:firstLine="720"/>
          </w:pPr>
        </w:pPrChange>
      </w:pPr>
      <w:ins w:id="3711" w:author="Windows User" w:date="2017-09-23T01:48:00Z">
        <w:del w:id="3712" w:author="Mahmoud" w:date="2017-09-26T21:31:00Z">
          <w:r w:rsidRPr="00C762AA" w:rsidDel="00D775CE">
            <w:rPr>
              <w:rtl/>
            </w:rPr>
            <w:delText>ا</w:delText>
          </w:r>
          <w:r w:rsidRPr="00C762AA" w:rsidDel="00D775CE">
            <w:rPr>
              <w:rFonts w:hint="cs"/>
              <w:rtl/>
            </w:rPr>
            <w:delText>ی</w:delText>
          </w:r>
          <w:r w:rsidRPr="00C762AA" w:rsidDel="00D775CE">
            <w:rPr>
              <w:rFonts w:hint="eastAsia"/>
              <w:rtl/>
            </w:rPr>
            <w:delText>ن</w:delText>
          </w:r>
          <w:r w:rsidRPr="00C762AA" w:rsidDel="00D775CE">
            <w:rPr>
              <w:rtl/>
            </w:rPr>
            <w:delText xml:space="preserve"> قسمت </w:delText>
          </w:r>
        </w:del>
        <w:r w:rsidRPr="00C762AA">
          <w:rPr>
            <w:rtl/>
          </w:rPr>
          <w:t>مسول</w:t>
        </w:r>
        <w:r w:rsidRPr="00C762AA">
          <w:rPr>
            <w:rFonts w:hint="cs"/>
            <w:rtl/>
          </w:rPr>
          <w:t>ی</w:t>
        </w:r>
        <w:r w:rsidRPr="00C762AA">
          <w:rPr>
            <w:rFonts w:hint="eastAsia"/>
            <w:rtl/>
          </w:rPr>
          <w:t>ت</w:t>
        </w:r>
        <w:r w:rsidRPr="00C762AA">
          <w:rPr>
            <w:rtl/>
          </w:rPr>
          <w:t xml:space="preserve"> شب</w:t>
        </w:r>
        <w:r w:rsidRPr="00C762AA">
          <w:rPr>
            <w:rFonts w:hint="cs"/>
            <w:rtl/>
          </w:rPr>
          <w:t>ی</w:t>
        </w:r>
        <w:r w:rsidRPr="00C762AA">
          <w:rPr>
            <w:rFonts w:hint="eastAsia"/>
            <w:rtl/>
          </w:rPr>
          <w:t>ه</w:t>
        </w:r>
        <w:r w:rsidRPr="00C762AA">
          <w:rPr>
            <w:rtl/>
          </w:rPr>
          <w:t xml:space="preserve"> ساز</w:t>
        </w:r>
        <w:r w:rsidRPr="00C762AA">
          <w:rPr>
            <w:rFonts w:hint="cs"/>
            <w:rtl/>
          </w:rPr>
          <w:t>ی</w:t>
        </w:r>
        <w:r w:rsidRPr="00C762AA">
          <w:rPr>
            <w:rtl/>
          </w:rPr>
          <w:t xml:space="preserve"> </w:t>
        </w:r>
        <w:r w:rsidRPr="00C762AA">
          <w:t>OS</w:t>
        </w:r>
        <w:r w:rsidRPr="00C762AA">
          <w:rPr>
            <w:rtl/>
          </w:rPr>
          <w:t xml:space="preserve"> را بر عهده دارد. هر اجراکننده عدد</w:t>
        </w:r>
        <w:r w:rsidRPr="00C762AA">
          <w:rPr>
            <w:rFonts w:hint="cs"/>
            <w:rtl/>
          </w:rPr>
          <w:t>ی</w:t>
        </w:r>
        <w:r w:rsidRPr="00C762AA">
          <w:rPr>
            <w:rtl/>
          </w:rPr>
          <w:t xml:space="preserve"> برا</w:t>
        </w:r>
        <w:r w:rsidRPr="00C762AA">
          <w:rPr>
            <w:rFonts w:hint="cs"/>
            <w:rtl/>
          </w:rPr>
          <w:t>ی</w:t>
        </w:r>
        <w:r w:rsidRPr="00C762AA">
          <w:rPr>
            <w:rtl/>
          </w:rPr>
          <w:t xml:space="preserve"> خود </w:t>
        </w:r>
        <w:r w:rsidRPr="00C762AA">
          <w:rPr>
            <w:rFonts w:hint="cs"/>
            <w:rtl/>
          </w:rPr>
          <w:t>ی</w:t>
        </w:r>
        <w:r w:rsidRPr="00C762AA">
          <w:rPr>
            <w:rFonts w:hint="eastAsia"/>
            <w:rtl/>
          </w:rPr>
          <w:t>ک</w:t>
        </w:r>
        <w:r w:rsidRPr="00C762AA">
          <w:rPr>
            <w:rtl/>
          </w:rPr>
          <w:t xml:space="preserve"> </w:t>
        </w:r>
      </w:ins>
      <w:ins w:id="3713" w:author="Windows User" w:date="2017-09-30T12:23:00Z">
        <w:r w:rsidR="003B50DD">
          <w:rPr>
            <w:rFonts w:hint="cs"/>
            <w:rtl/>
          </w:rPr>
          <w:t>وضعیت</w:t>
        </w:r>
        <w:r w:rsidR="003B50DD" w:rsidRPr="00E2341D">
          <w:rPr>
            <w:rStyle w:val="FootnoteReference"/>
            <w:rtl/>
          </w:rPr>
          <w:footnoteReference w:id="44"/>
        </w:r>
      </w:ins>
      <w:ins w:id="3715" w:author="Windows User" w:date="2017-09-23T01:48:00Z">
        <w:r w:rsidRPr="00C762AA">
          <w:rPr>
            <w:rtl/>
          </w:rPr>
          <w:t xml:space="preserve"> جداگانه دارد که از د</w:t>
        </w:r>
        <w:r w:rsidRPr="00C762AA">
          <w:rPr>
            <w:rFonts w:hint="cs"/>
            <w:rtl/>
          </w:rPr>
          <w:t>ی</w:t>
        </w:r>
        <w:r w:rsidRPr="00C762AA">
          <w:rPr>
            <w:rFonts w:hint="eastAsia"/>
            <w:rtl/>
          </w:rPr>
          <w:t>د</w:t>
        </w:r>
        <w:r w:rsidRPr="00C762AA">
          <w:rPr>
            <w:rtl/>
          </w:rPr>
          <w:t xml:space="preserve"> د</w:t>
        </w:r>
        <w:r w:rsidRPr="00C762AA">
          <w:rPr>
            <w:rFonts w:hint="cs"/>
            <w:rtl/>
          </w:rPr>
          <w:t>ی</w:t>
        </w:r>
        <w:r w:rsidRPr="00C762AA">
          <w:rPr>
            <w:rFonts w:hint="eastAsia"/>
            <w:rtl/>
          </w:rPr>
          <w:t>گر</w:t>
        </w:r>
        <w:r w:rsidRPr="00C762AA">
          <w:rPr>
            <w:rtl/>
          </w:rPr>
          <w:t xml:space="preserve"> اجرا کننده</w:t>
        </w:r>
        <w:r>
          <w:rPr>
            <w:rtl/>
          </w:rPr>
          <w:t>‌ها</w:t>
        </w:r>
        <w:r w:rsidRPr="00C762AA">
          <w:rPr>
            <w:rtl/>
          </w:rPr>
          <w:t xml:space="preserve"> پنهان </w:t>
        </w:r>
      </w:ins>
      <w:ins w:id="3716" w:author="Windows User" w:date="2017-09-30T12:23:00Z">
        <w:r w:rsidR="003076D5">
          <w:rPr>
            <w:rFonts w:hint="cs"/>
            <w:rtl/>
          </w:rPr>
          <w:t>است</w:t>
        </w:r>
      </w:ins>
      <w:ins w:id="3717" w:author="Windows User" w:date="2017-09-23T01:48:00Z">
        <w:r w:rsidRPr="00C762AA">
          <w:rPr>
            <w:rtl/>
          </w:rPr>
          <w:t xml:space="preserve">. </w:t>
        </w:r>
      </w:ins>
      <w:ins w:id="3718" w:author="Windows User" w:date="2017-09-30T12:24:00Z">
        <w:r w:rsidR="003076D5">
          <w:rPr>
            <w:rFonts w:hint="cs"/>
            <w:rtl/>
          </w:rPr>
          <w:t xml:space="preserve">به عنوان مثال </w:t>
        </w:r>
      </w:ins>
      <w:ins w:id="3719" w:author="Windows User" w:date="2017-09-23T01:48:00Z">
        <w:r w:rsidRPr="00C762AA">
          <w:rPr>
            <w:rtl/>
          </w:rPr>
          <w:t xml:space="preserve">اگر </w:t>
        </w:r>
        <w:r w:rsidRPr="00C762AA">
          <w:rPr>
            <w:rFonts w:hint="cs"/>
            <w:rtl/>
          </w:rPr>
          <w:t>ی</w:t>
        </w:r>
        <w:r w:rsidRPr="00C762AA">
          <w:rPr>
            <w:rFonts w:hint="eastAsia"/>
            <w:rtl/>
          </w:rPr>
          <w:t>ک</w:t>
        </w:r>
        <w:r w:rsidRPr="00C762AA">
          <w:rPr>
            <w:rtl/>
          </w:rPr>
          <w:t xml:space="preserve"> اجراکننده رو</w:t>
        </w:r>
        <w:r w:rsidRPr="00C762AA">
          <w:rPr>
            <w:rFonts w:hint="cs"/>
            <w:rtl/>
          </w:rPr>
          <w:t>ی</w:t>
        </w:r>
        <w:r w:rsidRPr="00C762AA">
          <w:rPr>
            <w:rtl/>
          </w:rPr>
          <w:t xml:space="preserve"> فا</w:t>
        </w:r>
        <w:r w:rsidRPr="00C762AA">
          <w:rPr>
            <w:rFonts w:hint="cs"/>
            <w:rtl/>
          </w:rPr>
          <w:t>ی</w:t>
        </w:r>
        <w:r w:rsidRPr="00C762AA">
          <w:rPr>
            <w:rFonts w:hint="eastAsia"/>
            <w:rtl/>
          </w:rPr>
          <w:t>ل</w:t>
        </w:r>
        <w:r>
          <w:rPr>
            <w:rtl/>
          </w:rPr>
          <w:t xml:space="preserve"> می‌</w:t>
        </w:r>
        <w:r w:rsidRPr="00C762AA">
          <w:rPr>
            <w:rtl/>
          </w:rPr>
          <w:t>نو</w:t>
        </w:r>
        <w:r w:rsidRPr="00C762AA">
          <w:rPr>
            <w:rFonts w:hint="cs"/>
            <w:rtl/>
          </w:rPr>
          <w:t>ی</w:t>
        </w:r>
        <w:r w:rsidRPr="00C762AA">
          <w:rPr>
            <w:rFonts w:hint="eastAsia"/>
            <w:rtl/>
          </w:rPr>
          <w:t>سد</w:t>
        </w:r>
        <w:r w:rsidRPr="00C762AA">
          <w:rPr>
            <w:rtl/>
          </w:rPr>
          <w:t xml:space="preserve"> بق</w:t>
        </w:r>
        <w:r w:rsidRPr="00C762AA">
          <w:rPr>
            <w:rFonts w:hint="cs"/>
            <w:rtl/>
          </w:rPr>
          <w:t>ی</w:t>
        </w:r>
        <w:r w:rsidRPr="00C762AA">
          <w:rPr>
            <w:rFonts w:hint="eastAsia"/>
            <w:rtl/>
          </w:rPr>
          <w:t>ه</w:t>
        </w:r>
        <w:r w:rsidRPr="00C762AA">
          <w:rPr>
            <w:rtl/>
          </w:rPr>
          <w:t xml:space="preserve"> </w:t>
        </w:r>
      </w:ins>
      <w:ins w:id="3720" w:author="Windows User" w:date="2017-09-30T12:24:00Z">
        <w:r w:rsidR="003076D5">
          <w:rPr>
            <w:rFonts w:hint="cs"/>
            <w:rtl/>
          </w:rPr>
          <w:t xml:space="preserve">ی </w:t>
        </w:r>
      </w:ins>
      <w:ins w:id="3721" w:author="Windows User" w:date="2017-09-23T01:48:00Z">
        <w:r w:rsidRPr="00C762AA">
          <w:rPr>
            <w:rtl/>
          </w:rPr>
          <w:t>اجراکننده</w:t>
        </w:r>
        <w:r>
          <w:rPr>
            <w:rtl/>
          </w:rPr>
          <w:t>‌ها</w:t>
        </w:r>
        <w:r w:rsidRPr="00C762AA">
          <w:rPr>
            <w:rtl/>
          </w:rPr>
          <w:t xml:space="preserve"> </w:t>
        </w:r>
        <w:r w:rsidRPr="00C762AA">
          <w:rPr>
            <w:rFonts w:hint="cs"/>
            <w:rtl/>
          </w:rPr>
          <w:t>ی</w:t>
        </w:r>
        <w:r w:rsidRPr="00C762AA">
          <w:rPr>
            <w:rFonts w:hint="eastAsia"/>
            <w:rtl/>
          </w:rPr>
          <w:t>ک</w:t>
        </w:r>
        <w:r w:rsidRPr="00C762AA">
          <w:rPr>
            <w:rtl/>
          </w:rPr>
          <w:t xml:space="preserve"> کپ</w:t>
        </w:r>
        <w:r w:rsidRPr="00C762AA">
          <w:rPr>
            <w:rFonts w:hint="cs"/>
            <w:rtl/>
          </w:rPr>
          <w:t>ی</w:t>
        </w:r>
        <w:r w:rsidRPr="00C762AA">
          <w:rPr>
            <w:rtl/>
          </w:rPr>
          <w:t xml:space="preserve"> از ا</w:t>
        </w:r>
        <w:r w:rsidRPr="00C762AA">
          <w:rPr>
            <w:rFonts w:hint="cs"/>
            <w:rtl/>
          </w:rPr>
          <w:t>ی</w:t>
        </w:r>
        <w:r w:rsidRPr="00C762AA">
          <w:rPr>
            <w:rFonts w:hint="eastAsia"/>
            <w:rtl/>
          </w:rPr>
          <w:t>ن</w:t>
        </w:r>
        <w:r w:rsidRPr="00C762AA">
          <w:rPr>
            <w:rtl/>
          </w:rPr>
          <w:t xml:space="preserve"> فا</w:t>
        </w:r>
        <w:r w:rsidRPr="00C762AA">
          <w:rPr>
            <w:rFonts w:hint="cs"/>
            <w:rtl/>
          </w:rPr>
          <w:t>ی</w:t>
        </w:r>
        <w:r w:rsidRPr="00C762AA">
          <w:rPr>
            <w:rFonts w:hint="eastAsia"/>
            <w:rtl/>
          </w:rPr>
          <w:t>ل</w:t>
        </w:r>
        <w:r w:rsidRPr="00C762AA">
          <w:rPr>
            <w:rtl/>
          </w:rPr>
          <w:t xml:space="preserve"> را دارند و</w:t>
        </w:r>
        <w:r>
          <w:rPr>
            <w:rtl/>
          </w:rPr>
          <w:t xml:space="preserve"> می‌</w:t>
        </w:r>
        <w:r w:rsidRPr="00C762AA">
          <w:rPr>
            <w:rtl/>
          </w:rPr>
          <w:t>توانند همزمان رو</w:t>
        </w:r>
        <w:r w:rsidRPr="00C762AA">
          <w:rPr>
            <w:rFonts w:hint="cs"/>
            <w:rtl/>
          </w:rPr>
          <w:t>ی</w:t>
        </w:r>
        <w:r w:rsidRPr="00C762AA">
          <w:rPr>
            <w:rtl/>
          </w:rPr>
          <w:t xml:space="preserve"> آن </w:t>
        </w:r>
      </w:ins>
      <w:ins w:id="3722" w:author="Windows User" w:date="2017-09-30T12:24:00Z">
        <w:r w:rsidR="003076D5">
          <w:rPr>
            <w:rFonts w:hint="cs"/>
            <w:rtl/>
          </w:rPr>
          <w:t>بنویسند.</w:t>
        </w:r>
      </w:ins>
    </w:p>
    <w:p w14:paraId="6F04128E" w14:textId="1C6171C5" w:rsidR="008A660A" w:rsidRDefault="00FE3394">
      <w:pPr>
        <w:pStyle w:val="Heading3"/>
        <w:rPr>
          <w:ins w:id="3723" w:author="Windows User" w:date="2017-09-23T01:48:00Z"/>
          <w:rtl/>
        </w:rPr>
        <w:pPrChange w:id="3724" w:author="Windows User" w:date="2017-09-30T11:43:00Z">
          <w:pPr>
            <w:pStyle w:val="Heading2"/>
          </w:pPr>
        </w:pPrChange>
      </w:pPr>
      <w:bookmarkStart w:id="3725" w:name="_Toc495715028"/>
      <w:ins w:id="3726" w:author="Windows User" w:date="2017-09-30T11:43:00Z">
        <w:r>
          <w:rPr>
            <w:rFonts w:hint="cs"/>
            <w:rtl/>
          </w:rPr>
          <w:t>3-2-6-</w:t>
        </w:r>
      </w:ins>
      <w:ins w:id="3727" w:author="Windows User" w:date="2017-09-23T01:48:00Z">
        <w:r w:rsidR="008A660A">
          <w:rPr>
            <w:rFonts w:hint="cs"/>
            <w:rtl/>
          </w:rPr>
          <w:t xml:space="preserve">معماری و پیاده‌سازی </w:t>
        </w:r>
        <w:r w:rsidR="008A660A">
          <w:t>SES</w:t>
        </w:r>
        <w:bookmarkEnd w:id="3725"/>
      </w:ins>
    </w:p>
    <w:p w14:paraId="0A48B4CB" w14:textId="0E681E64" w:rsidR="008A660A" w:rsidRDefault="008A660A" w:rsidP="007916DF">
      <w:pPr>
        <w:ind w:firstLine="720"/>
        <w:rPr>
          <w:ins w:id="3728" w:author="Windows User" w:date="2017-09-23T01:48:00Z"/>
          <w:rtl/>
        </w:rPr>
      </w:pPr>
      <w:ins w:id="3729" w:author="Windows User" w:date="2017-09-23T01:48:00Z">
        <w:r w:rsidRPr="00CA65EB">
          <w:rPr>
            <w:rtl/>
          </w:rPr>
          <w:t xml:space="preserve">قسمت </w:t>
        </w:r>
        <w:r w:rsidRPr="00CA65EB">
          <w:t>SES</w:t>
        </w:r>
        <w:r w:rsidRPr="00CA65EB">
          <w:rPr>
            <w:rtl/>
          </w:rPr>
          <w:t xml:space="preserve"> وظ</w:t>
        </w:r>
        <w:r w:rsidRPr="00CA65EB">
          <w:rPr>
            <w:rFonts w:hint="cs"/>
            <w:rtl/>
          </w:rPr>
          <w:t>ی</w:t>
        </w:r>
        <w:r w:rsidRPr="00CA65EB">
          <w:rPr>
            <w:rFonts w:hint="eastAsia"/>
            <w:rtl/>
          </w:rPr>
          <w:t>فه</w:t>
        </w:r>
        <w:r w:rsidRPr="00CA65EB">
          <w:rPr>
            <w:rtl/>
          </w:rPr>
          <w:t xml:space="preserve"> مد</w:t>
        </w:r>
        <w:r w:rsidRPr="00CA65EB">
          <w:rPr>
            <w:rFonts w:hint="cs"/>
            <w:rtl/>
          </w:rPr>
          <w:t>ی</w:t>
        </w:r>
        <w:r w:rsidRPr="00CA65EB">
          <w:rPr>
            <w:rFonts w:hint="eastAsia"/>
            <w:rtl/>
          </w:rPr>
          <w:t>ر</w:t>
        </w:r>
        <w:r w:rsidRPr="00CA65EB">
          <w:rPr>
            <w:rFonts w:hint="cs"/>
            <w:rtl/>
          </w:rPr>
          <w:t>ی</w:t>
        </w:r>
        <w:r w:rsidRPr="00CA65EB">
          <w:rPr>
            <w:rFonts w:hint="eastAsia"/>
            <w:rtl/>
          </w:rPr>
          <w:t>ت</w:t>
        </w:r>
        <w:r w:rsidRPr="00CA65EB">
          <w:rPr>
            <w:rtl/>
          </w:rPr>
          <w:t xml:space="preserve"> مح</w:t>
        </w:r>
        <w:r w:rsidRPr="00CA65EB">
          <w:rPr>
            <w:rFonts w:hint="cs"/>
            <w:rtl/>
          </w:rPr>
          <w:t>ی</w:t>
        </w:r>
        <w:r w:rsidRPr="00CA65EB">
          <w:rPr>
            <w:rFonts w:hint="eastAsia"/>
            <w:rtl/>
          </w:rPr>
          <w:t>ط</w:t>
        </w:r>
        <w:r w:rsidRPr="00CA65EB">
          <w:rPr>
            <w:rtl/>
          </w:rPr>
          <w:t xml:space="preserve"> نماد</w:t>
        </w:r>
        <w:r w:rsidRPr="00CA65EB">
          <w:rPr>
            <w:rFonts w:hint="cs"/>
            <w:rtl/>
          </w:rPr>
          <w:t>ی</w:t>
        </w:r>
        <w:r w:rsidRPr="00CA65EB">
          <w:rPr>
            <w:rFonts w:hint="eastAsia"/>
            <w:rtl/>
          </w:rPr>
          <w:t>ن</w:t>
        </w:r>
        <w:r w:rsidRPr="00CA65EB">
          <w:rPr>
            <w:rtl/>
          </w:rPr>
          <w:t xml:space="preserve"> و انتخاب مس</w:t>
        </w:r>
        <w:r w:rsidRPr="00CA65EB">
          <w:rPr>
            <w:rFonts w:hint="cs"/>
            <w:rtl/>
          </w:rPr>
          <w:t>ی</w:t>
        </w:r>
        <w:r w:rsidRPr="00CA65EB">
          <w:rPr>
            <w:rFonts w:hint="eastAsia"/>
            <w:rtl/>
          </w:rPr>
          <w:t>ر</w:t>
        </w:r>
        <w:r w:rsidRPr="00CA65EB">
          <w:rPr>
            <w:rtl/>
          </w:rPr>
          <w:t xml:space="preserve"> بعد</w:t>
        </w:r>
        <w:r w:rsidRPr="00CA65EB">
          <w:rPr>
            <w:rFonts w:hint="cs"/>
            <w:rtl/>
          </w:rPr>
          <w:t>ی</w:t>
        </w:r>
        <w:r w:rsidRPr="00CA65EB">
          <w:rPr>
            <w:rtl/>
          </w:rPr>
          <w:t xml:space="preserve"> برا</w:t>
        </w:r>
        <w:r w:rsidRPr="00CA65EB">
          <w:rPr>
            <w:rFonts w:hint="cs"/>
            <w:rtl/>
          </w:rPr>
          <w:t>ی</w:t>
        </w:r>
        <w:r w:rsidRPr="00CA65EB">
          <w:rPr>
            <w:rtl/>
          </w:rPr>
          <w:t xml:space="preserve"> </w:t>
        </w:r>
        <w:r w:rsidRPr="00CA65EB">
          <w:t>CEC</w:t>
        </w:r>
        <w:r w:rsidRPr="00CA65EB">
          <w:rPr>
            <w:rtl/>
          </w:rPr>
          <w:t xml:space="preserve"> را </w:t>
        </w:r>
      </w:ins>
      <w:ins w:id="3730" w:author="Windows User" w:date="2017-09-30T12:25:00Z">
        <w:r w:rsidR="00B021AE">
          <w:rPr>
            <w:rFonts w:hint="cs"/>
            <w:rtl/>
          </w:rPr>
          <w:t xml:space="preserve">به عهده </w:t>
        </w:r>
      </w:ins>
      <w:ins w:id="3731" w:author="Windows User" w:date="2017-09-23T01:48:00Z">
        <w:r w:rsidRPr="00CA65EB">
          <w:rPr>
            <w:rtl/>
          </w:rPr>
          <w:t>دارد. مح</w:t>
        </w:r>
        <w:r w:rsidRPr="00CA65EB">
          <w:rPr>
            <w:rFonts w:hint="cs"/>
            <w:rtl/>
          </w:rPr>
          <w:t>ی</w:t>
        </w:r>
        <w:r w:rsidRPr="00CA65EB">
          <w:rPr>
            <w:rFonts w:hint="eastAsia"/>
            <w:rtl/>
          </w:rPr>
          <w:t>ط</w:t>
        </w:r>
        <w:r w:rsidRPr="00CA65EB">
          <w:rPr>
            <w:rtl/>
          </w:rPr>
          <w:t xml:space="preserve"> نماد</w:t>
        </w:r>
        <w:r w:rsidRPr="00CA65EB">
          <w:rPr>
            <w:rFonts w:hint="cs"/>
            <w:rtl/>
          </w:rPr>
          <w:t>ی</w:t>
        </w:r>
        <w:r w:rsidRPr="00CA65EB">
          <w:rPr>
            <w:rFonts w:hint="eastAsia"/>
            <w:rtl/>
          </w:rPr>
          <w:t>ن</w:t>
        </w:r>
        <w:r>
          <w:rPr>
            <w:rtl/>
          </w:rPr>
          <w:t xml:space="preserve"> شامل اجرا</w:t>
        </w:r>
        <w:r w:rsidRPr="00CA65EB">
          <w:rPr>
            <w:rtl/>
          </w:rPr>
          <w:t>کننده نماد</w:t>
        </w:r>
        <w:r w:rsidRPr="00CA65EB">
          <w:rPr>
            <w:rFonts w:hint="cs"/>
            <w:rtl/>
          </w:rPr>
          <w:t>ی</w:t>
        </w:r>
        <w:r w:rsidRPr="00CA65EB">
          <w:rPr>
            <w:rFonts w:hint="eastAsia"/>
            <w:rtl/>
          </w:rPr>
          <w:t>ن،</w:t>
        </w:r>
        <w:r w:rsidRPr="00CA65EB">
          <w:rPr>
            <w:rtl/>
          </w:rPr>
          <w:t xml:space="preserve"> انتخاب کننده مس</w:t>
        </w:r>
        <w:r w:rsidRPr="00CA65EB">
          <w:rPr>
            <w:rFonts w:hint="cs"/>
            <w:rtl/>
          </w:rPr>
          <w:t>ی</w:t>
        </w:r>
        <w:r w:rsidRPr="00CA65EB">
          <w:rPr>
            <w:rFonts w:hint="eastAsia"/>
            <w:rtl/>
          </w:rPr>
          <w:t>ر</w:t>
        </w:r>
        <w:r w:rsidRPr="00CA65EB">
          <w:rPr>
            <w:rtl/>
          </w:rPr>
          <w:t xml:space="preserve"> و مد</w:t>
        </w:r>
        <w:r w:rsidRPr="00CA65EB">
          <w:rPr>
            <w:rFonts w:hint="cs"/>
            <w:rtl/>
          </w:rPr>
          <w:t>ی</w:t>
        </w:r>
        <w:r w:rsidRPr="00CA65EB">
          <w:rPr>
            <w:rFonts w:hint="eastAsia"/>
            <w:rtl/>
          </w:rPr>
          <w:t>ر</w:t>
        </w:r>
        <w:r w:rsidRPr="00CA65EB">
          <w:rPr>
            <w:rtl/>
          </w:rPr>
          <w:t xml:space="preserve"> </w:t>
        </w:r>
        <w:r w:rsidRPr="00CA65EB">
          <w:t>CHECKPOINT</w:t>
        </w:r>
        <w:r w:rsidR="00B021AE">
          <w:rPr>
            <w:rtl/>
          </w:rPr>
          <w:t xml:space="preserve"> </w:t>
        </w:r>
      </w:ins>
      <w:ins w:id="3732" w:author="Windows User" w:date="2017-09-30T12:25:00Z">
        <w:r w:rsidR="00B021AE">
          <w:rPr>
            <w:rFonts w:hint="cs"/>
            <w:rtl/>
          </w:rPr>
          <w:t>ا</w:t>
        </w:r>
      </w:ins>
      <w:ins w:id="3733" w:author="Windows User" w:date="2017-09-23T01:48:00Z">
        <w:r w:rsidRPr="00CA65EB">
          <w:rPr>
            <w:rtl/>
          </w:rPr>
          <w:t xml:space="preserve">ست. </w:t>
        </w:r>
      </w:ins>
      <w:ins w:id="3734" w:author="Windows User" w:date="2017-09-30T12:25:00Z">
        <w:r w:rsidR="00B021AE">
          <w:rPr>
            <w:rFonts w:hint="cs"/>
            <w:rtl/>
          </w:rPr>
          <w:t xml:space="preserve">واحد </w:t>
        </w:r>
      </w:ins>
      <w:ins w:id="3735" w:author="Windows User" w:date="2017-09-23T01:48:00Z">
        <w:r w:rsidRPr="00CA65EB">
          <w:t>SES</w:t>
        </w:r>
        <w:r w:rsidRPr="00CA65EB">
          <w:rPr>
            <w:rtl/>
          </w:rPr>
          <w:t xml:space="preserve"> ظرف</w:t>
        </w:r>
        <w:r w:rsidRPr="00CA65EB">
          <w:rPr>
            <w:rFonts w:hint="cs"/>
            <w:rtl/>
          </w:rPr>
          <w:t>ی</w:t>
        </w:r>
        <w:r w:rsidRPr="00CA65EB">
          <w:rPr>
            <w:rFonts w:hint="eastAsia"/>
            <w:rtl/>
          </w:rPr>
          <w:t>ت</w:t>
        </w:r>
      </w:ins>
      <w:ins w:id="3736" w:author="Windows User" w:date="2017-09-30T12:25:00Z">
        <w:r w:rsidR="00B021AE">
          <w:rPr>
            <w:rFonts w:hint="cs"/>
            <w:rtl/>
          </w:rPr>
          <w:t>ی محدود</w:t>
        </w:r>
      </w:ins>
      <w:ins w:id="3737" w:author="Windows User" w:date="2017-09-23T01:48:00Z">
        <w:r w:rsidRPr="00CA65EB">
          <w:rPr>
            <w:rtl/>
          </w:rPr>
          <w:t xml:space="preserve"> دارد </w:t>
        </w:r>
      </w:ins>
      <w:ins w:id="3738" w:author="Windows User" w:date="2017-09-30T12:26:00Z">
        <w:r w:rsidR="00B021AE">
          <w:rPr>
            <w:rFonts w:hint="cs"/>
            <w:rtl/>
          </w:rPr>
          <w:t xml:space="preserve">که با رسیدن به </w:t>
        </w:r>
      </w:ins>
      <w:ins w:id="3739" w:author="Windows User" w:date="2017-09-23T01:48:00Z">
        <w:r w:rsidRPr="00CA65EB">
          <w:rPr>
            <w:rtl/>
          </w:rPr>
          <w:t>محدوده</w:t>
        </w:r>
      </w:ins>
      <w:ins w:id="3740" w:author="Windows User" w:date="2017-09-30T12:26:00Z">
        <w:r w:rsidR="00B021AE">
          <w:rPr>
            <w:rtl/>
          </w:rPr>
          <w:softHyphen/>
        </w:r>
        <w:r w:rsidR="00B021AE">
          <w:rPr>
            <w:rFonts w:hint="cs"/>
            <w:rtl/>
          </w:rPr>
          <w:t>ی</w:t>
        </w:r>
      </w:ins>
      <w:ins w:id="3741" w:author="Windows User" w:date="2017-09-23T01:48:00Z">
        <w:r w:rsidR="00B021AE">
          <w:rPr>
            <w:rtl/>
          </w:rPr>
          <w:t xml:space="preserve"> آن</w:t>
        </w:r>
      </w:ins>
      <w:ins w:id="3742" w:author="Windows User" w:date="2017-09-30T12:27:00Z">
        <w:r w:rsidR="00B021AE">
          <w:rPr>
            <w:rFonts w:hint="cs"/>
            <w:rtl/>
          </w:rPr>
          <w:t>،</w:t>
        </w:r>
      </w:ins>
      <w:ins w:id="3743" w:author="Windows User" w:date="2017-09-30T12:26:00Z">
        <w:r w:rsidR="00B021AE">
          <w:rPr>
            <w:rFonts w:hint="cs"/>
            <w:rtl/>
          </w:rPr>
          <w:t xml:space="preserve"> </w:t>
        </w:r>
      </w:ins>
      <w:ins w:id="3744" w:author="Windows User" w:date="2017-09-23T01:48:00Z">
        <w:r w:rsidRPr="00CA65EB">
          <w:rPr>
            <w:rtl/>
          </w:rPr>
          <w:t>به اجرا</w:t>
        </w:r>
        <w:r w:rsidRPr="00CA65EB">
          <w:rPr>
            <w:rFonts w:hint="cs"/>
            <w:rtl/>
          </w:rPr>
          <w:t>ی</w:t>
        </w:r>
        <w:r w:rsidRPr="00CA65EB">
          <w:rPr>
            <w:rtl/>
          </w:rPr>
          <w:t xml:space="preserve"> نماد</w:t>
        </w:r>
        <w:r w:rsidRPr="00CA65EB">
          <w:rPr>
            <w:rFonts w:hint="cs"/>
            <w:rtl/>
          </w:rPr>
          <w:t>ی</w:t>
        </w:r>
        <w:r w:rsidRPr="00CA65EB">
          <w:rPr>
            <w:rFonts w:hint="eastAsia"/>
            <w:rtl/>
          </w:rPr>
          <w:t>ن</w:t>
        </w:r>
        <w:r w:rsidRPr="00CA65EB">
          <w:rPr>
            <w:rtl/>
          </w:rPr>
          <w:t xml:space="preserve"> مس</w:t>
        </w:r>
        <w:r w:rsidRPr="00CA65EB">
          <w:rPr>
            <w:rFonts w:hint="cs"/>
            <w:rtl/>
          </w:rPr>
          <w:t>ی</w:t>
        </w:r>
        <w:r w:rsidRPr="00CA65EB">
          <w:rPr>
            <w:rFonts w:hint="eastAsia"/>
            <w:rtl/>
          </w:rPr>
          <w:t>ر</w:t>
        </w:r>
        <w:r w:rsidRPr="00CA65EB">
          <w:rPr>
            <w:rtl/>
          </w:rPr>
          <w:t xml:space="preserve"> ادامه ن</w:t>
        </w:r>
      </w:ins>
      <w:ins w:id="3745" w:author="Windows User" w:date="2017-09-30T12:27:00Z">
        <w:r w:rsidR="00B021AE">
          <w:rPr>
            <w:rFonts w:hint="cs"/>
            <w:rtl/>
          </w:rPr>
          <w:t xml:space="preserve">خواهد داد. در این حالت </w:t>
        </w:r>
      </w:ins>
      <w:ins w:id="3746" w:author="Windows User" w:date="2017-09-23T01:48:00Z">
        <w:r w:rsidRPr="00CA65EB">
          <w:rPr>
            <w:rFonts w:hint="cs"/>
            <w:rtl/>
          </w:rPr>
          <w:t>ی</w:t>
        </w:r>
        <w:r w:rsidRPr="00CA65EB">
          <w:rPr>
            <w:rFonts w:hint="eastAsia"/>
            <w:rtl/>
          </w:rPr>
          <w:t>ک</w:t>
        </w:r>
        <w:r w:rsidRPr="00CA65EB">
          <w:rPr>
            <w:rtl/>
          </w:rPr>
          <w:t xml:space="preserve"> </w:t>
        </w:r>
        <w:r w:rsidRPr="00CA65EB">
          <w:t>CHECKPOINT</w:t>
        </w:r>
        <w:r w:rsidRPr="00CA65EB">
          <w:rPr>
            <w:rtl/>
          </w:rPr>
          <w:t xml:space="preserve"> تول</w:t>
        </w:r>
        <w:r w:rsidRPr="00CA65EB">
          <w:rPr>
            <w:rFonts w:hint="cs"/>
            <w:rtl/>
          </w:rPr>
          <w:t>ی</w:t>
        </w:r>
        <w:r w:rsidRPr="00CA65EB">
          <w:rPr>
            <w:rFonts w:hint="eastAsia"/>
            <w:rtl/>
          </w:rPr>
          <w:t>د</w:t>
        </w:r>
        <w:r>
          <w:rPr>
            <w:rtl/>
          </w:rPr>
          <w:t xml:space="preserve"> می</w:t>
        </w:r>
      </w:ins>
      <w:ins w:id="3747" w:author="Windows User" w:date="2017-09-30T12:27:00Z">
        <w:r w:rsidR="00B021AE">
          <w:rPr>
            <w:rtl/>
          </w:rPr>
          <w:softHyphen/>
        </w:r>
        <w:r w:rsidR="00B021AE">
          <w:rPr>
            <w:rFonts w:hint="cs"/>
            <w:rtl/>
          </w:rPr>
          <w:t>شو</w:t>
        </w:r>
      </w:ins>
      <w:ins w:id="3748" w:author="Windows User" w:date="2017-09-23T01:48:00Z">
        <w:r w:rsidRPr="00CA65EB">
          <w:rPr>
            <w:rtl/>
          </w:rPr>
          <w:t>د.</w:t>
        </w:r>
      </w:ins>
      <w:ins w:id="3749" w:author="Windows User" w:date="2017-09-30T12:27:00Z">
        <w:r w:rsidR="00B021AE">
          <w:rPr>
            <w:rFonts w:hint="cs"/>
            <w:rtl/>
          </w:rPr>
          <w:t xml:space="preserve"> هر</w:t>
        </w:r>
      </w:ins>
      <w:ins w:id="3750" w:author="Windows User" w:date="2017-09-23T01:48:00Z">
        <w:r w:rsidRPr="00CA65EB">
          <w:t>CHECKPOINT</w:t>
        </w:r>
        <w:r w:rsidRPr="00CA65EB">
          <w:rPr>
            <w:rtl/>
          </w:rPr>
          <w:t xml:space="preserve"> شامل حالت</w:t>
        </w:r>
      </w:ins>
      <w:ins w:id="3751" w:author="Windows User" w:date="2017-09-30T12:28:00Z">
        <w:r w:rsidR="00B021AE">
          <w:rPr>
            <w:rFonts w:hint="cs"/>
            <w:rtl/>
          </w:rPr>
          <w:t xml:space="preserve"> های</w:t>
        </w:r>
      </w:ins>
      <w:ins w:id="3752" w:author="Windows User" w:date="2017-09-30T12:27:00Z">
        <w:r w:rsidR="00B021AE">
          <w:rPr>
            <w:rFonts w:hint="cs"/>
            <w:rtl/>
          </w:rPr>
          <w:t>ی</w:t>
        </w:r>
      </w:ins>
      <w:ins w:id="3753" w:author="Windows User" w:date="2017-09-23T01:48:00Z">
        <w:r w:rsidRPr="00CA65EB">
          <w:rPr>
            <w:rtl/>
          </w:rPr>
          <w:t xml:space="preserve"> از اجراکننده نماد</w:t>
        </w:r>
        <w:r w:rsidRPr="00CA65EB">
          <w:rPr>
            <w:rFonts w:hint="cs"/>
            <w:rtl/>
          </w:rPr>
          <w:t>ی</w:t>
        </w:r>
        <w:r w:rsidRPr="00CA65EB">
          <w:rPr>
            <w:rFonts w:hint="eastAsia"/>
            <w:rtl/>
          </w:rPr>
          <w:t>ن</w:t>
        </w:r>
        <w:r w:rsidR="00B021AE">
          <w:rPr>
            <w:rtl/>
          </w:rPr>
          <w:t xml:space="preserve"> </w:t>
        </w:r>
      </w:ins>
      <w:ins w:id="3754" w:author="Windows User" w:date="2017-09-30T12:27:00Z">
        <w:r w:rsidR="00B021AE">
          <w:rPr>
            <w:rFonts w:hint="cs"/>
            <w:rtl/>
          </w:rPr>
          <w:t>ا</w:t>
        </w:r>
      </w:ins>
      <w:ins w:id="3755" w:author="Windows User" w:date="2017-09-23T01:48:00Z">
        <w:r>
          <w:rPr>
            <w:rtl/>
          </w:rPr>
          <w:t>ست که در اجر</w:t>
        </w:r>
        <w:r>
          <w:rPr>
            <w:rFonts w:hint="cs"/>
            <w:rtl/>
          </w:rPr>
          <w:t>ا</w:t>
        </w:r>
        <w:r w:rsidRPr="00CA65EB">
          <w:rPr>
            <w:rFonts w:hint="cs"/>
            <w:rtl/>
          </w:rPr>
          <w:t>ی</w:t>
        </w:r>
        <w:r w:rsidRPr="00CA65EB">
          <w:rPr>
            <w:rtl/>
          </w:rPr>
          <w:t xml:space="preserve"> اول به دل</w:t>
        </w:r>
        <w:r w:rsidRPr="00CA65EB">
          <w:rPr>
            <w:rFonts w:hint="cs"/>
            <w:rtl/>
          </w:rPr>
          <w:t>ی</w:t>
        </w:r>
        <w:r w:rsidRPr="00CA65EB">
          <w:rPr>
            <w:rFonts w:hint="eastAsia"/>
            <w:rtl/>
          </w:rPr>
          <w:t>ل</w:t>
        </w:r>
        <w:r w:rsidRPr="00CA65EB">
          <w:rPr>
            <w:rtl/>
          </w:rPr>
          <w:t xml:space="preserve"> محدود</w:t>
        </w:r>
        <w:r w:rsidRPr="00CA65EB">
          <w:rPr>
            <w:rFonts w:hint="cs"/>
            <w:rtl/>
          </w:rPr>
          <w:t>ی</w:t>
        </w:r>
        <w:r w:rsidRPr="00CA65EB">
          <w:rPr>
            <w:rFonts w:hint="eastAsia"/>
            <w:rtl/>
          </w:rPr>
          <w:t>ت</w:t>
        </w:r>
        <w:r w:rsidRPr="00CA65EB">
          <w:rPr>
            <w:rtl/>
          </w:rPr>
          <w:t xml:space="preserve"> حافظه اجرا نشده اند. هر </w:t>
        </w:r>
      </w:ins>
      <w:ins w:id="3756" w:author="Windows User" w:date="2017-09-30T12:30:00Z">
        <w:r w:rsidR="00B021AE">
          <w:rPr>
            <w:rFonts w:hint="cs"/>
            <w:rtl/>
          </w:rPr>
          <w:t>حالت اجرای نمادین</w:t>
        </w:r>
      </w:ins>
      <w:ins w:id="3757" w:author="Windows User" w:date="2017-09-23T01:48:00Z">
        <w:r w:rsidRPr="00CA65EB">
          <w:rPr>
            <w:rtl/>
          </w:rPr>
          <w:t xml:space="preserve"> شامل دو مقدار است</w:t>
        </w:r>
      </w:ins>
      <w:ins w:id="3758" w:author="Windows User" w:date="2017-09-30T12:30:00Z">
        <w:r w:rsidR="00B021AE">
          <w:rPr>
            <w:rFonts w:hint="cs"/>
            <w:rtl/>
          </w:rPr>
          <w:t>.</w:t>
        </w:r>
      </w:ins>
      <w:ins w:id="3759" w:author="Windows User" w:date="2017-09-23T01:48:00Z">
        <w:r w:rsidRPr="00CA65EB">
          <w:rPr>
            <w:rtl/>
          </w:rPr>
          <w:t xml:space="preserve"> اول</w:t>
        </w:r>
      </w:ins>
      <w:ins w:id="3760" w:author="Windows User" w:date="2017-09-30T12:30:00Z">
        <w:r w:rsidR="00B021AE">
          <w:rPr>
            <w:rFonts w:hint="cs"/>
            <w:rtl/>
          </w:rPr>
          <w:t>ین مقدار،</w:t>
        </w:r>
      </w:ins>
      <w:ins w:id="3761" w:author="Windows User" w:date="2017-09-23T01:48:00Z">
        <w:r w:rsidRPr="00CA65EB">
          <w:rPr>
            <w:rtl/>
          </w:rPr>
          <w:t xml:space="preserve"> مقاد</w:t>
        </w:r>
        <w:r w:rsidRPr="00CA65EB">
          <w:rPr>
            <w:rFonts w:hint="cs"/>
            <w:rtl/>
          </w:rPr>
          <w:t>ی</w:t>
        </w:r>
        <w:r w:rsidRPr="00CA65EB">
          <w:rPr>
            <w:rFonts w:hint="eastAsia"/>
            <w:rtl/>
          </w:rPr>
          <w:t>ر</w:t>
        </w:r>
        <w:r w:rsidRPr="00CA65EB">
          <w:rPr>
            <w:rtl/>
          </w:rPr>
          <w:t xml:space="preserve"> </w:t>
        </w:r>
      </w:ins>
      <w:ins w:id="3762" w:author="Windows User" w:date="2017-09-30T12:30:00Z">
        <w:r w:rsidR="00B021AE">
          <w:rPr>
            <w:rFonts w:hint="cs"/>
            <w:rtl/>
          </w:rPr>
          <w:t>ثبات</w:t>
        </w:r>
      </w:ins>
      <w:ins w:id="3763" w:author="Windows User" w:date="2017-09-30T12:31:00Z">
        <w:r w:rsidR="00B021AE">
          <w:rPr>
            <w:rtl/>
          </w:rPr>
          <w:softHyphen/>
        </w:r>
      </w:ins>
      <w:ins w:id="3764" w:author="Windows User" w:date="2017-09-23T01:48:00Z">
        <w:r w:rsidRPr="00CA65EB">
          <w:rPr>
            <w:rFonts w:hint="eastAsia"/>
            <w:rtl/>
          </w:rPr>
          <w:t>ها</w:t>
        </w:r>
        <w:r w:rsidRPr="00CA65EB">
          <w:rPr>
            <w:rFonts w:hint="cs"/>
            <w:rtl/>
          </w:rPr>
          <w:t>ی</w:t>
        </w:r>
        <w:r w:rsidRPr="00CA65EB">
          <w:rPr>
            <w:rtl/>
          </w:rPr>
          <w:t xml:space="preserve"> نماد</w:t>
        </w:r>
        <w:r w:rsidRPr="00CA65EB">
          <w:rPr>
            <w:rFonts w:hint="cs"/>
            <w:rtl/>
          </w:rPr>
          <w:t>ی</w:t>
        </w:r>
        <w:r w:rsidRPr="00CA65EB">
          <w:rPr>
            <w:rFonts w:hint="eastAsia"/>
            <w:rtl/>
          </w:rPr>
          <w:t>ن</w:t>
        </w:r>
      </w:ins>
      <w:ins w:id="3765" w:author="Windows User" w:date="2017-09-30T12:31:00Z">
        <w:r w:rsidR="00B021AE">
          <w:rPr>
            <w:rFonts w:hint="cs"/>
            <w:rtl/>
          </w:rPr>
          <w:t xml:space="preserve"> است و مقدار دوم، </w:t>
        </w:r>
      </w:ins>
      <w:ins w:id="3766" w:author="Windows User" w:date="2017-09-23T01:48:00Z">
        <w:r w:rsidRPr="00CA65EB">
          <w:rPr>
            <w:rtl/>
          </w:rPr>
          <w:t>مقاد</w:t>
        </w:r>
        <w:r w:rsidRPr="00CA65EB">
          <w:rPr>
            <w:rFonts w:hint="cs"/>
            <w:rtl/>
          </w:rPr>
          <w:t>ی</w:t>
        </w:r>
        <w:r w:rsidRPr="00CA65EB">
          <w:rPr>
            <w:rFonts w:hint="eastAsia"/>
            <w:rtl/>
          </w:rPr>
          <w:t>ر</w:t>
        </w:r>
        <w:r w:rsidRPr="00CA65EB">
          <w:rPr>
            <w:rtl/>
          </w:rPr>
          <w:t xml:space="preserve"> حافظه نماد</w:t>
        </w:r>
        <w:r w:rsidRPr="00CA65EB">
          <w:rPr>
            <w:rFonts w:hint="cs"/>
            <w:rtl/>
          </w:rPr>
          <w:t>ی</w:t>
        </w:r>
        <w:r w:rsidRPr="00CA65EB">
          <w:rPr>
            <w:rFonts w:hint="eastAsia"/>
            <w:rtl/>
          </w:rPr>
          <w:t>ن</w:t>
        </w:r>
      </w:ins>
      <w:ins w:id="3767" w:author="Windows User" w:date="2017-09-30T12:31:00Z">
        <w:r w:rsidR="00B021AE">
          <w:rPr>
            <w:rFonts w:hint="cs"/>
            <w:rtl/>
          </w:rPr>
          <w:t xml:space="preserve"> می باشد</w:t>
        </w:r>
      </w:ins>
      <w:ins w:id="3768" w:author="Windows User" w:date="2017-09-23T01:48:00Z">
        <w:r w:rsidRPr="00CA65EB">
          <w:rPr>
            <w:rtl/>
          </w:rPr>
          <w:t xml:space="preserve">. در هر </w:t>
        </w:r>
        <w:r w:rsidRPr="00CA65EB">
          <w:t>CHECKPOINT</w:t>
        </w:r>
        <w:r w:rsidRPr="00CA65EB">
          <w:rPr>
            <w:rtl/>
          </w:rPr>
          <w:t xml:space="preserve"> ا</w:t>
        </w:r>
        <w:r w:rsidRPr="00CA65EB">
          <w:rPr>
            <w:rFonts w:hint="cs"/>
            <w:rtl/>
          </w:rPr>
          <w:t>ی</w:t>
        </w:r>
        <w:r w:rsidRPr="00CA65EB">
          <w:rPr>
            <w:rFonts w:hint="eastAsia"/>
            <w:rtl/>
          </w:rPr>
          <w:t>ن</w:t>
        </w:r>
        <w:r w:rsidRPr="00CA65EB">
          <w:rPr>
            <w:rtl/>
          </w:rPr>
          <w:t xml:space="preserve"> حالت</w:t>
        </w:r>
      </w:ins>
      <w:ins w:id="3769" w:author="Mahmoud" w:date="2017-09-26T21:52:00Z">
        <w:r w:rsidR="003D4C08">
          <w:rPr>
            <w:rtl/>
          </w:rPr>
          <w:softHyphen/>
        </w:r>
      </w:ins>
      <w:ins w:id="3770" w:author="Windows User" w:date="2017-09-23T01:48:00Z">
        <w:r w:rsidRPr="00CA65EB">
          <w:rPr>
            <w:rtl/>
          </w:rPr>
          <w:t>ها</w:t>
        </w:r>
      </w:ins>
      <w:ins w:id="3771" w:author="Windows User" w:date="2017-09-30T12:31:00Z">
        <w:r w:rsidR="00B021AE">
          <w:rPr>
            <w:rFonts w:hint="cs"/>
            <w:rtl/>
          </w:rPr>
          <w:t>ی اجرایی</w:t>
        </w:r>
      </w:ins>
      <w:ins w:id="3772" w:author="Windows User" w:date="2017-09-23T01:48:00Z">
        <w:r w:rsidRPr="00CA65EB">
          <w:rPr>
            <w:rtl/>
          </w:rPr>
          <w:t xml:space="preserve"> نگهدار</w:t>
        </w:r>
        <w:r w:rsidRPr="00CA65EB">
          <w:rPr>
            <w:rFonts w:hint="cs"/>
            <w:rtl/>
          </w:rPr>
          <w:t>ی</w:t>
        </w:r>
        <w:r>
          <w:rPr>
            <w:rtl/>
          </w:rPr>
          <w:t xml:space="preserve"> می‌</w:t>
        </w:r>
        <w:r w:rsidRPr="00CA65EB">
          <w:rPr>
            <w:rtl/>
          </w:rPr>
          <w:t>شو</w:t>
        </w:r>
      </w:ins>
      <w:ins w:id="3773" w:author="Windows User" w:date="2017-09-30T12:31:00Z">
        <w:r w:rsidR="00B021AE">
          <w:rPr>
            <w:rFonts w:hint="cs"/>
            <w:rtl/>
          </w:rPr>
          <w:t>ن</w:t>
        </w:r>
      </w:ins>
      <w:ins w:id="3774" w:author="Windows User" w:date="2017-09-23T01:48:00Z">
        <w:r w:rsidRPr="00CA65EB">
          <w:rPr>
            <w:rtl/>
          </w:rPr>
          <w:t>د.</w:t>
        </w:r>
      </w:ins>
    </w:p>
    <w:p w14:paraId="224C961B" w14:textId="5576EE91" w:rsidR="008A660A" w:rsidRDefault="00B021AE" w:rsidP="003B7B15">
      <w:pPr>
        <w:rPr>
          <w:ins w:id="3775" w:author="Windows User" w:date="2017-09-23T01:48:00Z"/>
          <w:rtl/>
        </w:rPr>
      </w:pPr>
      <w:ins w:id="3776" w:author="Windows User" w:date="2017-09-30T12:31:00Z">
        <w:r>
          <w:rPr>
            <w:rFonts w:hint="cs"/>
            <w:rtl/>
          </w:rPr>
          <w:t xml:space="preserve">در </w:t>
        </w:r>
      </w:ins>
      <w:ins w:id="3777" w:author="Windows User" w:date="2017-09-30T12:35:00Z">
        <w:r w:rsidR="00970EA9">
          <w:rPr>
            <w:rFonts w:hint="cs"/>
            <w:rtl/>
          </w:rPr>
          <w:t>زیر</w:t>
        </w:r>
      </w:ins>
      <w:ins w:id="3778" w:author="Windows User" w:date="2017-09-30T12:31:00Z">
        <w:r>
          <w:rPr>
            <w:rFonts w:hint="cs"/>
            <w:rtl/>
          </w:rPr>
          <w:t>بخش پیش بینی اجرای نمادین</w:t>
        </w:r>
      </w:ins>
      <w:ins w:id="3779" w:author="Windows User" w:date="2017-09-30T12:32:00Z">
        <w:r w:rsidRPr="00E2341D">
          <w:rPr>
            <w:rStyle w:val="FootnoteReference"/>
            <w:rtl/>
          </w:rPr>
          <w:footnoteReference w:id="45"/>
        </w:r>
        <w:r>
          <w:rPr>
            <w:rFonts w:hint="cs"/>
            <w:rtl/>
          </w:rPr>
          <w:t>،</w:t>
        </w:r>
      </w:ins>
      <w:ins w:id="3781" w:author="Windows User" w:date="2017-09-23T01:48:00Z">
        <w:r w:rsidR="008A660A" w:rsidRPr="00DE1A36">
          <w:rPr>
            <w:rtl/>
          </w:rPr>
          <w:t>کاربر به عنوان ورود</w:t>
        </w:r>
        <w:r w:rsidR="008A660A" w:rsidRPr="00DE1A36">
          <w:rPr>
            <w:rFonts w:hint="cs"/>
            <w:rtl/>
          </w:rPr>
          <w:t>ی</w:t>
        </w:r>
        <w:r w:rsidR="008A660A">
          <w:rPr>
            <w:rtl/>
          </w:rPr>
          <w:t xml:space="preserve"> می‌</w:t>
        </w:r>
        <w:r w:rsidR="008A660A" w:rsidRPr="00DE1A36">
          <w:rPr>
            <w:rtl/>
          </w:rPr>
          <w:t>تواند تعداد</w:t>
        </w:r>
        <w:r w:rsidR="008A660A" w:rsidRPr="00DE1A36">
          <w:rPr>
            <w:rFonts w:hint="cs"/>
            <w:rtl/>
          </w:rPr>
          <w:t>ی</w:t>
        </w:r>
        <w:r w:rsidR="008A660A" w:rsidRPr="00DE1A36">
          <w:rPr>
            <w:rtl/>
          </w:rPr>
          <w:t xml:space="preserve"> ق</w:t>
        </w:r>
        <w:r w:rsidR="008A660A" w:rsidRPr="00DE1A36">
          <w:rPr>
            <w:rFonts w:hint="cs"/>
            <w:rtl/>
          </w:rPr>
          <w:t>ی</w:t>
        </w:r>
        <w:r w:rsidR="008A660A" w:rsidRPr="00DE1A36">
          <w:rPr>
            <w:rFonts w:hint="eastAsia"/>
            <w:rtl/>
          </w:rPr>
          <w:t>د</w:t>
        </w:r>
      </w:ins>
      <w:ins w:id="3782" w:author="Windows User" w:date="2017-09-30T12:32:00Z">
        <w:r>
          <w:rPr>
            <w:rFonts w:hint="cs"/>
            <w:rtl/>
          </w:rPr>
          <w:t xml:space="preserve"> را</w:t>
        </w:r>
      </w:ins>
      <w:ins w:id="3783" w:author="Windows User" w:date="2017-09-23T01:48:00Z">
        <w:r w:rsidR="008A660A" w:rsidRPr="00DE1A36">
          <w:rPr>
            <w:rtl/>
          </w:rPr>
          <w:t xml:space="preserve"> </w:t>
        </w:r>
      </w:ins>
      <w:ins w:id="3784" w:author="Windows User" w:date="2017-09-30T12:32:00Z">
        <w:r>
          <w:rPr>
            <w:rFonts w:hint="cs"/>
            <w:rtl/>
          </w:rPr>
          <w:t>بر</w:t>
        </w:r>
      </w:ins>
      <w:ins w:id="3785" w:author="Windows User" w:date="2017-09-23T01:48:00Z">
        <w:r w:rsidR="008A660A" w:rsidRPr="00DE1A36">
          <w:rPr>
            <w:rtl/>
          </w:rPr>
          <w:t>رو</w:t>
        </w:r>
        <w:r w:rsidR="008A660A" w:rsidRPr="00DE1A36">
          <w:rPr>
            <w:rFonts w:hint="cs"/>
            <w:rtl/>
          </w:rPr>
          <w:t>ی</w:t>
        </w:r>
        <w:r w:rsidR="008A660A" w:rsidRPr="00DE1A36">
          <w:rPr>
            <w:rtl/>
          </w:rPr>
          <w:t xml:space="preserve"> ورود</w:t>
        </w:r>
        <w:r w:rsidR="008A660A" w:rsidRPr="00DE1A36">
          <w:rPr>
            <w:rFonts w:hint="cs"/>
            <w:rtl/>
          </w:rPr>
          <w:t>ی</w:t>
        </w:r>
        <w:r w:rsidR="008A660A">
          <w:rPr>
            <w:rtl/>
          </w:rPr>
          <w:t>‌ها</w:t>
        </w:r>
        <w:r w:rsidR="008A660A" w:rsidRPr="00DE1A36">
          <w:rPr>
            <w:rFonts w:hint="cs"/>
            <w:rtl/>
          </w:rPr>
          <w:t>ی</w:t>
        </w:r>
        <w:r w:rsidR="008A660A" w:rsidRPr="00DE1A36">
          <w:rPr>
            <w:rtl/>
          </w:rPr>
          <w:t xml:space="preserve"> برنامه تعر</w:t>
        </w:r>
        <w:r w:rsidR="008A660A" w:rsidRPr="00DE1A36">
          <w:rPr>
            <w:rFonts w:hint="cs"/>
            <w:rtl/>
          </w:rPr>
          <w:t>ی</w:t>
        </w:r>
        <w:r w:rsidR="008A660A" w:rsidRPr="00DE1A36">
          <w:rPr>
            <w:rFonts w:hint="eastAsia"/>
            <w:rtl/>
          </w:rPr>
          <w:t>ف</w:t>
        </w:r>
        <w:r w:rsidR="008A660A" w:rsidRPr="00DE1A36">
          <w:rPr>
            <w:rtl/>
          </w:rPr>
          <w:t xml:space="preserve"> کند </w:t>
        </w:r>
      </w:ins>
      <w:ins w:id="3786" w:author="Windows User" w:date="2017-09-30T12:34:00Z">
        <w:r w:rsidR="00970EA9">
          <w:rPr>
            <w:rFonts w:hint="cs"/>
            <w:rtl/>
          </w:rPr>
          <w:t xml:space="preserve">به عنوان </w:t>
        </w:r>
      </w:ins>
      <w:ins w:id="3787" w:author="Windows User" w:date="2017-09-23T01:48:00Z">
        <w:r w:rsidR="008A660A" w:rsidRPr="00DE1A36">
          <w:rPr>
            <w:rtl/>
          </w:rPr>
          <w:t>مث</w:t>
        </w:r>
      </w:ins>
      <w:ins w:id="3788" w:author="Windows User" w:date="2017-09-30T12:34:00Z">
        <w:r w:rsidR="00970EA9">
          <w:rPr>
            <w:rFonts w:hint="cs"/>
            <w:rtl/>
          </w:rPr>
          <w:t>ا</w:t>
        </w:r>
      </w:ins>
      <w:ins w:id="3789" w:author="Windows User" w:date="2017-09-23T01:48:00Z">
        <w:r w:rsidR="008A660A" w:rsidRPr="00DE1A36">
          <w:rPr>
            <w:rtl/>
          </w:rPr>
          <w:t>ل</w:t>
        </w:r>
      </w:ins>
      <w:ins w:id="3790" w:author="Windows User" w:date="2017-09-30T12:34:00Z">
        <w:r w:rsidR="00970EA9">
          <w:rPr>
            <w:rFonts w:hint="cs"/>
            <w:rtl/>
          </w:rPr>
          <w:t xml:space="preserve"> می توان قیدی را برروی</w:t>
        </w:r>
      </w:ins>
      <w:ins w:id="3791" w:author="Windows User" w:date="2017-09-23T01:48:00Z">
        <w:r w:rsidR="008A660A" w:rsidRPr="00DE1A36">
          <w:rPr>
            <w:rtl/>
          </w:rPr>
          <w:t xml:space="preserve"> طول ورود</w:t>
        </w:r>
        <w:r w:rsidR="008A660A" w:rsidRPr="00DE1A36">
          <w:rPr>
            <w:rFonts w:hint="cs"/>
            <w:rtl/>
          </w:rPr>
          <w:t>ی</w:t>
        </w:r>
      </w:ins>
      <w:ins w:id="3792" w:author="Windows User" w:date="2017-09-30T12:34:00Z">
        <w:r w:rsidR="00970EA9">
          <w:rPr>
            <w:rFonts w:hint="cs"/>
            <w:rtl/>
          </w:rPr>
          <w:t xml:space="preserve"> تعریف کرد </w:t>
        </w:r>
      </w:ins>
      <w:ins w:id="3793" w:author="Windows User" w:date="2017-09-23T01:48:00Z">
        <w:r w:rsidR="008A660A" w:rsidRPr="00DE1A36">
          <w:rPr>
            <w:rtl/>
          </w:rPr>
          <w:t>تا فضا</w:t>
        </w:r>
        <w:r w:rsidR="008A660A" w:rsidRPr="00DE1A36">
          <w:rPr>
            <w:rFonts w:hint="cs"/>
            <w:rtl/>
          </w:rPr>
          <w:t>ی</w:t>
        </w:r>
        <w:r w:rsidR="008A660A" w:rsidRPr="00DE1A36">
          <w:rPr>
            <w:rtl/>
          </w:rPr>
          <w:t xml:space="preserve"> جست و</w:t>
        </w:r>
        <w:r w:rsidR="00970EA9">
          <w:rPr>
            <w:rtl/>
          </w:rPr>
          <w:t xml:space="preserve"> جو را ک</w:t>
        </w:r>
      </w:ins>
      <w:ins w:id="3794" w:author="Windows User" w:date="2017-09-30T12:34:00Z">
        <w:r w:rsidR="00970EA9">
          <w:rPr>
            <w:rFonts w:hint="cs"/>
            <w:rtl/>
          </w:rPr>
          <w:t>اهش دهد.</w:t>
        </w:r>
      </w:ins>
      <w:ins w:id="3795" w:author="Windows User" w:date="2017-09-23T01:48:00Z">
        <w:r w:rsidR="008A660A" w:rsidRPr="00DE1A36">
          <w:rPr>
            <w:rtl/>
          </w:rPr>
          <w:t xml:space="preserve"> اگر </w:t>
        </w:r>
      </w:ins>
      <w:ins w:id="3796" w:author="Windows User" w:date="2017-09-30T12:35:00Z">
        <w:r w:rsidR="00970EA9">
          <w:rPr>
            <w:rFonts w:hint="cs"/>
            <w:rtl/>
          </w:rPr>
          <w:t xml:space="preserve">هیچ </w:t>
        </w:r>
      </w:ins>
      <w:ins w:id="3797" w:author="Windows User" w:date="2017-09-23T01:48:00Z">
        <w:r w:rsidR="008A660A" w:rsidRPr="00DE1A36">
          <w:rPr>
            <w:rtl/>
          </w:rPr>
          <w:t>ق</w:t>
        </w:r>
        <w:r w:rsidR="008A660A" w:rsidRPr="00DE1A36">
          <w:rPr>
            <w:rFonts w:hint="cs"/>
            <w:rtl/>
          </w:rPr>
          <w:t>ی</w:t>
        </w:r>
        <w:r w:rsidR="008A660A" w:rsidRPr="00DE1A36">
          <w:rPr>
            <w:rFonts w:hint="eastAsia"/>
            <w:rtl/>
          </w:rPr>
          <w:t>د</w:t>
        </w:r>
        <w:r w:rsidR="008A660A" w:rsidRPr="00DE1A36">
          <w:rPr>
            <w:rFonts w:hint="cs"/>
            <w:rtl/>
          </w:rPr>
          <w:t>ی</w:t>
        </w:r>
        <w:r w:rsidR="008A660A" w:rsidRPr="00DE1A36">
          <w:rPr>
            <w:rtl/>
          </w:rPr>
          <w:t xml:space="preserve"> </w:t>
        </w:r>
      </w:ins>
      <w:ins w:id="3798" w:author="Windows User" w:date="2017-09-30T12:35:00Z">
        <w:r w:rsidR="00970EA9">
          <w:rPr>
            <w:rFonts w:hint="cs"/>
            <w:rtl/>
          </w:rPr>
          <w:t xml:space="preserve">برروی ورودی های برنامه </w:t>
        </w:r>
      </w:ins>
      <w:ins w:id="3799" w:author="Windows User" w:date="2017-09-23T01:48:00Z">
        <w:r w:rsidR="008A660A" w:rsidRPr="00DE1A36">
          <w:rPr>
            <w:rtl/>
          </w:rPr>
          <w:t>تعر</w:t>
        </w:r>
        <w:r w:rsidR="008A660A" w:rsidRPr="00DE1A36">
          <w:rPr>
            <w:rFonts w:hint="cs"/>
            <w:rtl/>
          </w:rPr>
          <w:t>ی</w:t>
        </w:r>
        <w:r w:rsidR="008A660A" w:rsidRPr="00DE1A36">
          <w:rPr>
            <w:rFonts w:hint="eastAsia"/>
            <w:rtl/>
          </w:rPr>
          <w:t>ف</w:t>
        </w:r>
        <w:r w:rsidR="008A660A" w:rsidRPr="00DE1A36">
          <w:rPr>
            <w:rtl/>
          </w:rPr>
          <w:t xml:space="preserve"> نشود</w:t>
        </w:r>
      </w:ins>
      <w:ins w:id="3800" w:author="Windows User" w:date="2017-09-30T12:35:00Z">
        <w:r w:rsidR="00970EA9">
          <w:rPr>
            <w:rFonts w:hint="cs"/>
            <w:rtl/>
          </w:rPr>
          <w:t>، واحد</w:t>
        </w:r>
      </w:ins>
      <w:ins w:id="3801" w:author="Windows User" w:date="2017-09-23T01:48:00Z">
        <w:r w:rsidR="008A660A" w:rsidRPr="00DE1A36">
          <w:rPr>
            <w:rtl/>
          </w:rPr>
          <w:t xml:space="preserve"> </w:t>
        </w:r>
        <w:r w:rsidR="008A660A" w:rsidRPr="00DE1A36">
          <w:t>SES</w:t>
        </w:r>
        <w:r w:rsidR="008A660A" w:rsidRPr="00DE1A36">
          <w:rPr>
            <w:rtl/>
          </w:rPr>
          <w:t xml:space="preserve"> تلاش</w:t>
        </w:r>
        <w:r w:rsidR="008A660A">
          <w:rPr>
            <w:rtl/>
          </w:rPr>
          <w:t xml:space="preserve"> می‌</w:t>
        </w:r>
        <w:r w:rsidR="008A660A" w:rsidRPr="00DE1A36">
          <w:rPr>
            <w:rtl/>
          </w:rPr>
          <w:t>کند</w:t>
        </w:r>
      </w:ins>
      <w:ins w:id="3802" w:author="Windows User" w:date="2017-09-30T12:35:00Z">
        <w:r w:rsidR="00970EA9">
          <w:rPr>
            <w:rFonts w:hint="cs"/>
            <w:rtl/>
          </w:rPr>
          <w:t xml:space="preserve"> تا</w:t>
        </w:r>
      </w:ins>
      <w:ins w:id="3803" w:author="Windows User" w:date="2017-09-23T01:48:00Z">
        <w:r w:rsidR="008A660A" w:rsidRPr="00DE1A36">
          <w:rPr>
            <w:rtl/>
          </w:rPr>
          <w:t xml:space="preserve"> تمام فضا </w:t>
        </w:r>
      </w:ins>
      <w:ins w:id="3804" w:author="Windows User" w:date="2017-09-30T12:35:00Z">
        <w:r w:rsidR="00970EA9">
          <w:rPr>
            <w:rFonts w:hint="cs"/>
            <w:rtl/>
          </w:rPr>
          <w:t xml:space="preserve">ی کد برنامه </w:t>
        </w:r>
      </w:ins>
      <w:ins w:id="3805" w:author="Windows User" w:date="2017-09-23T01:48:00Z">
        <w:r w:rsidR="008A660A" w:rsidRPr="00DE1A36">
          <w:rPr>
            <w:rtl/>
          </w:rPr>
          <w:t>را پوشش دهد.</w:t>
        </w:r>
      </w:ins>
    </w:p>
    <w:p w14:paraId="6F2752C9" w14:textId="3D9B4A26" w:rsidR="008A660A" w:rsidRDefault="00B57F76" w:rsidP="00AC0E5B">
      <w:pPr>
        <w:rPr>
          <w:ins w:id="3806" w:author="Windows User" w:date="2017-09-23T01:48:00Z"/>
          <w:rtl/>
        </w:rPr>
      </w:pPr>
      <w:ins w:id="3807" w:author="Windows User" w:date="2017-09-30T12:36:00Z">
        <w:r>
          <w:rPr>
            <w:rFonts w:hint="cs"/>
            <w:rtl/>
          </w:rPr>
          <w:t xml:space="preserve">در زیر بخش </w:t>
        </w:r>
      </w:ins>
      <w:ins w:id="3808" w:author="Windows User" w:date="2017-09-23T01:48:00Z">
        <w:r w:rsidR="008A660A">
          <w:rPr>
            <w:rFonts w:hint="cs"/>
            <w:rtl/>
          </w:rPr>
          <w:t>انتخاب مسیر</w:t>
        </w:r>
      </w:ins>
      <w:ins w:id="3809" w:author="Windows User" w:date="2017-09-30T12:36:00Z">
        <w:r>
          <w:rPr>
            <w:rFonts w:hint="cs"/>
            <w:rtl/>
          </w:rPr>
          <w:t>،</w:t>
        </w:r>
      </w:ins>
      <w:ins w:id="3810" w:author="Windows User" w:date="2017-09-23T01:48:00Z">
        <w:r w:rsidR="008A660A">
          <w:rPr>
            <w:rFonts w:hint="cs"/>
            <w:rtl/>
          </w:rPr>
          <w:t xml:space="preserve"> </w:t>
        </w:r>
      </w:ins>
      <w:ins w:id="3811" w:author="Windows User" w:date="2017-09-30T12:36:00Z">
        <w:r>
          <w:rPr>
            <w:rFonts w:hint="cs"/>
            <w:rtl/>
          </w:rPr>
          <w:t xml:space="preserve">ابزار </w:t>
        </w:r>
        <w:r>
          <w:t>MAYHEM</w:t>
        </w:r>
      </w:ins>
      <w:ins w:id="3812" w:author="Windows User" w:date="2017-09-30T12:37:00Z">
        <w:r>
          <w:rPr>
            <w:rFonts w:hint="cs"/>
            <w:rtl/>
          </w:rPr>
          <w:t xml:space="preserve"> </w:t>
        </w:r>
      </w:ins>
      <w:ins w:id="3813" w:author="Windows User" w:date="2017-09-23T01:48:00Z">
        <w:r w:rsidR="008A660A">
          <w:rPr>
            <w:rtl/>
          </w:rPr>
          <w:t>برا</w:t>
        </w:r>
        <w:r w:rsidR="008A660A">
          <w:rPr>
            <w:rFonts w:hint="cs"/>
            <w:rtl/>
          </w:rPr>
          <w:t>ی</w:t>
        </w:r>
        <w:r w:rsidR="008A660A">
          <w:rPr>
            <w:rtl/>
          </w:rPr>
          <w:t xml:space="preserve"> انتخاب مس</w:t>
        </w:r>
        <w:r w:rsidR="008A660A">
          <w:rPr>
            <w:rFonts w:hint="cs"/>
            <w:rtl/>
          </w:rPr>
          <w:t>ی</w:t>
        </w:r>
        <w:r w:rsidR="008A660A">
          <w:rPr>
            <w:rFonts w:hint="eastAsia"/>
            <w:rtl/>
          </w:rPr>
          <w:t>ر</w:t>
        </w:r>
      </w:ins>
      <w:ins w:id="3814" w:author="Windows User" w:date="2017-09-30T12:37:00Z">
        <w:r>
          <w:rPr>
            <w:rFonts w:hint="cs"/>
            <w:rtl/>
          </w:rPr>
          <w:t xml:space="preserve"> بعدی واحد</w:t>
        </w:r>
      </w:ins>
      <w:ins w:id="3815" w:author="Windows User" w:date="2017-09-23T01:48:00Z">
        <w:r w:rsidR="008A660A">
          <w:rPr>
            <w:rtl/>
          </w:rPr>
          <w:t xml:space="preserve"> </w:t>
        </w:r>
        <w:r w:rsidR="008A660A">
          <w:t>SES</w:t>
        </w:r>
        <w:r w:rsidR="008A660A">
          <w:rPr>
            <w:rtl/>
          </w:rPr>
          <w:t xml:space="preserve"> از</w:t>
        </w:r>
        <w:del w:id="3816" w:author="Mahmoud" w:date="2017-09-26T21:53:00Z">
          <w:r w:rsidR="008A660A" w:rsidDel="006A7122">
            <w:rPr>
              <w:rtl/>
            </w:rPr>
            <w:delText>3</w:delText>
          </w:r>
        </w:del>
      </w:ins>
      <w:ins w:id="3817" w:author="Mahmoud" w:date="2017-09-26T21:53:00Z">
        <w:del w:id="3818" w:author="Windows User" w:date="2017-09-30T12:37:00Z">
          <w:r w:rsidR="006A7122" w:rsidDel="00B57F76">
            <w:rPr>
              <w:rFonts w:hint="cs"/>
              <w:rtl/>
            </w:rPr>
            <w:delText>س</w:delText>
          </w:r>
        </w:del>
      </w:ins>
      <w:ins w:id="3819" w:author="Windows User" w:date="2017-09-23T01:48:00Z">
        <w:r w:rsidR="008A660A">
          <w:rPr>
            <w:rtl/>
          </w:rPr>
          <w:t xml:space="preserve"> ه</w:t>
        </w:r>
        <w:r w:rsidR="008A660A">
          <w:rPr>
            <w:rFonts w:hint="cs"/>
            <w:rtl/>
          </w:rPr>
          <w:t>ی</w:t>
        </w:r>
        <w:r w:rsidR="008A660A">
          <w:rPr>
            <w:rFonts w:hint="eastAsia"/>
            <w:rtl/>
          </w:rPr>
          <w:t>ور</w:t>
        </w:r>
        <w:r w:rsidR="008A660A">
          <w:rPr>
            <w:rFonts w:hint="cs"/>
            <w:rtl/>
          </w:rPr>
          <w:t>ی</w:t>
        </w:r>
        <w:r w:rsidR="008A660A">
          <w:rPr>
            <w:rFonts w:hint="eastAsia"/>
            <w:rtl/>
          </w:rPr>
          <w:t>ست</w:t>
        </w:r>
        <w:r w:rsidR="008A660A">
          <w:rPr>
            <w:rFonts w:hint="cs"/>
            <w:rtl/>
          </w:rPr>
          <w:t>ی</w:t>
        </w:r>
        <w:r w:rsidR="008A660A">
          <w:rPr>
            <w:rFonts w:hint="eastAsia"/>
            <w:rtl/>
          </w:rPr>
          <w:t>ک</w:t>
        </w:r>
        <w:r w:rsidR="008A660A">
          <w:rPr>
            <w:rtl/>
          </w:rPr>
          <w:t xml:space="preserve"> </w:t>
        </w:r>
      </w:ins>
      <w:ins w:id="3820" w:author="Windows User" w:date="2017-09-30T12:37:00Z">
        <w:r>
          <w:rPr>
            <w:rFonts w:hint="cs"/>
            <w:rtl/>
          </w:rPr>
          <w:t xml:space="preserve">هایی </w:t>
        </w:r>
      </w:ins>
      <w:ins w:id="3821" w:author="Windows User" w:date="2017-09-23T01:48:00Z">
        <w:r w:rsidR="008A660A">
          <w:rPr>
            <w:rtl/>
          </w:rPr>
          <w:t>استفاده می‌کند</w:t>
        </w:r>
      </w:ins>
      <w:ins w:id="3822" w:author="Windows User" w:date="2017-09-30T17:46:00Z">
        <w:r w:rsidR="00C5250E">
          <w:rPr>
            <w:rFonts w:hint="cs"/>
            <w:rtl/>
          </w:rPr>
          <w:t xml:space="preserve">. این </w:t>
        </w:r>
      </w:ins>
      <w:ins w:id="3823" w:author="Windows User" w:date="2017-09-30T12:37:00Z">
        <w:r w:rsidRPr="00B57F76">
          <w:rPr>
            <w:rtl/>
          </w:rPr>
          <w:t>ابزار</w:t>
        </w:r>
        <w:r>
          <w:rPr>
            <w:rFonts w:hint="cs"/>
            <w:rtl/>
          </w:rPr>
          <w:t xml:space="preserve"> سه قاعده ی </w:t>
        </w:r>
        <w:r w:rsidR="00D9739B">
          <w:rPr>
            <w:rFonts w:hint="cs"/>
            <w:rtl/>
          </w:rPr>
          <w:t>هیورستیک را برای رتبه بندی مسیر ها به کار می برد</w:t>
        </w:r>
      </w:ins>
      <w:ins w:id="3824" w:author="Windows User" w:date="2017-09-23T01:48:00Z">
        <w:r w:rsidR="008A660A">
          <w:rPr>
            <w:rtl/>
          </w:rPr>
          <w:t>:</w:t>
        </w:r>
      </w:ins>
    </w:p>
    <w:p w14:paraId="529FE613" w14:textId="341075F7" w:rsidR="008A660A" w:rsidRDefault="008A660A" w:rsidP="008A660A">
      <w:pPr>
        <w:pStyle w:val="ListParagraph"/>
        <w:numPr>
          <w:ilvl w:val="0"/>
          <w:numId w:val="73"/>
        </w:numPr>
        <w:spacing w:after="160" w:line="259" w:lineRule="auto"/>
        <w:rPr>
          <w:ins w:id="3825" w:author="Windows User" w:date="2017-09-23T01:48:00Z"/>
          <w:rtl/>
        </w:rPr>
      </w:pPr>
      <w:ins w:id="3826" w:author="Windows User" w:date="2017-09-23T01:48:00Z">
        <w:r>
          <w:rPr>
            <w:rtl/>
          </w:rPr>
          <w:t>جست و جو</w:t>
        </w:r>
        <w:r>
          <w:rPr>
            <w:rFonts w:hint="cs"/>
            <w:rtl/>
          </w:rPr>
          <w:t>ی</w:t>
        </w:r>
        <w:r>
          <w:rPr>
            <w:rtl/>
          </w:rPr>
          <w:t xml:space="preserve"> بلاک جد</w:t>
        </w:r>
        <w:r>
          <w:rPr>
            <w:rFonts w:hint="cs"/>
            <w:rtl/>
          </w:rPr>
          <w:t>ی</w:t>
        </w:r>
        <w:r>
          <w:rPr>
            <w:rFonts w:hint="eastAsia"/>
            <w:rtl/>
          </w:rPr>
          <w:t>د</w:t>
        </w:r>
        <w:r>
          <w:rPr>
            <w:rFonts w:hint="cs"/>
            <w:rtl/>
          </w:rPr>
          <w:t>ی</w:t>
        </w:r>
        <w:r>
          <w:rPr>
            <w:rtl/>
          </w:rPr>
          <w:t xml:space="preserve"> از کد</w:t>
        </w:r>
      </w:ins>
      <w:ins w:id="3827" w:author="Windows User" w:date="2017-09-30T12:38:00Z">
        <w:r w:rsidR="00D9739B">
          <w:rPr>
            <w:rFonts w:hint="cs"/>
            <w:rtl/>
          </w:rPr>
          <w:t xml:space="preserve"> (در برابر </w:t>
        </w:r>
      </w:ins>
      <w:ins w:id="3828" w:author="Windows User" w:date="2017-09-30T17:46:00Z">
        <w:r w:rsidR="00303086">
          <w:rPr>
            <w:rFonts w:hint="cs"/>
            <w:rtl/>
          </w:rPr>
          <w:t xml:space="preserve">جست و جوی تکراری بلاک های پیمایش شده از کد </w:t>
        </w:r>
      </w:ins>
      <w:ins w:id="3829" w:author="Windows User" w:date="2017-09-30T12:38:00Z">
        <w:r w:rsidR="00D9739B">
          <w:rPr>
            <w:rFonts w:hint="cs"/>
            <w:rtl/>
          </w:rPr>
          <w:t>)</w:t>
        </w:r>
      </w:ins>
    </w:p>
    <w:p w14:paraId="5B4A46E2" w14:textId="77777777" w:rsidR="008A660A" w:rsidRDefault="008A660A" w:rsidP="008A660A">
      <w:pPr>
        <w:pStyle w:val="ListParagraph"/>
        <w:numPr>
          <w:ilvl w:val="0"/>
          <w:numId w:val="73"/>
        </w:numPr>
        <w:spacing w:after="160" w:line="259" w:lineRule="auto"/>
        <w:rPr>
          <w:ins w:id="3830" w:author="Windows User" w:date="2017-09-23T01:48:00Z"/>
          <w:rtl/>
        </w:rPr>
      </w:pPr>
      <w:ins w:id="3831" w:author="Windows User" w:date="2017-09-23T01:48:00Z">
        <w:r>
          <w:rPr>
            <w:rtl/>
          </w:rPr>
          <w:t>اجراکننده‌ها</w:t>
        </w:r>
        <w:r>
          <w:rPr>
            <w:rFonts w:hint="cs"/>
            <w:rtl/>
          </w:rPr>
          <w:t>یی</w:t>
        </w:r>
        <w:r>
          <w:rPr>
            <w:rtl/>
          </w:rPr>
          <w:t xml:space="preserve"> که از حافظه نماد</w:t>
        </w:r>
        <w:r>
          <w:rPr>
            <w:rFonts w:hint="cs"/>
            <w:rtl/>
          </w:rPr>
          <w:t>ی</w:t>
        </w:r>
        <w:r>
          <w:rPr>
            <w:rFonts w:hint="eastAsia"/>
            <w:rtl/>
          </w:rPr>
          <w:t>ن</w:t>
        </w:r>
        <w:r>
          <w:rPr>
            <w:rtl/>
          </w:rPr>
          <w:t xml:space="preserve"> استفاده می‌کنند در اولو</w:t>
        </w:r>
        <w:r>
          <w:rPr>
            <w:rFonts w:hint="cs"/>
            <w:rtl/>
          </w:rPr>
          <w:t>ی</w:t>
        </w:r>
        <w:r>
          <w:rPr>
            <w:rFonts w:hint="eastAsia"/>
            <w:rtl/>
          </w:rPr>
          <w:t>ت</w:t>
        </w:r>
        <w:r>
          <w:rPr>
            <w:rFonts w:hint="cs"/>
            <w:rtl/>
          </w:rPr>
          <w:t xml:space="preserve"> هست</w:t>
        </w:r>
        <w:r>
          <w:rPr>
            <w:rFonts w:hint="eastAsia"/>
            <w:rtl/>
          </w:rPr>
          <w:t>ند</w:t>
        </w:r>
        <w:r>
          <w:rPr>
            <w:rFonts w:hint="cs"/>
            <w:rtl/>
          </w:rPr>
          <w:t>.</w:t>
        </w:r>
      </w:ins>
    </w:p>
    <w:p w14:paraId="535F194B" w14:textId="6C56814E" w:rsidR="00D9154F" w:rsidRDefault="008A660A" w:rsidP="007916DF">
      <w:pPr>
        <w:pStyle w:val="ListParagraph"/>
        <w:numPr>
          <w:ilvl w:val="0"/>
          <w:numId w:val="73"/>
        </w:numPr>
        <w:spacing w:after="160" w:line="259" w:lineRule="auto"/>
        <w:rPr>
          <w:ins w:id="3832" w:author="Windows User" w:date="2017-09-30T17:53:00Z"/>
        </w:rPr>
      </w:pPr>
      <w:ins w:id="3833" w:author="Windows User" w:date="2017-09-23T01:48:00Z">
        <w:r>
          <w:rPr>
            <w:rtl/>
          </w:rPr>
          <w:t>مس</w:t>
        </w:r>
        <w:r>
          <w:rPr>
            <w:rFonts w:hint="cs"/>
            <w:rtl/>
          </w:rPr>
          <w:t>ی</w:t>
        </w:r>
        <w:r>
          <w:rPr>
            <w:rFonts w:hint="eastAsia"/>
            <w:rtl/>
          </w:rPr>
          <w:t>رها</w:t>
        </w:r>
        <w:r>
          <w:rPr>
            <w:rFonts w:hint="cs"/>
            <w:rtl/>
          </w:rPr>
          <w:t>ی</w:t>
        </w:r>
        <w:r>
          <w:rPr>
            <w:rtl/>
          </w:rPr>
          <w:t xml:space="preserve"> اجرا</w:t>
        </w:r>
        <w:r>
          <w:rPr>
            <w:rFonts w:hint="cs"/>
            <w:rtl/>
          </w:rPr>
          <w:t>یی</w:t>
        </w:r>
        <w:r w:rsidR="00303086">
          <w:rPr>
            <w:rtl/>
          </w:rPr>
          <w:t xml:space="preserve"> که </w:t>
        </w:r>
      </w:ins>
      <w:ins w:id="3834" w:author="Windows User" w:date="2017-09-30T17:49:00Z">
        <w:r w:rsidR="00303086">
          <w:rPr>
            <w:rFonts w:hint="cs"/>
            <w:rtl/>
          </w:rPr>
          <w:t>اشاره گر دستورالعمل های</w:t>
        </w:r>
      </w:ins>
      <w:ins w:id="3835" w:author="Windows User" w:date="2017-09-23T01:48:00Z">
        <w:r>
          <w:rPr>
            <w:rtl/>
          </w:rPr>
          <w:t xml:space="preserve"> نماد</w:t>
        </w:r>
        <w:r>
          <w:rPr>
            <w:rFonts w:hint="cs"/>
            <w:rtl/>
          </w:rPr>
          <w:t>ی</w:t>
        </w:r>
        <w:r>
          <w:rPr>
            <w:rFonts w:hint="eastAsia"/>
            <w:rtl/>
          </w:rPr>
          <w:t>ن</w:t>
        </w:r>
      </w:ins>
      <w:ins w:id="3836" w:author="Windows User" w:date="2017-09-30T17:50:00Z">
        <w:r w:rsidR="00303086" w:rsidRPr="00E2341D">
          <w:rPr>
            <w:rStyle w:val="FootnoteReference"/>
            <w:rtl/>
          </w:rPr>
          <w:footnoteReference w:id="46"/>
        </w:r>
      </w:ins>
      <w:ins w:id="3838" w:author="Windows User" w:date="2017-09-30T17:49:00Z">
        <w:r w:rsidR="00303086">
          <w:rPr>
            <w:rFonts w:hint="cs"/>
            <w:rtl/>
          </w:rPr>
          <w:t xml:space="preserve"> در</w:t>
        </w:r>
      </w:ins>
      <w:ins w:id="3839" w:author="Windows User" w:date="2017-09-30T17:50:00Z">
        <w:r w:rsidR="00303086">
          <w:rPr>
            <w:rFonts w:hint="cs"/>
            <w:rtl/>
          </w:rPr>
          <w:t xml:space="preserve"> </w:t>
        </w:r>
      </w:ins>
      <w:ins w:id="3840" w:author="Windows User" w:date="2017-09-30T17:49:00Z">
        <w:r w:rsidR="00303086">
          <w:rPr>
            <w:rFonts w:hint="cs"/>
            <w:rtl/>
          </w:rPr>
          <w:t xml:space="preserve">آن ها تشخیص داده می شوند، </w:t>
        </w:r>
      </w:ins>
      <w:ins w:id="3841" w:author="Windows User" w:date="2017-09-23T01:48:00Z">
        <w:r>
          <w:rPr>
            <w:rtl/>
          </w:rPr>
          <w:t>در اولو</w:t>
        </w:r>
        <w:r>
          <w:rPr>
            <w:rFonts w:hint="cs"/>
            <w:rtl/>
          </w:rPr>
          <w:t>ی</w:t>
        </w:r>
        <w:r>
          <w:rPr>
            <w:rFonts w:hint="eastAsia"/>
            <w:rtl/>
          </w:rPr>
          <w:t>ت</w:t>
        </w:r>
        <w:r w:rsidRPr="00CF5D00">
          <w:rPr>
            <w:rtl/>
          </w:rPr>
          <w:t xml:space="preserve"> هستند.</w:t>
        </w:r>
      </w:ins>
    </w:p>
    <w:p w14:paraId="4DAB86DE" w14:textId="711E09F1" w:rsidR="00D9154F" w:rsidRDefault="00D9154F">
      <w:pPr>
        <w:pStyle w:val="Heading3"/>
        <w:rPr>
          <w:ins w:id="3842" w:author="Windows User" w:date="2017-09-23T01:48:00Z"/>
        </w:rPr>
        <w:pPrChange w:id="3843" w:author="Windows User" w:date="2017-09-30T17:53:00Z">
          <w:pPr>
            <w:pStyle w:val="ListParagraph"/>
            <w:numPr>
              <w:numId w:val="73"/>
            </w:numPr>
            <w:spacing w:after="160" w:line="259" w:lineRule="auto"/>
            <w:ind w:hanging="360"/>
          </w:pPr>
        </w:pPrChange>
      </w:pPr>
      <w:bookmarkStart w:id="3844" w:name="_Toc495715029"/>
      <w:ins w:id="3845" w:author="Windows User" w:date="2017-09-30T17:53:00Z">
        <w:r>
          <w:rPr>
            <w:rFonts w:hint="cs"/>
            <w:rtl/>
          </w:rPr>
          <w:lastRenderedPageBreak/>
          <w:t xml:space="preserve">3-2-7-مدل سازی حافظه در </w:t>
        </w:r>
        <w:r w:rsidRPr="00D9154F">
          <w:t>MAYHEM</w:t>
        </w:r>
      </w:ins>
      <w:bookmarkEnd w:id="3844"/>
    </w:p>
    <w:p w14:paraId="6E449812" w14:textId="2C11C74E" w:rsidR="008A660A" w:rsidRDefault="00364412" w:rsidP="007916DF">
      <w:pPr>
        <w:rPr>
          <w:ins w:id="3846" w:author="Windows User" w:date="2017-09-23T01:48:00Z"/>
          <w:rtl/>
        </w:rPr>
      </w:pPr>
      <w:ins w:id="3847" w:author="Windows User" w:date="2017-09-30T17:56:00Z">
        <w:r>
          <w:rPr>
            <w:rFonts w:hint="cs"/>
            <w:rtl/>
          </w:rPr>
          <w:t>ابزار</w:t>
        </w:r>
      </w:ins>
      <w:ins w:id="3848" w:author="Windows User" w:date="2017-09-30T17:51:00Z">
        <w:r w:rsidR="003963DD">
          <w:rPr>
            <w:rFonts w:hint="cs"/>
            <w:rtl/>
          </w:rPr>
          <w:t xml:space="preserve"> </w:t>
        </w:r>
      </w:ins>
      <w:ins w:id="3849" w:author="Windows User" w:date="2017-09-23T01:48:00Z">
        <w:r w:rsidR="008A660A">
          <w:t>MAYHEM</w:t>
        </w:r>
        <w:r w:rsidR="008A660A">
          <w:rPr>
            <w:rFonts w:hint="cs"/>
            <w:rtl/>
          </w:rPr>
          <w:t xml:space="preserve"> به صورت جزئی حافظه را مدل‌سازی می‌کند. به این معنی که آدرس دستورات </w:t>
        </w:r>
        <w:r w:rsidR="008A660A">
          <w:t>read</w:t>
        </w:r>
        <w:r w:rsidR="008A660A">
          <w:rPr>
            <w:rFonts w:hint="cs"/>
            <w:rtl/>
          </w:rPr>
          <w:t xml:space="preserve"> می‌تواند به صورت نمادین یا عددی باشند ولی در دستور</w:t>
        </w:r>
      </w:ins>
      <w:ins w:id="3850" w:author="Windows User" w:date="2017-09-30T17:51:00Z">
        <w:r w:rsidR="003963DD">
          <w:rPr>
            <w:rFonts w:hint="cs"/>
            <w:rtl/>
          </w:rPr>
          <w:t>ات</w:t>
        </w:r>
      </w:ins>
      <w:ins w:id="3851" w:author="Windows User" w:date="2017-09-23T01:48:00Z">
        <w:r w:rsidR="008A660A">
          <w:rPr>
            <w:rFonts w:hint="cs"/>
            <w:rtl/>
          </w:rPr>
          <w:t xml:space="preserve"> </w:t>
        </w:r>
        <w:r w:rsidR="008A660A">
          <w:t>write</w:t>
        </w:r>
        <w:r w:rsidR="008A660A">
          <w:rPr>
            <w:rFonts w:hint="cs"/>
            <w:rtl/>
          </w:rPr>
          <w:t xml:space="preserve"> </w:t>
        </w:r>
      </w:ins>
      <w:ins w:id="3852" w:author="Windows User" w:date="2017-09-30T17:51:00Z">
        <w:r w:rsidR="003963DD">
          <w:rPr>
            <w:rFonts w:hint="cs"/>
            <w:rtl/>
          </w:rPr>
          <w:t xml:space="preserve">لزوما </w:t>
        </w:r>
      </w:ins>
      <w:ins w:id="3853" w:author="Windows User" w:date="2017-09-23T01:48:00Z">
        <w:r w:rsidR="008A660A">
          <w:rPr>
            <w:rFonts w:hint="cs"/>
            <w:rtl/>
          </w:rPr>
          <w:t>آدرس باید عددی باشد.</w:t>
        </w:r>
      </w:ins>
      <w:ins w:id="3854" w:author="Windows User" w:date="2017-09-30T17:51:00Z">
        <w:r w:rsidR="003963DD">
          <w:rPr>
            <w:rFonts w:hint="cs"/>
            <w:rtl/>
          </w:rPr>
          <w:t xml:space="preserve"> </w:t>
        </w:r>
      </w:ins>
      <w:ins w:id="3855" w:author="Windows User" w:date="2017-09-23T01:48:00Z">
        <w:r w:rsidR="008A660A" w:rsidRPr="00E13063">
          <w:rPr>
            <w:rtl/>
          </w:rPr>
          <w:t>برا</w:t>
        </w:r>
        <w:r w:rsidR="008A660A" w:rsidRPr="00E13063">
          <w:rPr>
            <w:rFonts w:hint="cs"/>
            <w:rtl/>
          </w:rPr>
          <w:t>ی</w:t>
        </w:r>
        <w:r w:rsidR="008A660A" w:rsidRPr="00E13063">
          <w:rPr>
            <w:rtl/>
          </w:rPr>
          <w:t xml:space="preserve"> تعر</w:t>
        </w:r>
        <w:r w:rsidR="008A660A" w:rsidRPr="00E13063">
          <w:rPr>
            <w:rFonts w:hint="cs"/>
            <w:rtl/>
          </w:rPr>
          <w:t>ی</w:t>
        </w:r>
        <w:r w:rsidR="008A660A" w:rsidRPr="00E13063">
          <w:rPr>
            <w:rFonts w:hint="eastAsia"/>
            <w:rtl/>
          </w:rPr>
          <w:t>ف</w:t>
        </w:r>
        <w:r w:rsidR="008A660A" w:rsidRPr="00E13063">
          <w:rPr>
            <w:rtl/>
          </w:rPr>
          <w:t xml:space="preserve"> حافظه نماد</w:t>
        </w:r>
        <w:r w:rsidR="008A660A" w:rsidRPr="00E13063">
          <w:rPr>
            <w:rFonts w:hint="cs"/>
            <w:rtl/>
          </w:rPr>
          <w:t>ی</w:t>
        </w:r>
        <w:r w:rsidR="008A660A" w:rsidRPr="00E13063">
          <w:rPr>
            <w:rFonts w:hint="eastAsia"/>
            <w:rtl/>
          </w:rPr>
          <w:t>ن</w:t>
        </w:r>
        <w:r w:rsidR="008A660A" w:rsidRPr="00E13063">
          <w:rPr>
            <w:rtl/>
          </w:rPr>
          <w:t xml:space="preserve"> </w:t>
        </w:r>
        <w:r w:rsidR="008A660A" w:rsidRPr="00E13063">
          <w:t>MAYHEM</w:t>
        </w:r>
        <w:r w:rsidR="008A660A" w:rsidRPr="00E13063">
          <w:rPr>
            <w:rtl/>
          </w:rPr>
          <w:t xml:space="preserve"> از مفهوم </w:t>
        </w:r>
        <w:r w:rsidR="008A660A" w:rsidRPr="00E13063">
          <w:t>Memory Object</w:t>
        </w:r>
        <w:r w:rsidR="008A660A" w:rsidRPr="00E13063">
          <w:rPr>
            <w:rtl/>
          </w:rPr>
          <w:t xml:space="preserve"> استفاده</w:t>
        </w:r>
        <w:r w:rsidR="008A660A">
          <w:rPr>
            <w:rtl/>
          </w:rPr>
          <w:t xml:space="preserve"> می‌</w:t>
        </w:r>
        <w:r w:rsidR="008A660A" w:rsidRPr="00E13063">
          <w:rPr>
            <w:rtl/>
          </w:rPr>
          <w:t xml:space="preserve">کند که با </w:t>
        </w:r>
        <w:r w:rsidR="008A660A" w:rsidRPr="00E13063">
          <w:t>M</w:t>
        </w:r>
        <w:r w:rsidR="008A660A" w:rsidRPr="00E13063">
          <w:rPr>
            <w:rtl/>
          </w:rPr>
          <w:t xml:space="preserve">  نشان داده</w:t>
        </w:r>
        <w:r w:rsidR="008A660A">
          <w:rPr>
            <w:rtl/>
          </w:rPr>
          <w:t xml:space="preserve"> می‌</w:t>
        </w:r>
        <w:r w:rsidR="008A660A" w:rsidRPr="00E13063">
          <w:rPr>
            <w:rtl/>
          </w:rPr>
          <w:t xml:space="preserve">شود. هربار که آدرس حافظه </w:t>
        </w:r>
      </w:ins>
      <w:ins w:id="3856" w:author="Windows User" w:date="2017-09-30T17:54:00Z">
        <w:r w:rsidR="00D9154F">
          <w:rPr>
            <w:rFonts w:hint="cs"/>
            <w:rtl/>
          </w:rPr>
          <w:t xml:space="preserve"> در کد </w:t>
        </w:r>
      </w:ins>
      <w:ins w:id="3857" w:author="Windows User" w:date="2017-09-23T01:48:00Z">
        <w:r w:rsidR="008A660A" w:rsidRPr="00E13063">
          <w:rPr>
            <w:rtl/>
          </w:rPr>
          <w:t>به شکل نماد</w:t>
        </w:r>
        <w:r w:rsidR="008A660A" w:rsidRPr="00E13063">
          <w:rPr>
            <w:rFonts w:hint="cs"/>
            <w:rtl/>
          </w:rPr>
          <w:t>ی</w:t>
        </w:r>
        <w:r w:rsidR="008A660A" w:rsidRPr="00E13063">
          <w:rPr>
            <w:rFonts w:hint="eastAsia"/>
            <w:rtl/>
          </w:rPr>
          <w:t>ن</w:t>
        </w:r>
        <w:r w:rsidR="008A660A" w:rsidRPr="00E13063">
          <w:rPr>
            <w:rtl/>
          </w:rPr>
          <w:t xml:space="preserve"> باشد، </w:t>
        </w:r>
        <w:r w:rsidR="008A660A" w:rsidRPr="00E13063">
          <w:rPr>
            <w:rFonts w:hint="cs"/>
            <w:rtl/>
          </w:rPr>
          <w:t>ی</w:t>
        </w:r>
        <w:r w:rsidR="008A660A" w:rsidRPr="00E13063">
          <w:rPr>
            <w:rFonts w:hint="eastAsia"/>
            <w:rtl/>
          </w:rPr>
          <w:t>ک</w:t>
        </w:r>
        <w:r w:rsidR="008A660A" w:rsidRPr="00E13063">
          <w:rPr>
            <w:rtl/>
          </w:rPr>
          <w:t xml:space="preserve"> </w:t>
        </w:r>
        <w:r w:rsidR="008A660A" w:rsidRPr="00E13063">
          <w:t>M</w:t>
        </w:r>
        <w:r w:rsidR="008A660A" w:rsidRPr="00E13063">
          <w:rPr>
            <w:rtl/>
          </w:rPr>
          <w:t xml:space="preserve"> تازه ا</w:t>
        </w:r>
        <w:r w:rsidR="008A660A" w:rsidRPr="00E13063">
          <w:rPr>
            <w:rFonts w:hint="cs"/>
            <w:rtl/>
          </w:rPr>
          <w:t>ی</w:t>
        </w:r>
        <w:r w:rsidR="008A660A" w:rsidRPr="00E13063">
          <w:rPr>
            <w:rFonts w:hint="eastAsia"/>
            <w:rtl/>
          </w:rPr>
          <w:t>جاد</w:t>
        </w:r>
        <w:r w:rsidR="008A660A">
          <w:rPr>
            <w:rtl/>
          </w:rPr>
          <w:t xml:space="preserve"> می‌</w:t>
        </w:r>
        <w:r w:rsidR="008A660A" w:rsidRPr="00E13063">
          <w:rPr>
            <w:rtl/>
          </w:rPr>
          <w:t>شود که مجموعه ا</w:t>
        </w:r>
        <w:r w:rsidR="008A660A" w:rsidRPr="00E13063">
          <w:rPr>
            <w:rFonts w:hint="cs"/>
            <w:rtl/>
          </w:rPr>
          <w:t>ی</w:t>
        </w:r>
        <w:r w:rsidR="008A660A" w:rsidRPr="00E13063">
          <w:rPr>
            <w:rtl/>
          </w:rPr>
          <w:t xml:space="preserve"> از آدرس</w:t>
        </w:r>
        <w:r w:rsidR="008A660A">
          <w:rPr>
            <w:rtl/>
          </w:rPr>
          <w:t>‌ها</w:t>
        </w:r>
        <w:r w:rsidR="008A660A" w:rsidRPr="00E13063">
          <w:rPr>
            <w:rFonts w:hint="cs"/>
            <w:rtl/>
          </w:rPr>
          <w:t>یی</w:t>
        </w:r>
        <w:r w:rsidR="00D9154F">
          <w:rPr>
            <w:rtl/>
          </w:rPr>
          <w:t xml:space="preserve"> </w:t>
        </w:r>
        <w:r w:rsidR="008A660A" w:rsidRPr="00E13063">
          <w:rPr>
            <w:rtl/>
          </w:rPr>
          <w:t>با عبارت نماد</w:t>
        </w:r>
        <w:r w:rsidR="008A660A" w:rsidRPr="00E13063">
          <w:rPr>
            <w:rFonts w:hint="cs"/>
            <w:rtl/>
          </w:rPr>
          <w:t>ی</w:t>
        </w:r>
        <w:r w:rsidR="008A660A" w:rsidRPr="00E13063">
          <w:rPr>
            <w:rFonts w:hint="eastAsia"/>
            <w:rtl/>
          </w:rPr>
          <w:t>ن</w:t>
        </w:r>
        <w:r w:rsidR="008A660A" w:rsidRPr="00E13063">
          <w:rPr>
            <w:rtl/>
          </w:rPr>
          <w:t xml:space="preserve"> قابل دسترس</w:t>
        </w:r>
        <w:r w:rsidR="008A660A" w:rsidRPr="00E13063">
          <w:rPr>
            <w:rFonts w:hint="cs"/>
            <w:rtl/>
          </w:rPr>
          <w:t>ی</w:t>
        </w:r>
      </w:ins>
      <w:ins w:id="3858" w:author="Windows User" w:date="2017-09-30T17:54:00Z">
        <w:r w:rsidR="00D9154F">
          <w:rPr>
            <w:rFonts w:hint="cs"/>
            <w:rtl/>
          </w:rPr>
          <w:t xml:space="preserve"> می باشد</w:t>
        </w:r>
      </w:ins>
      <w:ins w:id="3859" w:author="Windows User" w:date="2017-09-23T01:48:00Z">
        <w:r w:rsidR="008A660A" w:rsidRPr="00E13063">
          <w:rPr>
            <w:rtl/>
          </w:rPr>
          <w:t>. ا</w:t>
        </w:r>
        <w:r w:rsidR="008A660A" w:rsidRPr="00E13063">
          <w:rPr>
            <w:rFonts w:hint="cs"/>
            <w:rtl/>
          </w:rPr>
          <w:t>ی</w:t>
        </w:r>
        <w:r w:rsidR="008A660A" w:rsidRPr="00E13063">
          <w:rPr>
            <w:rFonts w:hint="eastAsia"/>
            <w:rtl/>
          </w:rPr>
          <w:t>ن</w:t>
        </w:r>
        <w:r w:rsidR="008A660A" w:rsidRPr="00E13063">
          <w:rPr>
            <w:rtl/>
          </w:rPr>
          <w:t xml:space="preserve"> حافظه برخ</w:t>
        </w:r>
        <w:r w:rsidR="008A660A" w:rsidRPr="00E13063">
          <w:rPr>
            <w:rFonts w:hint="eastAsia"/>
            <w:rtl/>
          </w:rPr>
          <w:t>لاف</w:t>
        </w:r>
        <w:r w:rsidR="008A660A" w:rsidRPr="00E13063">
          <w:rPr>
            <w:rtl/>
          </w:rPr>
          <w:t xml:space="preserve"> </w:t>
        </w:r>
        <w:r w:rsidR="008A660A" w:rsidRPr="00E13063">
          <w:t>u</w:t>
        </w:r>
        <w:r w:rsidR="008A660A" w:rsidRPr="00E13063">
          <w:rPr>
            <w:rtl/>
          </w:rPr>
          <w:t xml:space="preserve"> غ</w:t>
        </w:r>
        <w:r w:rsidR="008A660A" w:rsidRPr="00E13063">
          <w:rPr>
            <w:rFonts w:hint="cs"/>
            <w:rtl/>
          </w:rPr>
          <w:t>ی</w:t>
        </w:r>
        <w:r w:rsidR="008A660A" w:rsidRPr="00E13063">
          <w:rPr>
            <w:rFonts w:hint="eastAsia"/>
            <w:rtl/>
          </w:rPr>
          <w:t>ر</w:t>
        </w:r>
        <w:r w:rsidR="008A660A" w:rsidRPr="00E13063">
          <w:rPr>
            <w:rtl/>
          </w:rPr>
          <w:t xml:space="preserve"> قابل تغ</w:t>
        </w:r>
        <w:r w:rsidR="008A660A" w:rsidRPr="00E13063">
          <w:rPr>
            <w:rFonts w:hint="cs"/>
            <w:rtl/>
          </w:rPr>
          <w:t>یی</w:t>
        </w:r>
        <w:r w:rsidR="008A660A" w:rsidRPr="00E13063">
          <w:rPr>
            <w:rFonts w:hint="eastAsia"/>
            <w:rtl/>
          </w:rPr>
          <w:t>ر</w:t>
        </w:r>
        <w:r w:rsidR="008A660A" w:rsidRPr="00E13063">
          <w:rPr>
            <w:rtl/>
          </w:rPr>
          <w:t xml:space="preserve"> است و</w:t>
        </w:r>
      </w:ins>
      <w:ins w:id="3860" w:author="Windows User" w:date="2017-09-30T17:54:00Z">
        <w:r w:rsidR="00D9154F">
          <w:rPr>
            <w:rFonts w:hint="cs"/>
            <w:rtl/>
          </w:rPr>
          <w:t xml:space="preserve"> صرفا</w:t>
        </w:r>
      </w:ins>
      <w:ins w:id="3861" w:author="Windows User" w:date="2017-09-23T01:48:00Z">
        <w:r w:rsidR="008A660A" w:rsidRPr="00E13063">
          <w:rPr>
            <w:rtl/>
          </w:rPr>
          <w:t xml:space="preserve"> </w:t>
        </w:r>
        <w:r w:rsidR="008A660A" w:rsidRPr="00E13063">
          <w:rPr>
            <w:rFonts w:hint="cs"/>
            <w:rtl/>
          </w:rPr>
          <w:t>ی</w:t>
        </w:r>
        <w:r w:rsidR="008A660A" w:rsidRPr="00E13063">
          <w:rPr>
            <w:rFonts w:hint="eastAsia"/>
            <w:rtl/>
          </w:rPr>
          <w:t>ک</w:t>
        </w:r>
        <w:r w:rsidR="008A660A" w:rsidRPr="00E13063">
          <w:rPr>
            <w:rtl/>
          </w:rPr>
          <w:t xml:space="preserve"> تصو</w:t>
        </w:r>
        <w:r w:rsidR="008A660A" w:rsidRPr="00E13063">
          <w:rPr>
            <w:rFonts w:hint="cs"/>
            <w:rtl/>
          </w:rPr>
          <w:t>ی</w:t>
        </w:r>
        <w:r w:rsidR="008A660A" w:rsidRPr="00E13063">
          <w:rPr>
            <w:rFonts w:hint="eastAsia"/>
            <w:rtl/>
          </w:rPr>
          <w:t>ر</w:t>
        </w:r>
        <w:r w:rsidR="008A660A" w:rsidRPr="00E13063">
          <w:rPr>
            <w:rtl/>
          </w:rPr>
          <w:t xml:space="preserve"> از </w:t>
        </w:r>
        <w:r w:rsidR="008A660A" w:rsidRPr="00E13063">
          <w:t>u</w:t>
        </w:r>
        <w:r w:rsidR="008A660A" w:rsidRPr="00E13063">
          <w:rPr>
            <w:rtl/>
          </w:rPr>
          <w:t xml:space="preserve"> </w:t>
        </w:r>
      </w:ins>
      <w:ins w:id="3862" w:author="Windows User" w:date="2017-09-30T17:52:00Z">
        <w:r w:rsidR="003D7CF2">
          <w:rPr>
            <w:rFonts w:hint="cs"/>
            <w:rtl/>
          </w:rPr>
          <w:t>می باشد</w:t>
        </w:r>
      </w:ins>
      <w:ins w:id="3863" w:author="Windows User" w:date="2017-09-30T17:54:00Z">
        <w:r w:rsidR="00D9154F">
          <w:rPr>
            <w:rFonts w:hint="cs"/>
            <w:rtl/>
          </w:rPr>
          <w:t>.</w:t>
        </w:r>
      </w:ins>
    </w:p>
    <w:p w14:paraId="588ADB4E" w14:textId="42AFBB27" w:rsidR="008A660A" w:rsidRDefault="008A660A" w:rsidP="003B7B15">
      <w:pPr>
        <w:rPr>
          <w:ins w:id="3864" w:author="Windows User" w:date="2017-09-23T01:48:00Z"/>
          <w:rtl/>
        </w:rPr>
      </w:pPr>
      <w:ins w:id="3865" w:author="Windows User" w:date="2017-09-23T01:48:00Z">
        <w:r w:rsidRPr="00C151F8">
          <w:rPr>
            <w:rtl/>
          </w:rPr>
          <w:t>در بدتر</w:t>
        </w:r>
        <w:r w:rsidRPr="00C151F8">
          <w:rPr>
            <w:rFonts w:hint="cs"/>
            <w:rtl/>
          </w:rPr>
          <w:t>ی</w:t>
        </w:r>
        <w:r w:rsidRPr="00C151F8">
          <w:rPr>
            <w:rFonts w:hint="eastAsia"/>
            <w:rtl/>
          </w:rPr>
          <w:t>ن</w:t>
        </w:r>
        <w:r w:rsidRPr="00C151F8">
          <w:rPr>
            <w:rtl/>
          </w:rPr>
          <w:t xml:space="preserve"> حالت </w:t>
        </w:r>
        <w:r w:rsidRPr="00C151F8">
          <w:t>M</w:t>
        </w:r>
        <w:r w:rsidRPr="00C151F8">
          <w:rPr>
            <w:rtl/>
          </w:rPr>
          <w:t xml:space="preserve"> شامل تمام </w:t>
        </w:r>
        <w:r>
          <w:t>2</w:t>
        </w:r>
        <w:r>
          <w:rPr>
            <w:vertAlign w:val="superscript"/>
          </w:rPr>
          <w:t>32</w:t>
        </w:r>
        <w:r w:rsidRPr="00C151F8">
          <w:rPr>
            <w:rtl/>
          </w:rPr>
          <w:t xml:space="preserve"> حالت ممکن است که ا</w:t>
        </w:r>
        <w:r w:rsidRPr="00C151F8">
          <w:rPr>
            <w:rFonts w:hint="cs"/>
            <w:rtl/>
          </w:rPr>
          <w:t>ی</w:t>
        </w:r>
        <w:r w:rsidRPr="00C151F8">
          <w:rPr>
            <w:rFonts w:hint="eastAsia"/>
            <w:rtl/>
          </w:rPr>
          <w:t>ن</w:t>
        </w:r>
        <w:r w:rsidRPr="00C151F8">
          <w:rPr>
            <w:rtl/>
          </w:rPr>
          <w:t xml:space="preserve"> فضا</w:t>
        </w:r>
        <w:r w:rsidRPr="00C151F8">
          <w:rPr>
            <w:rFonts w:hint="cs"/>
            <w:rtl/>
          </w:rPr>
          <w:t>ی</w:t>
        </w:r>
        <w:r w:rsidRPr="00C151F8">
          <w:rPr>
            <w:rtl/>
          </w:rPr>
          <w:t xml:space="preserve"> حالت بس</w:t>
        </w:r>
        <w:r w:rsidRPr="00C151F8">
          <w:rPr>
            <w:rFonts w:hint="cs"/>
            <w:rtl/>
          </w:rPr>
          <w:t>ی</w:t>
        </w:r>
        <w:r w:rsidRPr="00C151F8">
          <w:rPr>
            <w:rFonts w:hint="eastAsia"/>
            <w:rtl/>
          </w:rPr>
          <w:t>ار</w:t>
        </w:r>
        <w:r w:rsidRPr="00C151F8">
          <w:rPr>
            <w:rtl/>
          </w:rPr>
          <w:t xml:space="preserve"> بزرگ</w:t>
        </w:r>
        <w:r w:rsidRPr="00C151F8">
          <w:rPr>
            <w:rFonts w:hint="cs"/>
            <w:rtl/>
          </w:rPr>
          <w:t>ی</w:t>
        </w:r>
        <w:r w:rsidRPr="00C151F8">
          <w:rPr>
            <w:rtl/>
          </w:rPr>
          <w:t xml:space="preserve"> است. برا</w:t>
        </w:r>
        <w:r w:rsidRPr="00C151F8">
          <w:rPr>
            <w:rFonts w:hint="cs"/>
            <w:rtl/>
          </w:rPr>
          <w:t>ی</w:t>
        </w:r>
        <w:r w:rsidRPr="00C151F8">
          <w:rPr>
            <w:rtl/>
          </w:rPr>
          <w:t xml:space="preserve"> کاهش آن از </w:t>
        </w:r>
        <w:r w:rsidRPr="00C151F8">
          <w:rPr>
            <w:rFonts w:hint="cs"/>
            <w:rtl/>
          </w:rPr>
          <w:t>ی</w:t>
        </w:r>
        <w:r w:rsidRPr="00C151F8">
          <w:rPr>
            <w:rFonts w:hint="eastAsia"/>
            <w:rtl/>
          </w:rPr>
          <w:t>ک</w:t>
        </w:r>
        <w:r w:rsidRPr="00C151F8">
          <w:rPr>
            <w:rtl/>
          </w:rPr>
          <w:t xml:space="preserve"> جست و جو</w:t>
        </w:r>
        <w:r w:rsidRPr="00C151F8">
          <w:rPr>
            <w:rFonts w:hint="cs"/>
            <w:rtl/>
          </w:rPr>
          <w:t>ی</w:t>
        </w:r>
        <w:r w:rsidRPr="00C151F8">
          <w:rPr>
            <w:rtl/>
          </w:rPr>
          <w:t xml:space="preserve"> دودو</w:t>
        </w:r>
        <w:r w:rsidRPr="00C151F8">
          <w:rPr>
            <w:rFonts w:hint="cs"/>
            <w:rtl/>
          </w:rPr>
          <w:t>یی</w:t>
        </w:r>
        <w:r w:rsidRPr="00C151F8">
          <w:rPr>
            <w:rtl/>
          </w:rPr>
          <w:t xml:space="preserve"> استفاده</w:t>
        </w:r>
        <w:r>
          <w:rPr>
            <w:rtl/>
          </w:rPr>
          <w:t xml:space="preserve"> می‌</w:t>
        </w:r>
        <w:r w:rsidRPr="00C151F8">
          <w:rPr>
            <w:rtl/>
          </w:rPr>
          <w:t>شود و سع</w:t>
        </w:r>
        <w:r w:rsidRPr="00C151F8">
          <w:rPr>
            <w:rFonts w:hint="cs"/>
            <w:rtl/>
          </w:rPr>
          <w:t>ی</w:t>
        </w:r>
        <w:r>
          <w:rPr>
            <w:rtl/>
          </w:rPr>
          <w:t xml:space="preserve"> می‌</w:t>
        </w:r>
        <w:r w:rsidRPr="00C151F8">
          <w:rPr>
            <w:rtl/>
          </w:rPr>
          <w:t>شود که کران بالا و پا</w:t>
        </w:r>
        <w:r w:rsidRPr="00C151F8">
          <w:rPr>
            <w:rFonts w:hint="cs"/>
            <w:rtl/>
          </w:rPr>
          <w:t>یی</w:t>
        </w:r>
        <w:r w:rsidRPr="00C151F8">
          <w:rPr>
            <w:rFonts w:hint="eastAsia"/>
            <w:rtl/>
          </w:rPr>
          <w:t>ن</w:t>
        </w:r>
        <w:r w:rsidRPr="00C151F8">
          <w:rPr>
            <w:rtl/>
          </w:rPr>
          <w:t xml:space="preserve"> </w:t>
        </w:r>
        <w:r w:rsidRPr="00D01282">
          <w:t>Memory Object</w:t>
        </w:r>
        <w:r w:rsidRPr="00C151F8">
          <w:rPr>
            <w:rtl/>
          </w:rPr>
          <w:t xml:space="preserve"> به صورت محافظه کارانه</w:t>
        </w:r>
      </w:ins>
      <w:ins w:id="3866" w:author="Windows User" w:date="2017-09-30T17:55:00Z">
        <w:r w:rsidR="00D9154F">
          <w:rPr>
            <w:rFonts w:hint="cs"/>
            <w:rtl/>
          </w:rPr>
          <w:t xml:space="preserve"> ای</w:t>
        </w:r>
      </w:ins>
      <w:ins w:id="3867" w:author="Windows User" w:date="2017-09-23T01:48:00Z">
        <w:r w:rsidRPr="00C151F8">
          <w:rPr>
            <w:rtl/>
          </w:rPr>
          <w:t xml:space="preserve"> مشخص </w:t>
        </w:r>
      </w:ins>
      <w:ins w:id="3868" w:author="Windows User" w:date="2017-09-30T17:55:00Z">
        <w:r w:rsidR="00D9154F">
          <w:rPr>
            <w:rFonts w:hint="cs"/>
            <w:rtl/>
          </w:rPr>
          <w:t>گردد</w:t>
        </w:r>
      </w:ins>
      <w:ins w:id="3869" w:author="Windows User" w:date="2017-09-23T01:48:00Z">
        <w:r w:rsidRPr="00C151F8">
          <w:rPr>
            <w:rtl/>
          </w:rPr>
          <w:t>. برا</w:t>
        </w:r>
        <w:r w:rsidRPr="00C151F8">
          <w:rPr>
            <w:rFonts w:hint="cs"/>
            <w:rtl/>
          </w:rPr>
          <w:t>ی</w:t>
        </w:r>
        <w:r w:rsidRPr="00C151F8">
          <w:rPr>
            <w:rtl/>
          </w:rPr>
          <w:t xml:space="preserve"> تع</w:t>
        </w:r>
        <w:r w:rsidRPr="00C151F8">
          <w:rPr>
            <w:rFonts w:hint="cs"/>
            <w:rtl/>
          </w:rPr>
          <w:t>یی</w:t>
        </w:r>
        <w:r w:rsidRPr="00C151F8">
          <w:rPr>
            <w:rFonts w:hint="eastAsia"/>
            <w:rtl/>
          </w:rPr>
          <w:t>ن</w:t>
        </w:r>
        <w:r w:rsidRPr="00C151F8">
          <w:rPr>
            <w:rtl/>
          </w:rPr>
          <w:t xml:space="preserve"> کران</w:t>
        </w:r>
        <w:r>
          <w:rPr>
            <w:rtl/>
          </w:rPr>
          <w:t>‌ها</w:t>
        </w:r>
        <w:r w:rsidRPr="00C151F8">
          <w:rPr>
            <w:rtl/>
          </w:rPr>
          <w:t xml:space="preserve"> از </w:t>
        </w:r>
        <w:r w:rsidRPr="00C151F8">
          <w:t>SMT</w:t>
        </w:r>
        <w:r>
          <w:rPr>
            <w:rtl/>
          </w:rPr>
          <w:t xml:space="preserve"> استفاده </w:t>
        </w:r>
        <w:r>
          <w:rPr>
            <w:rFonts w:hint="cs"/>
            <w:rtl/>
          </w:rPr>
          <w:t>می‌</w:t>
        </w:r>
        <w:r w:rsidRPr="00C151F8">
          <w:rPr>
            <w:rFonts w:hint="eastAsia"/>
            <w:rtl/>
          </w:rPr>
          <w:t>شود</w:t>
        </w:r>
        <w:r>
          <w:rPr>
            <w:rtl/>
          </w:rPr>
          <w:t xml:space="preserve">. </w:t>
        </w:r>
        <w:r w:rsidRPr="00C151F8">
          <w:rPr>
            <w:rtl/>
          </w:rPr>
          <w:t>برا</w:t>
        </w:r>
        <w:r w:rsidRPr="00C151F8">
          <w:rPr>
            <w:rFonts w:hint="cs"/>
            <w:rtl/>
          </w:rPr>
          <w:t>ی</w:t>
        </w:r>
        <w:r w:rsidRPr="00C151F8">
          <w:rPr>
            <w:rtl/>
          </w:rPr>
          <w:t xml:space="preserve"> م</w:t>
        </w:r>
        <w:r w:rsidRPr="00C151F8">
          <w:rPr>
            <w:rFonts w:hint="eastAsia"/>
            <w:rtl/>
          </w:rPr>
          <w:t>ثال</w:t>
        </w:r>
        <w:r w:rsidRPr="00C151F8">
          <w:rPr>
            <w:rtl/>
          </w:rPr>
          <w:t xml:space="preserve"> </w:t>
        </w:r>
        <w:r>
          <w:rPr>
            <w:rFonts w:hint="cs"/>
            <w:rtl/>
          </w:rPr>
          <w:t xml:space="preserve">اگر </w:t>
        </w:r>
        <w:r w:rsidRPr="00C151F8">
          <w:rPr>
            <w:rtl/>
          </w:rPr>
          <w:t>نصف اول کل بازه قابل ارضا باشد</w:t>
        </w:r>
        <w:r>
          <w:rPr>
            <w:rFonts w:hint="cs"/>
            <w:rtl/>
          </w:rPr>
          <w:t>،</w:t>
        </w:r>
        <w:r w:rsidRPr="00C151F8">
          <w:rPr>
            <w:rtl/>
          </w:rPr>
          <w:t xml:space="preserve"> کران پا</w:t>
        </w:r>
        <w:r w:rsidRPr="00C151F8">
          <w:rPr>
            <w:rFonts w:hint="cs"/>
            <w:rtl/>
          </w:rPr>
          <w:t>یی</w:t>
        </w:r>
        <w:r w:rsidRPr="00C151F8">
          <w:rPr>
            <w:rFonts w:hint="eastAsia"/>
            <w:rtl/>
          </w:rPr>
          <w:t>ن</w:t>
        </w:r>
        <w:r w:rsidR="00D9154F">
          <w:rPr>
            <w:rtl/>
          </w:rPr>
          <w:t xml:space="preserve"> در نصف اول </w:t>
        </w:r>
      </w:ins>
      <w:ins w:id="3870" w:author="Windows User" w:date="2017-09-30T17:55:00Z">
        <w:r w:rsidR="00D9154F">
          <w:rPr>
            <w:rFonts w:hint="cs"/>
            <w:rtl/>
          </w:rPr>
          <w:t>خواهد بود</w:t>
        </w:r>
      </w:ins>
      <w:ins w:id="3871" w:author="Windows User" w:date="2017-09-23T01:48:00Z">
        <w:r w:rsidRPr="00C151F8">
          <w:rPr>
            <w:rtl/>
          </w:rPr>
          <w:t>.</w:t>
        </w:r>
      </w:ins>
    </w:p>
    <w:p w14:paraId="620C2769" w14:textId="3F338A84" w:rsidR="008A660A" w:rsidRDefault="008A660A" w:rsidP="00AC0E5B">
      <w:pPr>
        <w:rPr>
          <w:ins w:id="3872" w:author="Windows User" w:date="2017-09-23T01:48:00Z"/>
          <w:rtl/>
        </w:rPr>
      </w:pPr>
      <w:ins w:id="3873" w:author="Windows User" w:date="2017-09-23T01:48:00Z">
        <w:r w:rsidRPr="00364412">
          <w:rPr>
            <w:rFonts w:hint="cs"/>
            <w:b/>
            <w:bCs/>
            <w:rtl/>
            <w:rPrChange w:id="3874" w:author="Windows User" w:date="2017-09-30T17:57:00Z">
              <w:rPr>
                <w:rFonts w:hint="cs"/>
                <w:rtl/>
              </w:rPr>
            </w:rPrChange>
          </w:rPr>
          <w:t>کش</w:t>
        </w:r>
        <w:r w:rsidRPr="00364412">
          <w:rPr>
            <w:b/>
            <w:bCs/>
            <w:rtl/>
            <w:rPrChange w:id="3875" w:author="Windows User" w:date="2017-09-30T17:57:00Z">
              <w:rPr>
                <w:rtl/>
              </w:rPr>
            </w:rPrChange>
          </w:rPr>
          <w:t xml:space="preserve"> </w:t>
        </w:r>
        <w:r w:rsidRPr="00364412">
          <w:rPr>
            <w:rFonts w:hint="cs"/>
            <w:b/>
            <w:bCs/>
            <w:rtl/>
            <w:rPrChange w:id="3876" w:author="Windows User" w:date="2017-09-30T17:57:00Z">
              <w:rPr>
                <w:rFonts w:hint="cs"/>
                <w:rtl/>
              </w:rPr>
            </w:rPrChange>
          </w:rPr>
          <w:t>تصفیه</w:t>
        </w:r>
        <w:r w:rsidRPr="00E2341D">
          <w:rPr>
            <w:rStyle w:val="FootnoteReference"/>
            <w:rtl/>
          </w:rPr>
          <w:footnoteReference w:id="47"/>
        </w:r>
        <w:r w:rsidRPr="00364412">
          <w:rPr>
            <w:b/>
            <w:bCs/>
            <w:rtl/>
            <w:rPrChange w:id="3879" w:author="Windows User" w:date="2017-09-30T17:57:00Z">
              <w:rPr>
                <w:rtl/>
              </w:rPr>
            </w:rPrChange>
          </w:rPr>
          <w:t>:</w:t>
        </w:r>
        <w:r>
          <w:rPr>
            <w:rFonts w:hint="cs"/>
            <w:rtl/>
          </w:rPr>
          <w:t xml:space="preserve"> </w:t>
        </w:r>
        <w:r w:rsidRPr="00C151F8">
          <w:rPr>
            <w:rtl/>
          </w:rPr>
          <w:t>برا</w:t>
        </w:r>
        <w:r w:rsidRPr="00C151F8">
          <w:rPr>
            <w:rFonts w:hint="cs"/>
            <w:rtl/>
          </w:rPr>
          <w:t>ی</w:t>
        </w:r>
        <w:r w:rsidRPr="00C151F8">
          <w:rPr>
            <w:rtl/>
          </w:rPr>
          <w:t xml:space="preserve"> تصف</w:t>
        </w:r>
        <w:r w:rsidRPr="00C151F8">
          <w:rPr>
            <w:rFonts w:hint="cs"/>
            <w:rtl/>
          </w:rPr>
          <w:t>ی</w:t>
        </w:r>
        <w:r w:rsidRPr="00C151F8">
          <w:rPr>
            <w:rFonts w:hint="eastAsia"/>
            <w:rtl/>
          </w:rPr>
          <w:t>ه</w:t>
        </w:r>
        <w:r w:rsidRPr="00C151F8">
          <w:rPr>
            <w:rtl/>
          </w:rPr>
          <w:t xml:space="preserve"> و بدست آوردن محدوده</w:t>
        </w:r>
      </w:ins>
      <w:ins w:id="3880" w:author="Windows User" w:date="2017-09-30T17:57:00Z">
        <w:r w:rsidR="00364412">
          <w:rPr>
            <w:rFonts w:hint="cs"/>
            <w:rtl/>
          </w:rPr>
          <w:t xml:space="preserve"> ی مورد نیاز،</w:t>
        </w:r>
      </w:ins>
      <w:ins w:id="3881" w:author="Windows User" w:date="2017-09-23T01:48:00Z">
        <w:r w:rsidRPr="00C151F8">
          <w:rPr>
            <w:rtl/>
          </w:rPr>
          <w:t xml:space="preserve"> لازم است تا تعداد</w:t>
        </w:r>
        <w:r w:rsidRPr="00C151F8">
          <w:rPr>
            <w:rFonts w:hint="cs"/>
            <w:rtl/>
          </w:rPr>
          <w:t>ی</w:t>
        </w:r>
        <w:r w:rsidRPr="00C151F8">
          <w:rPr>
            <w:rtl/>
          </w:rPr>
          <w:t xml:space="preserve"> پرس و جو به </w:t>
        </w:r>
        <w:r w:rsidRPr="00C151F8">
          <w:t>SMT</w:t>
        </w:r>
        <w:r w:rsidRPr="00C151F8">
          <w:rPr>
            <w:rtl/>
          </w:rPr>
          <w:t xml:space="preserve"> زده شود. برا</w:t>
        </w:r>
        <w:r w:rsidRPr="00C151F8">
          <w:rPr>
            <w:rFonts w:hint="cs"/>
            <w:rtl/>
          </w:rPr>
          <w:t>ی</w:t>
        </w:r>
        <w:r w:rsidRPr="00C151F8">
          <w:rPr>
            <w:rtl/>
          </w:rPr>
          <w:t xml:space="preserve"> کاهش ا</w:t>
        </w:r>
        <w:r w:rsidRPr="00C151F8">
          <w:rPr>
            <w:rFonts w:hint="cs"/>
            <w:rtl/>
          </w:rPr>
          <w:t>ی</w:t>
        </w:r>
        <w:r w:rsidRPr="00C151F8">
          <w:rPr>
            <w:rFonts w:hint="eastAsia"/>
            <w:rtl/>
          </w:rPr>
          <w:t>ن</w:t>
        </w:r>
        <w:r w:rsidRPr="00C151F8">
          <w:rPr>
            <w:rtl/>
          </w:rPr>
          <w:t xml:space="preserve"> گونه درخواست</w:t>
        </w:r>
        <w:r>
          <w:rPr>
            <w:rtl/>
          </w:rPr>
          <w:t>‌ها</w:t>
        </w:r>
        <w:r w:rsidRPr="00C151F8">
          <w:rPr>
            <w:rtl/>
          </w:rPr>
          <w:t xml:space="preserve"> </w:t>
        </w:r>
        <w:r w:rsidRPr="00C151F8">
          <w:rPr>
            <w:rFonts w:hint="cs"/>
            <w:rtl/>
          </w:rPr>
          <w:t>ی</w:t>
        </w:r>
        <w:r w:rsidRPr="00C151F8">
          <w:rPr>
            <w:rFonts w:hint="eastAsia"/>
            <w:rtl/>
          </w:rPr>
          <w:t>ک</w:t>
        </w:r>
        <w:r w:rsidRPr="00C151F8">
          <w:rPr>
            <w:rtl/>
          </w:rPr>
          <w:t xml:space="preserve"> کش قرار داده</w:t>
        </w:r>
        <w:r>
          <w:rPr>
            <w:rtl/>
          </w:rPr>
          <w:t xml:space="preserve"> می‌</w:t>
        </w:r>
        <w:r w:rsidRPr="00C151F8">
          <w:rPr>
            <w:rtl/>
          </w:rPr>
          <w:t>شود که قدم</w:t>
        </w:r>
      </w:ins>
      <w:ins w:id="3882" w:author="Mahmoud" w:date="2017-09-26T22:05:00Z">
        <w:r w:rsidR="00D44346">
          <w:rPr>
            <w:rtl/>
          </w:rPr>
          <w:softHyphen/>
        </w:r>
      </w:ins>
      <w:ins w:id="3883" w:author="Windows User" w:date="2017-09-23T01:48:00Z">
        <w:r w:rsidRPr="00C151F8">
          <w:rPr>
            <w:rtl/>
          </w:rPr>
          <w:t>ها و نت</w:t>
        </w:r>
        <w:r w:rsidRPr="00C151F8">
          <w:rPr>
            <w:rFonts w:hint="cs"/>
            <w:rtl/>
          </w:rPr>
          <w:t>ی</w:t>
        </w:r>
        <w:r w:rsidRPr="00C151F8">
          <w:rPr>
            <w:rFonts w:hint="eastAsia"/>
            <w:rtl/>
          </w:rPr>
          <w:t>جه</w:t>
        </w:r>
        <w:r w:rsidRPr="00C151F8">
          <w:rPr>
            <w:rtl/>
          </w:rPr>
          <w:t xml:space="preserve"> تصف</w:t>
        </w:r>
        <w:r w:rsidRPr="00C151F8">
          <w:rPr>
            <w:rFonts w:hint="cs"/>
            <w:rtl/>
          </w:rPr>
          <w:t>ی</w:t>
        </w:r>
        <w:r w:rsidRPr="00C151F8">
          <w:rPr>
            <w:rFonts w:hint="eastAsia"/>
            <w:rtl/>
          </w:rPr>
          <w:t>ه</w:t>
        </w:r>
        <w:r w:rsidRPr="00C151F8">
          <w:rPr>
            <w:rtl/>
          </w:rPr>
          <w:t xml:space="preserve"> نها</w:t>
        </w:r>
        <w:r w:rsidRPr="00C151F8">
          <w:rPr>
            <w:rFonts w:hint="cs"/>
            <w:rtl/>
          </w:rPr>
          <w:t>یی</w:t>
        </w:r>
        <w:r w:rsidRPr="00C151F8">
          <w:rPr>
            <w:rtl/>
          </w:rPr>
          <w:t xml:space="preserve"> را در خود نگهدار</w:t>
        </w:r>
        <w:r w:rsidRPr="00C151F8">
          <w:rPr>
            <w:rFonts w:hint="cs"/>
            <w:rtl/>
          </w:rPr>
          <w:t>ی</w:t>
        </w:r>
        <w:r>
          <w:rPr>
            <w:rtl/>
          </w:rPr>
          <w:t xml:space="preserve"> می‌</w:t>
        </w:r>
        <w:r w:rsidRPr="00C151F8">
          <w:rPr>
            <w:rtl/>
          </w:rPr>
          <w:t>کند. برا</w:t>
        </w:r>
        <w:r w:rsidRPr="00C151F8">
          <w:rPr>
            <w:rFonts w:hint="cs"/>
            <w:rtl/>
          </w:rPr>
          <w:t>ی</w:t>
        </w:r>
        <w:r w:rsidRPr="00C151F8">
          <w:rPr>
            <w:rtl/>
          </w:rPr>
          <w:t xml:space="preserve"> </w:t>
        </w:r>
      </w:ins>
      <w:ins w:id="3884" w:author="Windows User" w:date="2017-09-30T17:57:00Z">
        <w:r w:rsidR="00364412">
          <w:rPr>
            <w:rFonts w:hint="cs"/>
            <w:rtl/>
          </w:rPr>
          <w:t xml:space="preserve">هر </w:t>
        </w:r>
      </w:ins>
      <w:ins w:id="3885" w:author="Windows User" w:date="2017-09-23T01:48:00Z">
        <w:r w:rsidRPr="00C151F8">
          <w:rPr>
            <w:rtl/>
          </w:rPr>
          <w:t>قدم جد</w:t>
        </w:r>
        <w:r w:rsidRPr="00C151F8">
          <w:rPr>
            <w:rFonts w:hint="cs"/>
            <w:rtl/>
          </w:rPr>
          <w:t>ی</w:t>
        </w:r>
        <w:r w:rsidRPr="00C151F8">
          <w:rPr>
            <w:rFonts w:hint="eastAsia"/>
            <w:rtl/>
          </w:rPr>
          <w:t>د</w:t>
        </w:r>
        <w:r w:rsidRPr="00C151F8">
          <w:rPr>
            <w:rtl/>
          </w:rPr>
          <w:t xml:space="preserve"> ابتدا درخواست</w:t>
        </w:r>
      </w:ins>
      <w:ins w:id="3886" w:author="Windows User" w:date="2017-09-30T17:58:00Z">
        <w:r w:rsidR="00364412">
          <w:rPr>
            <w:rFonts w:hint="cs"/>
            <w:rtl/>
          </w:rPr>
          <w:t>ی</w:t>
        </w:r>
      </w:ins>
      <w:ins w:id="3887" w:author="Windows User" w:date="2017-09-23T01:48:00Z">
        <w:r w:rsidRPr="00C151F8">
          <w:rPr>
            <w:rtl/>
          </w:rPr>
          <w:t xml:space="preserve"> به ا</w:t>
        </w:r>
        <w:r w:rsidRPr="00C151F8">
          <w:rPr>
            <w:rFonts w:hint="cs"/>
            <w:rtl/>
          </w:rPr>
          <w:t>ی</w:t>
        </w:r>
        <w:r w:rsidRPr="00C151F8">
          <w:rPr>
            <w:rFonts w:hint="eastAsia"/>
            <w:rtl/>
          </w:rPr>
          <w:t>ن</w:t>
        </w:r>
        <w:r w:rsidRPr="00C151F8">
          <w:rPr>
            <w:rtl/>
          </w:rPr>
          <w:t xml:space="preserve"> کش ارسال</w:t>
        </w:r>
        <w:r>
          <w:rPr>
            <w:rtl/>
          </w:rPr>
          <w:t xml:space="preserve"> می‌</w:t>
        </w:r>
        <w:r w:rsidRPr="00C151F8">
          <w:rPr>
            <w:rtl/>
          </w:rPr>
          <w:t xml:space="preserve">شود در صورت وجود، </w:t>
        </w:r>
        <w:r w:rsidRPr="00C151F8">
          <w:rPr>
            <w:rFonts w:hint="cs"/>
            <w:rtl/>
          </w:rPr>
          <w:t>ی</w:t>
        </w:r>
        <w:r w:rsidRPr="00C151F8">
          <w:rPr>
            <w:rFonts w:hint="eastAsia"/>
            <w:rtl/>
          </w:rPr>
          <w:t>ک</w:t>
        </w:r>
        <w:r w:rsidRPr="00C151F8">
          <w:rPr>
            <w:rtl/>
          </w:rPr>
          <w:t xml:space="preserve"> در خو</w:t>
        </w:r>
        <w:r w:rsidRPr="00C151F8">
          <w:rPr>
            <w:rFonts w:hint="eastAsia"/>
            <w:rtl/>
          </w:rPr>
          <w:t>است</w:t>
        </w:r>
        <w:r w:rsidRPr="00C151F8">
          <w:rPr>
            <w:rtl/>
          </w:rPr>
          <w:t xml:space="preserve"> به </w:t>
        </w:r>
        <w:r w:rsidRPr="00C151F8">
          <w:t>SMT</w:t>
        </w:r>
        <w:r w:rsidRPr="00C151F8">
          <w:rPr>
            <w:rtl/>
          </w:rPr>
          <w:t xml:space="preserve"> ارسال</w:t>
        </w:r>
        <w:r>
          <w:rPr>
            <w:rtl/>
          </w:rPr>
          <w:t xml:space="preserve"> می‌</w:t>
        </w:r>
        <w:r w:rsidRPr="00C151F8">
          <w:rPr>
            <w:rtl/>
          </w:rPr>
          <w:t>شود تا ارضاپذ</w:t>
        </w:r>
        <w:r w:rsidRPr="00C151F8">
          <w:rPr>
            <w:rFonts w:hint="cs"/>
            <w:rtl/>
          </w:rPr>
          <w:t>ی</w:t>
        </w:r>
        <w:r w:rsidRPr="00C151F8">
          <w:rPr>
            <w:rFonts w:hint="eastAsia"/>
            <w:rtl/>
          </w:rPr>
          <w:t>ر</w:t>
        </w:r>
        <w:r w:rsidRPr="00C151F8">
          <w:rPr>
            <w:rFonts w:hint="cs"/>
            <w:rtl/>
          </w:rPr>
          <w:t>ی</w:t>
        </w:r>
        <w:r w:rsidRPr="00C151F8">
          <w:rPr>
            <w:rtl/>
          </w:rPr>
          <w:t xml:space="preserve"> آن و م</w:t>
        </w:r>
        <w:r w:rsidRPr="00C151F8">
          <w:rPr>
            <w:rFonts w:hint="cs"/>
            <w:rtl/>
          </w:rPr>
          <w:t>ی</w:t>
        </w:r>
        <w:r w:rsidRPr="00C151F8">
          <w:rPr>
            <w:rFonts w:hint="eastAsia"/>
            <w:rtl/>
          </w:rPr>
          <w:t>زان</w:t>
        </w:r>
        <w:r w:rsidRPr="00C151F8">
          <w:rPr>
            <w:rtl/>
          </w:rPr>
          <w:t xml:space="preserve"> دقت آن برا</w:t>
        </w:r>
        <w:r w:rsidRPr="00C151F8">
          <w:rPr>
            <w:rFonts w:hint="cs"/>
            <w:rtl/>
          </w:rPr>
          <w:t>ی</w:t>
        </w:r>
        <w:r w:rsidRPr="00C151F8">
          <w:rPr>
            <w:rtl/>
          </w:rPr>
          <w:t xml:space="preserve"> فورمول جد</w:t>
        </w:r>
        <w:r w:rsidRPr="00C151F8">
          <w:rPr>
            <w:rFonts w:hint="cs"/>
            <w:rtl/>
          </w:rPr>
          <w:t>ی</w:t>
        </w:r>
        <w:r w:rsidRPr="00C151F8">
          <w:rPr>
            <w:rFonts w:hint="eastAsia"/>
            <w:rtl/>
          </w:rPr>
          <w:t>د</w:t>
        </w:r>
        <w:r w:rsidRPr="00C151F8">
          <w:rPr>
            <w:rtl/>
          </w:rPr>
          <w:t xml:space="preserve"> </w:t>
        </w:r>
      </w:ins>
      <w:ins w:id="3888" w:author="Windows User" w:date="2017-09-30T17:58:00Z">
        <w:r w:rsidR="00364412">
          <w:rPr>
            <w:rFonts w:hint="cs"/>
            <w:rtl/>
          </w:rPr>
          <w:t xml:space="preserve"> را بررسی نماید.</w:t>
        </w:r>
      </w:ins>
    </w:p>
    <w:p w14:paraId="0750CC74" w14:textId="0042BB49" w:rsidR="008A660A" w:rsidRDefault="008A660A" w:rsidP="00AC0E5B">
      <w:pPr>
        <w:rPr>
          <w:ins w:id="3889" w:author="Windows User" w:date="2017-09-23T01:48:00Z"/>
          <w:rtl/>
        </w:rPr>
      </w:pPr>
      <w:ins w:id="3890" w:author="Windows User" w:date="2017-09-23T01:48:00Z">
        <w:r w:rsidRPr="00C21778">
          <w:rPr>
            <w:rFonts w:hint="cs"/>
            <w:b/>
            <w:bCs/>
            <w:rtl/>
            <w:rPrChange w:id="3891" w:author="Windows User" w:date="2017-09-30T17:58:00Z">
              <w:rPr>
                <w:rFonts w:hint="cs"/>
                <w:rtl/>
              </w:rPr>
            </w:rPrChange>
          </w:rPr>
          <w:t>کش</w:t>
        </w:r>
        <w:r w:rsidRPr="00C21778">
          <w:rPr>
            <w:b/>
            <w:bCs/>
            <w:rtl/>
            <w:rPrChange w:id="3892" w:author="Windows User" w:date="2017-09-30T17:58:00Z">
              <w:rPr>
                <w:rtl/>
              </w:rPr>
            </w:rPrChange>
          </w:rPr>
          <w:t xml:space="preserve"> </w:t>
        </w:r>
        <w:r w:rsidRPr="00C21778">
          <w:rPr>
            <w:b/>
            <w:bCs/>
            <w:rPrChange w:id="3893" w:author="Windows User" w:date="2017-09-30T17:58:00Z">
              <w:rPr/>
            </w:rPrChange>
          </w:rPr>
          <w:t>Lemma</w:t>
        </w:r>
        <w:r>
          <w:rPr>
            <w:rFonts w:hint="cs"/>
            <w:rtl/>
          </w:rPr>
          <w:t xml:space="preserve">: </w:t>
        </w:r>
        <w:r w:rsidRPr="00C151F8">
          <w:rPr>
            <w:rtl/>
          </w:rPr>
          <w:t>با وجود کش تصف</w:t>
        </w:r>
        <w:r w:rsidRPr="00C151F8">
          <w:rPr>
            <w:rFonts w:hint="cs"/>
            <w:rtl/>
          </w:rPr>
          <w:t>ی</w:t>
        </w:r>
        <w:r w:rsidRPr="00C151F8">
          <w:rPr>
            <w:rFonts w:hint="eastAsia"/>
            <w:rtl/>
          </w:rPr>
          <w:t>ه</w:t>
        </w:r>
        <w:r w:rsidRPr="00C151F8">
          <w:rPr>
            <w:rtl/>
          </w:rPr>
          <w:t xml:space="preserve"> هر بار لازم است تا درخواست</w:t>
        </w:r>
      </w:ins>
      <w:ins w:id="3894" w:author="Windows User" w:date="2017-09-30T17:58:00Z">
        <w:r w:rsidR="00C21778">
          <w:rPr>
            <w:rFonts w:hint="cs"/>
            <w:rtl/>
          </w:rPr>
          <w:t>ی</w:t>
        </w:r>
      </w:ins>
      <w:ins w:id="3895" w:author="Windows User" w:date="2017-09-23T01:48:00Z">
        <w:r w:rsidRPr="00C151F8">
          <w:rPr>
            <w:rtl/>
          </w:rPr>
          <w:t xml:space="preserve"> به </w:t>
        </w:r>
        <w:r w:rsidRPr="00C151F8">
          <w:t>SMT</w:t>
        </w:r>
        <w:r w:rsidRPr="00C151F8">
          <w:rPr>
            <w:rtl/>
          </w:rPr>
          <w:t xml:space="preserve"> داده شود و م</w:t>
        </w:r>
        <w:r w:rsidRPr="00C151F8">
          <w:rPr>
            <w:rFonts w:hint="cs"/>
            <w:rtl/>
          </w:rPr>
          <w:t>ی</w:t>
        </w:r>
        <w:r w:rsidRPr="00C151F8">
          <w:rPr>
            <w:rFonts w:hint="eastAsia"/>
            <w:rtl/>
          </w:rPr>
          <w:t>زان</w:t>
        </w:r>
        <w:r w:rsidRPr="00C151F8">
          <w:rPr>
            <w:rtl/>
          </w:rPr>
          <w:t xml:space="preserve"> دقت تصف</w:t>
        </w:r>
        <w:r w:rsidRPr="00C151F8">
          <w:rPr>
            <w:rFonts w:hint="cs"/>
            <w:rtl/>
          </w:rPr>
          <w:t>ی</w:t>
        </w:r>
        <w:r w:rsidRPr="00C151F8">
          <w:rPr>
            <w:rFonts w:hint="eastAsia"/>
            <w:rtl/>
          </w:rPr>
          <w:t>ه</w:t>
        </w:r>
        <w:r w:rsidRPr="00C151F8">
          <w:rPr>
            <w:rtl/>
          </w:rPr>
          <w:t xml:space="preserve"> موجود بررس</w:t>
        </w:r>
        <w:r w:rsidRPr="00C151F8">
          <w:rPr>
            <w:rFonts w:hint="cs"/>
            <w:rtl/>
          </w:rPr>
          <w:t>ی</w:t>
        </w:r>
        <w:r w:rsidRPr="00C151F8">
          <w:rPr>
            <w:rtl/>
          </w:rPr>
          <w:t xml:space="preserve"> </w:t>
        </w:r>
      </w:ins>
      <w:ins w:id="3896" w:author="Windows User" w:date="2017-09-30T17:58:00Z">
        <w:r w:rsidR="00C21778">
          <w:rPr>
            <w:rFonts w:hint="cs"/>
            <w:rtl/>
          </w:rPr>
          <w:t>گردد</w:t>
        </w:r>
      </w:ins>
      <w:ins w:id="3897" w:author="Windows User" w:date="2017-09-23T01:48:00Z">
        <w:r w:rsidRPr="00C151F8">
          <w:rPr>
            <w:rtl/>
          </w:rPr>
          <w:t>. برا</w:t>
        </w:r>
        <w:r w:rsidRPr="00C151F8">
          <w:rPr>
            <w:rFonts w:hint="cs"/>
            <w:rtl/>
          </w:rPr>
          <w:t>ی</w:t>
        </w:r>
        <w:r w:rsidRPr="00C151F8">
          <w:rPr>
            <w:rtl/>
          </w:rPr>
          <w:t xml:space="preserve"> بهبود ا</w:t>
        </w:r>
        <w:r w:rsidRPr="00C151F8">
          <w:rPr>
            <w:rFonts w:hint="cs"/>
            <w:rtl/>
          </w:rPr>
          <w:t>ی</w:t>
        </w:r>
        <w:r w:rsidRPr="00C151F8">
          <w:rPr>
            <w:rFonts w:hint="eastAsia"/>
            <w:rtl/>
          </w:rPr>
          <w:t>ن</w:t>
        </w:r>
        <w:r w:rsidRPr="00C151F8">
          <w:rPr>
            <w:rtl/>
          </w:rPr>
          <w:t xml:space="preserve"> </w:t>
        </w:r>
      </w:ins>
      <w:ins w:id="3898" w:author="Windows User" w:date="2017-09-30T17:58:00Z">
        <w:r w:rsidR="00C21778">
          <w:rPr>
            <w:rFonts w:hint="cs"/>
            <w:rtl/>
          </w:rPr>
          <w:t>فرآیند</w:t>
        </w:r>
      </w:ins>
      <w:ins w:id="3899" w:author="Windows User" w:date="2017-09-23T01:48:00Z">
        <w:r w:rsidRPr="00C151F8">
          <w:rPr>
            <w:rtl/>
          </w:rPr>
          <w:t xml:space="preserve"> </w:t>
        </w:r>
        <w:r w:rsidRPr="00C151F8">
          <w:rPr>
            <w:rFonts w:hint="cs"/>
            <w:rtl/>
          </w:rPr>
          <w:t>ی</w:t>
        </w:r>
        <w:r w:rsidRPr="00C151F8">
          <w:rPr>
            <w:rFonts w:hint="eastAsia"/>
            <w:rtl/>
          </w:rPr>
          <w:t>ک</w:t>
        </w:r>
        <w:r w:rsidRPr="00C151F8">
          <w:rPr>
            <w:rtl/>
          </w:rPr>
          <w:t xml:space="preserve"> کش جد</w:t>
        </w:r>
        <w:r w:rsidRPr="00C151F8">
          <w:rPr>
            <w:rFonts w:hint="cs"/>
            <w:rtl/>
          </w:rPr>
          <w:t>ی</w:t>
        </w:r>
        <w:r w:rsidRPr="00C151F8">
          <w:rPr>
            <w:rFonts w:hint="eastAsia"/>
            <w:rtl/>
          </w:rPr>
          <w:t>د</w:t>
        </w:r>
        <w:r w:rsidRPr="00C151F8">
          <w:rPr>
            <w:rtl/>
          </w:rPr>
          <w:t xml:space="preserve"> قرار داده</w:t>
        </w:r>
        <w:r>
          <w:rPr>
            <w:rtl/>
          </w:rPr>
          <w:t xml:space="preserve"> می‌</w:t>
        </w:r>
        <w:r w:rsidRPr="00C151F8">
          <w:rPr>
            <w:rtl/>
          </w:rPr>
          <w:t>شود که شکل کانون</w:t>
        </w:r>
        <w:r w:rsidRPr="00C151F8">
          <w:rPr>
            <w:rFonts w:hint="cs"/>
            <w:rtl/>
          </w:rPr>
          <w:t>ی</w:t>
        </w:r>
      </w:ins>
      <w:ins w:id="3900" w:author="Windows User" w:date="2017-09-30T17:59:00Z">
        <w:r w:rsidR="00C21778" w:rsidRPr="00E2341D">
          <w:rPr>
            <w:rStyle w:val="FootnoteReference"/>
            <w:rtl/>
          </w:rPr>
          <w:footnoteReference w:id="48"/>
        </w:r>
      </w:ins>
      <w:ins w:id="3902" w:author="Windows User" w:date="2017-09-23T01:48:00Z">
        <w:r w:rsidRPr="00C151F8">
          <w:rPr>
            <w:rtl/>
          </w:rPr>
          <w:t xml:space="preserve"> هر فرمول(</w:t>
        </w:r>
        <w:r w:rsidRPr="00C151F8">
          <w:t>F</w:t>
        </w:r>
        <w:r>
          <w:rPr>
            <w:rFonts w:hint="cs"/>
            <w:rtl/>
          </w:rPr>
          <w:t>)</w:t>
        </w:r>
        <w:r w:rsidRPr="00C151F8">
          <w:t xml:space="preserve"> </w:t>
        </w:r>
        <w:r w:rsidRPr="00C151F8">
          <w:rPr>
            <w:rtl/>
          </w:rPr>
          <w:t>و نت</w:t>
        </w:r>
        <w:r w:rsidRPr="00C151F8">
          <w:rPr>
            <w:rFonts w:hint="cs"/>
            <w:rtl/>
          </w:rPr>
          <w:t>ی</w:t>
        </w:r>
        <w:r w:rsidRPr="00C151F8">
          <w:rPr>
            <w:rFonts w:hint="eastAsia"/>
            <w:rtl/>
          </w:rPr>
          <w:t>جه</w:t>
        </w:r>
        <w:r w:rsidRPr="00C151F8">
          <w:rPr>
            <w:rtl/>
          </w:rPr>
          <w:t xml:space="preserve"> آن(</w:t>
        </w:r>
        <w:r w:rsidRPr="00C151F8">
          <w:t>Q</w:t>
        </w:r>
        <w:r>
          <w:rPr>
            <w:rFonts w:hint="cs"/>
            <w:rtl/>
          </w:rPr>
          <w:t>)</w:t>
        </w:r>
        <w:r w:rsidRPr="00C151F8">
          <w:t xml:space="preserve"> </w:t>
        </w:r>
        <w:r w:rsidRPr="00C151F8">
          <w:rPr>
            <w:rtl/>
          </w:rPr>
          <w:t xml:space="preserve">به </w:t>
        </w:r>
      </w:ins>
      <w:ins w:id="3903" w:author="Windows User" w:date="2017-09-30T18:00:00Z">
        <w:r w:rsidR="005947BA">
          <w:rPr>
            <w:rFonts w:hint="cs"/>
            <w:rtl/>
          </w:rPr>
          <w:t>صورت</w:t>
        </w:r>
      </w:ins>
      <w:ins w:id="3904" w:author="Windows User" w:date="2017-09-23T01:48:00Z">
        <w:r w:rsidRPr="00C151F8">
          <w:rPr>
            <w:rtl/>
          </w:rPr>
          <w:t xml:space="preserve"> </w:t>
        </w:r>
        <w:r>
          <w:t>F</w:t>
        </w:r>
        <w:r>
          <w:rPr>
            <w:rFonts w:cstheme="minorHAnsi"/>
          </w:rPr>
          <w:t>→</w:t>
        </w:r>
        <w:r w:rsidRPr="00C151F8">
          <w:t>Q</w:t>
        </w:r>
        <w:r w:rsidRPr="00C151F8">
          <w:rPr>
            <w:rtl/>
          </w:rPr>
          <w:t xml:space="preserve"> در آن نگهدار</w:t>
        </w:r>
        <w:r w:rsidRPr="00C151F8">
          <w:rPr>
            <w:rFonts w:hint="cs"/>
            <w:rtl/>
          </w:rPr>
          <w:t>ی</w:t>
        </w:r>
        <w:r>
          <w:rPr>
            <w:rtl/>
          </w:rPr>
          <w:t xml:space="preserve"> می‌</w:t>
        </w:r>
        <w:r w:rsidRPr="00C151F8">
          <w:rPr>
            <w:rtl/>
          </w:rPr>
          <w:t xml:space="preserve">شود. با </w:t>
        </w:r>
      </w:ins>
      <w:ins w:id="3905" w:author="Windows User" w:date="2017-09-30T18:01:00Z">
        <w:r w:rsidR="005947BA">
          <w:rPr>
            <w:rFonts w:hint="cs"/>
            <w:rtl/>
          </w:rPr>
          <w:t xml:space="preserve">استفاده از کش </w:t>
        </w:r>
        <w:r w:rsidR="005947BA">
          <w:t>Lemm</w:t>
        </w:r>
      </w:ins>
      <w:ins w:id="3906" w:author="Windows User" w:date="2017-09-23T01:48:00Z">
        <w:r w:rsidRPr="00C151F8">
          <w:rPr>
            <w:rtl/>
          </w:rPr>
          <w:t xml:space="preserve"> </w:t>
        </w:r>
      </w:ins>
      <w:ins w:id="3907" w:author="Windows User" w:date="2017-09-30T18:00:00Z">
        <w:r w:rsidR="005947BA">
          <w:rPr>
            <w:rFonts w:hint="cs"/>
            <w:rtl/>
          </w:rPr>
          <w:t>می توان</w:t>
        </w:r>
      </w:ins>
      <w:ins w:id="3908" w:author="Windows User" w:date="2017-09-30T18:02:00Z">
        <w:r w:rsidR="005947BA" w:rsidRPr="005947BA">
          <w:rPr>
            <w:rtl/>
          </w:rPr>
          <w:t>96درصد</w:t>
        </w:r>
      </w:ins>
      <w:ins w:id="3909" w:author="Windows User" w:date="2017-09-30T18:01:00Z">
        <w:r w:rsidR="005947BA">
          <w:rPr>
            <w:rFonts w:hint="cs"/>
            <w:rtl/>
          </w:rPr>
          <w:t xml:space="preserve"> پرس و جو های حافظه را </w:t>
        </w:r>
      </w:ins>
      <w:ins w:id="3910" w:author="Windows User" w:date="2017-09-30T18:02:00Z">
        <w:r w:rsidR="005947BA">
          <w:rPr>
            <w:rFonts w:hint="cs"/>
            <w:rtl/>
          </w:rPr>
          <w:t>کاهش داد</w:t>
        </w:r>
      </w:ins>
      <w:ins w:id="3911" w:author="Windows User" w:date="2017-09-23T01:48:00Z">
        <w:r>
          <w:rPr>
            <w:rFonts w:hint="cs"/>
            <w:rtl/>
          </w:rPr>
          <w:t>.</w:t>
        </w:r>
      </w:ins>
    </w:p>
    <w:p w14:paraId="41C0216F" w14:textId="7F97A217" w:rsidR="008A660A" w:rsidRDefault="008A660A" w:rsidP="00241BE5">
      <w:pPr>
        <w:rPr>
          <w:ins w:id="3912" w:author="Windows User" w:date="2017-09-23T01:48:00Z"/>
          <w:rtl/>
        </w:rPr>
      </w:pPr>
      <w:ins w:id="3913" w:author="Windows User" w:date="2017-09-23T01:48:00Z">
        <w:r w:rsidRPr="00EB055F">
          <w:rPr>
            <w:rFonts w:hint="cs"/>
            <w:b/>
            <w:bCs/>
            <w:rtl/>
            <w:rPrChange w:id="3914" w:author="Windows User" w:date="2017-09-30T18:03:00Z">
              <w:rPr>
                <w:rFonts w:hint="cs"/>
                <w:rtl/>
              </w:rPr>
            </w:rPrChange>
          </w:rPr>
          <w:t>درخت‌های</w:t>
        </w:r>
        <w:r w:rsidRPr="00EB055F">
          <w:rPr>
            <w:b/>
            <w:bCs/>
            <w:rtl/>
            <w:rPrChange w:id="3915" w:author="Windows User" w:date="2017-09-30T18:03:00Z">
              <w:rPr>
                <w:rtl/>
              </w:rPr>
            </w:rPrChange>
          </w:rPr>
          <w:t xml:space="preserve"> </w:t>
        </w:r>
        <w:r w:rsidRPr="00EB055F">
          <w:rPr>
            <w:rFonts w:hint="cs"/>
            <w:b/>
            <w:bCs/>
            <w:rtl/>
            <w:rPrChange w:id="3916" w:author="Windows User" w:date="2017-09-30T18:03:00Z">
              <w:rPr>
                <w:rFonts w:hint="cs"/>
                <w:rtl/>
              </w:rPr>
            </w:rPrChange>
          </w:rPr>
          <w:t>جست‌وجوی</w:t>
        </w:r>
        <w:r w:rsidRPr="00EB055F">
          <w:rPr>
            <w:b/>
            <w:bCs/>
            <w:rtl/>
            <w:rPrChange w:id="3917" w:author="Windows User" w:date="2017-09-30T18:03:00Z">
              <w:rPr>
                <w:rtl/>
              </w:rPr>
            </w:rPrChange>
          </w:rPr>
          <w:t xml:space="preserve"> </w:t>
        </w:r>
        <w:r w:rsidRPr="00EB055F">
          <w:rPr>
            <w:rFonts w:hint="cs"/>
            <w:b/>
            <w:bCs/>
            <w:rtl/>
            <w:rPrChange w:id="3918" w:author="Windows User" w:date="2017-09-30T18:03:00Z">
              <w:rPr>
                <w:rFonts w:hint="cs"/>
                <w:rtl/>
              </w:rPr>
            </w:rPrChange>
          </w:rPr>
          <w:t>ایندکس</w:t>
        </w:r>
        <w:r w:rsidRPr="00E2341D">
          <w:rPr>
            <w:rStyle w:val="FootnoteReference"/>
            <w:rtl/>
          </w:rPr>
          <w:footnoteReference w:id="49"/>
        </w:r>
        <w:r w:rsidRPr="00EB055F">
          <w:rPr>
            <w:b/>
            <w:bCs/>
            <w:rtl/>
            <w:rPrChange w:id="3921" w:author="Windows User" w:date="2017-09-30T18:03:00Z">
              <w:rPr>
                <w:rtl/>
              </w:rPr>
            </w:rPrChange>
          </w:rPr>
          <w:t>:</w:t>
        </w:r>
        <w:r>
          <w:rPr>
            <w:rFonts w:hint="cs"/>
            <w:rtl/>
          </w:rPr>
          <w:t xml:space="preserve"> </w:t>
        </w:r>
        <w:r>
          <w:rPr>
            <w:rtl/>
          </w:rPr>
          <w:t>برا</w:t>
        </w:r>
        <w:r>
          <w:rPr>
            <w:rFonts w:hint="cs"/>
            <w:rtl/>
          </w:rPr>
          <w:t>ی</w:t>
        </w:r>
        <w:r>
          <w:rPr>
            <w:rtl/>
          </w:rPr>
          <w:t xml:space="preserve"> بهبود جست و جو در </w:t>
        </w:r>
        <w:r>
          <w:t>Memory Object</w:t>
        </w:r>
      </w:ins>
      <w:ins w:id="3922" w:author="Windows User" w:date="2017-09-30T18:03:00Z">
        <w:r w:rsidR="00EB055F">
          <w:rPr>
            <w:rFonts w:hint="cs"/>
            <w:rtl/>
          </w:rPr>
          <w:t xml:space="preserve"> با هدف </w:t>
        </w:r>
      </w:ins>
      <w:ins w:id="3923" w:author="Windows User" w:date="2017-09-23T01:48:00Z">
        <w:r>
          <w:rPr>
            <w:rFonts w:hint="cs"/>
            <w:rtl/>
          </w:rPr>
          <w:t>ی</w:t>
        </w:r>
        <w:r>
          <w:rPr>
            <w:rFonts w:hint="eastAsia"/>
            <w:rtl/>
          </w:rPr>
          <w:t>افتن</w:t>
        </w:r>
        <w:r>
          <w:rPr>
            <w:rtl/>
          </w:rPr>
          <w:t xml:space="preserve"> عبارات، </w:t>
        </w:r>
        <w:r>
          <w:t>MAYHEM</w:t>
        </w:r>
        <w:r>
          <w:rPr>
            <w:rtl/>
          </w:rPr>
          <w:t xml:space="preserve"> از </w:t>
        </w:r>
        <w:r>
          <w:rPr>
            <w:rFonts w:hint="cs"/>
            <w:rtl/>
          </w:rPr>
          <w:t>ی</w:t>
        </w:r>
        <w:r>
          <w:rPr>
            <w:rFonts w:hint="eastAsia"/>
            <w:rtl/>
          </w:rPr>
          <w:t>ک</w:t>
        </w:r>
        <w:r>
          <w:rPr>
            <w:rtl/>
          </w:rPr>
          <w:t xml:space="preserve"> درخت دودو</w:t>
        </w:r>
        <w:r>
          <w:rPr>
            <w:rFonts w:hint="cs"/>
            <w:rtl/>
          </w:rPr>
          <w:t>یی</w:t>
        </w:r>
        <w:r>
          <w:rPr>
            <w:rtl/>
          </w:rPr>
          <w:t xml:space="preserve"> </w:t>
        </w:r>
        <w:r>
          <w:t>IST</w:t>
        </w:r>
        <w:r>
          <w:rPr>
            <w:rtl/>
          </w:rPr>
          <w:t xml:space="preserve"> </w:t>
        </w:r>
      </w:ins>
      <w:ins w:id="3924" w:author="Windows User" w:date="2017-09-30T18:03:00Z">
        <w:r w:rsidR="00EB055F" w:rsidRPr="00E2341D">
          <w:rPr>
            <w:rStyle w:val="FootnoteReference"/>
            <w:rtl/>
          </w:rPr>
          <w:footnoteReference w:id="50"/>
        </w:r>
      </w:ins>
      <w:ins w:id="3926" w:author="Windows User" w:date="2017-09-30T18:04:00Z">
        <w:r w:rsidR="00EB055F">
          <w:rPr>
            <w:rFonts w:hint="cs"/>
            <w:rtl/>
          </w:rPr>
          <w:t xml:space="preserve"> </w:t>
        </w:r>
      </w:ins>
      <w:ins w:id="3927" w:author="Windows User" w:date="2017-09-23T01:48:00Z">
        <w:r>
          <w:rPr>
            <w:rtl/>
          </w:rPr>
          <w:t xml:space="preserve">استفاده می‌کند. </w:t>
        </w:r>
      </w:ins>
    </w:p>
    <w:p w14:paraId="02CF6802" w14:textId="4217F949" w:rsidR="008A660A" w:rsidRDefault="002D494D" w:rsidP="008A660A">
      <w:pPr>
        <w:bidi w:val="0"/>
        <w:rPr>
          <w:ins w:id="3928" w:author="Windows User" w:date="2017-09-23T01:48:00Z"/>
        </w:rPr>
      </w:pPr>
      <w:ins w:id="3929" w:author="Windows User" w:date="2017-09-30T20:41:00Z">
        <w:r>
          <w:rPr>
            <w:noProof/>
            <w:lang w:bidi="ar-SA"/>
          </w:rPr>
          <w:lastRenderedPageBreak/>
          <mc:AlternateContent>
            <mc:Choice Requires="wps">
              <w:drawing>
                <wp:anchor distT="0" distB="0" distL="114300" distR="114300" simplePos="0" relativeHeight="251655680" behindDoc="0" locked="0" layoutInCell="1" allowOverlap="1" wp14:anchorId="2CC341FC" wp14:editId="48E83537">
                  <wp:simplePos x="0" y="0"/>
                  <wp:positionH relativeFrom="column">
                    <wp:posOffset>0</wp:posOffset>
                  </wp:positionH>
                  <wp:positionV relativeFrom="paragraph">
                    <wp:posOffset>2265045</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C321672" w14:textId="5C1622F3" w:rsidR="00AE34A0" w:rsidRPr="007916DF" w:rsidRDefault="00AE34A0">
                              <w:pPr>
                                <w:pStyle w:val="Caption"/>
                                <w:bidi/>
                                <w:jc w:val="center"/>
                                <w:rPr>
                                  <w:noProof/>
                                  <w:rtl/>
                                </w:rPr>
                                <w:pPrChange w:id="3930" w:author="Windows User" w:date="2017-09-30T20:42:00Z">
                                  <w:pPr/>
                                </w:pPrChange>
                              </w:pPr>
                              <w:bookmarkStart w:id="3931" w:name="_Toc495237211"/>
                              <w:ins w:id="3932" w:author="Windows User" w:date="2017-09-30T20:41:00Z">
                                <w:r w:rsidRPr="002D494D">
                                  <w:rPr>
                                    <w:rFonts w:cs="B Nazanin"/>
                                    <w:rtl/>
                                    <w:rPrChange w:id="3933" w:author="Windows User" w:date="2017-09-30T20:42:00Z">
                                      <w:rPr>
                                        <w:rtl/>
                                      </w:rPr>
                                    </w:rPrChange>
                                  </w:rPr>
                                  <w:t xml:space="preserve">شکل </w:t>
                                </w:r>
                                <w:r w:rsidRPr="002D494D">
                                  <w:rPr>
                                    <w:rFonts w:cs="B Nazanin"/>
                                    <w:rtl/>
                                    <w:rPrChange w:id="3934" w:author="Windows User" w:date="2017-09-30T20:42:00Z">
                                      <w:rPr>
                                        <w:rtl/>
                                      </w:rPr>
                                    </w:rPrChange>
                                  </w:rPr>
                                  <w:fldChar w:fldCharType="begin"/>
                                </w:r>
                                <w:r w:rsidRPr="002D494D">
                                  <w:rPr>
                                    <w:rFonts w:cs="B Nazanin"/>
                                    <w:rtl/>
                                    <w:rPrChange w:id="3935" w:author="Windows User" w:date="2017-09-30T20:42:00Z">
                                      <w:rPr>
                                        <w:rtl/>
                                      </w:rPr>
                                    </w:rPrChange>
                                  </w:rPr>
                                  <w:instrText xml:space="preserve"> </w:instrText>
                                </w:r>
                                <w:r w:rsidRPr="002D494D">
                                  <w:rPr>
                                    <w:rFonts w:cs="B Nazanin"/>
                                    <w:rPrChange w:id="3936" w:author="Windows User" w:date="2017-09-30T20:42:00Z">
                                      <w:rPr/>
                                    </w:rPrChange>
                                  </w:rPr>
                                  <w:instrText>SEQ</w:instrText>
                                </w:r>
                                <w:r w:rsidRPr="002D494D">
                                  <w:rPr>
                                    <w:rFonts w:cs="B Nazanin"/>
                                    <w:rtl/>
                                    <w:rPrChange w:id="3937" w:author="Windows User" w:date="2017-09-30T20:42:00Z">
                                      <w:rPr>
                                        <w:rtl/>
                                      </w:rPr>
                                    </w:rPrChange>
                                  </w:rPr>
                                  <w:instrText xml:space="preserve"> شکل \* </w:instrText>
                                </w:r>
                                <w:r w:rsidRPr="002D494D">
                                  <w:rPr>
                                    <w:rFonts w:cs="B Nazanin"/>
                                    <w:rPrChange w:id="3938" w:author="Windows User" w:date="2017-09-30T20:42:00Z">
                                      <w:rPr/>
                                    </w:rPrChange>
                                  </w:rPr>
                                  <w:instrText>ARABIC</w:instrText>
                                </w:r>
                                <w:r w:rsidRPr="002D494D">
                                  <w:rPr>
                                    <w:rFonts w:cs="B Nazanin"/>
                                    <w:rtl/>
                                    <w:rPrChange w:id="3939" w:author="Windows User" w:date="2017-09-30T20:42:00Z">
                                      <w:rPr>
                                        <w:rtl/>
                                      </w:rPr>
                                    </w:rPrChange>
                                  </w:rPr>
                                  <w:instrText xml:space="preserve"> </w:instrText>
                                </w:r>
                              </w:ins>
                              <w:r w:rsidRPr="002D494D">
                                <w:rPr>
                                  <w:rFonts w:cs="B Nazanin"/>
                                  <w:rtl/>
                                  <w:rPrChange w:id="3940" w:author="Windows User" w:date="2017-09-30T20:42:00Z">
                                    <w:rPr>
                                      <w:rtl/>
                                    </w:rPr>
                                  </w:rPrChange>
                                </w:rPr>
                                <w:fldChar w:fldCharType="separate"/>
                              </w:r>
                              <w:ins w:id="3941" w:author="Windows User" w:date="2017-10-14T03:40:00Z">
                                <w:r>
                                  <w:rPr>
                                    <w:rFonts w:cs="B Nazanin"/>
                                    <w:noProof/>
                                    <w:rtl/>
                                  </w:rPr>
                                  <w:t>10</w:t>
                                </w:r>
                              </w:ins>
                              <w:ins w:id="3942" w:author="Windows User" w:date="2017-09-30T20:41:00Z">
                                <w:r w:rsidRPr="002D494D">
                                  <w:rPr>
                                    <w:rFonts w:cs="B Nazanin"/>
                                    <w:rtl/>
                                    <w:rPrChange w:id="3943" w:author="Windows User" w:date="2017-09-30T20:42:00Z">
                                      <w:rPr>
                                        <w:rtl/>
                                      </w:rPr>
                                    </w:rPrChange>
                                  </w:rPr>
                                  <w:fldChar w:fldCharType="end"/>
                                </w:r>
                                <w:r w:rsidRPr="002D494D">
                                  <w:rPr>
                                    <w:rFonts w:cs="B Nazanin"/>
                                    <w:rtl/>
                                    <w:rPrChange w:id="3944" w:author="Windows User" w:date="2017-09-30T20:42:00Z">
                                      <w:rPr>
                                        <w:rtl/>
                                      </w:rPr>
                                    </w:rPrChange>
                                  </w:rPr>
                                  <w:t>-درخت دودو</w:t>
                                </w:r>
                                <w:r w:rsidRPr="002D494D">
                                  <w:rPr>
                                    <w:rFonts w:cs="B Nazanin" w:hint="cs"/>
                                    <w:rtl/>
                                    <w:rPrChange w:id="3945" w:author="Windows User" w:date="2017-09-30T20:42:00Z">
                                      <w:rPr>
                                        <w:rFonts w:hint="cs"/>
                                        <w:rtl/>
                                      </w:rPr>
                                    </w:rPrChange>
                                  </w:rPr>
                                  <w:t>یی</w:t>
                                </w:r>
                                <w:r w:rsidRPr="002D494D">
                                  <w:rPr>
                                    <w:rFonts w:cs="B Nazanin"/>
                                    <w:rtl/>
                                    <w:rPrChange w:id="3946" w:author="Windows User" w:date="2017-09-30T20:42:00Z">
                                      <w:rPr>
                                        <w:rtl/>
                                      </w:rPr>
                                    </w:rPrChange>
                                  </w:rPr>
                                  <w:t xml:space="preserve"> </w:t>
                                </w:r>
                                <w:r w:rsidRPr="002D494D">
                                  <w:rPr>
                                    <w:rFonts w:cs="B Nazanin"/>
                                    <w:rPrChange w:id="3947" w:author="Windows User" w:date="2017-09-30T20:42:00Z">
                                      <w:rPr/>
                                    </w:rPrChange>
                                  </w:rPr>
                                  <w:t>IST</w:t>
                                </w:r>
                              </w:ins>
                              <w:ins w:id="3948" w:author="Windows User" w:date="2017-09-30T20:42:00Z">
                                <w:r w:rsidRPr="002D494D">
                                  <w:rPr>
                                    <w:rFonts w:cs="B Nazanin"/>
                                    <w:rPrChange w:id="3949" w:author="Windows User" w:date="2017-09-30T20:42:00Z">
                                      <w:rPr/>
                                    </w:rPrChange>
                                  </w:rPr>
                                  <w:t xml:space="preserve"> </w:t>
                                </w:r>
                                <w:r w:rsidRPr="002D494D">
                                  <w:rPr>
                                    <w:rFonts w:cs="B Nazanin"/>
                                    <w:rtl/>
                                    <w:lang w:bidi="fa-IR"/>
                                    <w:rPrChange w:id="3950" w:author="Windows User" w:date="2017-09-30T20:42:00Z">
                                      <w:rPr>
                                        <w:rtl/>
                                      </w:rPr>
                                    </w:rPrChange>
                                  </w:rPr>
                                  <w:t xml:space="preserve"> و خط</w:t>
                                </w:r>
                                <w:r w:rsidRPr="002D494D">
                                  <w:rPr>
                                    <w:rFonts w:cs="B Nazanin" w:hint="cs"/>
                                    <w:rtl/>
                                    <w:lang w:bidi="fa-IR"/>
                                    <w:rPrChange w:id="3951" w:author="Windows User" w:date="2017-09-30T20:42:00Z">
                                      <w:rPr>
                                        <w:rFonts w:hint="cs"/>
                                        <w:rtl/>
                                      </w:rPr>
                                    </w:rPrChange>
                                  </w:rPr>
                                  <w:t>ی</w:t>
                                </w:r>
                                <w:r w:rsidRPr="002D494D">
                                  <w:rPr>
                                    <w:rFonts w:cs="B Nazanin"/>
                                    <w:rtl/>
                                    <w:lang w:bidi="fa-IR"/>
                                    <w:rPrChange w:id="3952" w:author="Windows User" w:date="2017-09-30T20:42:00Z">
                                      <w:rPr>
                                        <w:rtl/>
                                      </w:rPr>
                                    </w:rPrChange>
                                  </w:rPr>
                                  <w:t xml:space="preserve"> ساز</w:t>
                                </w:r>
                                <w:r w:rsidRPr="002D494D">
                                  <w:rPr>
                                    <w:rFonts w:cs="B Nazanin" w:hint="cs"/>
                                    <w:rtl/>
                                    <w:lang w:bidi="fa-IR"/>
                                    <w:rPrChange w:id="3953" w:author="Windows User" w:date="2017-09-30T20:42:00Z">
                                      <w:rPr>
                                        <w:rFonts w:hint="cs"/>
                                        <w:rtl/>
                                      </w:rPr>
                                    </w:rPrChange>
                                  </w:rPr>
                                  <w:t>ی</w:t>
                                </w:r>
                                <w:r w:rsidRPr="002D494D">
                                  <w:rPr>
                                    <w:rFonts w:cs="B Nazanin"/>
                                    <w:rtl/>
                                    <w:lang w:bidi="fa-IR"/>
                                    <w:rPrChange w:id="3954" w:author="Windows User" w:date="2017-09-30T20:42:00Z">
                                      <w:rPr>
                                        <w:rtl/>
                                      </w:rPr>
                                    </w:rPrChange>
                                  </w:rPr>
                                  <w:t xml:space="preserve"> آن</w:t>
                                </w:r>
                              </w:ins>
                              <w:bookmarkEnd w:id="39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C341FC" id="_x0000_t202" coordsize="21600,21600" o:spt="202" path="m,l,21600r21600,l21600,xe">
                  <v:stroke joinstyle="miter"/>
                  <v:path gradientshapeok="t" o:connecttype="rect"/>
                </v:shapetype>
                <v:shape id="Text Box 29" o:spid="_x0000_s1026" type="#_x0000_t202" style="position:absolute;left:0;text-align:left;margin-left:0;margin-top:178.35pt;width:468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EbMgIAAG0EAAAOAAAAZHJzL2Uyb0RvYy54bWysVFFv2jAQfp+0/2D5fQToilZ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" stroked="f">
                  <v:textbox style="mso-fit-shape-to-text:t" inset="0,0,0,0">
                    <w:txbxContent>
                      <w:p w14:paraId="6C321672" w14:textId="5C1622F3" w:rsidR="00AE34A0" w:rsidRPr="007916DF" w:rsidRDefault="00AE34A0">
                        <w:pPr>
                          <w:pStyle w:val="Caption"/>
                          <w:bidi/>
                          <w:jc w:val="center"/>
                          <w:rPr>
                            <w:noProof/>
                            <w:rtl/>
                          </w:rPr>
                          <w:pPrChange w:id="3955" w:author="Windows User" w:date="2017-09-30T20:42:00Z">
                            <w:pPr/>
                          </w:pPrChange>
                        </w:pPr>
                        <w:bookmarkStart w:id="3956" w:name="_Toc495237211"/>
                        <w:ins w:id="3957" w:author="Windows User" w:date="2017-09-30T20:41:00Z">
                          <w:r w:rsidRPr="002D494D">
                            <w:rPr>
                              <w:rFonts w:cs="B Nazanin"/>
                              <w:rtl/>
                              <w:rPrChange w:id="3958" w:author="Windows User" w:date="2017-09-30T20:42:00Z">
                                <w:rPr>
                                  <w:rtl/>
                                </w:rPr>
                              </w:rPrChange>
                            </w:rPr>
                            <w:t xml:space="preserve">شکل </w:t>
                          </w:r>
                          <w:r w:rsidRPr="002D494D">
                            <w:rPr>
                              <w:rFonts w:cs="B Nazanin"/>
                              <w:rtl/>
                              <w:rPrChange w:id="3959" w:author="Windows User" w:date="2017-09-30T20:42:00Z">
                                <w:rPr>
                                  <w:rtl/>
                                </w:rPr>
                              </w:rPrChange>
                            </w:rPr>
                            <w:fldChar w:fldCharType="begin"/>
                          </w:r>
                          <w:r w:rsidRPr="002D494D">
                            <w:rPr>
                              <w:rFonts w:cs="B Nazanin"/>
                              <w:rtl/>
                              <w:rPrChange w:id="3960" w:author="Windows User" w:date="2017-09-30T20:42:00Z">
                                <w:rPr>
                                  <w:rtl/>
                                </w:rPr>
                              </w:rPrChange>
                            </w:rPr>
                            <w:instrText xml:space="preserve"> </w:instrText>
                          </w:r>
                          <w:r w:rsidRPr="002D494D">
                            <w:rPr>
                              <w:rFonts w:cs="B Nazanin"/>
                              <w:rPrChange w:id="3961" w:author="Windows User" w:date="2017-09-30T20:42:00Z">
                                <w:rPr/>
                              </w:rPrChange>
                            </w:rPr>
                            <w:instrText>SEQ</w:instrText>
                          </w:r>
                          <w:r w:rsidRPr="002D494D">
                            <w:rPr>
                              <w:rFonts w:cs="B Nazanin"/>
                              <w:rtl/>
                              <w:rPrChange w:id="3962" w:author="Windows User" w:date="2017-09-30T20:42:00Z">
                                <w:rPr>
                                  <w:rtl/>
                                </w:rPr>
                              </w:rPrChange>
                            </w:rPr>
                            <w:instrText xml:space="preserve"> شکل \* </w:instrText>
                          </w:r>
                          <w:r w:rsidRPr="002D494D">
                            <w:rPr>
                              <w:rFonts w:cs="B Nazanin"/>
                              <w:rPrChange w:id="3963" w:author="Windows User" w:date="2017-09-30T20:42:00Z">
                                <w:rPr/>
                              </w:rPrChange>
                            </w:rPr>
                            <w:instrText>ARABIC</w:instrText>
                          </w:r>
                          <w:r w:rsidRPr="002D494D">
                            <w:rPr>
                              <w:rFonts w:cs="B Nazanin"/>
                              <w:rtl/>
                              <w:rPrChange w:id="3964" w:author="Windows User" w:date="2017-09-30T20:42:00Z">
                                <w:rPr>
                                  <w:rtl/>
                                </w:rPr>
                              </w:rPrChange>
                            </w:rPr>
                            <w:instrText xml:space="preserve"> </w:instrText>
                          </w:r>
                        </w:ins>
                        <w:r w:rsidRPr="002D494D">
                          <w:rPr>
                            <w:rFonts w:cs="B Nazanin"/>
                            <w:rtl/>
                            <w:rPrChange w:id="3965" w:author="Windows User" w:date="2017-09-30T20:42:00Z">
                              <w:rPr>
                                <w:rtl/>
                              </w:rPr>
                            </w:rPrChange>
                          </w:rPr>
                          <w:fldChar w:fldCharType="separate"/>
                        </w:r>
                        <w:ins w:id="3966" w:author="Windows User" w:date="2017-10-14T03:40:00Z">
                          <w:r>
                            <w:rPr>
                              <w:rFonts w:cs="B Nazanin"/>
                              <w:noProof/>
                              <w:rtl/>
                            </w:rPr>
                            <w:t>10</w:t>
                          </w:r>
                        </w:ins>
                        <w:ins w:id="3967" w:author="Windows User" w:date="2017-09-30T20:41:00Z">
                          <w:r w:rsidRPr="002D494D">
                            <w:rPr>
                              <w:rFonts w:cs="B Nazanin"/>
                              <w:rtl/>
                              <w:rPrChange w:id="3968" w:author="Windows User" w:date="2017-09-30T20:42:00Z">
                                <w:rPr>
                                  <w:rtl/>
                                </w:rPr>
                              </w:rPrChange>
                            </w:rPr>
                            <w:fldChar w:fldCharType="end"/>
                          </w:r>
                          <w:r w:rsidRPr="002D494D">
                            <w:rPr>
                              <w:rFonts w:cs="B Nazanin"/>
                              <w:rtl/>
                              <w:rPrChange w:id="3969" w:author="Windows User" w:date="2017-09-30T20:42:00Z">
                                <w:rPr>
                                  <w:rtl/>
                                </w:rPr>
                              </w:rPrChange>
                            </w:rPr>
                            <w:t>-درخت دودو</w:t>
                          </w:r>
                          <w:r w:rsidRPr="002D494D">
                            <w:rPr>
                              <w:rFonts w:cs="B Nazanin" w:hint="cs"/>
                              <w:rtl/>
                              <w:rPrChange w:id="3970" w:author="Windows User" w:date="2017-09-30T20:42:00Z">
                                <w:rPr>
                                  <w:rFonts w:hint="cs"/>
                                  <w:rtl/>
                                </w:rPr>
                              </w:rPrChange>
                            </w:rPr>
                            <w:t>یی</w:t>
                          </w:r>
                          <w:r w:rsidRPr="002D494D">
                            <w:rPr>
                              <w:rFonts w:cs="B Nazanin"/>
                              <w:rtl/>
                              <w:rPrChange w:id="3971" w:author="Windows User" w:date="2017-09-30T20:42:00Z">
                                <w:rPr>
                                  <w:rtl/>
                                </w:rPr>
                              </w:rPrChange>
                            </w:rPr>
                            <w:t xml:space="preserve"> </w:t>
                          </w:r>
                          <w:r w:rsidRPr="002D494D">
                            <w:rPr>
                              <w:rFonts w:cs="B Nazanin"/>
                              <w:rPrChange w:id="3972" w:author="Windows User" w:date="2017-09-30T20:42:00Z">
                                <w:rPr/>
                              </w:rPrChange>
                            </w:rPr>
                            <w:t>IST</w:t>
                          </w:r>
                        </w:ins>
                        <w:ins w:id="3973" w:author="Windows User" w:date="2017-09-30T20:42:00Z">
                          <w:r w:rsidRPr="002D494D">
                            <w:rPr>
                              <w:rFonts w:cs="B Nazanin"/>
                              <w:rPrChange w:id="3974" w:author="Windows User" w:date="2017-09-30T20:42:00Z">
                                <w:rPr/>
                              </w:rPrChange>
                            </w:rPr>
                            <w:t xml:space="preserve"> </w:t>
                          </w:r>
                          <w:r w:rsidRPr="002D494D">
                            <w:rPr>
                              <w:rFonts w:cs="B Nazanin"/>
                              <w:rtl/>
                              <w:lang w:bidi="fa-IR"/>
                              <w:rPrChange w:id="3975" w:author="Windows User" w:date="2017-09-30T20:42:00Z">
                                <w:rPr>
                                  <w:rtl/>
                                </w:rPr>
                              </w:rPrChange>
                            </w:rPr>
                            <w:t xml:space="preserve"> و خط</w:t>
                          </w:r>
                          <w:r w:rsidRPr="002D494D">
                            <w:rPr>
                              <w:rFonts w:cs="B Nazanin" w:hint="cs"/>
                              <w:rtl/>
                              <w:lang w:bidi="fa-IR"/>
                              <w:rPrChange w:id="3976" w:author="Windows User" w:date="2017-09-30T20:42:00Z">
                                <w:rPr>
                                  <w:rFonts w:hint="cs"/>
                                  <w:rtl/>
                                </w:rPr>
                              </w:rPrChange>
                            </w:rPr>
                            <w:t>ی</w:t>
                          </w:r>
                          <w:r w:rsidRPr="002D494D">
                            <w:rPr>
                              <w:rFonts w:cs="B Nazanin"/>
                              <w:rtl/>
                              <w:lang w:bidi="fa-IR"/>
                              <w:rPrChange w:id="3977" w:author="Windows User" w:date="2017-09-30T20:42:00Z">
                                <w:rPr>
                                  <w:rtl/>
                                </w:rPr>
                              </w:rPrChange>
                            </w:rPr>
                            <w:t xml:space="preserve"> ساز</w:t>
                          </w:r>
                          <w:r w:rsidRPr="002D494D">
                            <w:rPr>
                              <w:rFonts w:cs="B Nazanin" w:hint="cs"/>
                              <w:rtl/>
                              <w:lang w:bidi="fa-IR"/>
                              <w:rPrChange w:id="3978" w:author="Windows User" w:date="2017-09-30T20:42:00Z">
                                <w:rPr>
                                  <w:rFonts w:hint="cs"/>
                                  <w:rtl/>
                                </w:rPr>
                              </w:rPrChange>
                            </w:rPr>
                            <w:t>ی</w:t>
                          </w:r>
                          <w:r w:rsidRPr="002D494D">
                            <w:rPr>
                              <w:rFonts w:cs="B Nazanin"/>
                              <w:rtl/>
                              <w:lang w:bidi="fa-IR"/>
                              <w:rPrChange w:id="3979" w:author="Windows User" w:date="2017-09-30T20:42:00Z">
                                <w:rPr>
                                  <w:rtl/>
                                </w:rPr>
                              </w:rPrChange>
                            </w:rPr>
                            <w:t xml:space="preserve"> آن</w:t>
                          </w:r>
                        </w:ins>
                        <w:bookmarkEnd w:id="3956"/>
                      </w:p>
                    </w:txbxContent>
                  </v:textbox>
                  <w10:wrap type="topAndBottom"/>
                </v:shape>
              </w:pict>
            </mc:Fallback>
          </mc:AlternateContent>
        </w:r>
      </w:ins>
      <w:ins w:id="3980" w:author="Windows User" w:date="2017-09-23T01:48:00Z">
        <w:r w:rsidR="00085CD8">
          <w:rPr>
            <w:noProof/>
            <w:lang w:bidi="ar-SA"/>
          </w:rPr>
          <w:drawing>
            <wp:anchor distT="0" distB="0" distL="114300" distR="114300" simplePos="0" relativeHeight="251647488" behindDoc="0" locked="0" layoutInCell="1" allowOverlap="1" wp14:anchorId="0F7E72E4" wp14:editId="0F4E5839">
              <wp:simplePos x="0" y="0"/>
              <wp:positionH relativeFrom="column">
                <wp:posOffset>0</wp:posOffset>
              </wp:positionH>
              <wp:positionV relativeFrom="paragraph">
                <wp:posOffset>461010</wp:posOffset>
              </wp:positionV>
              <wp:extent cx="5943600" cy="174688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46885"/>
                      </a:xfrm>
                      <a:prstGeom prst="rect">
                        <a:avLst/>
                      </a:prstGeom>
                    </pic:spPr>
                  </pic:pic>
                </a:graphicData>
              </a:graphic>
            </wp:anchor>
          </w:drawing>
        </w:r>
        <w:r w:rsidR="008A660A">
          <w:t>IST(E)= ite(i&lt;addr(E</w:t>
        </w:r>
        <w:r w:rsidR="008A660A" w:rsidRPr="004D56B0">
          <w:rPr>
            <w:vertAlign w:val="subscript"/>
          </w:rPr>
          <w:t>right</w:t>
        </w:r>
        <w:r w:rsidR="008A660A">
          <w:t>),E</w:t>
        </w:r>
        <w:r w:rsidR="008A660A" w:rsidRPr="004D56B0">
          <w:rPr>
            <w:vertAlign w:val="subscript"/>
          </w:rPr>
          <w:t>left</w:t>
        </w:r>
        <w:r w:rsidR="008A660A">
          <w:t>,E</w:t>
        </w:r>
        <w:r w:rsidR="008A660A" w:rsidRPr="004D56B0">
          <w:rPr>
            <w:vertAlign w:val="subscript"/>
          </w:rPr>
          <w:t>right</w:t>
        </w:r>
        <w:r w:rsidR="008A660A">
          <w:t>))</w:t>
        </w:r>
      </w:ins>
    </w:p>
    <w:p w14:paraId="4A87F7E4" w14:textId="77777777" w:rsidR="008A660A" w:rsidRDefault="008A660A" w:rsidP="007916DF">
      <w:pPr>
        <w:rPr>
          <w:ins w:id="3981" w:author="Windows User" w:date="2017-09-23T01:48:00Z"/>
          <w:rtl/>
        </w:rPr>
      </w:pPr>
      <w:ins w:id="3982" w:author="Windows User" w:date="2017-09-23T01:48:00Z">
        <w:r>
          <w:t>E</w:t>
        </w:r>
        <w:r>
          <w:rPr>
            <w:rtl/>
          </w:rPr>
          <w:t xml:space="preserve"> ع</w:t>
        </w:r>
        <w:r>
          <w:rPr>
            <w:rFonts w:hint="cs"/>
            <w:rtl/>
          </w:rPr>
          <w:t>ب</w:t>
        </w:r>
        <w:r>
          <w:rPr>
            <w:rFonts w:hint="eastAsia"/>
            <w:rtl/>
          </w:rPr>
          <w:t>ارت</w:t>
        </w:r>
        <w:r>
          <w:rPr>
            <w:rtl/>
          </w:rPr>
          <w:t xml:space="preserve"> مورد جست و جو است</w:t>
        </w:r>
      </w:ins>
      <w:ins w:id="3983" w:author="Windows User" w:date="2017-09-30T18:04:00Z">
        <w:r w:rsidR="00EB055F">
          <w:rPr>
            <w:rFonts w:hint="cs"/>
            <w:rtl/>
          </w:rPr>
          <w:t xml:space="preserve"> </w:t>
        </w:r>
      </w:ins>
      <w:ins w:id="3984" w:author="Windows User" w:date="2017-09-23T01:48:00Z">
        <w:r>
          <w:rPr>
            <w:rFonts w:hint="eastAsia"/>
            <w:rtl/>
          </w:rPr>
          <w:t>و</w:t>
        </w:r>
        <w:r>
          <w:rPr>
            <w:rtl/>
          </w:rPr>
          <w:t xml:space="preserve"> مقدار راست و چپ آن با </w:t>
        </w:r>
        <w:r>
          <w:t>E</w:t>
        </w:r>
        <w:r w:rsidRPr="004D56B0">
          <w:rPr>
            <w:vertAlign w:val="subscript"/>
          </w:rPr>
          <w:t>right</w:t>
        </w:r>
        <w:r>
          <w:rPr>
            <w:rtl/>
          </w:rPr>
          <w:t xml:space="preserve"> و </w:t>
        </w:r>
        <w:r>
          <w:t>E</w:t>
        </w:r>
        <w:r w:rsidRPr="004D56B0">
          <w:rPr>
            <w:vertAlign w:val="subscript"/>
          </w:rPr>
          <w:t>left</w:t>
        </w:r>
        <w:r>
          <w:rPr>
            <w:rtl/>
          </w:rPr>
          <w:t xml:space="preserve"> نشان داده می‌شود.</w:t>
        </w:r>
      </w:ins>
    </w:p>
    <w:p w14:paraId="5D3DC1FD" w14:textId="7AEF64B2" w:rsidR="008A660A" w:rsidRDefault="008A660A" w:rsidP="003B7B15">
      <w:pPr>
        <w:rPr>
          <w:ins w:id="3985" w:author="Windows User" w:date="2017-09-23T01:48:00Z"/>
          <w:rtl/>
        </w:rPr>
      </w:pPr>
      <w:ins w:id="3986" w:author="Windows User" w:date="2017-09-23T01:48:00Z">
        <w:r w:rsidRPr="00AB3339">
          <w:rPr>
            <w:rtl/>
          </w:rPr>
          <w:t xml:space="preserve"> برا</w:t>
        </w:r>
        <w:r w:rsidRPr="00AB3339">
          <w:rPr>
            <w:rFonts w:hint="cs"/>
            <w:rtl/>
          </w:rPr>
          <w:t>ی</w:t>
        </w:r>
        <w:r w:rsidRPr="00AB3339">
          <w:rPr>
            <w:rtl/>
          </w:rPr>
          <w:t xml:space="preserve"> ا</w:t>
        </w:r>
        <w:r w:rsidRPr="00AB3339">
          <w:rPr>
            <w:rFonts w:hint="cs"/>
            <w:rtl/>
          </w:rPr>
          <w:t>ی</w:t>
        </w:r>
        <w:r w:rsidRPr="00AB3339">
          <w:rPr>
            <w:rFonts w:hint="eastAsia"/>
            <w:rtl/>
          </w:rPr>
          <w:t>نکه</w:t>
        </w:r>
        <w:r w:rsidRPr="00AB3339">
          <w:rPr>
            <w:rtl/>
          </w:rPr>
          <w:t xml:space="preserve"> تعداد گره ها</w:t>
        </w:r>
        <w:r w:rsidRPr="00AB3339">
          <w:rPr>
            <w:rFonts w:hint="cs"/>
            <w:rtl/>
          </w:rPr>
          <w:t>ی</w:t>
        </w:r>
        <w:r w:rsidRPr="00AB3339">
          <w:rPr>
            <w:rtl/>
          </w:rPr>
          <w:t xml:space="preserve"> درخت </w:t>
        </w:r>
        <w:r w:rsidRPr="00AB3339">
          <w:t>IST</w:t>
        </w:r>
        <w:r w:rsidRPr="00AB3339">
          <w:rPr>
            <w:rtl/>
          </w:rPr>
          <w:t xml:space="preserve"> کاهش </w:t>
        </w:r>
        <w:r w:rsidRPr="00AB3339">
          <w:rPr>
            <w:rFonts w:hint="cs"/>
            <w:rtl/>
          </w:rPr>
          <w:t>ی</w:t>
        </w:r>
        <w:r w:rsidRPr="00AB3339">
          <w:rPr>
            <w:rFonts w:hint="eastAsia"/>
            <w:rtl/>
          </w:rPr>
          <w:t>ابد</w:t>
        </w:r>
        <w:r w:rsidRPr="00AB3339">
          <w:rPr>
            <w:rtl/>
          </w:rPr>
          <w:t xml:space="preserve"> از ا</w:t>
        </w:r>
        <w:r w:rsidRPr="00AB3339">
          <w:rPr>
            <w:rFonts w:hint="cs"/>
            <w:rtl/>
          </w:rPr>
          <w:t>ی</w:t>
        </w:r>
        <w:r w:rsidRPr="00AB3339">
          <w:rPr>
            <w:rFonts w:hint="eastAsia"/>
            <w:rtl/>
          </w:rPr>
          <w:t>ده</w:t>
        </w:r>
        <w:r w:rsidRPr="00AB3339">
          <w:rPr>
            <w:rtl/>
          </w:rPr>
          <w:t xml:space="preserve"> خط</w:t>
        </w:r>
        <w:r w:rsidRPr="00AB3339">
          <w:rPr>
            <w:rFonts w:hint="cs"/>
            <w:rtl/>
          </w:rPr>
          <w:t>ی</w:t>
        </w:r>
        <w:r w:rsidRPr="00AB3339">
          <w:rPr>
            <w:rtl/>
          </w:rPr>
          <w:t xml:space="preserve"> ساز</w:t>
        </w:r>
        <w:r w:rsidRPr="00AB3339">
          <w:rPr>
            <w:rFonts w:hint="cs"/>
            <w:rtl/>
          </w:rPr>
          <w:t>ی</w:t>
        </w:r>
        <w:r w:rsidRPr="00AB3339">
          <w:rPr>
            <w:rtl/>
          </w:rPr>
          <w:t xml:space="preserve"> پاکت</w:t>
        </w:r>
        <w:r w:rsidRPr="00AB3339">
          <w:rPr>
            <w:rFonts w:hint="cs"/>
            <w:rtl/>
          </w:rPr>
          <w:t>ی</w:t>
        </w:r>
        <w:r w:rsidRPr="00AB3339">
          <w:rPr>
            <w:rtl/>
          </w:rPr>
          <w:t xml:space="preserve"> استفاده م</w:t>
        </w:r>
        <w:r w:rsidRPr="00AB3339">
          <w:rPr>
            <w:rFonts w:hint="cs"/>
            <w:rtl/>
          </w:rPr>
          <w:t>ی</w:t>
        </w:r>
        <w:r>
          <w:rPr>
            <w:rtl/>
          </w:rPr>
          <w:t xml:space="preserve"> شود. ا</w:t>
        </w:r>
      </w:ins>
      <w:ins w:id="3987" w:author="Windows User" w:date="2017-09-30T18:04:00Z">
        <w:r w:rsidR="00EB055F">
          <w:rPr>
            <w:rFonts w:hint="cs"/>
            <w:rtl/>
          </w:rPr>
          <w:t>ی</w:t>
        </w:r>
      </w:ins>
      <w:ins w:id="3988" w:author="Windows User" w:date="2017-09-23T01:48:00Z">
        <w:r>
          <w:rPr>
            <w:rtl/>
          </w:rPr>
          <w:t>ندکس</w:t>
        </w:r>
        <w:r>
          <w:rPr>
            <w:rFonts w:hint="cs"/>
            <w:rtl/>
          </w:rPr>
          <w:t>‌</w:t>
        </w:r>
        <w:r w:rsidRPr="00AB3339">
          <w:rPr>
            <w:rtl/>
          </w:rPr>
          <w:t>ها و مقاد</w:t>
        </w:r>
        <w:r w:rsidRPr="00AB3339">
          <w:rPr>
            <w:rFonts w:hint="cs"/>
            <w:rtl/>
          </w:rPr>
          <w:t>ی</w:t>
        </w:r>
        <w:r w:rsidRPr="00AB3339">
          <w:rPr>
            <w:rFonts w:hint="eastAsia"/>
            <w:rtl/>
          </w:rPr>
          <w:t>رشان</w:t>
        </w:r>
        <w:r w:rsidRPr="00AB3339">
          <w:rPr>
            <w:rtl/>
          </w:rPr>
          <w:t xml:space="preserve"> معمولا در کنار هم در </w:t>
        </w:r>
        <w:r w:rsidRPr="00AB3339">
          <w:rPr>
            <w:rFonts w:hint="cs"/>
            <w:rtl/>
          </w:rPr>
          <w:t>ی</w:t>
        </w:r>
        <w:r w:rsidRPr="00AB3339">
          <w:rPr>
            <w:rFonts w:hint="eastAsia"/>
            <w:rtl/>
          </w:rPr>
          <w:t>ک</w:t>
        </w:r>
        <w:r w:rsidRPr="00AB3339">
          <w:rPr>
            <w:rtl/>
          </w:rPr>
          <w:t xml:space="preserve"> خط قرار م</w:t>
        </w:r>
        <w:r w:rsidRPr="00AB3339">
          <w:rPr>
            <w:rFonts w:hint="cs"/>
            <w:rtl/>
          </w:rPr>
          <w:t>ی</w:t>
        </w:r>
        <w:r w:rsidRPr="00AB3339">
          <w:rPr>
            <w:rtl/>
          </w:rPr>
          <w:t xml:space="preserve"> گ</w:t>
        </w:r>
        <w:r w:rsidRPr="00AB3339">
          <w:rPr>
            <w:rFonts w:hint="cs"/>
            <w:rtl/>
          </w:rPr>
          <w:t>ی</w:t>
        </w:r>
        <w:r w:rsidRPr="00AB3339">
          <w:rPr>
            <w:rFonts w:hint="eastAsia"/>
            <w:rtl/>
          </w:rPr>
          <w:t>رند</w:t>
        </w:r>
        <w:r w:rsidRPr="00AB3339">
          <w:rPr>
            <w:rtl/>
          </w:rPr>
          <w:t>. قبل از تول</w:t>
        </w:r>
        <w:r w:rsidRPr="00AB3339">
          <w:rPr>
            <w:rFonts w:hint="cs"/>
            <w:rtl/>
          </w:rPr>
          <w:t>ی</w:t>
        </w:r>
        <w:r w:rsidRPr="00AB3339">
          <w:rPr>
            <w:rFonts w:hint="eastAsia"/>
            <w:rtl/>
          </w:rPr>
          <w:t>د</w:t>
        </w:r>
        <w:r w:rsidRPr="00AB3339">
          <w:rPr>
            <w:rtl/>
          </w:rPr>
          <w:t xml:space="preserve"> درخت با </w:t>
        </w:r>
        <w:r w:rsidRPr="00AB3339">
          <w:rPr>
            <w:rFonts w:hint="cs"/>
            <w:rtl/>
          </w:rPr>
          <w:t>ی</w:t>
        </w:r>
        <w:r w:rsidRPr="00AB3339">
          <w:rPr>
            <w:rFonts w:hint="eastAsia"/>
            <w:rtl/>
          </w:rPr>
          <w:t>ک</w:t>
        </w:r>
        <w:r w:rsidRPr="00AB3339">
          <w:rPr>
            <w:rtl/>
          </w:rPr>
          <w:t xml:space="preserve"> پ</w:t>
        </w:r>
        <w:r w:rsidRPr="00AB3339">
          <w:rPr>
            <w:rFonts w:hint="cs"/>
            <w:rtl/>
          </w:rPr>
          <w:t>ی</w:t>
        </w:r>
        <w:r w:rsidRPr="00AB3339">
          <w:rPr>
            <w:rFonts w:hint="eastAsia"/>
            <w:rtl/>
          </w:rPr>
          <w:t>ش</w:t>
        </w:r>
        <w:r w:rsidRPr="00AB3339">
          <w:rPr>
            <w:rtl/>
          </w:rPr>
          <w:t xml:space="preserve"> پردازش مجموعه پاکت ها</w:t>
        </w:r>
        <w:r w:rsidRPr="00AB3339">
          <w:rPr>
            <w:rFonts w:hint="cs"/>
            <w:rtl/>
          </w:rPr>
          <w:t>ی</w:t>
        </w:r>
        <w:r w:rsidRPr="00AB3339">
          <w:rPr>
            <w:rtl/>
          </w:rPr>
          <w:t xml:space="preserve"> خط</w:t>
        </w:r>
        <w:r w:rsidRPr="00AB3339">
          <w:rPr>
            <w:rFonts w:hint="cs"/>
            <w:rtl/>
          </w:rPr>
          <w:t>ی</w:t>
        </w:r>
        <w:r w:rsidRPr="00AB3339">
          <w:rPr>
            <w:rtl/>
          </w:rPr>
          <w:t xml:space="preserve"> تول</w:t>
        </w:r>
        <w:r w:rsidRPr="00AB3339">
          <w:rPr>
            <w:rFonts w:hint="cs"/>
            <w:rtl/>
          </w:rPr>
          <w:t>ی</w:t>
        </w:r>
        <w:r w:rsidRPr="00AB3339">
          <w:rPr>
            <w:rFonts w:hint="eastAsia"/>
            <w:rtl/>
          </w:rPr>
          <w:t>د</w:t>
        </w:r>
        <w:r w:rsidRPr="00AB3339">
          <w:rPr>
            <w:rtl/>
          </w:rPr>
          <w:t xml:space="preserve"> م</w:t>
        </w:r>
        <w:r w:rsidRPr="00AB3339">
          <w:rPr>
            <w:rFonts w:hint="cs"/>
            <w:rtl/>
          </w:rPr>
          <w:t>ی</w:t>
        </w:r>
        <w:r w:rsidRPr="00AB3339">
          <w:rPr>
            <w:rtl/>
          </w:rPr>
          <w:t xml:space="preserve"> شود و سپس با استفاده از آنها درخت تول</w:t>
        </w:r>
        <w:r w:rsidRPr="00AB3339">
          <w:rPr>
            <w:rFonts w:hint="cs"/>
            <w:rtl/>
          </w:rPr>
          <w:t>ی</w:t>
        </w:r>
        <w:r w:rsidRPr="00AB3339">
          <w:rPr>
            <w:rFonts w:hint="eastAsia"/>
            <w:rtl/>
          </w:rPr>
          <w:t>د</w:t>
        </w:r>
        <w:r w:rsidRPr="00AB3339">
          <w:rPr>
            <w:rtl/>
          </w:rPr>
          <w:t xml:space="preserve"> م</w:t>
        </w:r>
        <w:r w:rsidRPr="00AB3339">
          <w:rPr>
            <w:rFonts w:hint="cs"/>
            <w:rtl/>
          </w:rPr>
          <w:t>ی</w:t>
        </w:r>
        <w:r w:rsidRPr="00AB3339">
          <w:rPr>
            <w:rtl/>
          </w:rPr>
          <w:t xml:space="preserve"> شود با ا</w:t>
        </w:r>
        <w:r w:rsidRPr="00AB3339">
          <w:rPr>
            <w:rFonts w:hint="cs"/>
            <w:rtl/>
          </w:rPr>
          <w:t>ی</w:t>
        </w:r>
        <w:r w:rsidRPr="00AB3339">
          <w:rPr>
            <w:rFonts w:hint="eastAsia"/>
            <w:rtl/>
          </w:rPr>
          <w:t>ن</w:t>
        </w:r>
        <w:r w:rsidRPr="00AB3339">
          <w:rPr>
            <w:rtl/>
          </w:rPr>
          <w:t xml:space="preserve"> کار </w:t>
        </w:r>
      </w:ins>
      <w:ins w:id="3989" w:author="Windows User" w:date="2017-09-30T18:11:00Z">
        <w:r w:rsidR="0087400B">
          <w:rPr>
            <w:rFonts w:hint="cs"/>
            <w:rtl/>
          </w:rPr>
          <w:t>به عنوان</w:t>
        </w:r>
      </w:ins>
      <w:ins w:id="3990" w:author="Windows User" w:date="2017-09-23T01:48:00Z">
        <w:r>
          <w:rPr>
            <w:rtl/>
          </w:rPr>
          <w:t xml:space="preserve"> مثال تعداد گره ها از 256</w:t>
        </w:r>
      </w:ins>
      <w:ins w:id="3991" w:author="Windows User" w:date="2017-09-30T18:12:00Z">
        <w:r w:rsidR="0087400B">
          <w:rPr>
            <w:rFonts w:hint="cs"/>
            <w:rtl/>
          </w:rPr>
          <w:t xml:space="preserve"> </w:t>
        </w:r>
      </w:ins>
      <w:ins w:id="3992" w:author="Windows User" w:date="2017-09-23T01:48:00Z">
        <w:r w:rsidRPr="00AB3339">
          <w:rPr>
            <w:rtl/>
          </w:rPr>
          <w:t xml:space="preserve">به 3 کاهش </w:t>
        </w:r>
      </w:ins>
      <w:ins w:id="3993" w:author="Windows User" w:date="2017-09-30T18:12:00Z">
        <w:r w:rsidR="0087400B">
          <w:rPr>
            <w:rFonts w:hint="cs"/>
            <w:rtl/>
          </w:rPr>
          <w:t>خواهد یافت</w:t>
        </w:r>
      </w:ins>
      <w:ins w:id="3994" w:author="Windows User" w:date="2017-09-23T01:48:00Z">
        <w:r w:rsidRPr="00AB3339">
          <w:rPr>
            <w:rtl/>
          </w:rPr>
          <w:t>.</w:t>
        </w:r>
      </w:ins>
    </w:p>
    <w:p w14:paraId="2547F0C9" w14:textId="3A4E1FA8" w:rsidR="008A660A" w:rsidRDefault="008A660A" w:rsidP="00AC0E5B">
      <w:pPr>
        <w:rPr>
          <w:ins w:id="3995" w:author="Windows User" w:date="2017-09-23T01:48:00Z"/>
          <w:rtl/>
        </w:rPr>
      </w:pPr>
      <w:ins w:id="3996" w:author="Windows User" w:date="2017-09-23T01:48:00Z">
        <w:r>
          <w:rPr>
            <w:rtl/>
          </w:rPr>
          <w:t xml:space="preserve">مدل کردن حافظه و استفاده از </w:t>
        </w:r>
        <w:r>
          <w:t>Memory Object</w:t>
        </w:r>
        <w:r>
          <w:rPr>
            <w:rtl/>
          </w:rPr>
          <w:t xml:space="preserve"> زمان</w:t>
        </w:r>
        <w:r>
          <w:rPr>
            <w:rFonts w:hint="cs"/>
            <w:rtl/>
          </w:rPr>
          <w:t>ی</w:t>
        </w:r>
        <w:r>
          <w:rPr>
            <w:rtl/>
          </w:rPr>
          <w:t xml:space="preserve"> مناسب است که اندازه </w:t>
        </w:r>
        <w:r>
          <w:t>M&lt;&lt;U</w:t>
        </w:r>
        <w:r>
          <w:rPr>
            <w:rtl/>
          </w:rPr>
          <w:t xml:space="preserve"> باشد. اگر اندازه </w:t>
        </w:r>
        <w:r>
          <w:t>M</w:t>
        </w:r>
        <w:r>
          <w:rPr>
            <w:rtl/>
          </w:rPr>
          <w:t xml:space="preserve"> از </w:t>
        </w:r>
        <w:r>
          <w:rPr>
            <w:rFonts w:hint="cs"/>
            <w:rtl/>
          </w:rPr>
          <w:t>ی</w:t>
        </w:r>
        <w:r>
          <w:rPr>
            <w:rFonts w:hint="eastAsia"/>
            <w:rtl/>
          </w:rPr>
          <w:t>ک</w:t>
        </w:r>
        <w:r>
          <w:rPr>
            <w:rtl/>
          </w:rPr>
          <w:t xml:space="preserve"> حد آستانه ب</w:t>
        </w:r>
        <w:r>
          <w:rPr>
            <w:rFonts w:hint="cs"/>
            <w:rtl/>
          </w:rPr>
          <w:t>ی</w:t>
        </w:r>
        <w:r>
          <w:rPr>
            <w:rFonts w:hint="eastAsia"/>
            <w:rtl/>
          </w:rPr>
          <w:t>شتر</w:t>
        </w:r>
        <w:r>
          <w:rPr>
            <w:rtl/>
          </w:rPr>
          <w:t xml:space="preserve"> شود، ابزار آدرس ها</w:t>
        </w:r>
        <w:r>
          <w:rPr>
            <w:rFonts w:hint="cs"/>
            <w:rtl/>
          </w:rPr>
          <w:t>ی</w:t>
        </w:r>
        <w:r>
          <w:rPr>
            <w:rtl/>
          </w:rPr>
          <w:t xml:space="preserve"> نماد</w:t>
        </w:r>
        <w:r>
          <w:rPr>
            <w:rFonts w:hint="cs"/>
            <w:rtl/>
          </w:rPr>
          <w:t>ی</w:t>
        </w:r>
        <w:r>
          <w:rPr>
            <w:rFonts w:hint="eastAsia"/>
            <w:rtl/>
          </w:rPr>
          <w:t>ن</w:t>
        </w:r>
        <w:r>
          <w:rPr>
            <w:rtl/>
          </w:rPr>
          <w:t xml:space="preserve"> را عدد</w:t>
        </w:r>
        <w:r>
          <w:rPr>
            <w:rFonts w:hint="cs"/>
            <w:rtl/>
          </w:rPr>
          <w:t>ی</w:t>
        </w:r>
        <w:r>
          <w:rPr>
            <w:rtl/>
          </w:rPr>
          <w:t xml:space="preserve"> م</w:t>
        </w:r>
        <w:r>
          <w:rPr>
            <w:rFonts w:hint="cs"/>
            <w:rtl/>
          </w:rPr>
          <w:t>ی</w:t>
        </w:r>
        <w:r>
          <w:rPr>
            <w:rtl/>
          </w:rPr>
          <w:t xml:space="preserve"> کند. البته ا</w:t>
        </w:r>
        <w:r>
          <w:rPr>
            <w:rFonts w:hint="cs"/>
            <w:rtl/>
          </w:rPr>
          <w:t>ی</w:t>
        </w:r>
        <w:r>
          <w:rPr>
            <w:rFonts w:hint="eastAsia"/>
            <w:rtl/>
          </w:rPr>
          <w:t>ن</w:t>
        </w:r>
        <w:r>
          <w:rPr>
            <w:rtl/>
          </w:rPr>
          <w:t xml:space="preserve"> عدد</w:t>
        </w:r>
        <w:r>
          <w:rPr>
            <w:rFonts w:hint="cs"/>
            <w:rtl/>
          </w:rPr>
          <w:t>ی</w:t>
        </w:r>
        <w:r>
          <w:rPr>
            <w:rtl/>
          </w:rPr>
          <w:t xml:space="preserve"> کردن دلخواه صورت نم</w:t>
        </w:r>
        <w:r>
          <w:rPr>
            <w:rFonts w:hint="cs"/>
            <w:rtl/>
          </w:rPr>
          <w:t>ی</w:t>
        </w:r>
        <w:r>
          <w:rPr>
            <w:rtl/>
          </w:rPr>
          <w:t xml:space="preserve"> گ</w:t>
        </w:r>
        <w:r>
          <w:rPr>
            <w:rFonts w:hint="cs"/>
            <w:rtl/>
          </w:rPr>
          <w:t>ی</w:t>
        </w:r>
        <w:r>
          <w:rPr>
            <w:rFonts w:hint="eastAsia"/>
            <w:rtl/>
          </w:rPr>
          <w:t>رد</w:t>
        </w:r>
        <w:r>
          <w:rPr>
            <w:rtl/>
          </w:rPr>
          <w:t xml:space="preserve"> و بر اساس سه </w:t>
        </w:r>
      </w:ins>
      <w:ins w:id="3997" w:author="Windows User" w:date="2017-09-30T18:12:00Z">
        <w:r w:rsidR="0087400B">
          <w:rPr>
            <w:rFonts w:hint="cs"/>
            <w:rtl/>
          </w:rPr>
          <w:t>معیار زیر خواهد بود:</w:t>
        </w:r>
      </w:ins>
    </w:p>
    <w:p w14:paraId="53ED1BBF" w14:textId="0FBCB723" w:rsidR="008A660A" w:rsidRDefault="008A660A" w:rsidP="00241BE5">
      <w:pPr>
        <w:rPr>
          <w:ins w:id="3998" w:author="Windows User" w:date="2017-09-23T01:48:00Z"/>
          <w:rtl/>
        </w:rPr>
      </w:pPr>
      <w:ins w:id="3999" w:author="Windows User" w:date="2017-09-23T01:48:00Z">
        <w:r>
          <w:rPr>
            <w:rtl/>
          </w:rPr>
          <w:t>1. اگر امکان پذ</w:t>
        </w:r>
        <w:r>
          <w:rPr>
            <w:rFonts w:hint="cs"/>
            <w:rtl/>
          </w:rPr>
          <w:t>ی</w:t>
        </w:r>
        <w:r>
          <w:rPr>
            <w:rFonts w:hint="eastAsia"/>
            <w:rtl/>
          </w:rPr>
          <w:t>ر</w:t>
        </w:r>
        <w:r>
          <w:rPr>
            <w:rtl/>
          </w:rPr>
          <w:t xml:space="preserve"> است آدرس</w:t>
        </w:r>
        <w:r>
          <w:rPr>
            <w:rFonts w:hint="cs"/>
            <w:rtl/>
          </w:rPr>
          <w:t>ی</w:t>
        </w:r>
        <w:r>
          <w:rPr>
            <w:rtl/>
          </w:rPr>
          <w:t xml:space="preserve"> تول</w:t>
        </w:r>
        <w:r>
          <w:rPr>
            <w:rFonts w:hint="cs"/>
            <w:rtl/>
          </w:rPr>
          <w:t>ی</w:t>
        </w:r>
        <w:r>
          <w:rPr>
            <w:rFonts w:hint="eastAsia"/>
            <w:rtl/>
          </w:rPr>
          <w:t>د</w:t>
        </w:r>
        <w:r>
          <w:rPr>
            <w:rtl/>
          </w:rPr>
          <w:t xml:space="preserve"> شود که برنامه را به قسمت</w:t>
        </w:r>
      </w:ins>
      <w:ins w:id="4000" w:author="Windows User" w:date="2017-09-30T18:34:00Z">
        <w:r w:rsidR="001C5901">
          <w:t xml:space="preserve"> </w:t>
        </w:r>
      </w:ins>
      <w:ins w:id="4001" w:author="Windows User" w:date="2017-09-30T18:35:00Z">
        <w:r w:rsidR="001C5901">
          <w:rPr>
            <w:rFonts w:hint="cs"/>
            <w:rtl/>
          </w:rPr>
          <w:t>های</w:t>
        </w:r>
      </w:ins>
      <w:ins w:id="4002" w:author="Windows User" w:date="2017-09-23T01:48:00Z">
        <w:r>
          <w:rPr>
            <w:rtl/>
          </w:rPr>
          <w:t xml:space="preserve"> پوشش داده نشده </w:t>
        </w:r>
      </w:ins>
      <w:ins w:id="4003" w:author="Windows User" w:date="2017-09-30T18:35:00Z">
        <w:r w:rsidR="001C5901">
          <w:rPr>
            <w:rFonts w:hint="cs"/>
            <w:rtl/>
          </w:rPr>
          <w:t>هدایت کند</w:t>
        </w:r>
      </w:ins>
      <w:ins w:id="4004" w:author="Windows User" w:date="2017-09-23T01:48:00Z">
        <w:r>
          <w:rPr>
            <w:rtl/>
          </w:rPr>
          <w:t xml:space="preserve">. </w:t>
        </w:r>
      </w:ins>
    </w:p>
    <w:p w14:paraId="4A4E483A" w14:textId="3A0F7A50" w:rsidR="008A660A" w:rsidRDefault="008A660A" w:rsidP="00BD7962">
      <w:pPr>
        <w:rPr>
          <w:ins w:id="4005" w:author="Windows User" w:date="2017-09-23T01:48:00Z"/>
          <w:rtl/>
        </w:rPr>
      </w:pPr>
      <w:ins w:id="4006" w:author="Windows User" w:date="2017-09-23T01:48:00Z">
        <w:r>
          <w:rPr>
            <w:rtl/>
          </w:rPr>
          <w:t xml:space="preserve">2. </w:t>
        </w:r>
      </w:ins>
      <w:ins w:id="4007" w:author="Windows User" w:date="2017-09-30T18:35:00Z">
        <w:r w:rsidR="001C5901">
          <w:rPr>
            <w:rFonts w:hint="cs"/>
            <w:rtl/>
          </w:rPr>
          <w:t>در صورتی که معیار شماره</w:t>
        </w:r>
      </w:ins>
      <w:ins w:id="4008" w:author="Windows User" w:date="2017-09-30T18:38:00Z">
        <w:r w:rsidR="00BD4798">
          <w:rPr>
            <w:rtl/>
          </w:rPr>
          <w:softHyphen/>
        </w:r>
      </w:ins>
      <w:ins w:id="4009" w:author="Windows User" w:date="2017-09-30T18:35:00Z">
        <w:r w:rsidR="001C5901">
          <w:rPr>
            <w:rFonts w:hint="cs"/>
            <w:rtl/>
          </w:rPr>
          <w:t>ی1 قابل اعمال نبود،</w:t>
        </w:r>
      </w:ins>
      <w:ins w:id="4010" w:author="Windows User" w:date="2017-09-23T01:48:00Z">
        <w:r>
          <w:rPr>
            <w:rtl/>
          </w:rPr>
          <w:t>آدرس</w:t>
        </w:r>
        <w:r>
          <w:rPr>
            <w:rFonts w:hint="cs"/>
            <w:rtl/>
          </w:rPr>
          <w:t>ی</w:t>
        </w:r>
        <w:r>
          <w:rPr>
            <w:rtl/>
          </w:rPr>
          <w:t xml:space="preserve"> تول</w:t>
        </w:r>
        <w:r>
          <w:rPr>
            <w:rFonts w:hint="cs"/>
            <w:rtl/>
          </w:rPr>
          <w:t>ی</w:t>
        </w:r>
        <w:r>
          <w:rPr>
            <w:rFonts w:hint="eastAsia"/>
            <w:rtl/>
          </w:rPr>
          <w:t>د</w:t>
        </w:r>
        <w:r>
          <w:rPr>
            <w:rtl/>
          </w:rPr>
          <w:t xml:space="preserve"> شود که به حافظه نماد</w:t>
        </w:r>
        <w:r>
          <w:rPr>
            <w:rFonts w:hint="cs"/>
            <w:rtl/>
          </w:rPr>
          <w:t>ی</w:t>
        </w:r>
        <w:r>
          <w:rPr>
            <w:rFonts w:hint="eastAsia"/>
            <w:rtl/>
          </w:rPr>
          <w:t>ن</w:t>
        </w:r>
        <w:r>
          <w:rPr>
            <w:rtl/>
          </w:rPr>
          <w:t xml:space="preserve"> اشاره </w:t>
        </w:r>
      </w:ins>
      <w:ins w:id="4011" w:author="Windows User" w:date="2017-09-30T18:35:00Z">
        <w:r w:rsidR="001C5901">
          <w:rPr>
            <w:rFonts w:hint="cs"/>
            <w:rtl/>
          </w:rPr>
          <w:t>می</w:t>
        </w:r>
        <w:r w:rsidR="001C5901">
          <w:rPr>
            <w:rtl/>
          </w:rPr>
          <w:softHyphen/>
        </w:r>
      </w:ins>
      <w:ins w:id="4012" w:author="Windows User" w:date="2017-09-23T01:48:00Z">
        <w:r>
          <w:rPr>
            <w:rtl/>
          </w:rPr>
          <w:t>کند.</w:t>
        </w:r>
      </w:ins>
      <w:ins w:id="4013" w:author="Windows User" w:date="2017-09-30T18:38:00Z">
        <w:r w:rsidR="00BD4798">
          <w:rPr>
            <w:rtl/>
          </w:rPr>
          <w:br/>
        </w:r>
      </w:ins>
      <w:ins w:id="4014" w:author="Windows User" w:date="2017-09-23T01:48:00Z">
        <w:r>
          <w:rPr>
            <w:rtl/>
          </w:rPr>
          <w:t xml:space="preserve"> </w:t>
        </w:r>
      </w:ins>
      <w:ins w:id="4015" w:author="Windows User" w:date="2017-09-30T18:12:00Z">
        <w:r w:rsidR="0087400B">
          <w:rPr>
            <w:rFonts w:hint="cs"/>
            <w:rtl/>
          </w:rPr>
          <w:t xml:space="preserve">لازم به ذکر است که </w:t>
        </w:r>
      </w:ins>
      <w:ins w:id="4016" w:author="Windows User" w:date="2017-09-23T01:48:00Z">
        <w:r>
          <w:rPr>
            <w:rtl/>
          </w:rPr>
          <w:t>ابزار قسمت ها</w:t>
        </w:r>
        <w:r>
          <w:rPr>
            <w:rFonts w:hint="cs"/>
            <w:rtl/>
          </w:rPr>
          <w:t>ی</w:t>
        </w:r>
        <w:r>
          <w:rPr>
            <w:rtl/>
          </w:rPr>
          <w:t xml:space="preserve"> حافظه را به تعداد</w:t>
        </w:r>
        <w:r>
          <w:rPr>
            <w:rFonts w:hint="cs"/>
            <w:rtl/>
          </w:rPr>
          <w:t>ی</w:t>
        </w:r>
        <w:r>
          <w:rPr>
            <w:rtl/>
          </w:rPr>
          <w:t xml:space="preserve"> </w:t>
        </w:r>
      </w:ins>
      <w:ins w:id="4017" w:author="Windows User" w:date="2017-09-30T18:36:00Z">
        <w:r w:rsidR="001C5901">
          <w:rPr>
            <w:rFonts w:hint="cs"/>
            <w:rtl/>
          </w:rPr>
          <w:t>منطقه</w:t>
        </w:r>
        <w:r w:rsidR="001C5901">
          <w:rPr>
            <w:rtl/>
          </w:rPr>
          <w:softHyphen/>
        </w:r>
        <w:r w:rsidR="001C5901">
          <w:rPr>
            <w:rFonts w:hint="cs"/>
            <w:rtl/>
          </w:rPr>
          <w:t xml:space="preserve">ی </w:t>
        </w:r>
      </w:ins>
      <w:ins w:id="4018" w:author="Windows User" w:date="2017-09-23T01:48:00Z">
        <w:r>
          <w:rPr>
            <w:rtl/>
          </w:rPr>
          <w:t>نماد</w:t>
        </w:r>
        <w:r>
          <w:rPr>
            <w:rFonts w:hint="cs"/>
            <w:rtl/>
          </w:rPr>
          <w:t>ی</w:t>
        </w:r>
        <w:r>
          <w:rPr>
            <w:rFonts w:hint="eastAsia"/>
            <w:rtl/>
          </w:rPr>
          <w:t>ن</w:t>
        </w:r>
      </w:ins>
      <w:ins w:id="4019" w:author="Windows User" w:date="2017-09-30T18:36:00Z">
        <w:r w:rsidR="001C5901" w:rsidRPr="00E2341D">
          <w:rPr>
            <w:rStyle w:val="FootnoteReference"/>
            <w:rtl/>
          </w:rPr>
          <w:footnoteReference w:id="51"/>
        </w:r>
      </w:ins>
      <w:ins w:id="4021" w:author="Windows User" w:date="2017-09-23T01:48:00Z">
        <w:r>
          <w:rPr>
            <w:rtl/>
          </w:rPr>
          <w:t xml:space="preserve"> تقس</w:t>
        </w:r>
        <w:r>
          <w:rPr>
            <w:rFonts w:hint="cs"/>
            <w:rtl/>
          </w:rPr>
          <w:t>ی</w:t>
        </w:r>
        <w:r>
          <w:rPr>
            <w:rFonts w:hint="eastAsia"/>
            <w:rtl/>
          </w:rPr>
          <w:t>م</w:t>
        </w:r>
        <w:r>
          <w:rPr>
            <w:rtl/>
          </w:rPr>
          <w:t xml:space="preserve"> م</w:t>
        </w:r>
        <w:r>
          <w:rPr>
            <w:rFonts w:hint="cs"/>
            <w:rtl/>
          </w:rPr>
          <w:t>ی</w:t>
        </w:r>
        <w:r>
          <w:rPr>
            <w:rtl/>
          </w:rPr>
          <w:t xml:space="preserve"> کند که ا</w:t>
        </w:r>
        <w:r>
          <w:rPr>
            <w:rFonts w:hint="cs"/>
            <w:rtl/>
          </w:rPr>
          <w:t>ی</w:t>
        </w:r>
        <w:r>
          <w:rPr>
            <w:rFonts w:hint="eastAsia"/>
            <w:rtl/>
          </w:rPr>
          <w:t>ن</w:t>
        </w:r>
        <w:r>
          <w:rPr>
            <w:rtl/>
          </w:rPr>
          <w:t xml:space="preserve"> مناطق بر اساس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ق</w:t>
        </w:r>
        <w:r>
          <w:rPr>
            <w:rFonts w:hint="cs"/>
            <w:rtl/>
          </w:rPr>
          <w:t>ی</w:t>
        </w:r>
        <w:r>
          <w:rPr>
            <w:rFonts w:hint="eastAsia"/>
            <w:rtl/>
          </w:rPr>
          <w:t>دها</w:t>
        </w:r>
        <w:r>
          <w:rPr>
            <w:rFonts w:hint="cs"/>
            <w:rtl/>
          </w:rPr>
          <w:t>ی</w:t>
        </w:r>
        <w:r>
          <w:rPr>
            <w:rtl/>
          </w:rPr>
          <w:t xml:space="preserve"> مرتبط به آن</w:t>
        </w:r>
      </w:ins>
      <w:ins w:id="4022" w:author="Windows User" w:date="2017-09-30T18:36:00Z">
        <w:r w:rsidR="001C5901">
          <w:softHyphen/>
        </w:r>
      </w:ins>
      <w:ins w:id="4023" w:author="Windows User" w:date="2017-09-23T01:48:00Z">
        <w:r>
          <w:rPr>
            <w:rtl/>
          </w:rPr>
          <w:t>ها مرتب شده اند. ابزار سع</w:t>
        </w:r>
        <w:r>
          <w:rPr>
            <w:rFonts w:hint="cs"/>
            <w:rtl/>
          </w:rPr>
          <w:t>ی</w:t>
        </w:r>
        <w:r>
          <w:rPr>
            <w:rtl/>
          </w:rPr>
          <w:t xml:space="preserve"> م</w:t>
        </w:r>
        <w:r>
          <w:rPr>
            <w:rFonts w:hint="cs"/>
            <w:rtl/>
          </w:rPr>
          <w:t>ی</w:t>
        </w:r>
        <w:r>
          <w:rPr>
            <w:rtl/>
          </w:rPr>
          <w:t xml:space="preserve"> کند اشاره</w:t>
        </w:r>
        <w:r>
          <w:rPr>
            <w:rFonts w:hint="cs"/>
            <w:rtl/>
          </w:rPr>
          <w:t>‌</w:t>
        </w:r>
        <w:r>
          <w:rPr>
            <w:rtl/>
          </w:rPr>
          <w:t>گر به منطقه</w:t>
        </w:r>
        <w:r>
          <w:rPr>
            <w:rFonts w:hint="cs"/>
            <w:rtl/>
          </w:rPr>
          <w:t>‌</w:t>
        </w:r>
        <w:r>
          <w:rPr>
            <w:rtl/>
          </w:rPr>
          <w:t>ا</w:t>
        </w:r>
        <w:r>
          <w:rPr>
            <w:rFonts w:hint="cs"/>
            <w:rtl/>
          </w:rPr>
          <w:t>ی</w:t>
        </w:r>
        <w:r>
          <w:rPr>
            <w:rtl/>
          </w:rPr>
          <w:t xml:space="preserve"> ساده</w:t>
        </w:r>
        <w:r>
          <w:rPr>
            <w:rFonts w:hint="cs"/>
            <w:rtl/>
          </w:rPr>
          <w:t>‌</w:t>
        </w:r>
        <w:r>
          <w:rPr>
            <w:rtl/>
          </w:rPr>
          <w:t>تر را ا</w:t>
        </w:r>
        <w:r>
          <w:rPr>
            <w:rFonts w:hint="cs"/>
            <w:rtl/>
          </w:rPr>
          <w:t>ی</w:t>
        </w:r>
        <w:r>
          <w:rPr>
            <w:rFonts w:hint="eastAsia"/>
            <w:rtl/>
          </w:rPr>
          <w:t>جاد</w:t>
        </w:r>
        <w:r>
          <w:rPr>
            <w:rtl/>
          </w:rPr>
          <w:t>کند.</w:t>
        </w:r>
      </w:ins>
    </w:p>
    <w:p w14:paraId="33164CD6" w14:textId="0AFB79DF" w:rsidR="008A660A" w:rsidDel="001E2A55" w:rsidRDefault="008A660A">
      <w:pPr>
        <w:rPr>
          <w:del w:id="4024" w:author="Mahmoud" w:date="2017-09-26T21:27:00Z"/>
          <w:rtl/>
        </w:rPr>
        <w:pPrChange w:id="4025" w:author="Windows User" w:date="2017-09-30T18:38:00Z">
          <w:pPr>
            <w:pStyle w:val="Caption"/>
            <w:bidi/>
            <w:jc w:val="center"/>
          </w:pPr>
        </w:pPrChange>
      </w:pPr>
      <w:ins w:id="4026" w:author="Windows User" w:date="2017-09-23T01:48:00Z">
        <w:r>
          <w:rPr>
            <w:rtl/>
          </w:rPr>
          <w:t>3. اگر موارد بالا قابل اجرا نبودند</w:t>
        </w:r>
      </w:ins>
      <w:ins w:id="4027" w:author="Windows User" w:date="2017-09-30T18:38:00Z">
        <w:r w:rsidR="001C5901">
          <w:rPr>
            <w:rFonts w:hint="cs"/>
            <w:rtl/>
          </w:rPr>
          <w:t>،</w:t>
        </w:r>
      </w:ins>
      <w:ins w:id="4028" w:author="Windows User" w:date="2017-09-23T01:48:00Z">
        <w:r>
          <w:rPr>
            <w:rtl/>
          </w:rPr>
          <w:t xml:space="preserve"> آدرس</w:t>
        </w:r>
      </w:ins>
      <w:ins w:id="4029" w:author="Windows User" w:date="2017-09-30T18:38:00Z">
        <w:r w:rsidR="001C5901">
          <w:rPr>
            <w:rFonts w:hint="cs"/>
            <w:rtl/>
          </w:rPr>
          <w:t xml:space="preserve"> عددی </w:t>
        </w:r>
      </w:ins>
      <w:ins w:id="4030" w:author="Windows User" w:date="2017-09-23T01:48:00Z">
        <w:r>
          <w:rPr>
            <w:rtl/>
          </w:rPr>
          <w:t>معتبر</w:t>
        </w:r>
      </w:ins>
      <w:ins w:id="4031" w:author="Windows User" w:date="2017-09-30T18:37:00Z">
        <w:r w:rsidR="001C5901">
          <w:rPr>
            <w:rFonts w:hint="cs"/>
            <w:rtl/>
          </w:rPr>
          <w:t xml:space="preserve"> و دلخواه</w:t>
        </w:r>
      </w:ins>
      <w:ins w:id="4032" w:author="Windows User" w:date="2017-09-30T18:38:00Z">
        <w:r w:rsidR="001C5901">
          <w:rPr>
            <w:rFonts w:hint="cs"/>
            <w:rtl/>
          </w:rPr>
          <w:t xml:space="preserve">ی </w:t>
        </w:r>
      </w:ins>
      <w:ins w:id="4033" w:author="Windows User" w:date="2017-09-23T01:48:00Z">
        <w:r>
          <w:rPr>
            <w:rtl/>
          </w:rPr>
          <w:t>تول</w:t>
        </w:r>
        <w:r>
          <w:rPr>
            <w:rFonts w:hint="cs"/>
            <w:rtl/>
          </w:rPr>
          <w:t>ی</w:t>
        </w:r>
        <w:r>
          <w:rPr>
            <w:rFonts w:hint="eastAsia"/>
            <w:rtl/>
          </w:rPr>
          <w:t>د</w:t>
        </w:r>
        <w:r>
          <w:rPr>
            <w:rtl/>
          </w:rPr>
          <w:t xml:space="preserve"> خواهد شد.</w:t>
        </w:r>
      </w:ins>
    </w:p>
    <w:p w14:paraId="3E835EC8" w14:textId="77777777" w:rsidR="001E2A55" w:rsidRDefault="001E2A55">
      <w:pPr>
        <w:rPr>
          <w:ins w:id="4034" w:author="Mahmoud" w:date="2017-09-26T21:27:00Z"/>
          <w:rtl/>
        </w:rPr>
        <w:pPrChange w:id="4035" w:author="Mahmoud" w:date="2017-09-26T21:27:00Z">
          <w:pPr>
            <w:pStyle w:val="Caption"/>
            <w:bidi/>
            <w:jc w:val="center"/>
          </w:pPr>
        </w:pPrChange>
      </w:pPr>
    </w:p>
    <w:p w14:paraId="4E5255E1" w14:textId="77777777" w:rsidR="008A660A" w:rsidRPr="00F66DA0" w:rsidRDefault="008A660A">
      <w:pPr>
        <w:rPr>
          <w:ins w:id="4036" w:author="Windows User" w:date="2017-09-23T01:39:00Z"/>
        </w:rPr>
        <w:pPrChange w:id="4037" w:author="Mahmoud" w:date="2017-09-26T21:27:00Z">
          <w:pPr>
            <w:pStyle w:val="Caption"/>
            <w:bidi/>
            <w:jc w:val="center"/>
          </w:pPr>
        </w:pPrChange>
      </w:pPr>
    </w:p>
    <w:p w14:paraId="06795E90" w14:textId="7808D0BA" w:rsidR="008E370F" w:rsidRDefault="008E370F">
      <w:pPr>
        <w:pStyle w:val="Heading2"/>
        <w:rPr>
          <w:ins w:id="4038" w:author="Windows User" w:date="2017-09-23T01:47:00Z"/>
          <w:rtl/>
        </w:rPr>
        <w:pPrChange w:id="4039" w:author="Windows User" w:date="2017-09-23T01:40:00Z">
          <w:pPr>
            <w:pStyle w:val="Caption"/>
            <w:bidi/>
            <w:jc w:val="center"/>
          </w:pPr>
        </w:pPrChange>
      </w:pPr>
      <w:bookmarkStart w:id="4040" w:name="_Toc495715030"/>
      <w:ins w:id="4041" w:author="Windows User" w:date="2017-09-23T01:40:00Z">
        <w:r>
          <w:rPr>
            <w:rFonts w:hint="cs"/>
            <w:rtl/>
          </w:rPr>
          <w:lastRenderedPageBreak/>
          <w:t>3-3-</w:t>
        </w:r>
      </w:ins>
      <w:ins w:id="4042" w:author="Windows User" w:date="2017-09-23T01:39:00Z">
        <w:r>
          <w:rPr>
            <w:rFonts w:hint="cs"/>
            <w:rtl/>
          </w:rPr>
          <w:t xml:space="preserve">ابزار </w:t>
        </w:r>
        <w:r>
          <w:t>Drilller</w:t>
        </w:r>
      </w:ins>
      <w:bookmarkEnd w:id="4040"/>
    </w:p>
    <w:p w14:paraId="5B186A4C" w14:textId="70322C3E" w:rsidR="002722B4" w:rsidRDefault="002722B4">
      <w:pPr>
        <w:pStyle w:val="Heading3"/>
        <w:rPr>
          <w:ins w:id="4043" w:author="Windows User" w:date="2017-10-03T23:56:00Z"/>
          <w:rtl/>
        </w:rPr>
        <w:pPrChange w:id="4044" w:author="Windows User" w:date="2017-10-03T23:56:00Z">
          <w:pPr/>
        </w:pPrChange>
      </w:pPr>
      <w:bookmarkStart w:id="4045" w:name="_Toc495715031"/>
      <w:ins w:id="4046" w:author="Windows User" w:date="2017-10-03T23:56:00Z">
        <w:r>
          <w:rPr>
            <w:rFonts w:hint="cs"/>
            <w:rtl/>
          </w:rPr>
          <w:t>3-3-1-مقدمه</w:t>
        </w:r>
        <w:bookmarkEnd w:id="4045"/>
      </w:ins>
    </w:p>
    <w:p w14:paraId="3A312EC9" w14:textId="13E4D4E1" w:rsidR="00425757" w:rsidRDefault="00425757" w:rsidP="007916DF">
      <w:pPr>
        <w:rPr>
          <w:ins w:id="4047" w:author="Windows User" w:date="2017-09-23T01:47:00Z"/>
          <w:rtl/>
        </w:rPr>
      </w:pPr>
      <w:ins w:id="4048" w:author="Windows User" w:date="2017-09-23T01:47:00Z">
        <w:r w:rsidRPr="00F61CD3">
          <w:rPr>
            <w:rtl/>
          </w:rPr>
          <w:t>ابزارها</w:t>
        </w:r>
        <w:r w:rsidRPr="00F61CD3">
          <w:rPr>
            <w:rFonts w:hint="cs"/>
            <w:rtl/>
          </w:rPr>
          <w:t>ی</w:t>
        </w:r>
        <w:r w:rsidRPr="00F61CD3">
          <w:rPr>
            <w:rtl/>
          </w:rPr>
          <w:t xml:space="preserve"> جد</w:t>
        </w:r>
        <w:r w:rsidRPr="00F61CD3">
          <w:rPr>
            <w:rFonts w:hint="cs"/>
            <w:rtl/>
          </w:rPr>
          <w:t>ی</w:t>
        </w:r>
        <w:r w:rsidRPr="00F61CD3">
          <w:rPr>
            <w:rFonts w:hint="eastAsia"/>
            <w:rtl/>
          </w:rPr>
          <w:t>د</w:t>
        </w:r>
      </w:ins>
      <w:ins w:id="4049" w:author="Windows User" w:date="2017-10-03T23:56:00Z">
        <w:r w:rsidR="002722B4">
          <w:rPr>
            <w:rFonts w:hint="cs"/>
            <w:rtl/>
          </w:rPr>
          <w:t xml:space="preserve"> تحلیل برنامه</w:t>
        </w:r>
      </w:ins>
      <w:ins w:id="4050" w:author="Windows User" w:date="2017-09-23T01:47:00Z">
        <w:r w:rsidRPr="00F61CD3">
          <w:rPr>
            <w:rtl/>
          </w:rPr>
          <w:t xml:space="preserve"> تنها</w:t>
        </w:r>
        <w:r>
          <w:rPr>
            <w:rtl/>
          </w:rPr>
          <w:t xml:space="preserve"> می‌</w:t>
        </w:r>
        <w:r w:rsidRPr="00F61CD3">
          <w:rPr>
            <w:rtl/>
          </w:rPr>
          <w:t>توانند به نقص</w:t>
        </w:r>
        <w:r>
          <w:rPr>
            <w:rtl/>
          </w:rPr>
          <w:t>‌ها</w:t>
        </w:r>
        <w:r w:rsidRPr="00F61CD3">
          <w:rPr>
            <w:rFonts w:hint="cs"/>
            <w:rtl/>
          </w:rPr>
          <w:t>ی</w:t>
        </w:r>
        <w:r w:rsidRPr="00F61CD3">
          <w:rPr>
            <w:rtl/>
          </w:rPr>
          <w:t xml:space="preserve"> سطح</w:t>
        </w:r>
        <w:r w:rsidRPr="00F61CD3">
          <w:rPr>
            <w:rFonts w:hint="cs"/>
            <w:rtl/>
          </w:rPr>
          <w:t>ی</w:t>
        </w:r>
        <w:r w:rsidRPr="00F61CD3">
          <w:rPr>
            <w:rtl/>
          </w:rPr>
          <w:t xml:space="preserve"> دست پ</w:t>
        </w:r>
        <w:r w:rsidRPr="00F61CD3">
          <w:rPr>
            <w:rFonts w:hint="cs"/>
            <w:rtl/>
          </w:rPr>
          <w:t>ی</w:t>
        </w:r>
        <w:r w:rsidRPr="00F61CD3">
          <w:rPr>
            <w:rFonts w:hint="eastAsia"/>
            <w:rtl/>
          </w:rPr>
          <w:t>دا</w:t>
        </w:r>
        <w:r w:rsidRPr="00F61CD3">
          <w:rPr>
            <w:rtl/>
          </w:rPr>
          <w:t xml:space="preserve"> کنند. </w:t>
        </w:r>
      </w:ins>
      <w:ins w:id="4051" w:author="Windows User" w:date="2017-10-03T23:56:00Z">
        <w:r w:rsidR="002722B4">
          <w:rPr>
            <w:rFonts w:hint="cs"/>
            <w:rtl/>
          </w:rPr>
          <w:t xml:space="preserve">در حقیقت </w:t>
        </w:r>
      </w:ins>
      <w:ins w:id="4052" w:author="Windows User" w:date="2017-10-03T23:57:00Z">
        <w:r w:rsidR="002722B4">
          <w:rPr>
            <w:rFonts w:hint="cs"/>
            <w:rtl/>
          </w:rPr>
          <w:t>برای هوشمند سازی</w:t>
        </w:r>
      </w:ins>
      <w:ins w:id="4053" w:author="Windows User" w:date="2017-09-23T01:47:00Z">
        <w:r w:rsidRPr="00F61CD3">
          <w:rPr>
            <w:rtl/>
          </w:rPr>
          <w:t xml:space="preserve"> </w:t>
        </w:r>
        <w:r w:rsidRPr="00F61CD3">
          <w:t>fuzzer</w:t>
        </w:r>
        <w:r w:rsidRPr="00F61CD3">
          <w:rPr>
            <w:rtl/>
          </w:rPr>
          <w:t>ها با</w:t>
        </w:r>
        <w:r w:rsidRPr="00F61CD3">
          <w:rPr>
            <w:rFonts w:hint="cs"/>
            <w:rtl/>
          </w:rPr>
          <w:t>ی</w:t>
        </w:r>
        <w:r w:rsidRPr="00F61CD3">
          <w:rPr>
            <w:rFonts w:hint="eastAsia"/>
            <w:rtl/>
          </w:rPr>
          <w:t>د</w:t>
        </w:r>
        <w:r w:rsidRPr="00F61CD3">
          <w:rPr>
            <w:rtl/>
          </w:rPr>
          <w:t xml:space="preserve"> مکان</w:t>
        </w:r>
        <w:r w:rsidRPr="00F61CD3">
          <w:rPr>
            <w:rFonts w:hint="cs"/>
            <w:rtl/>
          </w:rPr>
          <w:t>ی</w:t>
        </w:r>
        <w:r w:rsidRPr="00F61CD3">
          <w:rPr>
            <w:rFonts w:hint="eastAsia"/>
            <w:rtl/>
          </w:rPr>
          <w:t>زم</w:t>
        </w:r>
      </w:ins>
      <w:ins w:id="4054" w:author="Windows User" w:date="2017-10-03T23:57:00Z">
        <w:r w:rsidR="002722B4">
          <w:rPr>
            <w:rFonts w:hint="cs"/>
            <w:rtl/>
          </w:rPr>
          <w:t xml:space="preserve"> هوشمندانه ای</w:t>
        </w:r>
      </w:ins>
      <w:ins w:id="4055" w:author="Windows User" w:date="2017-09-23T01:47:00Z">
        <w:r w:rsidRPr="00F61CD3">
          <w:rPr>
            <w:rtl/>
          </w:rPr>
          <w:t xml:space="preserve"> </w:t>
        </w:r>
      </w:ins>
      <w:ins w:id="4056" w:author="Windows User" w:date="2017-10-03T23:57:00Z">
        <w:r w:rsidR="002722B4">
          <w:rPr>
            <w:rFonts w:hint="cs"/>
            <w:rtl/>
          </w:rPr>
          <w:t>برای</w:t>
        </w:r>
      </w:ins>
      <w:ins w:id="4057" w:author="Windows User" w:date="2017-09-23T01:47:00Z">
        <w:r w:rsidRPr="00F61CD3">
          <w:rPr>
            <w:rtl/>
          </w:rPr>
          <w:t xml:space="preserve"> تول</w:t>
        </w:r>
        <w:r w:rsidRPr="00F61CD3">
          <w:rPr>
            <w:rFonts w:hint="cs"/>
            <w:rtl/>
          </w:rPr>
          <w:t>ی</w:t>
        </w:r>
        <w:r w:rsidRPr="00F61CD3">
          <w:rPr>
            <w:rFonts w:hint="eastAsia"/>
            <w:rtl/>
          </w:rPr>
          <w:t>د</w:t>
        </w:r>
        <w:r w:rsidRPr="00F61CD3">
          <w:rPr>
            <w:rtl/>
          </w:rPr>
          <w:t xml:space="preserve"> ورود</w:t>
        </w:r>
        <w:r w:rsidRPr="00F61CD3">
          <w:rPr>
            <w:rFonts w:hint="cs"/>
            <w:rtl/>
          </w:rPr>
          <w:t>ی</w:t>
        </w:r>
        <w:r>
          <w:rPr>
            <w:rtl/>
          </w:rPr>
          <w:t>‌ها</w:t>
        </w:r>
        <w:r w:rsidRPr="00F61CD3">
          <w:rPr>
            <w:rFonts w:hint="cs"/>
            <w:rtl/>
          </w:rPr>
          <w:t>ی</w:t>
        </w:r>
        <w:r w:rsidRPr="00F61CD3">
          <w:rPr>
            <w:rtl/>
          </w:rPr>
          <w:t xml:space="preserve"> جد</w:t>
        </w:r>
        <w:r w:rsidRPr="00F61CD3">
          <w:rPr>
            <w:rFonts w:hint="cs"/>
            <w:rtl/>
          </w:rPr>
          <w:t>ی</w:t>
        </w:r>
        <w:r w:rsidRPr="00F61CD3">
          <w:rPr>
            <w:rFonts w:hint="eastAsia"/>
            <w:rtl/>
          </w:rPr>
          <w:t>د</w:t>
        </w:r>
        <w:r w:rsidRPr="00F61CD3">
          <w:rPr>
            <w:rtl/>
          </w:rPr>
          <w:t xml:space="preserve"> داشت</w:t>
        </w:r>
      </w:ins>
      <w:ins w:id="4058" w:author="Windows User" w:date="2017-10-03T23:58:00Z">
        <w:r w:rsidR="002722B4">
          <w:rPr>
            <w:rFonts w:hint="cs"/>
            <w:rtl/>
          </w:rPr>
          <w:t>. در ساده ترین حالت</w:t>
        </w:r>
      </w:ins>
      <w:ins w:id="4059" w:author="Windows User" w:date="2017-09-23T01:47:00Z">
        <w:r w:rsidRPr="00F61CD3">
          <w:rPr>
            <w:rtl/>
          </w:rPr>
          <w:t xml:space="preserve"> ا</w:t>
        </w:r>
        <w:r w:rsidRPr="00F61CD3">
          <w:rPr>
            <w:rFonts w:hint="cs"/>
            <w:rtl/>
          </w:rPr>
          <w:t>ی</w:t>
        </w:r>
        <w:r w:rsidRPr="00F61CD3">
          <w:rPr>
            <w:rFonts w:hint="eastAsia"/>
            <w:rtl/>
          </w:rPr>
          <w:t>ن</w:t>
        </w:r>
        <w:r w:rsidRPr="00F61CD3">
          <w:rPr>
            <w:rtl/>
          </w:rPr>
          <w:t xml:space="preserve"> ابزارها به صورت دلخواه ا</w:t>
        </w:r>
        <w:r w:rsidRPr="00F61CD3">
          <w:rPr>
            <w:rFonts w:hint="cs"/>
            <w:rtl/>
          </w:rPr>
          <w:t>ی</w:t>
        </w:r>
        <w:r w:rsidRPr="00F61CD3">
          <w:rPr>
            <w:rFonts w:hint="eastAsia"/>
            <w:rtl/>
          </w:rPr>
          <w:t>ن</w:t>
        </w:r>
        <w:r w:rsidRPr="00F61CD3">
          <w:rPr>
            <w:rtl/>
          </w:rPr>
          <w:t xml:space="preserve"> کار را انجام</w:t>
        </w:r>
        <w:r>
          <w:rPr>
            <w:rtl/>
          </w:rPr>
          <w:t xml:space="preserve"> می‌</w:t>
        </w:r>
        <w:r w:rsidRPr="00F61CD3">
          <w:rPr>
            <w:rtl/>
          </w:rPr>
          <w:t>دهند</w:t>
        </w:r>
      </w:ins>
      <w:ins w:id="4060" w:author="Windows User" w:date="2017-10-03T23:58:00Z">
        <w:r w:rsidR="002722B4">
          <w:rPr>
            <w:rFonts w:hint="cs"/>
            <w:rtl/>
          </w:rPr>
          <w:t xml:space="preserve"> یعنی ورودی های جدید کاملا دلخواه تولید می</w:t>
        </w:r>
        <w:r w:rsidR="002722B4">
          <w:rPr>
            <w:rtl/>
          </w:rPr>
          <w:softHyphen/>
        </w:r>
        <w:r w:rsidR="002722B4">
          <w:rPr>
            <w:rFonts w:hint="cs"/>
            <w:rtl/>
          </w:rPr>
          <w:t>شوند</w:t>
        </w:r>
      </w:ins>
      <w:ins w:id="4061" w:author="Windows User" w:date="2017-09-23T01:47:00Z">
        <w:r w:rsidRPr="00F61CD3">
          <w:rPr>
            <w:rtl/>
          </w:rPr>
          <w:t>.</w:t>
        </w:r>
      </w:ins>
      <w:ins w:id="4062" w:author="Windows User" w:date="2017-10-03T23:58:00Z">
        <w:r w:rsidR="002722B4">
          <w:rPr>
            <w:rFonts w:hint="cs"/>
            <w:rtl/>
          </w:rPr>
          <w:t>اما</w:t>
        </w:r>
      </w:ins>
      <w:ins w:id="4063" w:author="Windows User" w:date="2017-09-23T01:47:00Z">
        <w:r w:rsidRPr="00F61CD3">
          <w:rPr>
            <w:rtl/>
          </w:rPr>
          <w:t xml:space="preserve"> ابزارها</w:t>
        </w:r>
        <w:r w:rsidRPr="00F61CD3">
          <w:rPr>
            <w:rFonts w:hint="cs"/>
            <w:rtl/>
          </w:rPr>
          <w:t>ی</w:t>
        </w:r>
        <w:r w:rsidRPr="00F61CD3">
          <w:rPr>
            <w:rtl/>
          </w:rPr>
          <w:t xml:space="preserve"> </w:t>
        </w:r>
      </w:ins>
      <w:ins w:id="4064" w:author="Windows User" w:date="2017-10-03T23:59:00Z">
        <w:r w:rsidR="002722B4">
          <w:rPr>
            <w:rFonts w:hint="cs"/>
            <w:rtl/>
          </w:rPr>
          <w:t xml:space="preserve">که به اجرای پویانمادین می پردازند، </w:t>
        </w:r>
      </w:ins>
      <w:ins w:id="4065" w:author="Windows User" w:date="2017-09-23T01:47:00Z">
        <w:r w:rsidRPr="00F61CD3">
          <w:rPr>
            <w:rtl/>
          </w:rPr>
          <w:t>ورود</w:t>
        </w:r>
        <w:r w:rsidRPr="00F61CD3">
          <w:rPr>
            <w:rFonts w:hint="cs"/>
            <w:rtl/>
          </w:rPr>
          <w:t>ی‌</w:t>
        </w:r>
        <w:r w:rsidRPr="00F61CD3">
          <w:rPr>
            <w:rFonts w:hint="eastAsia"/>
            <w:rtl/>
          </w:rPr>
          <w:t>ها</w:t>
        </w:r>
        <w:r w:rsidRPr="00F61CD3">
          <w:rPr>
            <w:rFonts w:hint="cs"/>
            <w:rtl/>
          </w:rPr>
          <w:t>ی</w:t>
        </w:r>
        <w:r w:rsidRPr="00F61CD3">
          <w:rPr>
            <w:rtl/>
          </w:rPr>
          <w:t xml:space="preserve"> </w:t>
        </w:r>
      </w:ins>
      <w:ins w:id="4066" w:author="Windows User" w:date="2017-10-04T22:44:00Z">
        <w:r w:rsidR="00775A4D">
          <w:rPr>
            <w:rFonts w:hint="cs"/>
            <w:rtl/>
          </w:rPr>
          <w:t>جدید</w:t>
        </w:r>
      </w:ins>
      <w:ins w:id="4067" w:author="Windows User" w:date="2017-10-03T23:59:00Z">
        <w:r w:rsidR="002722B4">
          <w:rPr>
            <w:rFonts w:hint="cs"/>
            <w:rtl/>
          </w:rPr>
          <w:t xml:space="preserve"> را</w:t>
        </w:r>
      </w:ins>
      <w:ins w:id="4068" w:author="Windows User" w:date="2017-09-23T01:47:00Z">
        <w:r w:rsidRPr="00F61CD3">
          <w:rPr>
            <w:rtl/>
          </w:rPr>
          <w:t xml:space="preserve"> به کمک</w:t>
        </w:r>
      </w:ins>
      <w:ins w:id="4069" w:author="Windows User" w:date="2017-10-03T23:59:00Z">
        <w:r w:rsidR="00775A4D">
          <w:rPr>
            <w:rFonts w:hint="cs"/>
            <w:rtl/>
          </w:rPr>
          <w:t xml:space="preserve"> حل</w:t>
        </w:r>
      </w:ins>
      <w:ins w:id="4070" w:author="Windows User" w:date="2017-10-04T22:44:00Z">
        <w:r w:rsidR="00775A4D">
          <w:rPr>
            <w:rtl/>
          </w:rPr>
          <w:softHyphen/>
        </w:r>
      </w:ins>
      <w:ins w:id="4071" w:author="Windows User" w:date="2017-10-03T23:59:00Z">
        <w:r w:rsidR="002722B4">
          <w:rPr>
            <w:rFonts w:hint="cs"/>
            <w:rtl/>
          </w:rPr>
          <w:t>کننده ی قید</w:t>
        </w:r>
      </w:ins>
      <w:ins w:id="4072" w:author="Windows User" w:date="2017-09-23T01:47:00Z">
        <w:r w:rsidRPr="00F61CD3">
          <w:rPr>
            <w:rtl/>
          </w:rPr>
          <w:t xml:space="preserve"> تول</w:t>
        </w:r>
        <w:r w:rsidRPr="00F61CD3">
          <w:rPr>
            <w:rFonts w:hint="cs"/>
            <w:rtl/>
          </w:rPr>
          <w:t>ی</w:t>
        </w:r>
        <w:r w:rsidRPr="00F61CD3">
          <w:rPr>
            <w:rFonts w:hint="eastAsia"/>
            <w:rtl/>
          </w:rPr>
          <w:t>د</w:t>
        </w:r>
      </w:ins>
      <w:ins w:id="4073" w:author="Windows User" w:date="2017-10-04T00:00:00Z">
        <w:r w:rsidR="002722B4">
          <w:rPr>
            <w:rFonts w:hint="cs"/>
            <w:rtl/>
          </w:rPr>
          <w:t xml:space="preserve"> </w:t>
        </w:r>
      </w:ins>
      <w:ins w:id="4074" w:author="Windows User" w:date="2017-10-03T23:59:00Z">
        <w:r w:rsidR="002722B4">
          <w:rPr>
            <w:rFonts w:hint="cs"/>
            <w:rtl/>
          </w:rPr>
          <w:t>می</w:t>
        </w:r>
        <w:r w:rsidR="002722B4">
          <w:rPr>
            <w:rtl/>
          </w:rPr>
          <w:softHyphen/>
        </w:r>
        <w:r w:rsidR="002722B4">
          <w:rPr>
            <w:rFonts w:hint="cs"/>
            <w:rtl/>
          </w:rPr>
          <w:t>کنند.</w:t>
        </w:r>
      </w:ins>
      <w:ins w:id="4075" w:author="Windows User" w:date="2017-09-23T01:47:00Z">
        <w:r w:rsidRPr="00F61CD3">
          <w:rPr>
            <w:rtl/>
          </w:rPr>
          <w:t xml:space="preserve"> </w:t>
        </w:r>
      </w:ins>
      <w:ins w:id="4076" w:author="Windows User" w:date="2017-10-04T22:44:00Z">
        <w:r w:rsidR="00775A4D">
          <w:rPr>
            <w:rFonts w:hint="cs"/>
            <w:rtl/>
          </w:rPr>
          <w:t>مشکل ابزارهای اجرای پویانمادین</w:t>
        </w:r>
      </w:ins>
      <w:ins w:id="4077" w:author="Windows User" w:date="2017-09-23T01:47:00Z">
        <w:r w:rsidRPr="00F61CD3">
          <w:rPr>
            <w:rtl/>
          </w:rPr>
          <w:t xml:space="preserve"> انفجار مس</w:t>
        </w:r>
        <w:r w:rsidRPr="00F61CD3">
          <w:rPr>
            <w:rFonts w:hint="cs"/>
            <w:rtl/>
          </w:rPr>
          <w:t>ی</w:t>
        </w:r>
        <w:r w:rsidRPr="00F61CD3">
          <w:rPr>
            <w:rFonts w:hint="eastAsia"/>
            <w:rtl/>
          </w:rPr>
          <w:t>ر</w:t>
        </w:r>
      </w:ins>
      <w:ins w:id="4078" w:author="Windows User" w:date="2017-10-04T22:44:00Z">
        <w:r w:rsidR="00775A4D">
          <w:rPr>
            <w:rFonts w:hint="cs"/>
            <w:rtl/>
          </w:rPr>
          <w:t xml:space="preserve"> در تحلیل برنامه است.از همین رو با استفاده از این ابزار ها </w:t>
        </w:r>
      </w:ins>
      <w:ins w:id="4079" w:author="Windows User" w:date="2017-09-23T01:47:00Z">
        <w:r w:rsidRPr="00F61CD3">
          <w:rPr>
            <w:rtl/>
          </w:rPr>
          <w:t>نم</w:t>
        </w:r>
        <w:r w:rsidRPr="00F61CD3">
          <w:rPr>
            <w:rFonts w:hint="cs"/>
            <w:rtl/>
          </w:rPr>
          <w:t>ی</w:t>
        </w:r>
        <w:r w:rsidR="00775A4D">
          <w:rPr>
            <w:rtl/>
          </w:rPr>
          <w:t xml:space="preserve"> توان</w:t>
        </w:r>
        <w:r w:rsidRPr="00F61CD3">
          <w:rPr>
            <w:rtl/>
          </w:rPr>
          <w:t xml:space="preserve"> به آس</w:t>
        </w:r>
        <w:r w:rsidRPr="00F61CD3">
          <w:rPr>
            <w:rFonts w:hint="cs"/>
            <w:rtl/>
          </w:rPr>
          <w:t>ی</w:t>
        </w:r>
        <w:r w:rsidRPr="00F61CD3">
          <w:rPr>
            <w:rFonts w:hint="eastAsia"/>
            <w:rtl/>
          </w:rPr>
          <w:t>ب‌پذ</w:t>
        </w:r>
        <w:r w:rsidRPr="00F61CD3">
          <w:rPr>
            <w:rFonts w:hint="cs"/>
            <w:rtl/>
          </w:rPr>
          <w:t>ی</w:t>
        </w:r>
        <w:r w:rsidRPr="00F61CD3">
          <w:rPr>
            <w:rFonts w:hint="eastAsia"/>
            <w:rtl/>
          </w:rPr>
          <w:t>ر</w:t>
        </w:r>
        <w:r w:rsidRPr="00F61CD3">
          <w:rPr>
            <w:rFonts w:hint="cs"/>
            <w:rtl/>
          </w:rPr>
          <w:t>ی‌</w:t>
        </w:r>
        <w:r w:rsidRPr="00F61CD3">
          <w:rPr>
            <w:rFonts w:hint="eastAsia"/>
            <w:rtl/>
          </w:rPr>
          <w:t>ها</w:t>
        </w:r>
        <w:r w:rsidRPr="00F61CD3">
          <w:rPr>
            <w:rFonts w:hint="cs"/>
            <w:rtl/>
          </w:rPr>
          <w:t>ی</w:t>
        </w:r>
      </w:ins>
      <w:ins w:id="4080" w:author="Windows User" w:date="2017-10-04T22:45:00Z">
        <w:r w:rsidR="00775A4D">
          <w:rPr>
            <w:rFonts w:hint="cs"/>
            <w:rtl/>
          </w:rPr>
          <w:t>ی</w:t>
        </w:r>
      </w:ins>
      <w:ins w:id="4081" w:author="Windows User" w:date="2017-09-23T01:47:00Z">
        <w:r w:rsidRPr="00F61CD3">
          <w:rPr>
            <w:rtl/>
          </w:rPr>
          <w:t xml:space="preserve"> در عمق بالا دست </w:t>
        </w:r>
      </w:ins>
      <w:ins w:id="4082" w:author="Windows User" w:date="2017-10-04T22:45:00Z">
        <w:r w:rsidR="00775A4D">
          <w:rPr>
            <w:rFonts w:hint="cs"/>
            <w:rtl/>
          </w:rPr>
          <w:t>یافت.</w:t>
        </w:r>
      </w:ins>
    </w:p>
    <w:p w14:paraId="0BDCA160" w14:textId="2189B1EF" w:rsidR="00425757" w:rsidDel="008F62A5" w:rsidRDefault="00425757" w:rsidP="00464003">
      <w:pPr>
        <w:rPr>
          <w:ins w:id="4083" w:author="Windows User" w:date="2017-09-23T01:47:00Z"/>
          <w:del w:id="4084" w:author="Mahmoud" w:date="2017-10-08T15:09:00Z"/>
          <w:rtl/>
        </w:rPr>
      </w:pPr>
      <w:ins w:id="4085" w:author="Windows User" w:date="2017-09-23T01:47:00Z">
        <w:r w:rsidRPr="008C1914">
          <w:rPr>
            <w:rtl/>
          </w:rPr>
          <w:t>دستاورد علم</w:t>
        </w:r>
        <w:r w:rsidRPr="008C1914">
          <w:rPr>
            <w:rFonts w:hint="cs"/>
            <w:rtl/>
          </w:rPr>
          <w:t>ی</w:t>
        </w:r>
        <w:r w:rsidR="00794593">
          <w:rPr>
            <w:rtl/>
          </w:rPr>
          <w:t xml:space="preserve"> </w:t>
        </w:r>
        <w:r w:rsidRPr="008C1914">
          <w:rPr>
            <w:rtl/>
          </w:rPr>
          <w:t>ابزار</w:t>
        </w:r>
      </w:ins>
      <w:ins w:id="4086" w:author="Windows User" w:date="2017-10-04T22:46:00Z">
        <w:r w:rsidR="00794593">
          <w:t>Driller</w:t>
        </w:r>
      </w:ins>
      <w:ins w:id="4087" w:author="Windows User" w:date="2017-10-04T22:45:00Z">
        <w:r w:rsidR="00794593">
          <w:rPr>
            <w:rFonts w:hint="cs"/>
            <w:rtl/>
          </w:rPr>
          <w:t xml:space="preserve"> </w:t>
        </w:r>
      </w:ins>
      <w:ins w:id="4088" w:author="Windows User" w:date="2017-09-23T01:47:00Z">
        <w:r w:rsidRPr="008C1914">
          <w:rPr>
            <w:rtl/>
          </w:rPr>
          <w:t>ا</w:t>
        </w:r>
        <w:r w:rsidRPr="008C1914">
          <w:rPr>
            <w:rFonts w:hint="cs"/>
            <w:rtl/>
          </w:rPr>
          <w:t>ی</w:t>
        </w:r>
        <w:r w:rsidRPr="008C1914">
          <w:rPr>
            <w:rFonts w:hint="eastAsia"/>
            <w:rtl/>
          </w:rPr>
          <w:t>ن</w:t>
        </w:r>
        <w:r w:rsidRPr="008C1914">
          <w:rPr>
            <w:rtl/>
          </w:rPr>
          <w:t xml:space="preserve"> است که روش </w:t>
        </w:r>
        <w:r w:rsidRPr="008C1914">
          <w:t>fuzzing</w:t>
        </w:r>
        <w:r w:rsidRPr="008C1914">
          <w:rPr>
            <w:rtl/>
          </w:rPr>
          <w:t xml:space="preserve"> را با روش </w:t>
        </w:r>
      </w:ins>
      <w:ins w:id="4089" w:author="Windows User" w:date="2017-10-04T22:46:00Z">
        <w:r w:rsidR="00794593">
          <w:rPr>
            <w:rFonts w:hint="cs"/>
            <w:rtl/>
          </w:rPr>
          <w:t>پویانمادین انتخابی</w:t>
        </w:r>
      </w:ins>
      <w:ins w:id="4090" w:author="Windows User" w:date="2017-10-04T22:51:00Z">
        <w:r w:rsidR="00D7164A" w:rsidRPr="00E2341D">
          <w:rPr>
            <w:rStyle w:val="FootnoteReference"/>
            <w:rtl/>
          </w:rPr>
          <w:footnoteReference w:id="52"/>
        </w:r>
      </w:ins>
      <w:ins w:id="4092" w:author="Windows User" w:date="2017-10-04T22:46:00Z">
        <w:r w:rsidR="00794593">
          <w:rPr>
            <w:rFonts w:hint="cs"/>
            <w:rtl/>
          </w:rPr>
          <w:t xml:space="preserve"> </w:t>
        </w:r>
      </w:ins>
      <w:ins w:id="4093" w:author="Windows User" w:date="2017-09-23T01:47:00Z">
        <w:r w:rsidRPr="008C1914">
          <w:rPr>
            <w:rtl/>
          </w:rPr>
          <w:t>ترک</w:t>
        </w:r>
        <w:r w:rsidRPr="008C1914">
          <w:rPr>
            <w:rFonts w:hint="cs"/>
            <w:rtl/>
          </w:rPr>
          <w:t>ی</w:t>
        </w:r>
        <w:r w:rsidRPr="008C1914">
          <w:rPr>
            <w:rFonts w:hint="eastAsia"/>
            <w:rtl/>
          </w:rPr>
          <w:t>ب</w:t>
        </w:r>
        <w:r w:rsidRPr="008C1914">
          <w:rPr>
            <w:rtl/>
          </w:rPr>
          <w:t xml:space="preserve"> کرده است.</w:t>
        </w:r>
      </w:ins>
    </w:p>
    <w:p w14:paraId="2A2796E0" w14:textId="2FE4AEB5" w:rsidR="00425757" w:rsidDel="008F62A5" w:rsidRDefault="00794593" w:rsidP="00E2341D">
      <w:pPr>
        <w:rPr>
          <w:ins w:id="4094" w:author="Windows User" w:date="2017-09-23T01:47:00Z"/>
          <w:del w:id="4095" w:author="Mahmoud" w:date="2017-10-08T15:09:00Z"/>
          <w:rtl/>
        </w:rPr>
      </w:pPr>
      <w:ins w:id="4096" w:author="Windows User" w:date="2017-10-04T22:46:00Z">
        <w:del w:id="4097" w:author="Mahmoud" w:date="2017-10-08T15:09:00Z">
          <w:r w:rsidDel="008F62A5">
            <w:rPr>
              <w:rFonts w:hint="cs"/>
              <w:rtl/>
            </w:rPr>
            <w:delText xml:space="preserve">در این ابزار </w:delText>
          </w:r>
        </w:del>
      </w:ins>
      <w:ins w:id="4098" w:author="Windows User" w:date="2017-09-23T01:47:00Z">
        <w:del w:id="4099" w:author="Mahmoud" w:date="2017-10-08T15:09:00Z">
          <w:r w:rsidR="00425757" w:rsidDel="008F62A5">
            <w:rPr>
              <w:rtl/>
            </w:rPr>
            <w:delText>دو نوع ورود</w:delText>
          </w:r>
          <w:r w:rsidR="00425757" w:rsidDel="008F62A5">
            <w:rPr>
              <w:rFonts w:hint="cs"/>
              <w:rtl/>
            </w:rPr>
            <w:delText>ی</w:delText>
          </w:r>
          <w:r w:rsidR="00425757" w:rsidDel="008F62A5">
            <w:rPr>
              <w:rtl/>
            </w:rPr>
            <w:delText xml:space="preserve"> تعر</w:delText>
          </w:r>
          <w:r w:rsidR="00425757" w:rsidDel="008F62A5">
            <w:rPr>
              <w:rFonts w:hint="cs"/>
              <w:rtl/>
            </w:rPr>
            <w:delText>ی</w:delText>
          </w:r>
          <w:r w:rsidR="00425757" w:rsidDel="008F62A5">
            <w:rPr>
              <w:rFonts w:hint="eastAsia"/>
              <w:rtl/>
            </w:rPr>
            <w:delText>ف</w:delText>
          </w:r>
          <w:r w:rsidR="00425757" w:rsidDel="008F62A5">
            <w:rPr>
              <w:rtl/>
            </w:rPr>
            <w:delText xml:space="preserve"> می‌شود:</w:delText>
          </w:r>
        </w:del>
      </w:ins>
    </w:p>
    <w:p w14:paraId="4BD3CF4A" w14:textId="75A56043" w:rsidR="00425757" w:rsidDel="008F62A5" w:rsidRDefault="00425757" w:rsidP="00E2341D">
      <w:pPr>
        <w:rPr>
          <w:ins w:id="4100" w:author="Windows User" w:date="2017-09-23T01:47:00Z"/>
          <w:del w:id="4101" w:author="Mahmoud" w:date="2017-10-08T15:09:00Z"/>
          <w:rtl/>
        </w:rPr>
      </w:pPr>
      <w:ins w:id="4102" w:author="Windows User" w:date="2017-09-23T01:47:00Z">
        <w:del w:id="4103" w:author="Mahmoud" w:date="2017-10-08T15:09:00Z">
          <w:r w:rsidDel="008F62A5">
            <w:rPr>
              <w:rFonts w:hint="eastAsia"/>
              <w:rtl/>
            </w:rPr>
            <w:delText>ورود</w:delText>
          </w:r>
          <w:r w:rsidDel="008F62A5">
            <w:rPr>
              <w:rFonts w:hint="cs"/>
              <w:rtl/>
            </w:rPr>
            <w:delText>ی</w:delText>
          </w:r>
          <w:r w:rsidDel="008F62A5">
            <w:rPr>
              <w:rtl/>
            </w:rPr>
            <w:delText xml:space="preserve"> کل</w:delText>
          </w:r>
          <w:r w:rsidDel="008F62A5">
            <w:rPr>
              <w:rFonts w:hint="cs"/>
              <w:rtl/>
            </w:rPr>
            <w:delText>ی</w:delText>
          </w:r>
          <w:r w:rsidRPr="00E2341D" w:rsidDel="008F62A5">
            <w:rPr>
              <w:rStyle w:val="FootnoteReference"/>
              <w:rtl/>
            </w:rPr>
            <w:footnoteReference w:id="53"/>
          </w:r>
          <w:r w:rsidDel="008F62A5">
            <w:rPr>
              <w:rtl/>
            </w:rPr>
            <w:delText>: ورود</w:delText>
          </w:r>
          <w:r w:rsidDel="008F62A5">
            <w:rPr>
              <w:rFonts w:hint="cs"/>
              <w:rtl/>
            </w:rPr>
            <w:delText>ی</w:delText>
          </w:r>
          <w:r w:rsidDel="008F62A5">
            <w:rPr>
              <w:rtl/>
            </w:rPr>
            <w:delText xml:space="preserve"> هست که می‌تواند بازه گسترده ا</w:delText>
          </w:r>
          <w:r w:rsidDel="008F62A5">
            <w:rPr>
              <w:rFonts w:hint="cs"/>
              <w:rtl/>
            </w:rPr>
            <w:delText>ی</w:delText>
          </w:r>
          <w:r w:rsidDel="008F62A5">
            <w:rPr>
              <w:rtl/>
            </w:rPr>
            <w:delText xml:space="preserve"> را در بر گ</w:delText>
          </w:r>
          <w:r w:rsidDel="008F62A5">
            <w:rPr>
              <w:rFonts w:hint="cs"/>
              <w:rtl/>
            </w:rPr>
            <w:delText>ی</w:delText>
          </w:r>
          <w:r w:rsidDel="008F62A5">
            <w:rPr>
              <w:rFonts w:hint="eastAsia"/>
              <w:rtl/>
            </w:rPr>
            <w:delText>رد</w:delText>
          </w:r>
          <w:r w:rsidDel="008F62A5">
            <w:rPr>
              <w:rtl/>
            </w:rPr>
            <w:delText>.</w:delText>
          </w:r>
        </w:del>
      </w:ins>
    </w:p>
    <w:p w14:paraId="17C42167" w14:textId="31723CE0" w:rsidR="00425757" w:rsidDel="008F62A5" w:rsidRDefault="00425757" w:rsidP="00E2341D">
      <w:pPr>
        <w:rPr>
          <w:ins w:id="4108" w:author="Windows User" w:date="2017-09-23T01:47:00Z"/>
          <w:del w:id="4109" w:author="Mahmoud" w:date="2017-10-08T15:09:00Z"/>
          <w:rtl/>
        </w:rPr>
      </w:pPr>
      <w:ins w:id="4110" w:author="Windows User" w:date="2017-09-23T01:47:00Z">
        <w:del w:id="4111" w:author="Mahmoud" w:date="2017-10-08T15:09:00Z">
          <w:r w:rsidDel="008F62A5">
            <w:rPr>
              <w:rFonts w:hint="eastAsia"/>
              <w:rtl/>
            </w:rPr>
            <w:delText>ورود</w:delText>
          </w:r>
          <w:r w:rsidDel="008F62A5">
            <w:rPr>
              <w:rFonts w:hint="cs"/>
              <w:rtl/>
            </w:rPr>
            <w:delText>ی</w:delText>
          </w:r>
          <w:r w:rsidDel="008F62A5">
            <w:rPr>
              <w:rtl/>
            </w:rPr>
            <w:delText xml:space="preserve"> مشخص</w:delText>
          </w:r>
          <w:r w:rsidRPr="00E2341D" w:rsidDel="008F62A5">
            <w:rPr>
              <w:rStyle w:val="FootnoteReference"/>
              <w:rtl/>
            </w:rPr>
            <w:footnoteReference w:id="54"/>
          </w:r>
          <w:r w:rsidDel="008F62A5">
            <w:rPr>
              <w:rtl/>
            </w:rPr>
            <w:delText xml:space="preserve">: </w:delText>
          </w:r>
          <w:r w:rsidDel="008F62A5">
            <w:rPr>
              <w:rFonts w:hint="cs"/>
              <w:rtl/>
            </w:rPr>
            <w:delText>ی</w:delText>
          </w:r>
          <w:r w:rsidDel="008F62A5">
            <w:rPr>
              <w:rFonts w:hint="eastAsia"/>
              <w:rtl/>
            </w:rPr>
            <w:delText>عن</w:delText>
          </w:r>
          <w:r w:rsidDel="008F62A5">
            <w:rPr>
              <w:rFonts w:hint="cs"/>
              <w:rtl/>
            </w:rPr>
            <w:delText>ی</w:delText>
          </w:r>
          <w:r w:rsidDel="008F62A5">
            <w:rPr>
              <w:rtl/>
            </w:rPr>
            <w:delText xml:space="preserve"> با</w:delText>
          </w:r>
          <w:r w:rsidDel="008F62A5">
            <w:rPr>
              <w:rFonts w:hint="cs"/>
              <w:rtl/>
            </w:rPr>
            <w:delText>ی</w:delText>
          </w:r>
          <w:r w:rsidDel="008F62A5">
            <w:rPr>
              <w:rFonts w:hint="eastAsia"/>
              <w:rtl/>
            </w:rPr>
            <w:delText>د</w:delText>
          </w:r>
          <w:r w:rsidDel="008F62A5">
            <w:rPr>
              <w:rtl/>
            </w:rPr>
            <w:delText xml:space="preserve"> از </w:delText>
          </w:r>
          <w:r w:rsidDel="008F62A5">
            <w:rPr>
              <w:rFonts w:hint="cs"/>
              <w:rtl/>
            </w:rPr>
            <w:delText>ی</w:delText>
          </w:r>
          <w:r w:rsidDel="008F62A5">
            <w:rPr>
              <w:rFonts w:hint="eastAsia"/>
              <w:rtl/>
            </w:rPr>
            <w:delText>ک</w:delText>
          </w:r>
          <w:r w:rsidDel="008F62A5">
            <w:rPr>
              <w:rtl/>
            </w:rPr>
            <w:delText xml:space="preserve"> مجموعه محدود و مشخص </w:delText>
          </w:r>
          <w:r w:rsidDel="008F62A5">
            <w:rPr>
              <w:rFonts w:hint="cs"/>
              <w:rtl/>
            </w:rPr>
            <w:delText>ی</w:delText>
          </w:r>
          <w:r w:rsidDel="008F62A5">
            <w:rPr>
              <w:rFonts w:hint="eastAsia"/>
              <w:rtl/>
            </w:rPr>
            <w:delText>ک</w:delText>
          </w:r>
          <w:r w:rsidDel="008F62A5">
            <w:rPr>
              <w:rFonts w:hint="cs"/>
              <w:rtl/>
            </w:rPr>
            <w:delText>ی</w:delText>
          </w:r>
          <w:r w:rsidDel="008F62A5">
            <w:rPr>
              <w:rtl/>
            </w:rPr>
            <w:delText xml:space="preserve"> را</w:delText>
          </w:r>
        </w:del>
      </w:ins>
      <w:ins w:id="4116" w:author="Windows User" w:date="2017-10-04T22:52:00Z">
        <w:del w:id="4117" w:author="Mahmoud" w:date="2017-10-08T15:09:00Z">
          <w:r w:rsidR="003E5459" w:rsidDel="008F62A5">
            <w:rPr>
              <w:rFonts w:hint="cs"/>
              <w:rtl/>
            </w:rPr>
            <w:delText xml:space="preserve"> به عنوان ورودی</w:delText>
          </w:r>
        </w:del>
      </w:ins>
      <w:ins w:id="4118" w:author="Windows User" w:date="2017-09-23T01:47:00Z">
        <w:del w:id="4119" w:author="Mahmoud" w:date="2017-10-08T15:09:00Z">
          <w:r w:rsidDel="008F62A5">
            <w:rPr>
              <w:rtl/>
            </w:rPr>
            <w:delText xml:space="preserve"> انتخاب کرد. </w:delText>
          </w:r>
        </w:del>
      </w:ins>
    </w:p>
    <w:p w14:paraId="7F0B784B" w14:textId="085BE07B" w:rsidR="00CA3C48" w:rsidDel="008F62A5" w:rsidRDefault="00425757" w:rsidP="00E2341D">
      <w:pPr>
        <w:rPr>
          <w:ins w:id="4120" w:author="Windows User" w:date="2017-10-04T23:07:00Z"/>
          <w:del w:id="4121" w:author="Mahmoud" w:date="2017-10-08T15:09:00Z"/>
          <w:rtl/>
        </w:rPr>
      </w:pPr>
      <w:ins w:id="4122" w:author="Windows User" w:date="2017-09-23T01:47:00Z">
        <w:del w:id="4123" w:author="Mahmoud" w:date="2017-10-08T15:09:00Z">
          <w:r w:rsidDel="008F62A5">
            <w:rPr>
              <w:rFonts w:hint="eastAsia"/>
              <w:rtl/>
            </w:rPr>
            <w:delText>وجود</w:delText>
          </w:r>
          <w:r w:rsidDel="008F62A5">
            <w:rPr>
              <w:rtl/>
            </w:rPr>
            <w:delText xml:space="preserve"> </w:delText>
          </w:r>
          <w:r w:rsidDel="008F62A5">
            <w:delText>check</w:delText>
          </w:r>
          <w:r w:rsidDel="008F62A5">
            <w:rPr>
              <w:rtl/>
            </w:rPr>
            <w:delText>ها رو</w:delText>
          </w:r>
          <w:r w:rsidDel="008F62A5">
            <w:rPr>
              <w:rFonts w:hint="cs"/>
              <w:rtl/>
            </w:rPr>
            <w:delText>ی</w:delText>
          </w:r>
          <w:r w:rsidDel="008F62A5">
            <w:rPr>
              <w:rtl/>
            </w:rPr>
            <w:delText xml:space="preserve"> هم</w:delText>
          </w:r>
          <w:r w:rsidDel="008F62A5">
            <w:rPr>
              <w:rFonts w:hint="cs"/>
              <w:rtl/>
            </w:rPr>
            <w:delText>ی</w:delText>
          </w:r>
          <w:r w:rsidDel="008F62A5">
            <w:rPr>
              <w:rFonts w:hint="eastAsia"/>
              <w:rtl/>
            </w:rPr>
            <w:delText>ن</w:delText>
          </w:r>
          <w:r w:rsidDel="008F62A5">
            <w:rPr>
              <w:rtl/>
            </w:rPr>
            <w:delText xml:space="preserve"> ورود</w:delText>
          </w:r>
          <w:r w:rsidDel="008F62A5">
            <w:rPr>
              <w:rFonts w:hint="cs"/>
              <w:rtl/>
            </w:rPr>
            <w:delText>ی</w:delText>
          </w:r>
          <w:r w:rsidDel="008F62A5">
            <w:rPr>
              <w:rtl/>
            </w:rPr>
            <w:delText>‌ها باعث می‌شود که برنامه به تعداد</w:delText>
          </w:r>
          <w:r w:rsidDel="008F62A5">
            <w:rPr>
              <w:rFonts w:hint="cs"/>
              <w:rtl/>
            </w:rPr>
            <w:delText>ی</w:delText>
          </w:r>
          <w:r w:rsidDel="008F62A5">
            <w:rPr>
              <w:rtl/>
            </w:rPr>
            <w:delText xml:space="preserve"> </w:delText>
          </w:r>
          <w:r w:rsidDel="008F62A5">
            <w:delText>compartment</w:delText>
          </w:r>
          <w:r w:rsidDel="008F62A5">
            <w:rPr>
              <w:rtl/>
            </w:rPr>
            <w:delText xml:space="preserve"> تقس</w:delText>
          </w:r>
          <w:r w:rsidDel="008F62A5">
            <w:rPr>
              <w:rFonts w:hint="cs"/>
              <w:rtl/>
            </w:rPr>
            <w:delText>ی</w:delText>
          </w:r>
          <w:r w:rsidDel="008F62A5">
            <w:rPr>
              <w:rFonts w:hint="eastAsia"/>
              <w:rtl/>
            </w:rPr>
            <w:delText>م</w:delText>
          </w:r>
          <w:r w:rsidDel="008F62A5">
            <w:rPr>
              <w:rtl/>
            </w:rPr>
            <w:delText xml:space="preserve"> شود. جر</w:delText>
          </w:r>
          <w:r w:rsidDel="008F62A5">
            <w:rPr>
              <w:rFonts w:hint="cs"/>
              <w:rtl/>
            </w:rPr>
            <w:delText>ی</w:delText>
          </w:r>
          <w:r w:rsidDel="008F62A5">
            <w:rPr>
              <w:rFonts w:hint="eastAsia"/>
              <w:rtl/>
            </w:rPr>
            <w:delText>ان</w:delText>
          </w:r>
          <w:r w:rsidDel="008F62A5">
            <w:rPr>
              <w:rtl/>
            </w:rPr>
            <w:delText xml:space="preserve"> اجرا</w:delText>
          </w:r>
          <w:r w:rsidDel="008F62A5">
            <w:rPr>
              <w:rFonts w:hint="cs"/>
              <w:rtl/>
            </w:rPr>
            <w:delText>یی</w:delText>
          </w:r>
        </w:del>
      </w:ins>
      <w:ins w:id="4124" w:author="Windows User" w:date="2017-10-04T22:52:00Z">
        <w:del w:id="4125" w:author="Mahmoud" w:date="2017-10-08T15:09:00Z">
          <w:r w:rsidR="003E5459" w:rsidDel="008F62A5">
            <w:rPr>
              <w:rFonts w:hint="cs"/>
              <w:rtl/>
            </w:rPr>
            <w:delText xml:space="preserve"> برنامه</w:delText>
          </w:r>
        </w:del>
      </w:ins>
      <w:ins w:id="4126" w:author="Windows User" w:date="2017-09-23T01:47:00Z">
        <w:del w:id="4127" w:author="Mahmoud" w:date="2017-10-08T15:09:00Z">
          <w:r w:rsidDel="008F62A5">
            <w:rPr>
              <w:rtl/>
            </w:rPr>
            <w:delText xml:space="preserve"> ب</w:delText>
          </w:r>
          <w:r w:rsidDel="008F62A5">
            <w:rPr>
              <w:rFonts w:hint="cs"/>
              <w:rtl/>
            </w:rPr>
            <w:delText>ی</w:delText>
          </w:r>
          <w:r w:rsidDel="008F62A5">
            <w:rPr>
              <w:rFonts w:hint="eastAsia"/>
              <w:rtl/>
            </w:rPr>
            <w:delText>ن</w:delText>
          </w:r>
          <w:r w:rsidDel="008F62A5">
            <w:rPr>
              <w:rtl/>
            </w:rPr>
            <w:delText xml:space="preserve"> ا</w:delText>
          </w:r>
          <w:r w:rsidDel="008F62A5">
            <w:rPr>
              <w:rFonts w:hint="cs"/>
              <w:rtl/>
            </w:rPr>
            <w:delText>ی</w:delText>
          </w:r>
          <w:r w:rsidDel="008F62A5">
            <w:rPr>
              <w:rFonts w:hint="eastAsia"/>
              <w:rtl/>
            </w:rPr>
            <w:delText>ن</w:delText>
          </w:r>
          <w:r w:rsidDel="008F62A5">
            <w:rPr>
              <w:rtl/>
            </w:rPr>
            <w:delText xml:space="preserve"> </w:delText>
          </w:r>
          <w:r w:rsidDel="008F62A5">
            <w:delText>compartment</w:delText>
          </w:r>
          <w:r w:rsidDel="008F62A5">
            <w:rPr>
              <w:rtl/>
            </w:rPr>
            <w:delText>ها خواهد بود</w:delText>
          </w:r>
          <w:r w:rsidDel="008F62A5">
            <w:rPr>
              <w:rFonts w:hint="cs"/>
              <w:rtl/>
            </w:rPr>
            <w:delText>.</w:delText>
          </w:r>
        </w:del>
      </w:ins>
      <w:ins w:id="4128" w:author="Windows User" w:date="2017-10-04T22:53:00Z">
        <w:del w:id="4129" w:author="Mahmoud" w:date="2017-10-08T15:09:00Z">
          <w:r w:rsidR="003E5459" w:rsidDel="008F62A5">
            <w:rPr>
              <w:rFonts w:hint="cs"/>
              <w:rtl/>
            </w:rPr>
            <w:delText xml:space="preserve"> به عنوان مثال</w:delText>
          </w:r>
        </w:del>
      </w:ins>
      <w:ins w:id="4130" w:author="Windows User" w:date="2017-09-23T01:47:00Z">
        <w:del w:id="4131" w:author="Mahmoud" w:date="2017-10-08T15:09:00Z">
          <w:r w:rsidR="003E5459" w:rsidDel="008F62A5">
            <w:rPr>
              <w:rFonts w:hint="cs"/>
              <w:rtl/>
            </w:rPr>
            <w:delText xml:space="preserve"> برنامه</w:delText>
          </w:r>
        </w:del>
      </w:ins>
      <w:ins w:id="4132" w:author="Windows User" w:date="2017-10-04T22:53:00Z">
        <w:del w:id="4133" w:author="Mahmoud" w:date="2017-10-08T15:09:00Z">
          <w:r w:rsidR="003E5459" w:rsidDel="008F62A5">
            <w:rPr>
              <w:rtl/>
            </w:rPr>
            <w:softHyphen/>
          </w:r>
        </w:del>
      </w:ins>
      <w:ins w:id="4134" w:author="Windows User" w:date="2017-09-23T01:47:00Z">
        <w:del w:id="4135" w:author="Mahmoud" w:date="2017-10-08T15:09:00Z">
          <w:r w:rsidDel="008F62A5">
            <w:rPr>
              <w:rFonts w:hint="cs"/>
              <w:rtl/>
            </w:rPr>
            <w:delText xml:space="preserve">ای را در نظر بگیرید که تعدادی </w:delText>
          </w:r>
          <w:r w:rsidDel="008F62A5">
            <w:delText>command</w:delText>
          </w:r>
          <w:r w:rsidDel="008F62A5">
            <w:rPr>
              <w:rFonts w:hint="cs"/>
              <w:rtl/>
            </w:rPr>
            <w:delText xml:space="preserve"> به عنوان ورودی دریافت می‌کند. ابتدا برنامه نام دستور را می‌خواند و با مجموعه نام‌های موجود بررسی می‌کند. سپس پارامترهای دیگر را بررسی می‌کند. برای </w:delText>
          </w:r>
          <w:r w:rsidDel="008F62A5">
            <w:delText>Fuzzer</w:delText>
          </w:r>
          <w:r w:rsidDel="008F62A5">
            <w:rPr>
              <w:rFonts w:hint="cs"/>
              <w:rtl/>
            </w:rPr>
            <w:delText xml:space="preserve"> تولید نام دستور مشکل است چون باید عبارتی مشخص مثل (</w:delText>
          </w:r>
          <w:r w:rsidDel="008F62A5">
            <w:delText>ping</w:delText>
          </w:r>
          <w:r w:rsidDel="008F62A5">
            <w:rPr>
              <w:rFonts w:hint="cs"/>
              <w:rtl/>
            </w:rPr>
            <w:delText xml:space="preserve">) را تولید کند. ولی در ادامه در تولید پارامترهای ورودی آن دستور بهتر می‌تواند عمل کند(مثلا آدرس‌های </w:delText>
          </w:r>
          <w:r w:rsidDel="008F62A5">
            <w:delText>ip</w:delText>
          </w:r>
          <w:r w:rsidDel="008F62A5">
            <w:rPr>
              <w:rFonts w:hint="cs"/>
              <w:rtl/>
            </w:rPr>
            <w:delText xml:space="preserve"> مختلف را دلخواه تولید کند) در اینجا نام دستور، یک ورودی کلی و پرامترهای آن، یک ورودی مشخص هست.</w:delText>
          </w:r>
        </w:del>
      </w:ins>
    </w:p>
    <w:p w14:paraId="4027BFEE" w14:textId="23026E8E" w:rsidR="00425757" w:rsidDel="008F62A5" w:rsidRDefault="00CA3C48" w:rsidP="00E2341D">
      <w:pPr>
        <w:rPr>
          <w:ins w:id="4136" w:author="Windows User" w:date="2017-10-04T23:07:00Z"/>
          <w:del w:id="4137" w:author="Mahmoud" w:date="2017-10-08T15:09:00Z"/>
          <w:rtl/>
        </w:rPr>
      </w:pPr>
      <w:ins w:id="4138" w:author="Windows User" w:date="2017-10-04T23:07:00Z">
        <w:del w:id="4139" w:author="Mahmoud" w:date="2017-10-08T15:09:00Z">
          <w:r w:rsidRPr="007916DF" w:rsidDel="008F62A5">
            <w:rPr>
              <w:rtl/>
            </w:rPr>
            <w:delText xml:space="preserve">3-3-2-انواع </w:delText>
          </w:r>
        </w:del>
      </w:ins>
      <w:ins w:id="4140" w:author="Windows User" w:date="2017-09-23T01:47:00Z">
        <w:del w:id="4141" w:author="Mahmoud" w:date="2017-10-08T15:09:00Z">
          <w:r w:rsidR="00425757" w:rsidRPr="003B7B15" w:rsidDel="008F62A5">
            <w:delText>Fuzzer</w:delText>
          </w:r>
        </w:del>
      </w:ins>
      <w:ins w:id="4142" w:author="Windows User" w:date="2017-10-04T23:07:00Z">
        <w:del w:id="4143" w:author="Mahmoud" w:date="2017-10-08T15:09:00Z">
          <w:r w:rsidRPr="00AC0E5B" w:rsidDel="008F62A5">
            <w:rPr>
              <w:rtl/>
            </w:rPr>
            <w:delText xml:space="preserve"> </w:delText>
          </w:r>
        </w:del>
      </w:ins>
      <w:ins w:id="4144" w:author="Windows User" w:date="2017-09-23T01:47:00Z">
        <w:del w:id="4145" w:author="Mahmoud" w:date="2017-10-08T15:09:00Z">
          <w:r w:rsidR="00425757" w:rsidRPr="00241BE5" w:rsidDel="008F62A5">
            <w:rPr>
              <w:rFonts w:hint="eastAsia"/>
              <w:rtl/>
            </w:rPr>
            <w:delText>ها</w:delText>
          </w:r>
          <w:r w:rsidR="00425757" w:rsidRPr="00BD7962" w:rsidDel="008F62A5">
            <w:rPr>
              <w:rtl/>
            </w:rPr>
            <w:delText>:</w:delText>
          </w:r>
        </w:del>
      </w:ins>
    </w:p>
    <w:p w14:paraId="4FFAD34B" w14:textId="6352FC51" w:rsidR="00425757" w:rsidDel="008F62A5" w:rsidRDefault="00CA3C48">
      <w:pPr>
        <w:rPr>
          <w:ins w:id="4146" w:author="Windows User" w:date="2017-09-23T01:47:00Z"/>
          <w:del w:id="4147" w:author="Mahmoud" w:date="2017-10-08T15:09:00Z"/>
        </w:rPr>
        <w:pPrChange w:id="4148" w:author="Mahmoud" w:date="2017-10-08T15:09:00Z">
          <w:pPr>
            <w:bidi w:val="0"/>
          </w:pPr>
        </w:pPrChange>
      </w:pPr>
      <w:ins w:id="4149" w:author="Windows User" w:date="2017-10-04T23:07:00Z">
        <w:del w:id="4150" w:author="Mahmoud" w:date="2017-10-08T15:09:00Z">
          <w:r w:rsidDel="008F62A5">
            <w:rPr>
              <w:rFonts w:hint="cs"/>
              <w:rtl/>
            </w:rPr>
            <w:delText>به طور کلی سه نوع</w:delText>
          </w:r>
        </w:del>
      </w:ins>
      <w:ins w:id="4151" w:author="Windows User" w:date="2017-10-04T23:08:00Z">
        <w:del w:id="4152" w:author="Mahmoud" w:date="2017-10-08T15:09:00Z">
          <w:r w:rsidDel="008F62A5">
            <w:delText xml:space="preserve">  </w:delText>
          </w:r>
          <w:r w:rsidDel="008F62A5">
            <w:rPr>
              <w:rFonts w:hint="cs"/>
              <w:rtl/>
            </w:rPr>
            <w:delText xml:space="preserve"> </w:delText>
          </w:r>
          <w:r w:rsidDel="008F62A5">
            <w:delText>fuzzer</w:delText>
          </w:r>
          <w:r w:rsidDel="008F62A5">
            <w:rPr>
              <w:rFonts w:hint="cs"/>
              <w:rtl/>
            </w:rPr>
            <w:delText xml:space="preserve"> وجود دارد:</w:delText>
          </w:r>
        </w:del>
      </w:ins>
    </w:p>
    <w:p w14:paraId="6488C92C" w14:textId="6ECFB1A5" w:rsidR="00425757" w:rsidRPr="00D33645" w:rsidDel="008F62A5" w:rsidRDefault="00425757">
      <w:pPr>
        <w:rPr>
          <w:ins w:id="4153" w:author="Windows User" w:date="2017-09-23T01:47:00Z"/>
          <w:del w:id="4154" w:author="Mahmoud" w:date="2017-10-08T15:09:00Z"/>
          <w:b/>
          <w:bCs/>
          <w:sz w:val="28"/>
          <w:szCs w:val="32"/>
        </w:rPr>
        <w:pPrChange w:id="4155" w:author="Mahmoud" w:date="2017-10-08T15:09:00Z">
          <w:pPr>
            <w:bidi w:val="0"/>
          </w:pPr>
        </w:pPrChange>
      </w:pPr>
      <w:ins w:id="4156" w:author="Windows User" w:date="2017-09-23T01:47:00Z">
        <w:del w:id="4157" w:author="Mahmoud" w:date="2017-10-08T15:09:00Z">
          <w:r w:rsidRPr="00D33645" w:rsidDel="008F62A5">
            <w:rPr>
              <w:b/>
              <w:bCs/>
              <w:sz w:val="28"/>
              <w:szCs w:val="32"/>
            </w:rPr>
            <w:delText>mutating fuzzers:</w:delText>
          </w:r>
        </w:del>
      </w:ins>
    </w:p>
    <w:p w14:paraId="6E9A9085" w14:textId="76CBB79B" w:rsidR="00425757" w:rsidDel="008F62A5" w:rsidRDefault="00425757">
      <w:pPr>
        <w:rPr>
          <w:ins w:id="4158" w:author="Windows User" w:date="2017-09-23T01:47:00Z"/>
          <w:del w:id="4159" w:author="Mahmoud" w:date="2017-10-08T15:09:00Z"/>
        </w:rPr>
        <w:pPrChange w:id="4160" w:author="Mahmoud" w:date="2017-10-08T15:09:00Z">
          <w:pPr>
            <w:bidi w:val="0"/>
          </w:pPr>
        </w:pPrChange>
      </w:pPr>
      <w:ins w:id="4161" w:author="Windows User" w:date="2017-09-23T01:47:00Z">
        <w:del w:id="4162" w:author="Mahmoud" w:date="2017-10-08T15:09:00Z">
          <w:r w:rsidDel="008F62A5">
            <w:delText>With mutation, samples of valid input are mutated randomly to produce malformed input.</w:delText>
          </w:r>
        </w:del>
      </w:ins>
    </w:p>
    <w:p w14:paraId="3AA741F7" w14:textId="69CA1901" w:rsidR="00425757" w:rsidDel="008F62A5" w:rsidRDefault="00425757">
      <w:pPr>
        <w:rPr>
          <w:ins w:id="4163" w:author="Windows User" w:date="2017-09-23T01:47:00Z"/>
          <w:del w:id="4164" w:author="Mahmoud" w:date="2017-10-08T15:09:00Z"/>
        </w:rPr>
        <w:pPrChange w:id="4165" w:author="Mahmoud" w:date="2017-10-08T15:09:00Z">
          <w:pPr>
            <w:bidi w:val="0"/>
          </w:pPr>
        </w:pPrChange>
      </w:pPr>
      <w:ins w:id="4166" w:author="Windows User" w:date="2017-09-23T01:47:00Z">
        <w:del w:id="4167" w:author="Mahmoud" w:date="2017-10-08T15:09:00Z">
          <w:r w:rsidDel="008F62A5">
            <w:delText xml:space="preserve">You can build in greater intelligence by allowing the fuzzer to do some level of parsing of the samples to ensure that it only modifies specific parts or that it does not break the overall structure of the input such that it is immediately rejected by the program. Some protocols or file formats will incorporate checksums that will fail if they are modified arbitrarily. </w:delText>
          </w:r>
        </w:del>
      </w:ins>
    </w:p>
    <w:p w14:paraId="3D9A801D" w14:textId="4BDDF449" w:rsidR="00425757" w:rsidDel="008F62A5" w:rsidRDefault="00425757">
      <w:pPr>
        <w:rPr>
          <w:ins w:id="4168" w:author="Windows User" w:date="2017-09-23T01:47:00Z"/>
          <w:del w:id="4169" w:author="Mahmoud" w:date="2017-10-08T15:09:00Z"/>
        </w:rPr>
        <w:pPrChange w:id="4170" w:author="Mahmoud" w:date="2017-10-08T15:09:00Z">
          <w:pPr>
            <w:bidi w:val="0"/>
          </w:pPr>
        </w:pPrChange>
      </w:pPr>
      <w:ins w:id="4171" w:author="Windows User" w:date="2017-09-23T01:47:00Z">
        <w:del w:id="4172" w:author="Mahmoud" w:date="2017-10-08T15:09:00Z">
          <w:r w:rsidDel="008F62A5">
            <w:delText>Two useful techniques that can be used by mutation-based fuzzers are described below:</w:delText>
          </w:r>
        </w:del>
      </w:ins>
    </w:p>
    <w:p w14:paraId="6B31BB23" w14:textId="7711FAD9" w:rsidR="00425757" w:rsidRPr="00D33645" w:rsidDel="008F62A5" w:rsidRDefault="00425757">
      <w:pPr>
        <w:rPr>
          <w:ins w:id="4173" w:author="Windows User" w:date="2017-09-23T01:47:00Z"/>
          <w:del w:id="4174" w:author="Mahmoud" w:date="2017-10-08T15:09:00Z"/>
          <w:b/>
          <w:bCs/>
        </w:rPr>
        <w:pPrChange w:id="4175" w:author="Mahmoud" w:date="2017-10-08T15:09:00Z">
          <w:pPr>
            <w:bidi w:val="0"/>
          </w:pPr>
        </w:pPrChange>
      </w:pPr>
      <w:ins w:id="4176" w:author="Windows User" w:date="2017-09-23T01:47:00Z">
        <w:del w:id="4177" w:author="Mahmoud" w:date="2017-10-08T15:09:00Z">
          <w:r w:rsidRPr="00D33645" w:rsidDel="008F62A5">
            <w:rPr>
              <w:b/>
              <w:bCs/>
            </w:rPr>
            <w:delText>Replay</w:delText>
          </w:r>
        </w:del>
      </w:ins>
    </w:p>
    <w:p w14:paraId="6DE52F6A" w14:textId="7269FF24" w:rsidR="00425757" w:rsidDel="008F62A5" w:rsidRDefault="00425757">
      <w:pPr>
        <w:rPr>
          <w:ins w:id="4178" w:author="Windows User" w:date="2017-09-23T01:47:00Z"/>
          <w:del w:id="4179" w:author="Mahmoud" w:date="2017-10-08T15:09:00Z"/>
        </w:rPr>
        <w:pPrChange w:id="4180" w:author="Mahmoud" w:date="2017-10-08T15:09:00Z">
          <w:pPr>
            <w:bidi w:val="0"/>
          </w:pPr>
        </w:pPrChange>
      </w:pPr>
      <w:ins w:id="4181" w:author="Windows User" w:date="2017-09-23T01:47:00Z">
        <w:del w:id="4182" w:author="Mahmoud" w:date="2017-10-08T15:09:00Z">
          <w:r w:rsidDel="008F62A5">
            <w:delText>A fuzzer can take saved sample inputs and simply replay them after mutating them. This works well for file format fuzzing where a number of sample files can be saved and fuzzed to provide to the target program.</w:delText>
          </w:r>
        </w:del>
      </w:ins>
    </w:p>
    <w:p w14:paraId="0C58DF89" w14:textId="041B1102" w:rsidR="00425757" w:rsidRPr="00D33645" w:rsidDel="008F62A5" w:rsidRDefault="00425757">
      <w:pPr>
        <w:rPr>
          <w:ins w:id="4183" w:author="Windows User" w:date="2017-09-23T01:47:00Z"/>
          <w:del w:id="4184" w:author="Mahmoud" w:date="2017-10-08T15:09:00Z"/>
          <w:b/>
          <w:bCs/>
        </w:rPr>
        <w:pPrChange w:id="4185" w:author="Mahmoud" w:date="2017-10-08T15:09:00Z">
          <w:pPr>
            <w:bidi w:val="0"/>
          </w:pPr>
        </w:pPrChange>
      </w:pPr>
      <w:ins w:id="4186" w:author="Windows User" w:date="2017-09-23T01:47:00Z">
        <w:del w:id="4187" w:author="Mahmoud" w:date="2017-10-08T15:09:00Z">
          <w:r w:rsidRPr="00D33645" w:rsidDel="008F62A5">
            <w:rPr>
              <w:b/>
              <w:bCs/>
            </w:rPr>
            <w:delText>Man-in-the-Middle or Proxy</w:delText>
          </w:r>
        </w:del>
      </w:ins>
    </w:p>
    <w:p w14:paraId="48843F25" w14:textId="2FC227C6" w:rsidR="00425757" w:rsidDel="008F62A5" w:rsidRDefault="00425757">
      <w:pPr>
        <w:rPr>
          <w:ins w:id="4188" w:author="Windows User" w:date="2017-09-23T01:47:00Z"/>
          <w:del w:id="4189" w:author="Mahmoud" w:date="2017-10-08T15:09:00Z"/>
        </w:rPr>
        <w:pPrChange w:id="4190" w:author="Mahmoud" w:date="2017-10-08T15:09:00Z">
          <w:pPr>
            <w:bidi w:val="0"/>
          </w:pPr>
        </w:pPrChange>
      </w:pPr>
      <w:ins w:id="4191" w:author="Windows User" w:date="2017-09-23T01:47:00Z">
        <w:del w:id="4192" w:author="Mahmoud" w:date="2017-10-08T15:09:00Z">
          <w:r w:rsidDel="008F62A5">
            <w:delText>MITM describes the situation where you place yourself in the middle of a client and server, intercepting and possibly modifying messages passed between them. In this way, you are acting like a proxy between the two.</w:delText>
          </w:r>
        </w:del>
      </w:ins>
    </w:p>
    <w:p w14:paraId="14774702" w14:textId="367F9F4B" w:rsidR="00425757" w:rsidRPr="00D33645" w:rsidDel="008F62A5" w:rsidRDefault="00425757">
      <w:pPr>
        <w:rPr>
          <w:ins w:id="4193" w:author="Windows User" w:date="2017-09-23T01:47:00Z"/>
          <w:del w:id="4194" w:author="Mahmoud" w:date="2017-10-08T15:09:00Z"/>
          <w:b/>
          <w:bCs/>
          <w:sz w:val="28"/>
          <w:szCs w:val="32"/>
        </w:rPr>
        <w:pPrChange w:id="4195" w:author="Mahmoud" w:date="2017-10-08T15:09:00Z">
          <w:pPr>
            <w:bidi w:val="0"/>
          </w:pPr>
        </w:pPrChange>
      </w:pPr>
      <w:ins w:id="4196" w:author="Windows User" w:date="2017-09-23T01:47:00Z">
        <w:del w:id="4197" w:author="Mahmoud" w:date="2017-10-08T15:09:00Z">
          <w:r w:rsidRPr="00D33645" w:rsidDel="008F62A5">
            <w:rPr>
              <w:b/>
              <w:bCs/>
              <w:sz w:val="28"/>
              <w:szCs w:val="32"/>
            </w:rPr>
            <w:delText>Generation</w:delText>
          </w:r>
        </w:del>
      </w:ins>
    </w:p>
    <w:p w14:paraId="3EEBE607" w14:textId="798367E5" w:rsidR="00425757" w:rsidDel="008F62A5" w:rsidRDefault="00425757">
      <w:pPr>
        <w:rPr>
          <w:ins w:id="4198" w:author="Windows User" w:date="2017-09-23T01:47:00Z"/>
          <w:del w:id="4199" w:author="Mahmoud" w:date="2017-10-08T15:09:00Z"/>
        </w:rPr>
        <w:pPrChange w:id="4200" w:author="Mahmoud" w:date="2017-10-08T15:09:00Z">
          <w:pPr>
            <w:bidi w:val="0"/>
          </w:pPr>
        </w:pPrChange>
      </w:pPr>
      <w:ins w:id="4201" w:author="Windows User" w:date="2017-09-23T01:47:00Z">
        <w:del w:id="4202" w:author="Mahmoud" w:date="2017-10-08T15:09:00Z">
          <w:r w:rsidDel="008F62A5">
            <w:delText>Generation-based fuzzers actually generate input from scratch rather than mutating existing input. Generation-based fuzzers usually require some level of intelligence in order to construct input that makes at least some sense to the program, although generating completely random data would also technically be generation.</w:delText>
          </w:r>
        </w:del>
      </w:ins>
    </w:p>
    <w:p w14:paraId="7AE46D43" w14:textId="02D3D4DF" w:rsidR="00425757" w:rsidDel="008F62A5" w:rsidRDefault="00425757">
      <w:pPr>
        <w:rPr>
          <w:ins w:id="4203" w:author="Windows User" w:date="2017-09-23T01:47:00Z"/>
          <w:del w:id="4204" w:author="Mahmoud" w:date="2017-10-08T15:09:00Z"/>
        </w:rPr>
        <w:pPrChange w:id="4205" w:author="Mahmoud" w:date="2017-10-08T15:09:00Z">
          <w:pPr>
            <w:bidi w:val="0"/>
          </w:pPr>
        </w:pPrChange>
      </w:pPr>
      <w:ins w:id="4206" w:author="Windows User" w:date="2017-09-23T01:47:00Z">
        <w:del w:id="4207" w:author="Mahmoud" w:date="2017-10-08T15:09:00Z">
          <w:r w:rsidDel="008F62A5">
            <w:delText>Generation fuzzers often split a protocol or file format into chunks which they can build up in a valid order, and randomly fuzz some of those chunks independently.</w:delText>
          </w:r>
        </w:del>
      </w:ins>
    </w:p>
    <w:p w14:paraId="28409190" w14:textId="1D7A0C72" w:rsidR="00425757" w:rsidRPr="00795883" w:rsidDel="008F62A5" w:rsidRDefault="00425757">
      <w:pPr>
        <w:rPr>
          <w:ins w:id="4208" w:author="Windows User" w:date="2017-09-23T01:47:00Z"/>
          <w:del w:id="4209" w:author="Mahmoud" w:date="2017-10-08T15:09:00Z"/>
          <w:b/>
          <w:bCs/>
          <w:sz w:val="28"/>
          <w:szCs w:val="32"/>
        </w:rPr>
        <w:pPrChange w:id="4210" w:author="Mahmoud" w:date="2017-10-08T15:09:00Z">
          <w:pPr>
            <w:bidi w:val="0"/>
          </w:pPr>
        </w:pPrChange>
      </w:pPr>
      <w:ins w:id="4211" w:author="Windows User" w:date="2017-09-23T01:47:00Z">
        <w:del w:id="4212" w:author="Mahmoud" w:date="2017-10-08T15:09:00Z">
          <w:r w:rsidRPr="00795883" w:rsidDel="008F62A5">
            <w:rPr>
              <w:b/>
              <w:bCs/>
              <w:sz w:val="28"/>
              <w:szCs w:val="32"/>
            </w:rPr>
            <w:delText>Evolutionary</w:delText>
          </w:r>
        </w:del>
      </w:ins>
    </w:p>
    <w:p w14:paraId="501CFC48" w14:textId="7F090C44" w:rsidR="00425757" w:rsidDel="008F62A5" w:rsidRDefault="00425757">
      <w:pPr>
        <w:rPr>
          <w:ins w:id="4213" w:author="Windows User" w:date="2017-09-23T01:47:00Z"/>
          <w:del w:id="4214" w:author="Mahmoud" w:date="2017-10-08T15:09:00Z"/>
        </w:rPr>
        <w:pPrChange w:id="4215" w:author="Mahmoud" w:date="2017-10-08T15:09:00Z">
          <w:pPr>
            <w:bidi w:val="0"/>
          </w:pPr>
        </w:pPrChange>
      </w:pPr>
      <w:ins w:id="4216" w:author="Windows User" w:date="2017-09-23T01:47:00Z">
        <w:del w:id="4217" w:author="Mahmoud" w:date="2017-10-08T15:09:00Z">
          <w:r w:rsidDel="008F62A5">
            <w:delText>Evolutionary fuzzing is an advanced technique. It allows the fuzzer to use feedback from each test case to learn over time the format of the input.</w:delText>
          </w:r>
        </w:del>
      </w:ins>
    </w:p>
    <w:p w14:paraId="03072E20" w14:textId="0645474E" w:rsidR="00425757" w:rsidDel="008F62A5" w:rsidRDefault="00425757">
      <w:pPr>
        <w:rPr>
          <w:ins w:id="4218" w:author="Windows User" w:date="2017-09-23T01:47:00Z"/>
          <w:del w:id="4219" w:author="Mahmoud" w:date="2017-10-08T15:09:00Z"/>
        </w:rPr>
        <w:pPrChange w:id="4220" w:author="Mahmoud" w:date="2017-10-08T15:09:00Z">
          <w:pPr>
            <w:bidi w:val="0"/>
          </w:pPr>
        </w:pPrChange>
      </w:pPr>
      <w:ins w:id="4221" w:author="Windows User" w:date="2017-09-23T01:47:00Z">
        <w:del w:id="4222" w:author="Mahmoud" w:date="2017-10-08T15:09:00Z">
          <w:r w:rsidDel="008F62A5">
            <w:delText>Compile-time instrumented fuzzing goes another route: It adds instructions to an application's code that allow the fuzzer to detect code paths in the application. It can then use promising fuzzing samples that expose large parts of the code for further fuzzing.</w:delText>
          </w:r>
        </w:del>
      </w:ins>
    </w:p>
    <w:p w14:paraId="45813E8B" w14:textId="1A0B8FF3" w:rsidR="00425757" w:rsidRPr="00795883" w:rsidDel="008F62A5" w:rsidRDefault="00425757">
      <w:pPr>
        <w:rPr>
          <w:ins w:id="4223" w:author="Windows User" w:date="2017-09-23T01:47:00Z"/>
          <w:del w:id="4224" w:author="Mahmoud" w:date="2017-10-08T15:09:00Z"/>
          <w:b/>
          <w:bCs/>
          <w:sz w:val="28"/>
          <w:szCs w:val="32"/>
          <w:rtl/>
        </w:rPr>
        <w:pPrChange w:id="4225" w:author="Mahmoud" w:date="2017-10-08T15:09:00Z">
          <w:pPr>
            <w:bidi w:val="0"/>
          </w:pPr>
        </w:pPrChange>
      </w:pPr>
      <w:ins w:id="4226" w:author="Windows User" w:date="2017-09-23T01:47:00Z">
        <w:del w:id="4227" w:author="Mahmoud" w:date="2017-10-08T15:09:00Z">
          <w:r w:rsidRPr="00795883" w:rsidDel="008F62A5">
            <w:rPr>
              <w:b/>
              <w:bCs/>
              <w:sz w:val="28"/>
              <w:szCs w:val="32"/>
            </w:rPr>
            <w:delText>Anatomy of a fuzzer</w:delText>
          </w:r>
        </w:del>
      </w:ins>
    </w:p>
    <w:p w14:paraId="0A4927D4" w14:textId="720418A5" w:rsidR="00425757" w:rsidDel="008F62A5" w:rsidRDefault="00425757">
      <w:pPr>
        <w:rPr>
          <w:ins w:id="4228" w:author="Windows User" w:date="2017-09-23T01:47:00Z"/>
          <w:del w:id="4229" w:author="Mahmoud" w:date="2017-10-08T15:09:00Z"/>
          <w:rtl/>
        </w:rPr>
        <w:pPrChange w:id="4230" w:author="Mahmoud" w:date="2017-10-08T15:09:00Z">
          <w:pPr>
            <w:bidi w:val="0"/>
          </w:pPr>
        </w:pPrChange>
      </w:pPr>
      <w:ins w:id="4231" w:author="Windows User" w:date="2017-09-23T01:47:00Z">
        <w:del w:id="4232" w:author="Mahmoud" w:date="2017-10-08T15:09:00Z">
          <w:r w:rsidDel="008F62A5">
            <w:delText>To operate effectively, a fuzzer needs to perform a number of important tasks:</w:delText>
          </w:r>
        </w:del>
      </w:ins>
    </w:p>
    <w:p w14:paraId="3389A584" w14:textId="0463066B" w:rsidR="00425757" w:rsidDel="008F62A5" w:rsidRDefault="00425757">
      <w:pPr>
        <w:rPr>
          <w:ins w:id="4233" w:author="Windows User" w:date="2017-09-23T01:47:00Z"/>
          <w:del w:id="4234" w:author="Mahmoud" w:date="2017-10-08T15:09:00Z"/>
        </w:rPr>
        <w:pPrChange w:id="4235" w:author="Mahmoud" w:date="2017-10-08T15:09:00Z">
          <w:pPr>
            <w:pStyle w:val="ListParagraph"/>
            <w:numPr>
              <w:numId w:val="58"/>
            </w:numPr>
            <w:bidi w:val="0"/>
            <w:spacing w:after="160" w:line="259" w:lineRule="auto"/>
            <w:ind w:hanging="360"/>
          </w:pPr>
        </w:pPrChange>
      </w:pPr>
      <w:ins w:id="4236" w:author="Windows User" w:date="2017-09-23T01:47:00Z">
        <w:del w:id="4237" w:author="Mahmoud" w:date="2017-10-08T15:09:00Z">
          <w:r w:rsidDel="008F62A5">
            <w:delText>Generate test cases</w:delText>
          </w:r>
        </w:del>
      </w:ins>
    </w:p>
    <w:p w14:paraId="429F86F4" w14:textId="3CE5A96E" w:rsidR="00425757" w:rsidDel="008F62A5" w:rsidRDefault="00425757">
      <w:pPr>
        <w:rPr>
          <w:ins w:id="4238" w:author="Windows User" w:date="2017-09-23T01:47:00Z"/>
          <w:del w:id="4239" w:author="Mahmoud" w:date="2017-10-08T15:09:00Z"/>
        </w:rPr>
        <w:pPrChange w:id="4240" w:author="Mahmoud" w:date="2017-10-08T15:09:00Z">
          <w:pPr>
            <w:pStyle w:val="ListParagraph"/>
            <w:numPr>
              <w:numId w:val="58"/>
            </w:numPr>
            <w:bidi w:val="0"/>
            <w:spacing w:after="160" w:line="259" w:lineRule="auto"/>
            <w:ind w:hanging="360"/>
          </w:pPr>
        </w:pPrChange>
      </w:pPr>
      <w:ins w:id="4241" w:author="Windows User" w:date="2017-09-23T01:47:00Z">
        <w:del w:id="4242" w:author="Mahmoud" w:date="2017-10-08T15:09:00Z">
          <w:r w:rsidDel="008F62A5">
            <w:delText>Record test cases or any information needed to reproduce them</w:delText>
          </w:r>
        </w:del>
      </w:ins>
    </w:p>
    <w:p w14:paraId="7D091BD9" w14:textId="739A01B0" w:rsidR="00425757" w:rsidDel="008F62A5" w:rsidRDefault="00425757">
      <w:pPr>
        <w:rPr>
          <w:ins w:id="4243" w:author="Windows User" w:date="2017-09-23T01:47:00Z"/>
          <w:del w:id="4244" w:author="Mahmoud" w:date="2017-10-08T15:09:00Z"/>
        </w:rPr>
        <w:pPrChange w:id="4245" w:author="Mahmoud" w:date="2017-10-08T15:09:00Z">
          <w:pPr>
            <w:pStyle w:val="ListParagraph"/>
            <w:numPr>
              <w:numId w:val="58"/>
            </w:numPr>
            <w:bidi w:val="0"/>
            <w:spacing w:after="160" w:line="259" w:lineRule="auto"/>
            <w:ind w:hanging="360"/>
          </w:pPr>
        </w:pPrChange>
      </w:pPr>
      <w:ins w:id="4246" w:author="Windows User" w:date="2017-09-23T01:47:00Z">
        <w:del w:id="4247" w:author="Mahmoud" w:date="2017-10-08T15:09:00Z">
          <w:r w:rsidDel="008F62A5">
            <w:delText>Interface with the target program to provide test cases as input</w:delText>
          </w:r>
        </w:del>
      </w:ins>
    </w:p>
    <w:p w14:paraId="617E5289" w14:textId="072DD57C" w:rsidR="00425757" w:rsidDel="008F62A5" w:rsidRDefault="00425757">
      <w:pPr>
        <w:rPr>
          <w:ins w:id="4248" w:author="Windows User" w:date="2017-09-23T01:47:00Z"/>
          <w:del w:id="4249" w:author="Mahmoud" w:date="2017-10-08T15:09:00Z"/>
          <w:rtl/>
        </w:rPr>
        <w:pPrChange w:id="4250" w:author="Mahmoud" w:date="2017-10-08T15:09:00Z">
          <w:pPr>
            <w:pStyle w:val="ListParagraph"/>
            <w:numPr>
              <w:numId w:val="58"/>
            </w:numPr>
            <w:bidi w:val="0"/>
            <w:spacing w:after="160" w:line="259" w:lineRule="auto"/>
            <w:ind w:hanging="360"/>
          </w:pPr>
        </w:pPrChange>
      </w:pPr>
      <w:ins w:id="4251" w:author="Windows User" w:date="2017-09-23T01:47:00Z">
        <w:del w:id="4252" w:author="Mahmoud" w:date="2017-10-08T15:09:00Z">
          <w:r w:rsidDel="008F62A5">
            <w:delText>Detect crashes.</w:delText>
          </w:r>
        </w:del>
      </w:ins>
    </w:p>
    <w:p w14:paraId="4631319A" w14:textId="35304429" w:rsidR="00425757" w:rsidDel="008F62A5" w:rsidRDefault="00425757">
      <w:pPr>
        <w:rPr>
          <w:ins w:id="4253" w:author="Windows User" w:date="2017-09-23T01:47:00Z"/>
          <w:del w:id="4254" w:author="Mahmoud" w:date="2017-10-08T15:09:00Z"/>
        </w:rPr>
        <w:pPrChange w:id="4255" w:author="Mahmoud" w:date="2017-10-08T15:09:00Z">
          <w:pPr>
            <w:bidi w:val="0"/>
          </w:pPr>
        </w:pPrChange>
      </w:pPr>
      <w:ins w:id="4256" w:author="Windows User" w:date="2017-09-23T01:47:00Z">
        <w:del w:id="4257" w:author="Mahmoud" w:date="2017-10-08T15:09:00Z">
          <w:r w:rsidDel="008F62A5">
            <w:fldChar w:fldCharType="begin"/>
          </w:r>
          <w:r w:rsidDel="008F62A5">
            <w:delInstrText xml:space="preserve"> HYPERLINK "https://www.mwrinfosecurity.com/our-thinking/15-minute-guide-to-fuzzing/" </w:delInstrText>
          </w:r>
          <w:r w:rsidDel="008F62A5">
            <w:fldChar w:fldCharType="separate"/>
          </w:r>
          <w:r w:rsidRPr="005348F8" w:rsidDel="008F62A5">
            <w:rPr>
              <w:rStyle w:val="Hyperlink"/>
            </w:rPr>
            <w:delText>https://www.mwrinfosecurity.com/our-thinking/15-minute-guide-to-fuzzing/</w:delText>
          </w:r>
          <w:r w:rsidDel="008F62A5">
            <w:rPr>
              <w:rStyle w:val="Hyperlink"/>
            </w:rPr>
            <w:fldChar w:fldCharType="end"/>
          </w:r>
        </w:del>
      </w:ins>
    </w:p>
    <w:p w14:paraId="6848C6FF" w14:textId="355BFA86" w:rsidR="00425757" w:rsidDel="008F62A5" w:rsidRDefault="00425757" w:rsidP="00464003">
      <w:pPr>
        <w:rPr>
          <w:ins w:id="4258" w:author="Windows User" w:date="2017-09-23T01:47:00Z"/>
          <w:del w:id="4259" w:author="Mahmoud" w:date="2017-10-08T15:09:00Z"/>
          <w:rtl/>
        </w:rPr>
      </w:pPr>
      <w:ins w:id="4260" w:author="Windows User" w:date="2017-09-23T01:47:00Z">
        <w:del w:id="4261" w:author="Mahmoud" w:date="2017-10-08T15:09:00Z">
          <w:r w:rsidDel="008F62A5">
            <w:rPr>
              <w:rtl/>
            </w:rPr>
            <w:delText xml:space="preserve">ابزار </w:delText>
          </w:r>
          <w:r w:rsidDel="008F62A5">
            <w:delText>Driller</w:delText>
          </w:r>
          <w:r w:rsidDel="008F62A5">
            <w:rPr>
              <w:rtl/>
            </w:rPr>
            <w:delText xml:space="preserve"> از 4 قسمت اصل</w:delText>
          </w:r>
          <w:r w:rsidDel="008F62A5">
            <w:rPr>
              <w:rFonts w:hint="cs"/>
              <w:rtl/>
            </w:rPr>
            <w:delText>ی</w:delText>
          </w:r>
          <w:r w:rsidDel="008F62A5">
            <w:rPr>
              <w:rtl/>
            </w:rPr>
            <w:delText xml:space="preserve"> تشک</w:delText>
          </w:r>
          <w:r w:rsidDel="008F62A5">
            <w:rPr>
              <w:rFonts w:hint="cs"/>
              <w:rtl/>
            </w:rPr>
            <w:delText>ی</w:delText>
          </w:r>
          <w:r w:rsidDel="008F62A5">
            <w:rPr>
              <w:rFonts w:hint="eastAsia"/>
              <w:rtl/>
            </w:rPr>
            <w:delText>ل</w:delText>
          </w:r>
          <w:r w:rsidDel="008F62A5">
            <w:rPr>
              <w:rtl/>
            </w:rPr>
            <w:delText xml:space="preserve"> شده است:</w:delText>
          </w:r>
        </w:del>
      </w:ins>
    </w:p>
    <w:p w14:paraId="4B070D9C" w14:textId="79D224AF" w:rsidR="00425757" w:rsidDel="008F62A5" w:rsidRDefault="00425757" w:rsidP="00E2341D">
      <w:pPr>
        <w:rPr>
          <w:ins w:id="4262" w:author="Windows User" w:date="2017-09-23T01:47:00Z"/>
          <w:del w:id="4263" w:author="Mahmoud" w:date="2017-10-08T15:09:00Z"/>
          <w:rtl/>
        </w:rPr>
      </w:pPr>
      <w:ins w:id="4264" w:author="Windows User" w:date="2017-09-23T01:47:00Z">
        <w:del w:id="4265" w:author="Mahmoud" w:date="2017-10-08T15:09:00Z">
          <w:r w:rsidDel="008F62A5">
            <w:rPr>
              <w:rtl/>
            </w:rPr>
            <w:delText>1. موردآزمون به عنوان ورود</w:delText>
          </w:r>
          <w:r w:rsidDel="008F62A5">
            <w:rPr>
              <w:rFonts w:hint="cs"/>
              <w:rtl/>
            </w:rPr>
            <w:delText>ی</w:delText>
          </w:r>
          <w:r w:rsidDel="008F62A5">
            <w:rPr>
              <w:rtl/>
            </w:rPr>
            <w:delText>: ابزار به صورت خودکار توانا</w:delText>
          </w:r>
          <w:r w:rsidDel="008F62A5">
            <w:rPr>
              <w:rFonts w:hint="cs"/>
              <w:rtl/>
            </w:rPr>
            <w:delText>یی</w:delText>
          </w:r>
          <w:r w:rsidDel="008F62A5">
            <w:rPr>
              <w:rtl/>
            </w:rPr>
            <w:delText xml:space="preserve"> تول</w:delText>
          </w:r>
          <w:r w:rsidDel="008F62A5">
            <w:rPr>
              <w:rFonts w:hint="cs"/>
              <w:rtl/>
            </w:rPr>
            <w:delText>ی</w:delText>
          </w:r>
          <w:r w:rsidDel="008F62A5">
            <w:rPr>
              <w:rFonts w:hint="eastAsia"/>
              <w:rtl/>
            </w:rPr>
            <w:delText>د</w:delText>
          </w:r>
          <w:r w:rsidDel="008F62A5">
            <w:rPr>
              <w:rtl/>
            </w:rPr>
            <w:delText xml:space="preserve"> موردآزمون را دارد ول</w:delText>
          </w:r>
          <w:r w:rsidDel="008F62A5">
            <w:rPr>
              <w:rFonts w:hint="cs"/>
              <w:rtl/>
            </w:rPr>
            <w:delText>ی</w:delText>
          </w:r>
          <w:r w:rsidDel="008F62A5">
            <w:rPr>
              <w:rtl/>
            </w:rPr>
            <w:delText xml:space="preserve"> ورود</w:delText>
          </w:r>
          <w:r w:rsidDel="008F62A5">
            <w:rPr>
              <w:rFonts w:hint="cs"/>
              <w:rtl/>
            </w:rPr>
            <w:delText>ی</w:delText>
          </w:r>
          <w:r w:rsidDel="008F62A5">
            <w:rPr>
              <w:rtl/>
            </w:rPr>
            <w:delText xml:space="preserve"> آن توسط کاربر می‌تواند به ابزار سرعت بخشد.</w:delText>
          </w:r>
        </w:del>
      </w:ins>
    </w:p>
    <w:p w14:paraId="68A205DE" w14:textId="26F3FC14" w:rsidR="00425757" w:rsidDel="008F62A5" w:rsidRDefault="00425757" w:rsidP="00E2341D">
      <w:pPr>
        <w:rPr>
          <w:ins w:id="4266" w:author="Windows User" w:date="2017-09-23T01:47:00Z"/>
          <w:del w:id="4267" w:author="Mahmoud" w:date="2017-10-08T15:09:00Z"/>
          <w:rtl/>
        </w:rPr>
      </w:pPr>
      <w:ins w:id="4268" w:author="Windows User" w:date="2017-09-23T01:47:00Z">
        <w:del w:id="4269" w:author="Mahmoud" w:date="2017-10-08T15:09:00Z">
          <w:r w:rsidDel="008F62A5">
            <w:rPr>
              <w:rtl/>
            </w:rPr>
            <w:delText xml:space="preserve">2. </w:delText>
          </w:r>
          <w:r w:rsidDel="008F62A5">
            <w:delText>Fuzzing</w:delText>
          </w:r>
          <w:r w:rsidDel="008F62A5">
            <w:rPr>
              <w:rFonts w:hint="cs"/>
              <w:rtl/>
            </w:rPr>
            <w:delText>:</w:delText>
          </w:r>
          <w:r w:rsidDel="008F62A5">
            <w:delText xml:space="preserve"> </w:delText>
          </w:r>
          <w:r w:rsidDel="008F62A5">
            <w:rPr>
              <w:rFonts w:hint="cs"/>
              <w:rtl/>
            </w:rPr>
            <w:delText xml:space="preserve"> </w:delText>
          </w:r>
          <w:r w:rsidDel="008F62A5">
            <w:rPr>
              <w:rtl/>
            </w:rPr>
            <w:delText xml:space="preserve">ابزار ابتدا با </w:delText>
          </w:r>
          <w:r w:rsidDel="008F62A5">
            <w:delText>Fuzzing</w:delText>
          </w:r>
          <w:r w:rsidDel="008F62A5">
            <w:rPr>
              <w:rtl/>
            </w:rPr>
            <w:delText xml:space="preserve"> شروع به کار می‌کند. اگر به ورود</w:delText>
          </w:r>
          <w:r w:rsidDel="008F62A5">
            <w:rPr>
              <w:rFonts w:hint="cs"/>
              <w:rtl/>
            </w:rPr>
            <w:delText>ی‌</w:delText>
          </w:r>
          <w:r w:rsidDel="008F62A5">
            <w:rPr>
              <w:rFonts w:hint="eastAsia"/>
              <w:rtl/>
            </w:rPr>
            <w:delText>ها</w:delText>
          </w:r>
          <w:r w:rsidDel="008F62A5">
            <w:rPr>
              <w:rFonts w:hint="cs"/>
              <w:rtl/>
            </w:rPr>
            <w:delText>ی</w:delText>
          </w:r>
          <w:r w:rsidDel="008F62A5">
            <w:rPr>
              <w:rtl/>
            </w:rPr>
            <w:delText xml:space="preserve"> </w:delText>
          </w:r>
          <w:r w:rsidDel="008F62A5">
            <w:rPr>
              <w:rFonts w:hint="cs"/>
              <w:rtl/>
            </w:rPr>
            <w:delText>«</w:delText>
          </w:r>
          <w:r w:rsidDel="008F62A5">
            <w:rPr>
              <w:rtl/>
            </w:rPr>
            <w:delText>مشخص</w:delText>
          </w:r>
          <w:r w:rsidDel="008F62A5">
            <w:rPr>
              <w:rFonts w:hint="cs"/>
              <w:rtl/>
            </w:rPr>
            <w:delText>»</w:delText>
          </w:r>
          <w:r w:rsidDel="008F62A5">
            <w:rPr>
              <w:rtl/>
            </w:rPr>
            <w:delText xml:space="preserve"> برسد </w:delText>
          </w:r>
          <w:r w:rsidDel="008F62A5">
            <w:delText>fuzzer</w:delText>
          </w:r>
          <w:r w:rsidDel="008F62A5">
            <w:rPr>
              <w:rtl/>
            </w:rPr>
            <w:delText xml:space="preserve"> گ</w:delText>
          </w:r>
          <w:r w:rsidDel="008F62A5">
            <w:rPr>
              <w:rFonts w:hint="cs"/>
              <w:rtl/>
            </w:rPr>
            <w:delText>ی</w:delText>
          </w:r>
          <w:r w:rsidDel="008F62A5">
            <w:rPr>
              <w:rFonts w:hint="eastAsia"/>
              <w:rtl/>
            </w:rPr>
            <w:delText>ر</w:delText>
          </w:r>
          <w:r w:rsidDel="008F62A5">
            <w:rPr>
              <w:rtl/>
            </w:rPr>
            <w:delText xml:space="preserve"> می‌کند.</w:delText>
          </w:r>
        </w:del>
      </w:ins>
    </w:p>
    <w:p w14:paraId="2AC7FA94" w14:textId="59873972" w:rsidR="00425757" w:rsidDel="008F62A5" w:rsidRDefault="00425757" w:rsidP="00E2341D">
      <w:pPr>
        <w:rPr>
          <w:ins w:id="4270" w:author="Windows User" w:date="2017-09-23T01:47:00Z"/>
          <w:del w:id="4271" w:author="Mahmoud" w:date="2017-10-08T15:09:00Z"/>
          <w:rtl/>
        </w:rPr>
      </w:pPr>
      <w:ins w:id="4272" w:author="Windows User" w:date="2017-09-23T01:47:00Z">
        <w:del w:id="4273" w:author="Mahmoud" w:date="2017-10-08T15:09:00Z">
          <w:r w:rsidDel="008F62A5">
            <w:rPr>
              <w:rtl/>
            </w:rPr>
            <w:delText xml:space="preserve">3. </w:delText>
          </w:r>
          <w:r w:rsidDel="008F62A5">
            <w:delText>Concolic execution</w:delText>
          </w:r>
          <w:r w:rsidDel="008F62A5">
            <w:rPr>
              <w:rFonts w:hint="cs"/>
              <w:rtl/>
            </w:rPr>
            <w:delText>:</w:delText>
          </w:r>
          <w:r w:rsidDel="008F62A5">
            <w:delText xml:space="preserve"> </w:delText>
          </w:r>
          <w:r w:rsidDel="008F62A5">
            <w:rPr>
              <w:rFonts w:hint="cs"/>
              <w:rtl/>
            </w:rPr>
            <w:delText xml:space="preserve"> </w:delText>
          </w:r>
          <w:r w:rsidDel="008F62A5">
            <w:rPr>
              <w:rtl/>
            </w:rPr>
            <w:delText>وقت</w:delText>
          </w:r>
          <w:r w:rsidDel="008F62A5">
            <w:rPr>
              <w:rFonts w:hint="cs"/>
              <w:rtl/>
            </w:rPr>
            <w:delText>ی</w:delText>
          </w:r>
          <w:r w:rsidDel="008F62A5">
            <w:rPr>
              <w:rtl/>
            </w:rPr>
            <w:delText xml:space="preserve"> </w:delText>
          </w:r>
          <w:r w:rsidDel="008F62A5">
            <w:delText>fuzzer</w:delText>
          </w:r>
          <w:r w:rsidDel="008F62A5">
            <w:rPr>
              <w:rtl/>
            </w:rPr>
            <w:delText xml:space="preserve"> گ</w:delText>
          </w:r>
          <w:r w:rsidDel="008F62A5">
            <w:rPr>
              <w:rFonts w:hint="cs"/>
              <w:rtl/>
            </w:rPr>
            <w:delText>ی</w:delText>
          </w:r>
          <w:r w:rsidDel="008F62A5">
            <w:rPr>
              <w:rFonts w:hint="eastAsia"/>
              <w:rtl/>
            </w:rPr>
            <w:delText>ر</w:delText>
          </w:r>
          <w:r w:rsidDel="008F62A5">
            <w:rPr>
              <w:rtl/>
            </w:rPr>
            <w:delText xml:space="preserve"> کرد </w:delText>
          </w:r>
          <w:r w:rsidDel="008F62A5">
            <w:delText>concolic execution</w:delText>
          </w:r>
          <w:r w:rsidDel="008F62A5">
            <w:rPr>
              <w:rtl/>
            </w:rPr>
            <w:delText xml:space="preserve"> شروع به کار می‌کند تا مس</w:delText>
          </w:r>
          <w:r w:rsidDel="008F62A5">
            <w:rPr>
              <w:rFonts w:hint="cs"/>
              <w:rtl/>
            </w:rPr>
            <w:delText>ی</w:delText>
          </w:r>
          <w:r w:rsidDel="008F62A5">
            <w:rPr>
              <w:rFonts w:hint="eastAsia"/>
              <w:rtl/>
            </w:rPr>
            <w:delText>ر</w:delText>
          </w:r>
          <w:r w:rsidDel="008F62A5">
            <w:rPr>
              <w:rtl/>
            </w:rPr>
            <w:delText xml:space="preserve"> جد</w:delText>
          </w:r>
          <w:r w:rsidDel="008F62A5">
            <w:rPr>
              <w:rFonts w:hint="cs"/>
              <w:rtl/>
            </w:rPr>
            <w:delText>ی</w:delText>
          </w:r>
          <w:r w:rsidDel="008F62A5">
            <w:rPr>
              <w:rFonts w:hint="eastAsia"/>
              <w:rtl/>
            </w:rPr>
            <w:delText>د</w:delText>
          </w:r>
          <w:r w:rsidDel="008F62A5">
            <w:rPr>
              <w:rFonts w:hint="cs"/>
              <w:rtl/>
            </w:rPr>
            <w:delText>ی</w:delText>
          </w:r>
          <w:r w:rsidDel="008F62A5">
            <w:rPr>
              <w:rtl/>
            </w:rPr>
            <w:delText xml:space="preserve"> را پ</w:delText>
          </w:r>
          <w:r w:rsidDel="008F62A5">
            <w:rPr>
              <w:rFonts w:hint="cs"/>
              <w:rtl/>
            </w:rPr>
            <w:delText>ی</w:delText>
          </w:r>
          <w:r w:rsidDel="008F62A5">
            <w:rPr>
              <w:rFonts w:hint="eastAsia"/>
              <w:rtl/>
            </w:rPr>
            <w:delText>دا</w:delText>
          </w:r>
          <w:r w:rsidDel="008F62A5">
            <w:rPr>
              <w:rtl/>
            </w:rPr>
            <w:delText xml:space="preserve"> کند.</w:delText>
          </w:r>
        </w:del>
      </w:ins>
    </w:p>
    <w:p w14:paraId="54E4CCF1" w14:textId="6C7C445B" w:rsidR="00425757" w:rsidDel="008F62A5" w:rsidRDefault="00425757" w:rsidP="00E2341D">
      <w:pPr>
        <w:rPr>
          <w:ins w:id="4274" w:author="Windows User" w:date="2017-09-23T01:47:00Z"/>
          <w:del w:id="4275" w:author="Mahmoud" w:date="2017-10-08T15:09:00Z"/>
          <w:rtl/>
        </w:rPr>
      </w:pPr>
      <w:ins w:id="4276" w:author="Windows User" w:date="2017-09-23T01:47:00Z">
        <w:del w:id="4277" w:author="Mahmoud" w:date="2017-10-08T15:09:00Z">
          <w:r w:rsidDel="008F62A5">
            <w:rPr>
              <w:rtl/>
            </w:rPr>
            <w:delText xml:space="preserve">4. </w:delText>
          </w:r>
          <w:r w:rsidDel="008F62A5">
            <w:delText>Repeat</w:delText>
          </w:r>
          <w:r w:rsidDel="008F62A5">
            <w:rPr>
              <w:rFonts w:hint="cs"/>
              <w:rtl/>
            </w:rPr>
            <w:delText xml:space="preserve">: </w:delText>
          </w:r>
          <w:r w:rsidDel="008F62A5">
            <w:rPr>
              <w:rtl/>
            </w:rPr>
            <w:delText>وقت</w:delText>
          </w:r>
          <w:r w:rsidDel="008F62A5">
            <w:rPr>
              <w:rFonts w:hint="cs"/>
              <w:rtl/>
            </w:rPr>
            <w:delText>ی</w:delText>
          </w:r>
          <w:r w:rsidDel="008F62A5">
            <w:rPr>
              <w:rtl/>
            </w:rPr>
            <w:delText xml:space="preserve"> مس</w:delText>
          </w:r>
          <w:r w:rsidDel="008F62A5">
            <w:rPr>
              <w:rFonts w:hint="cs"/>
              <w:rtl/>
            </w:rPr>
            <w:delText>ی</w:delText>
          </w:r>
          <w:r w:rsidDel="008F62A5">
            <w:rPr>
              <w:rFonts w:hint="eastAsia"/>
              <w:rtl/>
            </w:rPr>
            <w:delText>ر</w:delText>
          </w:r>
          <w:r w:rsidDel="008F62A5">
            <w:rPr>
              <w:rtl/>
            </w:rPr>
            <w:delText xml:space="preserve"> جد</w:delText>
          </w:r>
          <w:r w:rsidDel="008F62A5">
            <w:rPr>
              <w:rFonts w:hint="cs"/>
              <w:rtl/>
            </w:rPr>
            <w:delText>ی</w:delText>
          </w:r>
          <w:r w:rsidDel="008F62A5">
            <w:rPr>
              <w:rFonts w:hint="eastAsia"/>
              <w:rtl/>
            </w:rPr>
            <w:delText>د</w:delText>
          </w:r>
          <w:r w:rsidDel="008F62A5">
            <w:rPr>
              <w:rtl/>
            </w:rPr>
            <w:delText xml:space="preserve"> پ</w:delText>
          </w:r>
          <w:r w:rsidDel="008F62A5">
            <w:rPr>
              <w:rFonts w:hint="cs"/>
              <w:rtl/>
            </w:rPr>
            <w:delText>ی</w:delText>
          </w:r>
          <w:r w:rsidDel="008F62A5">
            <w:rPr>
              <w:rFonts w:hint="eastAsia"/>
              <w:rtl/>
            </w:rPr>
            <w:delText>دا</w:delText>
          </w:r>
          <w:r w:rsidDel="008F62A5">
            <w:rPr>
              <w:rtl/>
            </w:rPr>
            <w:delText xml:space="preserve"> شد، اجرا دوباره به</w:delText>
          </w:r>
          <w:r w:rsidDel="008F62A5">
            <w:delText>fuzzer</w:delText>
          </w:r>
          <w:r w:rsidDel="008F62A5">
            <w:rPr>
              <w:rtl/>
            </w:rPr>
            <w:delText xml:space="preserve"> سپرده می‌شود و اجرا ادامه پ</w:delText>
          </w:r>
          <w:r w:rsidDel="008F62A5">
            <w:rPr>
              <w:rFonts w:hint="cs"/>
              <w:rtl/>
            </w:rPr>
            <w:delText>ی</w:delText>
          </w:r>
          <w:r w:rsidDel="008F62A5">
            <w:rPr>
              <w:rFonts w:hint="eastAsia"/>
              <w:rtl/>
            </w:rPr>
            <w:delText>دا</w:delText>
          </w:r>
          <w:r w:rsidDel="008F62A5">
            <w:rPr>
              <w:rtl/>
            </w:rPr>
            <w:delText xml:space="preserve"> می‌کند.</w:delText>
          </w:r>
        </w:del>
      </w:ins>
    </w:p>
    <w:p w14:paraId="689716D6" w14:textId="750FF61B" w:rsidR="00425757" w:rsidDel="008F62A5" w:rsidRDefault="00425757" w:rsidP="00E2341D">
      <w:pPr>
        <w:rPr>
          <w:ins w:id="4278" w:author="Windows User" w:date="2017-09-23T01:47:00Z"/>
          <w:del w:id="4279" w:author="Mahmoud" w:date="2017-10-08T15:09:00Z"/>
          <w:rtl/>
        </w:rPr>
      </w:pPr>
      <w:ins w:id="4280" w:author="Windows User" w:date="2017-09-23T01:47:00Z">
        <w:del w:id="4281" w:author="Mahmoud" w:date="2017-10-08T15:09:00Z">
          <w:r w:rsidDel="008F62A5">
            <w:rPr>
              <w:rtl/>
            </w:rPr>
            <w:delText>و</w:delText>
          </w:r>
          <w:r w:rsidDel="008F62A5">
            <w:rPr>
              <w:rFonts w:hint="cs"/>
              <w:rtl/>
            </w:rPr>
            <w:delText>ی</w:delText>
          </w:r>
          <w:r w:rsidDel="008F62A5">
            <w:rPr>
              <w:rFonts w:hint="eastAsia"/>
              <w:rtl/>
            </w:rPr>
            <w:delText>ژگ</w:delText>
          </w:r>
          <w:r w:rsidDel="008F62A5">
            <w:rPr>
              <w:rFonts w:hint="cs"/>
              <w:rtl/>
            </w:rPr>
            <w:delText>ی</w:delText>
          </w:r>
          <w:r w:rsidDel="008F62A5">
            <w:rPr>
              <w:rtl/>
            </w:rPr>
            <w:delText>‌ها</w:delText>
          </w:r>
          <w:r w:rsidDel="008F62A5">
            <w:rPr>
              <w:rFonts w:hint="cs"/>
              <w:rtl/>
            </w:rPr>
            <w:delText>ی</w:delText>
          </w:r>
          <w:r w:rsidDel="008F62A5">
            <w:rPr>
              <w:rtl/>
            </w:rPr>
            <w:delText xml:space="preserve"> </w:delText>
          </w:r>
          <w:r w:rsidDel="008F62A5">
            <w:delText>fuzzer</w:delText>
          </w:r>
          <w:r w:rsidDel="008F62A5">
            <w:rPr>
              <w:rFonts w:hint="cs"/>
              <w:rtl/>
            </w:rPr>
            <w:delText>:</w:delText>
          </w:r>
        </w:del>
      </w:ins>
    </w:p>
    <w:p w14:paraId="0753EF0E" w14:textId="55CDA68F" w:rsidR="00425757" w:rsidDel="008F62A5" w:rsidRDefault="00425757" w:rsidP="00E2341D">
      <w:pPr>
        <w:rPr>
          <w:ins w:id="4282" w:author="Windows User" w:date="2017-09-23T01:47:00Z"/>
          <w:del w:id="4283" w:author="Mahmoud" w:date="2017-10-08T15:09:00Z"/>
          <w:rtl/>
        </w:rPr>
      </w:pPr>
      <w:ins w:id="4284" w:author="Windows User" w:date="2017-09-23T01:47:00Z">
        <w:del w:id="4285" w:author="Mahmoud" w:date="2017-10-08T15:09:00Z">
          <w:r w:rsidDel="008F62A5">
            <w:rPr>
              <w:rtl/>
            </w:rPr>
            <w:delText>1. تول</w:delText>
          </w:r>
          <w:r w:rsidDel="008F62A5">
            <w:rPr>
              <w:rFonts w:hint="cs"/>
              <w:rtl/>
            </w:rPr>
            <w:delText>ی</w:delText>
          </w:r>
          <w:r w:rsidDel="008F62A5">
            <w:rPr>
              <w:rFonts w:hint="eastAsia"/>
              <w:rtl/>
            </w:rPr>
            <w:delText>د</w:delText>
          </w:r>
          <w:r w:rsidDel="008F62A5">
            <w:rPr>
              <w:rtl/>
            </w:rPr>
            <w:delText xml:space="preserve"> ورود</w:delText>
          </w:r>
          <w:r w:rsidDel="008F62A5">
            <w:rPr>
              <w:rFonts w:hint="cs"/>
              <w:rtl/>
            </w:rPr>
            <w:delText>ی</w:delText>
          </w:r>
          <w:r w:rsidDel="008F62A5">
            <w:rPr>
              <w:rtl/>
            </w:rPr>
            <w:delText>‌ها بر اساس الگور</w:delText>
          </w:r>
          <w:r w:rsidDel="008F62A5">
            <w:rPr>
              <w:rFonts w:hint="cs"/>
              <w:rtl/>
            </w:rPr>
            <w:delText>ی</w:delText>
          </w:r>
          <w:r w:rsidDel="008F62A5">
            <w:rPr>
              <w:rFonts w:hint="eastAsia"/>
              <w:rtl/>
            </w:rPr>
            <w:delText>تم</w:delText>
          </w:r>
          <w:r w:rsidDel="008F62A5">
            <w:rPr>
              <w:rtl/>
            </w:rPr>
            <w:delText xml:space="preserve"> ژنت</w:delText>
          </w:r>
          <w:r w:rsidDel="008F62A5">
            <w:rPr>
              <w:rFonts w:hint="cs"/>
              <w:rtl/>
            </w:rPr>
            <w:delText>ی</w:delText>
          </w:r>
          <w:r w:rsidDel="008F62A5">
            <w:rPr>
              <w:rFonts w:hint="eastAsia"/>
              <w:rtl/>
            </w:rPr>
            <w:delText>ک</w:delText>
          </w:r>
          <w:r w:rsidDel="008F62A5">
            <w:rPr>
              <w:rtl/>
            </w:rPr>
            <w:delText xml:space="preserve"> صورت می‌گ</w:delText>
          </w:r>
          <w:r w:rsidDel="008F62A5">
            <w:rPr>
              <w:rFonts w:hint="cs"/>
              <w:rtl/>
            </w:rPr>
            <w:delText>ی</w:delText>
          </w:r>
          <w:r w:rsidDel="008F62A5">
            <w:rPr>
              <w:rFonts w:hint="eastAsia"/>
              <w:rtl/>
            </w:rPr>
            <w:delText>رد</w:delText>
          </w:r>
          <w:r w:rsidDel="008F62A5">
            <w:rPr>
              <w:rtl/>
            </w:rPr>
            <w:delText xml:space="preserve">. تابع </w:delText>
          </w:r>
          <w:r w:rsidDel="008F62A5">
            <w:delText>fitness</w:delText>
          </w:r>
          <w:r w:rsidDel="008F62A5">
            <w:rPr>
              <w:rtl/>
            </w:rPr>
            <w:delText xml:space="preserve"> در ا</w:delText>
          </w:r>
          <w:r w:rsidDel="008F62A5">
            <w:rPr>
              <w:rFonts w:hint="cs"/>
              <w:rtl/>
            </w:rPr>
            <w:delText>ی</w:delText>
          </w:r>
          <w:r w:rsidDel="008F62A5">
            <w:rPr>
              <w:rFonts w:hint="eastAsia"/>
              <w:rtl/>
            </w:rPr>
            <w:delText>نجا</w:delText>
          </w:r>
          <w:r w:rsidDel="008F62A5">
            <w:rPr>
              <w:rFonts w:hint="cs"/>
              <w:rtl/>
            </w:rPr>
            <w:delText>،</w:delText>
          </w:r>
          <w:r w:rsidDel="008F62A5">
            <w:rPr>
              <w:rtl/>
            </w:rPr>
            <w:delText xml:space="preserve"> م</w:delText>
          </w:r>
          <w:r w:rsidDel="008F62A5">
            <w:rPr>
              <w:rFonts w:hint="cs"/>
              <w:rtl/>
            </w:rPr>
            <w:delText>ی</w:delText>
          </w:r>
          <w:r w:rsidDel="008F62A5">
            <w:rPr>
              <w:rFonts w:hint="eastAsia"/>
              <w:rtl/>
            </w:rPr>
            <w:delText>زان</w:delText>
          </w:r>
          <w:r w:rsidDel="008F62A5">
            <w:rPr>
              <w:rtl/>
            </w:rPr>
            <w:delText xml:space="preserve"> پوشش مس</w:delText>
          </w:r>
          <w:r w:rsidDel="008F62A5">
            <w:rPr>
              <w:rFonts w:hint="cs"/>
              <w:rtl/>
            </w:rPr>
            <w:delText>ی</w:delText>
          </w:r>
          <w:r w:rsidDel="008F62A5">
            <w:rPr>
              <w:rFonts w:hint="eastAsia"/>
              <w:rtl/>
            </w:rPr>
            <w:delText>رها</w:delText>
          </w:r>
          <w:r w:rsidDel="008F62A5">
            <w:rPr>
              <w:rFonts w:hint="cs"/>
              <w:rtl/>
            </w:rPr>
            <w:delText>ی</w:delText>
          </w:r>
          <w:r w:rsidDel="008F62A5">
            <w:rPr>
              <w:rtl/>
            </w:rPr>
            <w:delText xml:space="preserve"> برنامه هست. </w:delText>
          </w:r>
        </w:del>
      </w:ins>
    </w:p>
    <w:p w14:paraId="3A06A15C" w14:textId="692C9FCC" w:rsidR="00425757" w:rsidDel="008F62A5" w:rsidRDefault="00425757" w:rsidP="00E2341D">
      <w:pPr>
        <w:rPr>
          <w:ins w:id="4286" w:author="Windows User" w:date="2017-09-23T01:47:00Z"/>
          <w:del w:id="4287" w:author="Mahmoud" w:date="2017-10-08T15:09:00Z"/>
          <w:rtl/>
        </w:rPr>
      </w:pPr>
      <w:ins w:id="4288" w:author="Windows User" w:date="2017-09-23T01:47:00Z">
        <w:del w:id="4289" w:author="Mahmoud" w:date="2017-10-08T15:09:00Z">
          <w:r w:rsidDel="008F62A5">
            <w:rPr>
              <w:rtl/>
            </w:rPr>
            <w:delText>2. دنبال کردن تغ</w:delText>
          </w:r>
          <w:r w:rsidDel="008F62A5">
            <w:rPr>
              <w:rFonts w:hint="cs"/>
              <w:rtl/>
            </w:rPr>
            <w:delText>یی</w:delText>
          </w:r>
          <w:r w:rsidDel="008F62A5">
            <w:rPr>
              <w:rFonts w:hint="eastAsia"/>
              <w:rtl/>
            </w:rPr>
            <w:delText>ر</w:delText>
          </w:r>
          <w:r w:rsidDel="008F62A5">
            <w:rPr>
              <w:rtl/>
            </w:rPr>
            <w:delText xml:space="preserve"> حالت برنامه: تمام جر</w:delText>
          </w:r>
          <w:r w:rsidDel="008F62A5">
            <w:rPr>
              <w:rFonts w:hint="cs"/>
              <w:rtl/>
            </w:rPr>
            <w:delText>ی</w:delText>
          </w:r>
          <w:r w:rsidDel="008F62A5">
            <w:rPr>
              <w:rFonts w:hint="eastAsia"/>
              <w:rtl/>
            </w:rPr>
            <w:delText>ان</w:delText>
          </w:r>
          <w:r w:rsidDel="008F62A5">
            <w:rPr>
              <w:rtl/>
            </w:rPr>
            <w:delText>‌ها</w:delText>
          </w:r>
          <w:r w:rsidDel="008F62A5">
            <w:rPr>
              <w:rFonts w:hint="cs"/>
              <w:rtl/>
            </w:rPr>
            <w:delText>ی</w:delText>
          </w:r>
          <w:r w:rsidDel="008F62A5">
            <w:rPr>
              <w:rtl/>
            </w:rPr>
            <w:delText xml:space="preserve"> کنترل</w:delText>
          </w:r>
          <w:r w:rsidDel="008F62A5">
            <w:rPr>
              <w:rFonts w:hint="cs"/>
              <w:rtl/>
            </w:rPr>
            <w:delText>ی</w:delText>
          </w:r>
          <w:r w:rsidDel="008F62A5">
            <w:rPr>
              <w:rtl/>
            </w:rPr>
            <w:delText xml:space="preserve"> برنامه به شکل (منبع، مقصد) دنبال می‌شود. از ا</w:delText>
          </w:r>
          <w:r w:rsidDel="008F62A5">
            <w:rPr>
              <w:rFonts w:hint="cs"/>
              <w:rtl/>
            </w:rPr>
            <w:delText>ی</w:delText>
          </w:r>
          <w:r w:rsidDel="008F62A5">
            <w:rPr>
              <w:rFonts w:hint="eastAsia"/>
              <w:rtl/>
            </w:rPr>
            <w:delText>ن</w:delText>
          </w:r>
          <w:r w:rsidDel="008F62A5">
            <w:rPr>
              <w:rtl/>
            </w:rPr>
            <w:delText xml:space="preserve"> اطلاعات برا</w:delText>
          </w:r>
          <w:r w:rsidDel="008F62A5">
            <w:rPr>
              <w:rFonts w:hint="cs"/>
              <w:rtl/>
            </w:rPr>
            <w:delText>ی</w:delText>
          </w:r>
          <w:r w:rsidDel="008F62A5">
            <w:rPr>
              <w:rtl/>
            </w:rPr>
            <w:delText xml:space="preserve"> تابع </w:delText>
          </w:r>
          <w:r w:rsidDel="008F62A5">
            <w:delText>fitness</w:delText>
          </w:r>
          <w:r w:rsidDel="008F62A5">
            <w:rPr>
              <w:rtl/>
            </w:rPr>
            <w:delText xml:space="preserve"> و تول</w:delText>
          </w:r>
          <w:r w:rsidDel="008F62A5">
            <w:rPr>
              <w:rFonts w:hint="cs"/>
              <w:rtl/>
            </w:rPr>
            <w:delText>ی</w:delText>
          </w:r>
          <w:r w:rsidDel="008F62A5">
            <w:rPr>
              <w:rFonts w:hint="eastAsia"/>
              <w:rtl/>
            </w:rPr>
            <w:delText>د</w:delText>
          </w:r>
          <w:r w:rsidDel="008F62A5">
            <w:rPr>
              <w:rtl/>
            </w:rPr>
            <w:delText xml:space="preserve"> جمع</w:delText>
          </w:r>
          <w:r w:rsidDel="008F62A5">
            <w:rPr>
              <w:rFonts w:hint="cs"/>
              <w:rtl/>
            </w:rPr>
            <w:delText>ی</w:delText>
          </w:r>
          <w:r w:rsidDel="008F62A5">
            <w:rPr>
              <w:rFonts w:hint="eastAsia"/>
              <w:rtl/>
            </w:rPr>
            <w:delText>ت</w:delText>
          </w:r>
          <w:r w:rsidDel="008F62A5">
            <w:rPr>
              <w:rtl/>
            </w:rPr>
            <w:delText xml:space="preserve"> جد</w:delText>
          </w:r>
          <w:r w:rsidDel="008F62A5">
            <w:rPr>
              <w:rFonts w:hint="cs"/>
              <w:rtl/>
            </w:rPr>
            <w:delText>ی</w:delText>
          </w:r>
          <w:r w:rsidDel="008F62A5">
            <w:rPr>
              <w:rFonts w:hint="eastAsia"/>
              <w:rtl/>
            </w:rPr>
            <w:delText>د</w:delText>
          </w:r>
          <w:r w:rsidDel="008F62A5">
            <w:rPr>
              <w:rtl/>
            </w:rPr>
            <w:delText xml:space="preserve"> (ورود</w:delText>
          </w:r>
          <w:r w:rsidDel="008F62A5">
            <w:rPr>
              <w:rFonts w:hint="cs"/>
              <w:rtl/>
            </w:rPr>
            <w:delText>ی</w:delText>
          </w:r>
          <w:r w:rsidDel="008F62A5">
            <w:rPr>
              <w:rtl/>
            </w:rPr>
            <w:delText xml:space="preserve"> جد</w:delText>
          </w:r>
          <w:r w:rsidDel="008F62A5">
            <w:rPr>
              <w:rFonts w:hint="cs"/>
              <w:rtl/>
            </w:rPr>
            <w:delText>ی</w:delText>
          </w:r>
          <w:r w:rsidDel="008F62A5">
            <w:rPr>
              <w:rFonts w:hint="eastAsia"/>
              <w:rtl/>
            </w:rPr>
            <w:delText>د</w:delText>
          </w:r>
          <w:r w:rsidDel="008F62A5">
            <w:rPr>
              <w:rtl/>
            </w:rPr>
            <w:delText>) استفاده می‌شود.</w:delText>
          </w:r>
        </w:del>
      </w:ins>
    </w:p>
    <w:p w14:paraId="2B6925E2" w14:textId="52ECDA3D" w:rsidR="00425757" w:rsidDel="008F62A5" w:rsidRDefault="00425757" w:rsidP="00E2341D">
      <w:pPr>
        <w:rPr>
          <w:ins w:id="4290" w:author="Windows User" w:date="2017-09-23T01:47:00Z"/>
          <w:del w:id="4291" w:author="Mahmoud" w:date="2017-10-08T15:09:00Z"/>
          <w:rtl/>
        </w:rPr>
      </w:pPr>
      <w:ins w:id="4292" w:author="Windows User" w:date="2017-09-23T01:47:00Z">
        <w:del w:id="4293" w:author="Mahmoud" w:date="2017-10-08T15:09:00Z">
          <w:r w:rsidDel="008F62A5">
            <w:rPr>
              <w:rtl/>
            </w:rPr>
            <w:delText>3. اگر در مس</w:delText>
          </w:r>
          <w:r w:rsidDel="008F62A5">
            <w:rPr>
              <w:rFonts w:hint="cs"/>
              <w:rtl/>
            </w:rPr>
            <w:delText>ی</w:delText>
          </w:r>
          <w:r w:rsidDel="008F62A5">
            <w:rPr>
              <w:rFonts w:hint="eastAsia"/>
              <w:rtl/>
            </w:rPr>
            <w:delText>ر</w:delText>
          </w:r>
          <w:r w:rsidDel="008F62A5">
            <w:rPr>
              <w:rtl/>
            </w:rPr>
            <w:delText xml:space="preserve"> اجرا</w:delText>
          </w:r>
          <w:r w:rsidDel="008F62A5">
            <w:rPr>
              <w:rFonts w:hint="cs"/>
              <w:rtl/>
            </w:rPr>
            <w:delText>ی</w:delText>
          </w:r>
          <w:r w:rsidDel="008F62A5">
            <w:rPr>
              <w:rtl/>
            </w:rPr>
            <w:delText xml:space="preserve"> برنامه حلقه وجود داشته باشد، </w:delText>
          </w:r>
          <w:r w:rsidDel="008F62A5">
            <w:rPr>
              <w:rFonts w:hint="cs"/>
              <w:rtl/>
            </w:rPr>
            <w:delText>ی</w:delText>
          </w:r>
          <w:r w:rsidDel="008F62A5">
            <w:rPr>
              <w:rFonts w:hint="eastAsia"/>
              <w:rtl/>
            </w:rPr>
            <w:delText>ک</w:delText>
          </w:r>
          <w:r w:rsidDel="008F62A5">
            <w:rPr>
              <w:rtl/>
            </w:rPr>
            <w:delText xml:space="preserve"> محاسبه  ثانو</w:delText>
          </w:r>
          <w:r w:rsidDel="008F62A5">
            <w:rPr>
              <w:rFonts w:hint="cs"/>
              <w:rtl/>
            </w:rPr>
            <w:delText>ی</w:delText>
          </w:r>
          <w:r w:rsidDel="008F62A5">
            <w:rPr>
              <w:rFonts w:hint="eastAsia"/>
              <w:rtl/>
            </w:rPr>
            <w:delText>ه</w:delText>
          </w:r>
          <w:r w:rsidDel="008F62A5">
            <w:rPr>
              <w:rtl/>
            </w:rPr>
            <w:delText xml:space="preserve"> انجام می‌شود که مشخص می‌کند که آ</w:delText>
          </w:r>
          <w:r w:rsidDel="008F62A5">
            <w:rPr>
              <w:rFonts w:hint="cs"/>
              <w:rtl/>
            </w:rPr>
            <w:delText>ی</w:delText>
          </w:r>
          <w:r w:rsidDel="008F62A5">
            <w:rPr>
              <w:rFonts w:hint="eastAsia"/>
              <w:rtl/>
            </w:rPr>
            <w:delText>ا</w:delText>
          </w:r>
          <w:r w:rsidDel="008F62A5">
            <w:rPr>
              <w:rtl/>
            </w:rPr>
            <w:delText xml:space="preserve"> ا</w:delText>
          </w:r>
          <w:r w:rsidDel="008F62A5">
            <w:rPr>
              <w:rFonts w:hint="cs"/>
              <w:rtl/>
            </w:rPr>
            <w:delText>ی</w:delText>
          </w:r>
          <w:r w:rsidDel="008F62A5">
            <w:rPr>
              <w:rFonts w:hint="eastAsia"/>
              <w:rtl/>
            </w:rPr>
            <w:delText>ن</w:delText>
          </w:r>
          <w:r w:rsidDel="008F62A5">
            <w:rPr>
              <w:rtl/>
            </w:rPr>
            <w:delText xml:space="preserve"> مس</w:delText>
          </w:r>
          <w:r w:rsidDel="008F62A5">
            <w:rPr>
              <w:rFonts w:hint="cs"/>
              <w:rtl/>
            </w:rPr>
            <w:delText>ی</w:delText>
          </w:r>
          <w:r w:rsidDel="008F62A5">
            <w:rPr>
              <w:rFonts w:hint="eastAsia"/>
              <w:rtl/>
            </w:rPr>
            <w:delText>ر</w:delText>
          </w:r>
          <w:r w:rsidDel="008F62A5">
            <w:rPr>
              <w:rtl/>
            </w:rPr>
            <w:delText xml:space="preserve"> مناسب تول</w:delText>
          </w:r>
          <w:r w:rsidDel="008F62A5">
            <w:rPr>
              <w:rFonts w:hint="cs"/>
              <w:rtl/>
            </w:rPr>
            <w:delText>ی</w:delText>
          </w:r>
          <w:r w:rsidDel="008F62A5">
            <w:rPr>
              <w:rFonts w:hint="eastAsia"/>
              <w:rtl/>
            </w:rPr>
            <w:delText>د</w:delText>
          </w:r>
          <w:r w:rsidDel="008F62A5">
            <w:rPr>
              <w:rtl/>
            </w:rPr>
            <w:delText xml:space="preserve"> </w:delText>
          </w:r>
          <w:r w:rsidDel="008F62A5">
            <w:rPr>
              <w:rFonts w:hint="cs"/>
              <w:rtl/>
            </w:rPr>
            <w:delText>ج</w:delText>
          </w:r>
          <w:r w:rsidDel="008F62A5">
            <w:rPr>
              <w:rtl/>
            </w:rPr>
            <w:delText>مع</w:delText>
          </w:r>
          <w:r w:rsidDel="008F62A5">
            <w:rPr>
              <w:rFonts w:hint="cs"/>
              <w:rtl/>
            </w:rPr>
            <w:delText>ی</w:delText>
          </w:r>
          <w:r w:rsidDel="008F62A5">
            <w:rPr>
              <w:rFonts w:hint="eastAsia"/>
              <w:rtl/>
            </w:rPr>
            <w:delText>ت</w:delText>
          </w:r>
          <w:r w:rsidDel="008F62A5">
            <w:rPr>
              <w:rtl/>
            </w:rPr>
            <w:delText xml:space="preserve"> جد</w:delText>
          </w:r>
          <w:r w:rsidDel="008F62A5">
            <w:rPr>
              <w:rFonts w:hint="cs"/>
              <w:rtl/>
            </w:rPr>
            <w:delText>ی</w:delText>
          </w:r>
          <w:r w:rsidDel="008F62A5">
            <w:rPr>
              <w:rFonts w:hint="eastAsia"/>
              <w:rtl/>
            </w:rPr>
            <w:delText>د</w:delText>
          </w:r>
          <w:r w:rsidDel="008F62A5">
            <w:rPr>
              <w:rtl/>
            </w:rPr>
            <w:delText xml:space="preserve"> هست </w:delText>
          </w:r>
          <w:r w:rsidDel="008F62A5">
            <w:rPr>
              <w:rFonts w:hint="cs"/>
              <w:rtl/>
            </w:rPr>
            <w:delText>ی</w:delText>
          </w:r>
          <w:r w:rsidDel="008F62A5">
            <w:rPr>
              <w:rFonts w:hint="eastAsia"/>
              <w:rtl/>
            </w:rPr>
            <w:delText>ا</w:delText>
          </w:r>
          <w:r w:rsidDel="008F62A5">
            <w:rPr>
              <w:rtl/>
            </w:rPr>
            <w:delText xml:space="preserve"> نه! در ا</w:delText>
          </w:r>
          <w:r w:rsidDel="008F62A5">
            <w:rPr>
              <w:rFonts w:hint="cs"/>
              <w:rtl/>
            </w:rPr>
            <w:delText>ی</w:delText>
          </w:r>
          <w:r w:rsidDel="008F62A5">
            <w:rPr>
              <w:rFonts w:hint="eastAsia"/>
              <w:rtl/>
            </w:rPr>
            <w:delText>ن</w:delText>
          </w:r>
          <w:r w:rsidDel="008F62A5">
            <w:rPr>
              <w:rtl/>
            </w:rPr>
            <w:delText xml:space="preserve"> جا تعداد تکرارها</w:delText>
          </w:r>
          <w:r w:rsidDel="008F62A5">
            <w:rPr>
              <w:rFonts w:hint="cs"/>
              <w:rtl/>
            </w:rPr>
            <w:delText>ی</w:delText>
          </w:r>
          <w:r w:rsidDel="008F62A5">
            <w:rPr>
              <w:rtl/>
            </w:rPr>
            <w:delText xml:space="preserve"> هر بار اجرا</w:delText>
          </w:r>
          <w:r w:rsidDel="008F62A5">
            <w:rPr>
              <w:rFonts w:hint="cs"/>
              <w:rtl/>
            </w:rPr>
            <w:delText>ی</w:delText>
          </w:r>
          <w:r w:rsidDel="008F62A5">
            <w:rPr>
              <w:rtl/>
            </w:rPr>
            <w:delText xml:space="preserve"> حلقه نگهدار</w:delText>
          </w:r>
          <w:r w:rsidDel="008F62A5">
            <w:rPr>
              <w:rFonts w:hint="cs"/>
              <w:rtl/>
            </w:rPr>
            <w:delText>ی</w:delText>
          </w:r>
          <w:r w:rsidDel="008F62A5">
            <w:rPr>
              <w:rtl/>
            </w:rPr>
            <w:delText xml:space="preserve"> می‌شود و اجراها در تعداد</w:delText>
          </w:r>
          <w:r w:rsidDel="008F62A5">
            <w:rPr>
              <w:rFonts w:hint="cs"/>
              <w:rtl/>
            </w:rPr>
            <w:delText>ی</w:delText>
          </w:r>
          <w:r w:rsidDel="008F62A5">
            <w:rPr>
              <w:rtl/>
            </w:rPr>
            <w:delText xml:space="preserve"> سطل نگهدار</w:delText>
          </w:r>
          <w:r w:rsidDel="008F62A5">
            <w:rPr>
              <w:rFonts w:hint="cs"/>
              <w:rtl/>
            </w:rPr>
            <w:delText>ی</w:delText>
          </w:r>
          <w:r w:rsidDel="008F62A5">
            <w:rPr>
              <w:rtl/>
            </w:rPr>
            <w:delText xml:space="preserve"> می‌شود. هر اجرا در سط</w:delText>
          </w:r>
          <w:r w:rsidDel="008F62A5">
            <w:rPr>
              <w:rFonts w:hint="eastAsia"/>
              <w:rtl/>
            </w:rPr>
            <w:delText>ل</w:delText>
          </w:r>
          <w:r w:rsidDel="008F62A5">
            <w:rPr>
              <w:rtl/>
            </w:rPr>
            <w:delText xml:space="preserve"> مربوط به لگار</w:delText>
          </w:r>
          <w:r w:rsidDel="008F62A5">
            <w:rPr>
              <w:rFonts w:hint="cs"/>
              <w:rtl/>
            </w:rPr>
            <w:delText>ی</w:delText>
          </w:r>
          <w:r w:rsidDel="008F62A5">
            <w:rPr>
              <w:rFonts w:hint="eastAsia"/>
              <w:rtl/>
            </w:rPr>
            <w:delText>تم</w:delText>
          </w:r>
          <w:r w:rsidDel="008F62A5">
            <w:rPr>
              <w:rtl/>
            </w:rPr>
            <w:delText xml:space="preserve"> تعداد تکرارها</w:delText>
          </w:r>
          <w:r w:rsidDel="008F62A5">
            <w:rPr>
              <w:rFonts w:hint="cs"/>
              <w:rtl/>
            </w:rPr>
            <w:delText>ی</w:delText>
          </w:r>
          <w:r w:rsidDel="008F62A5">
            <w:rPr>
              <w:rFonts w:hint="eastAsia"/>
              <w:rtl/>
            </w:rPr>
            <w:delText>ش</w:delText>
          </w:r>
          <w:r w:rsidDel="008F62A5">
            <w:rPr>
              <w:rtl/>
            </w:rPr>
            <w:delText xml:space="preserve"> قرار می‌گ</w:delText>
          </w:r>
          <w:r w:rsidDel="008F62A5">
            <w:rPr>
              <w:rFonts w:hint="cs"/>
              <w:rtl/>
            </w:rPr>
            <w:delText>ی</w:delText>
          </w:r>
          <w:r w:rsidDel="008F62A5">
            <w:rPr>
              <w:rFonts w:hint="eastAsia"/>
              <w:rtl/>
            </w:rPr>
            <w:delText>رد</w:delText>
          </w:r>
          <w:r w:rsidDel="008F62A5">
            <w:rPr>
              <w:rtl/>
            </w:rPr>
            <w:delText>. برا</w:delText>
          </w:r>
          <w:r w:rsidDel="008F62A5">
            <w:rPr>
              <w:rFonts w:hint="cs"/>
              <w:rtl/>
            </w:rPr>
            <w:delText>ی</w:delText>
          </w:r>
          <w:r w:rsidDel="008F62A5">
            <w:rPr>
              <w:rtl/>
            </w:rPr>
            <w:delText xml:space="preserve"> تول</w:delText>
          </w:r>
          <w:r w:rsidDel="008F62A5">
            <w:rPr>
              <w:rFonts w:hint="cs"/>
              <w:rtl/>
            </w:rPr>
            <w:delText>ی</w:delText>
          </w:r>
          <w:r w:rsidDel="008F62A5">
            <w:rPr>
              <w:rFonts w:hint="eastAsia"/>
              <w:rtl/>
            </w:rPr>
            <w:delText>د</w:delText>
          </w:r>
          <w:r w:rsidDel="008F62A5">
            <w:rPr>
              <w:rtl/>
            </w:rPr>
            <w:delText xml:space="preserve"> جمع</w:delText>
          </w:r>
          <w:r w:rsidDel="008F62A5">
            <w:rPr>
              <w:rFonts w:hint="cs"/>
              <w:rtl/>
            </w:rPr>
            <w:delText>ی</w:delText>
          </w:r>
          <w:r w:rsidDel="008F62A5">
            <w:rPr>
              <w:rFonts w:hint="eastAsia"/>
              <w:rtl/>
            </w:rPr>
            <w:delText>ت</w:delText>
          </w:r>
          <w:r w:rsidDel="008F62A5">
            <w:rPr>
              <w:rtl/>
            </w:rPr>
            <w:delText xml:space="preserve"> جد</w:delText>
          </w:r>
          <w:r w:rsidDel="008F62A5">
            <w:rPr>
              <w:rFonts w:hint="cs"/>
              <w:rtl/>
            </w:rPr>
            <w:delText>ی</w:delText>
          </w:r>
          <w:r w:rsidDel="008F62A5">
            <w:rPr>
              <w:rFonts w:hint="eastAsia"/>
              <w:rtl/>
            </w:rPr>
            <w:delText>د</w:delText>
          </w:r>
          <w:r w:rsidDel="008F62A5">
            <w:rPr>
              <w:rtl/>
            </w:rPr>
            <w:delText xml:space="preserve"> ا</w:delText>
          </w:r>
          <w:r w:rsidDel="008F62A5">
            <w:rPr>
              <w:rFonts w:hint="cs"/>
              <w:rtl/>
            </w:rPr>
            <w:delText>ی</w:delText>
          </w:r>
          <w:r w:rsidDel="008F62A5">
            <w:rPr>
              <w:rFonts w:hint="eastAsia"/>
              <w:rtl/>
            </w:rPr>
            <w:delText>ن</w:delText>
          </w:r>
          <w:r w:rsidDel="008F62A5">
            <w:rPr>
              <w:rtl/>
            </w:rPr>
            <w:delText xml:space="preserve"> بار از هر سطل </w:delText>
          </w:r>
          <w:r w:rsidDel="008F62A5">
            <w:rPr>
              <w:rFonts w:hint="cs"/>
              <w:rtl/>
            </w:rPr>
            <w:delText>ی</w:delText>
          </w:r>
          <w:r w:rsidDel="008F62A5">
            <w:rPr>
              <w:rFonts w:hint="eastAsia"/>
              <w:rtl/>
            </w:rPr>
            <w:delText>ک</w:delText>
          </w:r>
          <w:r w:rsidDel="008F62A5">
            <w:rPr>
              <w:rtl/>
            </w:rPr>
            <w:delText xml:space="preserve"> اجرا انتخاب می‌شود </w:delText>
          </w:r>
          <w:r w:rsidDel="008F62A5">
            <w:rPr>
              <w:rFonts w:hint="cs"/>
              <w:rtl/>
            </w:rPr>
            <w:delText>ی</w:delText>
          </w:r>
          <w:r w:rsidDel="008F62A5">
            <w:rPr>
              <w:rFonts w:hint="eastAsia"/>
              <w:rtl/>
            </w:rPr>
            <w:delText>عن</w:delText>
          </w:r>
          <w:r w:rsidDel="008F62A5">
            <w:rPr>
              <w:rFonts w:hint="cs"/>
              <w:rtl/>
            </w:rPr>
            <w:delText>ی</w:delText>
          </w:r>
          <w:r w:rsidDel="008F62A5">
            <w:rPr>
              <w:rtl/>
            </w:rPr>
            <w:delText xml:space="preserve"> به جا</w:delText>
          </w:r>
          <w:r w:rsidDel="008F62A5">
            <w:rPr>
              <w:rFonts w:hint="cs"/>
              <w:rtl/>
            </w:rPr>
            <w:delText>ی</w:delText>
          </w:r>
          <w:r w:rsidDel="008F62A5">
            <w:rPr>
              <w:rtl/>
            </w:rPr>
            <w:delText xml:space="preserve"> </w:delText>
          </w:r>
          <w:r w:rsidDel="008F62A5">
            <w:delText>N</w:delText>
          </w:r>
          <w:r w:rsidDel="008F62A5">
            <w:rPr>
              <w:rtl/>
            </w:rPr>
            <w:delText xml:space="preserve"> اجرا از </w:delText>
          </w:r>
          <w:r w:rsidDel="008F62A5">
            <w:delText>log N</w:delText>
          </w:r>
          <w:r w:rsidDel="008F62A5">
            <w:rPr>
              <w:rtl/>
            </w:rPr>
            <w:delText xml:space="preserve"> اجرا استفاده می‌شود.</w:delText>
          </w:r>
        </w:del>
      </w:ins>
    </w:p>
    <w:p w14:paraId="7BDF124F" w14:textId="720EDEA4" w:rsidR="00425757" w:rsidDel="008F62A5" w:rsidRDefault="00425757" w:rsidP="00E2341D">
      <w:pPr>
        <w:rPr>
          <w:ins w:id="4294" w:author="Windows User" w:date="2017-09-23T01:47:00Z"/>
          <w:del w:id="4295" w:author="Mahmoud" w:date="2017-10-08T15:09:00Z"/>
          <w:rtl/>
        </w:rPr>
      </w:pPr>
      <w:ins w:id="4296" w:author="Windows User" w:date="2017-09-23T01:47:00Z">
        <w:del w:id="4297" w:author="Mahmoud" w:date="2017-10-08T15:09:00Z">
          <w:r w:rsidDel="008F62A5">
            <w:rPr>
              <w:rtl/>
            </w:rPr>
            <w:delText>برا</w:delText>
          </w:r>
          <w:r w:rsidDel="008F62A5">
            <w:rPr>
              <w:rFonts w:hint="cs"/>
              <w:rtl/>
            </w:rPr>
            <w:delText>ی</w:delText>
          </w:r>
          <w:r w:rsidDel="008F62A5">
            <w:rPr>
              <w:rtl/>
            </w:rPr>
            <w:delText xml:space="preserve"> بر طرف کردن نقص </w:delText>
          </w:r>
          <w:r w:rsidDel="008F62A5">
            <w:delText>fuzzer</w:delText>
          </w:r>
          <w:r w:rsidDel="008F62A5">
            <w:rPr>
              <w:rtl/>
            </w:rPr>
            <w:delText>ها از اجرا</w:delText>
          </w:r>
          <w:r w:rsidDel="008F62A5">
            <w:rPr>
              <w:rFonts w:hint="cs"/>
              <w:rtl/>
            </w:rPr>
            <w:delText>ی</w:delText>
          </w:r>
          <w:r w:rsidDel="008F62A5">
            <w:rPr>
              <w:rtl/>
            </w:rPr>
            <w:delText xml:space="preserve"> </w:delText>
          </w:r>
          <w:r w:rsidDel="008F62A5">
            <w:delText>concolic</w:delText>
          </w:r>
          <w:r w:rsidDel="008F62A5">
            <w:rPr>
              <w:rtl/>
            </w:rPr>
            <w:delText xml:space="preserve"> استفاده می‌شود.</w:delText>
          </w:r>
        </w:del>
      </w:ins>
    </w:p>
    <w:p w14:paraId="37CE5E48" w14:textId="2561271C" w:rsidR="00425757" w:rsidDel="008F62A5" w:rsidRDefault="00425757" w:rsidP="00E2341D">
      <w:pPr>
        <w:rPr>
          <w:ins w:id="4298" w:author="Windows User" w:date="2017-09-23T01:47:00Z"/>
          <w:del w:id="4299" w:author="Mahmoud" w:date="2017-10-08T15:09:00Z"/>
          <w:rtl/>
        </w:rPr>
      </w:pPr>
      <w:ins w:id="4300" w:author="Windows User" w:date="2017-09-23T01:47:00Z">
        <w:del w:id="4301" w:author="Mahmoud" w:date="2017-10-08T15:09:00Z">
          <w:r w:rsidDel="008F62A5">
            <w:rPr>
              <w:rFonts w:hint="eastAsia"/>
              <w:rtl/>
            </w:rPr>
            <w:delText>هرگاه</w:delText>
          </w:r>
          <w:r w:rsidDel="008F62A5">
            <w:rPr>
              <w:rtl/>
            </w:rPr>
            <w:delText xml:space="preserve"> </w:delText>
          </w:r>
          <w:r w:rsidDel="008F62A5">
            <w:delText>fuzzer</w:delText>
          </w:r>
          <w:r w:rsidDel="008F62A5">
            <w:rPr>
              <w:rtl/>
            </w:rPr>
            <w:delText xml:space="preserve"> تعداد مع</w:delText>
          </w:r>
          <w:r w:rsidDel="008F62A5">
            <w:rPr>
              <w:rFonts w:hint="cs"/>
              <w:rtl/>
            </w:rPr>
            <w:delText>ی</w:delText>
          </w:r>
          <w:r w:rsidDel="008F62A5">
            <w:rPr>
              <w:rFonts w:hint="eastAsia"/>
              <w:rtl/>
            </w:rPr>
            <w:delText>ن</w:delText>
          </w:r>
          <w:r w:rsidDel="008F62A5">
            <w:rPr>
              <w:rFonts w:hint="cs"/>
              <w:rtl/>
            </w:rPr>
            <w:delText>ی</w:delText>
          </w:r>
          <w:r w:rsidDel="008F62A5">
            <w:rPr>
              <w:rtl/>
            </w:rPr>
            <w:delText xml:space="preserve"> از جهش‌ها را رفت و به حالت جد</w:delText>
          </w:r>
          <w:r w:rsidDel="008F62A5">
            <w:rPr>
              <w:rFonts w:hint="cs"/>
              <w:rtl/>
            </w:rPr>
            <w:delText>ی</w:delText>
          </w:r>
          <w:r w:rsidDel="008F62A5">
            <w:rPr>
              <w:rFonts w:hint="eastAsia"/>
              <w:rtl/>
            </w:rPr>
            <w:delText>د</w:delText>
          </w:r>
          <w:r w:rsidDel="008F62A5">
            <w:rPr>
              <w:rFonts w:hint="cs"/>
              <w:rtl/>
            </w:rPr>
            <w:delText>ی</w:delText>
          </w:r>
          <w:r w:rsidDel="008F62A5">
            <w:rPr>
              <w:rtl/>
            </w:rPr>
            <w:delText xml:space="preserve"> نرس</w:delText>
          </w:r>
          <w:r w:rsidDel="008F62A5">
            <w:rPr>
              <w:rFonts w:hint="cs"/>
              <w:rtl/>
            </w:rPr>
            <w:delText>ی</w:delText>
          </w:r>
          <w:r w:rsidDel="008F62A5">
            <w:rPr>
              <w:rFonts w:hint="eastAsia"/>
              <w:rtl/>
            </w:rPr>
            <w:delText>د</w:delText>
          </w:r>
          <w:r w:rsidDel="008F62A5">
            <w:rPr>
              <w:rtl/>
            </w:rPr>
            <w:delText xml:space="preserve"> گفته می‌شود که</w:delText>
          </w:r>
          <w:r w:rsidRPr="00DF6175" w:rsidDel="008F62A5">
            <w:delText xml:space="preserve"> fuzzer</w:delText>
          </w:r>
          <w:r w:rsidRPr="00DF6175" w:rsidDel="008F62A5">
            <w:rPr>
              <w:rFonts w:hint="cs"/>
              <w:szCs w:val="24"/>
            </w:rPr>
            <w:delText xml:space="preserve"> </w:delText>
          </w:r>
          <w:r w:rsidDel="008F62A5">
            <w:rPr>
              <w:rtl/>
            </w:rPr>
            <w:delText xml:space="preserve"> </w:delText>
          </w:r>
          <w:r w:rsidDel="008F62A5">
            <w:rPr>
              <w:rFonts w:hint="cs"/>
              <w:rtl/>
            </w:rPr>
            <w:delText>«</w:delText>
          </w:r>
          <w:r w:rsidDel="008F62A5">
            <w:rPr>
              <w:rtl/>
            </w:rPr>
            <w:delText>گ</w:delText>
          </w:r>
          <w:r w:rsidDel="008F62A5">
            <w:rPr>
              <w:rFonts w:hint="cs"/>
              <w:rtl/>
            </w:rPr>
            <w:delText>ی</w:delText>
          </w:r>
          <w:r w:rsidDel="008F62A5">
            <w:rPr>
              <w:rFonts w:hint="eastAsia"/>
              <w:rtl/>
            </w:rPr>
            <w:delText>ر</w:delText>
          </w:r>
          <w:r w:rsidDel="008F62A5">
            <w:rPr>
              <w:rFonts w:hint="cs"/>
              <w:rtl/>
            </w:rPr>
            <w:delText>»</w:delText>
          </w:r>
          <w:r w:rsidDel="008F62A5">
            <w:rPr>
              <w:rtl/>
            </w:rPr>
            <w:delText xml:space="preserve"> کرده است. سپس </w:delText>
          </w:r>
          <w:r w:rsidDel="008F62A5">
            <w:delText>Driller</w:delText>
          </w:r>
          <w:r w:rsidDel="008F62A5">
            <w:rPr>
              <w:rtl/>
            </w:rPr>
            <w:delText xml:space="preserve"> ورود</w:delText>
          </w:r>
          <w:r w:rsidDel="008F62A5">
            <w:rPr>
              <w:rFonts w:hint="cs"/>
              <w:rtl/>
            </w:rPr>
            <w:delText>ی</w:delText>
          </w:r>
          <w:r w:rsidDel="008F62A5">
            <w:rPr>
              <w:rtl/>
            </w:rPr>
            <w:delText xml:space="preserve"> که </w:delText>
          </w:r>
          <w:r w:rsidDel="008F62A5">
            <w:rPr>
              <w:rFonts w:hint="cs"/>
              <w:rtl/>
            </w:rPr>
            <w:delText>«</w:delText>
          </w:r>
          <w:r w:rsidDel="008F62A5">
            <w:rPr>
              <w:rtl/>
            </w:rPr>
            <w:delText>جالب</w:delText>
          </w:r>
          <w:r w:rsidDel="008F62A5">
            <w:rPr>
              <w:rFonts w:hint="cs"/>
              <w:rtl/>
            </w:rPr>
            <w:delText>»</w:delText>
          </w:r>
          <w:r w:rsidDel="008F62A5">
            <w:rPr>
              <w:rtl/>
            </w:rPr>
            <w:delText xml:space="preserve"> تشخ</w:delText>
          </w:r>
          <w:r w:rsidDel="008F62A5">
            <w:rPr>
              <w:rFonts w:hint="cs"/>
              <w:rtl/>
            </w:rPr>
            <w:delText>ی</w:delText>
          </w:r>
          <w:r w:rsidDel="008F62A5">
            <w:rPr>
              <w:rFonts w:hint="eastAsia"/>
              <w:rtl/>
            </w:rPr>
            <w:delText>ص</w:delText>
          </w:r>
          <w:r w:rsidDel="008F62A5">
            <w:rPr>
              <w:rtl/>
            </w:rPr>
            <w:delText xml:space="preserve"> داده است را به اجرا</w:delText>
          </w:r>
          <w:r w:rsidDel="008F62A5">
            <w:rPr>
              <w:rFonts w:hint="cs"/>
              <w:rtl/>
            </w:rPr>
            <w:delText>ی</w:delText>
          </w:r>
          <w:r w:rsidDel="008F62A5">
            <w:rPr>
              <w:rtl/>
            </w:rPr>
            <w:delText xml:space="preserve"> </w:delText>
          </w:r>
          <w:r w:rsidDel="008F62A5">
            <w:delText>concolic</w:delText>
          </w:r>
          <w:r w:rsidDel="008F62A5">
            <w:rPr>
              <w:rtl/>
            </w:rPr>
            <w:delText xml:space="preserve"> می‌دهد.</w:delText>
          </w:r>
        </w:del>
      </w:ins>
    </w:p>
    <w:p w14:paraId="0303B41F" w14:textId="37D72F87" w:rsidR="00425757" w:rsidDel="008F62A5" w:rsidRDefault="00425757" w:rsidP="00E2341D">
      <w:pPr>
        <w:rPr>
          <w:ins w:id="4302" w:author="Windows User" w:date="2017-09-23T01:47:00Z"/>
          <w:del w:id="4303" w:author="Mahmoud" w:date="2017-10-08T15:09:00Z"/>
          <w:rtl/>
        </w:rPr>
      </w:pPr>
      <w:ins w:id="4304" w:author="Windows User" w:date="2017-09-23T01:47:00Z">
        <w:del w:id="4305" w:author="Mahmoud" w:date="2017-10-08T15:09:00Z">
          <w:r w:rsidDel="008F62A5">
            <w:rPr>
              <w:rFonts w:hint="eastAsia"/>
              <w:rtl/>
            </w:rPr>
            <w:delText>ورود</w:delText>
          </w:r>
          <w:r w:rsidDel="008F62A5">
            <w:rPr>
              <w:rFonts w:hint="cs"/>
              <w:rtl/>
            </w:rPr>
            <w:delText>ی</w:delText>
          </w:r>
          <w:r w:rsidDel="008F62A5">
            <w:rPr>
              <w:rtl/>
            </w:rPr>
            <w:delText xml:space="preserve"> جالب است که:</w:delText>
          </w:r>
        </w:del>
      </w:ins>
    </w:p>
    <w:p w14:paraId="4021B312" w14:textId="7F177256" w:rsidR="00425757" w:rsidDel="008F62A5" w:rsidRDefault="00425757" w:rsidP="00E2341D">
      <w:pPr>
        <w:rPr>
          <w:ins w:id="4306" w:author="Windows User" w:date="2017-09-23T01:47:00Z"/>
          <w:del w:id="4307" w:author="Mahmoud" w:date="2017-10-08T15:09:00Z"/>
          <w:rtl/>
        </w:rPr>
      </w:pPr>
      <w:ins w:id="4308" w:author="Windows User" w:date="2017-09-23T01:47:00Z">
        <w:del w:id="4309" w:author="Mahmoud" w:date="2017-10-08T15:09:00Z">
          <w:r w:rsidDel="008F62A5">
            <w:rPr>
              <w:rtl/>
            </w:rPr>
            <w:delText>1: ورود</w:delText>
          </w:r>
          <w:r w:rsidDel="008F62A5">
            <w:rPr>
              <w:rFonts w:hint="cs"/>
              <w:rtl/>
            </w:rPr>
            <w:delText>ی</w:delText>
          </w:r>
          <w:r w:rsidDel="008F62A5">
            <w:rPr>
              <w:rtl/>
            </w:rPr>
            <w:delText xml:space="preserve"> که باعث شود حالت‌ها</w:delText>
          </w:r>
          <w:r w:rsidDel="008F62A5">
            <w:rPr>
              <w:rFonts w:hint="cs"/>
              <w:rtl/>
            </w:rPr>
            <w:delText>ی</w:delText>
          </w:r>
          <w:r w:rsidDel="008F62A5">
            <w:rPr>
              <w:rtl/>
            </w:rPr>
            <w:delText xml:space="preserve"> جد</w:delText>
          </w:r>
          <w:r w:rsidDel="008F62A5">
            <w:rPr>
              <w:rFonts w:hint="cs"/>
              <w:rtl/>
            </w:rPr>
            <w:delText>ی</w:delText>
          </w:r>
          <w:r w:rsidDel="008F62A5">
            <w:rPr>
              <w:rFonts w:hint="eastAsia"/>
              <w:rtl/>
            </w:rPr>
            <w:delText>د</w:delText>
          </w:r>
          <w:r w:rsidDel="008F62A5">
            <w:rPr>
              <w:rFonts w:hint="cs"/>
              <w:rtl/>
            </w:rPr>
            <w:delText>ی</w:delText>
          </w:r>
          <w:r w:rsidDel="008F62A5">
            <w:rPr>
              <w:rtl/>
            </w:rPr>
            <w:delText xml:space="preserve"> از برنامه در مس</w:delText>
          </w:r>
          <w:r w:rsidDel="008F62A5">
            <w:rPr>
              <w:rFonts w:hint="cs"/>
              <w:rtl/>
            </w:rPr>
            <w:delText>ی</w:delText>
          </w:r>
          <w:r w:rsidDel="008F62A5">
            <w:rPr>
              <w:rFonts w:hint="eastAsia"/>
              <w:rtl/>
            </w:rPr>
            <w:delText>ر</w:delText>
          </w:r>
          <w:r w:rsidDel="008F62A5">
            <w:rPr>
              <w:rtl/>
            </w:rPr>
            <w:delText xml:space="preserve"> اجرا کشف شود.</w:delText>
          </w:r>
        </w:del>
      </w:ins>
    </w:p>
    <w:p w14:paraId="67DFA104" w14:textId="315D8AEE" w:rsidR="00425757" w:rsidDel="008F62A5" w:rsidRDefault="00425757" w:rsidP="00E2341D">
      <w:pPr>
        <w:rPr>
          <w:ins w:id="4310" w:author="Windows User" w:date="2017-09-23T01:47:00Z"/>
          <w:del w:id="4311" w:author="Mahmoud" w:date="2017-10-08T15:09:00Z"/>
          <w:rtl/>
        </w:rPr>
      </w:pPr>
      <w:ins w:id="4312" w:author="Windows User" w:date="2017-09-23T01:47:00Z">
        <w:del w:id="4313" w:author="Mahmoud" w:date="2017-10-08T15:09:00Z">
          <w:r w:rsidDel="008F62A5">
            <w:rPr>
              <w:rtl/>
            </w:rPr>
            <w:delText>2: ورود</w:delText>
          </w:r>
          <w:r w:rsidDel="008F62A5">
            <w:rPr>
              <w:rFonts w:hint="cs"/>
              <w:rtl/>
            </w:rPr>
            <w:delText>ی</w:delText>
          </w:r>
          <w:r w:rsidDel="008F62A5">
            <w:rPr>
              <w:rtl/>
            </w:rPr>
            <w:delText xml:space="preserve"> که مس</w:delText>
          </w:r>
          <w:r w:rsidDel="008F62A5">
            <w:rPr>
              <w:rFonts w:hint="cs"/>
              <w:rtl/>
            </w:rPr>
            <w:delText>ی</w:delText>
          </w:r>
          <w:r w:rsidDel="008F62A5">
            <w:rPr>
              <w:rFonts w:hint="eastAsia"/>
              <w:rtl/>
            </w:rPr>
            <w:delText>ر</w:delText>
          </w:r>
          <w:r w:rsidDel="008F62A5">
            <w:rPr>
              <w:rtl/>
            </w:rPr>
            <w:delText xml:space="preserve"> اجرا</w:delText>
          </w:r>
          <w:r w:rsidDel="008F62A5">
            <w:rPr>
              <w:rFonts w:hint="cs"/>
              <w:rtl/>
            </w:rPr>
            <w:delText>یی</w:delText>
          </w:r>
          <w:r w:rsidDel="008F62A5">
            <w:rPr>
              <w:rtl/>
            </w:rPr>
            <w:delText xml:space="preserve"> آن اول</w:delText>
          </w:r>
          <w:r w:rsidDel="008F62A5">
            <w:rPr>
              <w:rFonts w:hint="cs"/>
              <w:rtl/>
            </w:rPr>
            <w:delText>ی</w:delText>
          </w:r>
          <w:r w:rsidDel="008F62A5">
            <w:rPr>
              <w:rFonts w:hint="eastAsia"/>
              <w:rtl/>
            </w:rPr>
            <w:delText>ن</w:delText>
          </w:r>
          <w:r w:rsidDel="008F62A5">
            <w:rPr>
              <w:rtl/>
            </w:rPr>
            <w:delText xml:space="preserve"> عضو </w:delText>
          </w:r>
          <w:r w:rsidDel="008F62A5">
            <w:rPr>
              <w:rFonts w:hint="cs"/>
              <w:rtl/>
            </w:rPr>
            <w:delText>ی</w:delText>
          </w:r>
          <w:r w:rsidDel="008F62A5">
            <w:rPr>
              <w:rFonts w:hint="eastAsia"/>
              <w:rtl/>
            </w:rPr>
            <w:delText>ک</w:delText>
          </w:r>
          <w:r w:rsidDel="008F62A5">
            <w:rPr>
              <w:rtl/>
            </w:rPr>
            <w:delText xml:space="preserve"> </w:delText>
          </w:r>
          <w:r w:rsidDel="008F62A5">
            <w:rPr>
              <w:rFonts w:hint="cs"/>
              <w:rtl/>
            </w:rPr>
            <w:delText>«</w:delText>
          </w:r>
          <w:r w:rsidDel="008F62A5">
            <w:rPr>
              <w:rtl/>
            </w:rPr>
            <w:delText>سطل از حلقه</w:delText>
          </w:r>
          <w:r w:rsidDel="008F62A5">
            <w:rPr>
              <w:rFonts w:hint="cs"/>
              <w:rtl/>
            </w:rPr>
            <w:delText>»</w:delText>
          </w:r>
          <w:r w:rsidDel="008F62A5">
            <w:rPr>
              <w:rtl/>
            </w:rPr>
            <w:delText xml:space="preserve"> هست</w:delText>
          </w:r>
          <w:r w:rsidDel="008F62A5">
            <w:rPr>
              <w:rFonts w:hint="cs"/>
              <w:rtl/>
            </w:rPr>
            <w:delText>.</w:delText>
          </w:r>
        </w:del>
      </w:ins>
    </w:p>
    <w:p w14:paraId="09310161" w14:textId="30068836" w:rsidR="00425757" w:rsidDel="008F62A5" w:rsidRDefault="00425757" w:rsidP="00E2341D">
      <w:pPr>
        <w:rPr>
          <w:ins w:id="4314" w:author="Windows User" w:date="2017-09-23T01:47:00Z"/>
          <w:del w:id="4315" w:author="Mahmoud" w:date="2017-10-08T15:09:00Z"/>
          <w:rtl/>
        </w:rPr>
      </w:pPr>
      <w:ins w:id="4316" w:author="Windows User" w:date="2017-09-23T01:47:00Z">
        <w:del w:id="4317" w:author="Mahmoud" w:date="2017-10-08T15:09:00Z">
          <w:r w:rsidDel="008F62A5">
            <w:rPr>
              <w:rFonts w:hint="eastAsia"/>
              <w:rtl/>
            </w:rPr>
            <w:delText>تعر</w:delText>
          </w:r>
          <w:r w:rsidDel="008F62A5">
            <w:rPr>
              <w:rFonts w:hint="cs"/>
              <w:rtl/>
            </w:rPr>
            <w:delText>ی</w:delText>
          </w:r>
          <w:r w:rsidDel="008F62A5">
            <w:rPr>
              <w:rFonts w:hint="eastAsia"/>
              <w:rtl/>
            </w:rPr>
            <w:delText>ف</w:delText>
          </w:r>
          <w:r w:rsidDel="008F62A5">
            <w:rPr>
              <w:rtl/>
            </w:rPr>
            <w:delText xml:space="preserve"> ورود</w:delText>
          </w:r>
          <w:r w:rsidDel="008F62A5">
            <w:rPr>
              <w:rFonts w:hint="cs"/>
              <w:rtl/>
            </w:rPr>
            <w:delText>ی</w:delText>
          </w:r>
          <w:r w:rsidDel="008F62A5">
            <w:rPr>
              <w:rtl/>
            </w:rPr>
            <w:delText xml:space="preserve"> </w:delText>
          </w:r>
          <w:r w:rsidDel="008F62A5">
            <w:rPr>
              <w:rFonts w:hint="cs"/>
              <w:rtl/>
            </w:rPr>
            <w:delText>«</w:delText>
          </w:r>
          <w:r w:rsidDel="008F62A5">
            <w:rPr>
              <w:rtl/>
            </w:rPr>
            <w:delText>جالب</w:delText>
          </w:r>
          <w:r w:rsidDel="008F62A5">
            <w:rPr>
              <w:rFonts w:hint="cs"/>
              <w:rtl/>
            </w:rPr>
            <w:delText>»،</w:delText>
          </w:r>
          <w:r w:rsidDel="008F62A5">
            <w:rPr>
              <w:rtl/>
            </w:rPr>
            <w:delText xml:space="preserve"> تعداد موارد</w:delText>
          </w:r>
          <w:r w:rsidDel="008F62A5">
            <w:rPr>
              <w:rFonts w:hint="cs"/>
              <w:rtl/>
            </w:rPr>
            <w:delText>ی</w:delText>
          </w:r>
          <w:r w:rsidDel="008F62A5">
            <w:rPr>
              <w:rtl/>
            </w:rPr>
            <w:delText xml:space="preserve"> که اجرا به موتور </w:delText>
          </w:r>
          <w:r w:rsidDel="008F62A5">
            <w:delText>concolic</w:delText>
          </w:r>
          <w:r w:rsidDel="008F62A5">
            <w:rPr>
              <w:rtl/>
            </w:rPr>
            <w:delText xml:space="preserve"> داده می‌شود را کاهش می‌کند.</w:delText>
          </w:r>
        </w:del>
      </w:ins>
    </w:p>
    <w:p w14:paraId="380EA16F" w14:textId="28E5A99D" w:rsidR="00425757" w:rsidDel="008F62A5" w:rsidRDefault="00425757" w:rsidP="00E2341D">
      <w:pPr>
        <w:rPr>
          <w:ins w:id="4318" w:author="Windows User" w:date="2017-09-23T01:47:00Z"/>
          <w:del w:id="4319" w:author="Mahmoud" w:date="2017-10-08T15:09:00Z"/>
          <w:rtl/>
        </w:rPr>
      </w:pPr>
      <w:ins w:id="4320" w:author="Windows User" w:date="2017-09-23T01:47:00Z">
        <w:del w:id="4321" w:author="Mahmoud" w:date="2017-10-08T15:09:00Z">
          <w:r w:rsidRPr="007618DB" w:rsidDel="008F62A5">
            <w:rPr>
              <w:rtl/>
            </w:rPr>
            <w:delText>هرگاه</w:delText>
          </w:r>
          <w:r w:rsidRPr="007618DB" w:rsidDel="008F62A5">
            <w:delText xml:space="preserve">fuzzer </w:delText>
          </w:r>
          <w:r w:rsidDel="008F62A5">
            <w:rPr>
              <w:rFonts w:hint="cs"/>
              <w:rtl/>
            </w:rPr>
            <w:delText xml:space="preserve"> «</w:delText>
          </w:r>
          <w:r w:rsidRPr="007618DB" w:rsidDel="008F62A5">
            <w:rPr>
              <w:rtl/>
            </w:rPr>
            <w:delText>گ</w:delText>
          </w:r>
          <w:r w:rsidRPr="007618DB" w:rsidDel="008F62A5">
            <w:rPr>
              <w:rFonts w:hint="cs"/>
              <w:rtl/>
            </w:rPr>
            <w:delText>ی</w:delText>
          </w:r>
          <w:r w:rsidRPr="007618DB" w:rsidDel="008F62A5">
            <w:rPr>
              <w:rFonts w:hint="eastAsia"/>
              <w:rtl/>
            </w:rPr>
            <w:delText>ر</w:delText>
          </w:r>
          <w:r w:rsidDel="008F62A5">
            <w:rPr>
              <w:rFonts w:hint="cs"/>
              <w:rtl/>
            </w:rPr>
            <w:delText>»</w:delText>
          </w:r>
          <w:r w:rsidRPr="007618DB" w:rsidDel="008F62A5">
            <w:rPr>
              <w:rtl/>
            </w:rPr>
            <w:delText xml:space="preserve"> کرد اجرا</w:delText>
          </w:r>
          <w:r w:rsidRPr="007618DB" w:rsidDel="008F62A5">
            <w:rPr>
              <w:rFonts w:hint="cs"/>
              <w:rtl/>
            </w:rPr>
            <w:delText>ی</w:delText>
          </w:r>
          <w:r w:rsidRPr="007618DB" w:rsidDel="008F62A5">
            <w:rPr>
              <w:rtl/>
            </w:rPr>
            <w:delText xml:space="preserve"> برنامه به موتور </w:delText>
          </w:r>
          <w:r w:rsidRPr="007618DB" w:rsidDel="008F62A5">
            <w:delText>concolic</w:delText>
          </w:r>
          <w:r w:rsidRPr="007618DB" w:rsidDel="008F62A5">
            <w:rPr>
              <w:rtl/>
            </w:rPr>
            <w:delText xml:space="preserve"> داده</w:delText>
          </w:r>
          <w:r w:rsidDel="008F62A5">
            <w:rPr>
              <w:rtl/>
            </w:rPr>
            <w:delText xml:space="preserve"> می‌</w:delText>
          </w:r>
          <w:r w:rsidRPr="007618DB" w:rsidDel="008F62A5">
            <w:rPr>
              <w:rtl/>
            </w:rPr>
            <w:delText>شود. دل</w:delText>
          </w:r>
          <w:r w:rsidRPr="007618DB" w:rsidDel="008F62A5">
            <w:rPr>
              <w:rFonts w:hint="cs"/>
              <w:rtl/>
            </w:rPr>
            <w:delText>ی</w:delText>
          </w:r>
          <w:r w:rsidRPr="007618DB" w:rsidDel="008F62A5">
            <w:rPr>
              <w:rFonts w:hint="eastAsia"/>
              <w:rtl/>
            </w:rPr>
            <w:delText>ل</w:delText>
          </w:r>
          <w:r w:rsidRPr="007618DB" w:rsidDel="008F62A5">
            <w:rPr>
              <w:rtl/>
            </w:rPr>
            <w:delText xml:space="preserve"> گ</w:delText>
          </w:r>
          <w:r w:rsidRPr="007618DB" w:rsidDel="008F62A5">
            <w:rPr>
              <w:rFonts w:hint="cs"/>
              <w:rtl/>
            </w:rPr>
            <w:delText>ی</w:delText>
          </w:r>
          <w:r w:rsidRPr="007618DB" w:rsidDel="008F62A5">
            <w:rPr>
              <w:rFonts w:hint="eastAsia"/>
              <w:rtl/>
            </w:rPr>
            <w:delText>ر</w:delText>
          </w:r>
          <w:r w:rsidRPr="007618DB" w:rsidDel="008F62A5">
            <w:rPr>
              <w:rtl/>
            </w:rPr>
            <w:delText xml:space="preserve"> کردن ا</w:delText>
          </w:r>
          <w:r w:rsidRPr="007618DB" w:rsidDel="008F62A5">
            <w:rPr>
              <w:rFonts w:hint="cs"/>
              <w:rtl/>
            </w:rPr>
            <w:delText>ی</w:delText>
          </w:r>
          <w:r w:rsidRPr="007618DB" w:rsidDel="008F62A5">
            <w:rPr>
              <w:rFonts w:hint="eastAsia"/>
              <w:rtl/>
            </w:rPr>
            <w:delText>ن</w:delText>
          </w:r>
          <w:r w:rsidRPr="007618DB" w:rsidDel="008F62A5">
            <w:rPr>
              <w:rtl/>
            </w:rPr>
            <w:delText xml:space="preserve"> است که </w:delText>
          </w:r>
          <w:r w:rsidRPr="007618DB" w:rsidDel="008F62A5">
            <w:delText>fuzzer</w:delText>
          </w:r>
          <w:r w:rsidRPr="007618DB" w:rsidDel="008F62A5">
            <w:rPr>
              <w:rtl/>
            </w:rPr>
            <w:delText xml:space="preserve"> نم</w:delText>
          </w:r>
          <w:r w:rsidRPr="007618DB" w:rsidDel="008F62A5">
            <w:rPr>
              <w:rFonts w:hint="cs"/>
              <w:rtl/>
            </w:rPr>
            <w:delText>ی</w:delText>
          </w:r>
          <w:r w:rsidRPr="007618DB" w:rsidDel="008F62A5">
            <w:rPr>
              <w:rtl/>
            </w:rPr>
            <w:delText xml:space="preserve"> تواند ق</w:delText>
          </w:r>
          <w:r w:rsidRPr="007618DB" w:rsidDel="008F62A5">
            <w:rPr>
              <w:rFonts w:hint="cs"/>
              <w:rtl/>
            </w:rPr>
            <w:delText>ی</w:delText>
          </w:r>
          <w:r w:rsidRPr="007618DB" w:rsidDel="008F62A5">
            <w:rPr>
              <w:rFonts w:hint="eastAsia"/>
              <w:rtl/>
            </w:rPr>
            <w:delText>دها</w:delText>
          </w:r>
          <w:r w:rsidRPr="007618DB" w:rsidDel="008F62A5">
            <w:rPr>
              <w:rFonts w:hint="cs"/>
              <w:rtl/>
            </w:rPr>
            <w:delText>ی</w:delText>
          </w:r>
          <w:r w:rsidDel="008F62A5">
            <w:rPr>
              <w:rFonts w:hint="cs"/>
              <w:rtl/>
            </w:rPr>
            <w:delText xml:space="preserve"> </w:delText>
          </w:r>
          <w:r w:rsidRPr="007618DB" w:rsidDel="008F62A5">
            <w:rPr>
              <w:rFonts w:hint="eastAsia"/>
              <w:rtl/>
            </w:rPr>
            <w:delText>پ</w:delText>
          </w:r>
          <w:r w:rsidRPr="007618DB" w:rsidDel="008F62A5">
            <w:rPr>
              <w:rFonts w:hint="cs"/>
              <w:rtl/>
            </w:rPr>
            <w:delText>ی</w:delText>
          </w:r>
          <w:r w:rsidRPr="007618DB" w:rsidDel="008F62A5">
            <w:rPr>
              <w:rFonts w:hint="eastAsia"/>
              <w:rtl/>
            </w:rPr>
            <w:delText>چ</w:delText>
          </w:r>
          <w:r w:rsidRPr="007618DB" w:rsidDel="008F62A5">
            <w:rPr>
              <w:rFonts w:hint="cs"/>
              <w:rtl/>
            </w:rPr>
            <w:delText>ی</w:delText>
          </w:r>
          <w:r w:rsidRPr="007618DB" w:rsidDel="008F62A5">
            <w:rPr>
              <w:rFonts w:hint="eastAsia"/>
              <w:rtl/>
            </w:rPr>
            <w:delText>ده</w:delText>
          </w:r>
          <w:r w:rsidRPr="007618DB" w:rsidDel="008F62A5">
            <w:rPr>
              <w:rtl/>
            </w:rPr>
            <w:delText xml:space="preserve"> را حل کند. تمام ورود</w:delText>
          </w:r>
          <w:r w:rsidRPr="007618DB" w:rsidDel="008F62A5">
            <w:rPr>
              <w:rFonts w:hint="cs"/>
              <w:rtl/>
            </w:rPr>
            <w:delText>ی‌</w:delText>
          </w:r>
          <w:r w:rsidRPr="007618DB" w:rsidDel="008F62A5">
            <w:rPr>
              <w:rFonts w:hint="eastAsia"/>
              <w:rtl/>
            </w:rPr>
            <w:delText>ها</w:delText>
          </w:r>
          <w:r w:rsidRPr="007618DB" w:rsidDel="008F62A5">
            <w:rPr>
              <w:rFonts w:hint="cs"/>
              <w:rtl/>
            </w:rPr>
            <w:delText>ی</w:delText>
          </w:r>
          <w:r w:rsidRPr="007618DB" w:rsidDel="008F62A5">
            <w:rPr>
              <w:rtl/>
            </w:rPr>
            <w:delText xml:space="preserve"> </w:delText>
          </w:r>
          <w:r w:rsidDel="008F62A5">
            <w:rPr>
              <w:rFonts w:hint="cs"/>
              <w:rtl/>
            </w:rPr>
            <w:delText>«</w:delText>
          </w:r>
          <w:r w:rsidRPr="007618DB" w:rsidDel="008F62A5">
            <w:rPr>
              <w:rtl/>
            </w:rPr>
            <w:delText>جالب</w:delText>
          </w:r>
          <w:r w:rsidDel="008F62A5">
            <w:rPr>
              <w:rFonts w:hint="cs"/>
              <w:rtl/>
            </w:rPr>
            <w:delText>»</w:delText>
          </w:r>
          <w:r w:rsidRPr="007618DB" w:rsidDel="008F62A5">
            <w:rPr>
              <w:rtl/>
            </w:rPr>
            <w:delText xml:space="preserve"> به موتور </w:delText>
          </w:r>
          <w:r w:rsidRPr="007618DB" w:rsidDel="008F62A5">
            <w:delText>concolic</w:delText>
          </w:r>
          <w:r w:rsidRPr="007618DB" w:rsidDel="008F62A5">
            <w:rPr>
              <w:rtl/>
            </w:rPr>
            <w:delText xml:space="preserve"> داده</w:delText>
          </w:r>
          <w:r w:rsidDel="008F62A5">
            <w:rPr>
              <w:rtl/>
            </w:rPr>
            <w:delText xml:space="preserve"> می‌</w:delText>
          </w:r>
          <w:r w:rsidRPr="007618DB" w:rsidDel="008F62A5">
            <w:rPr>
              <w:rtl/>
            </w:rPr>
            <w:delText>شود. با ا</w:delText>
          </w:r>
          <w:r w:rsidRPr="007618DB" w:rsidDel="008F62A5">
            <w:rPr>
              <w:rFonts w:hint="cs"/>
              <w:rtl/>
            </w:rPr>
            <w:delText>ی</w:delText>
          </w:r>
          <w:r w:rsidRPr="007618DB" w:rsidDel="008F62A5">
            <w:rPr>
              <w:rFonts w:hint="eastAsia"/>
              <w:rtl/>
            </w:rPr>
            <w:delText>ن</w:delText>
          </w:r>
          <w:r w:rsidRPr="007618DB" w:rsidDel="008F62A5">
            <w:rPr>
              <w:rtl/>
            </w:rPr>
            <w:delText xml:space="preserve"> ورود</w:delText>
          </w:r>
          <w:r w:rsidRPr="007618DB" w:rsidDel="008F62A5">
            <w:rPr>
              <w:rFonts w:hint="cs"/>
              <w:rtl/>
            </w:rPr>
            <w:delText>ی‌</w:delText>
          </w:r>
          <w:r w:rsidRPr="007618DB" w:rsidDel="008F62A5">
            <w:rPr>
              <w:rFonts w:hint="eastAsia"/>
              <w:rtl/>
            </w:rPr>
            <w:delText>ها</w:delText>
          </w:r>
          <w:r w:rsidRPr="007618DB" w:rsidDel="008F62A5">
            <w:rPr>
              <w:rtl/>
            </w:rPr>
            <w:delText xml:space="preserve"> برنامه اجرا</w:delText>
          </w:r>
          <w:r w:rsidDel="008F62A5">
            <w:rPr>
              <w:rtl/>
            </w:rPr>
            <w:delText xml:space="preserve"> می‌</w:delText>
          </w:r>
          <w:r w:rsidRPr="007618DB" w:rsidDel="008F62A5">
            <w:rPr>
              <w:rtl/>
            </w:rPr>
            <w:delText>شود تا حالت‌ها</w:delText>
          </w:r>
          <w:r w:rsidRPr="007618DB" w:rsidDel="008F62A5">
            <w:rPr>
              <w:rFonts w:hint="cs"/>
              <w:rtl/>
            </w:rPr>
            <w:delText>یی</w:delText>
          </w:r>
          <w:r w:rsidRPr="007618DB" w:rsidDel="008F62A5">
            <w:rPr>
              <w:rtl/>
            </w:rPr>
            <w:delText xml:space="preserve"> </w:delText>
          </w:r>
          <w:r w:rsidRPr="00CB182A" w:rsidDel="008F62A5">
            <w:rPr>
              <w:rtl/>
            </w:rPr>
            <w:delText>پ</w:delText>
          </w:r>
          <w:r w:rsidRPr="00CB182A" w:rsidDel="008F62A5">
            <w:rPr>
              <w:rFonts w:hint="cs"/>
              <w:rtl/>
            </w:rPr>
            <w:delText>ی</w:delText>
          </w:r>
          <w:r w:rsidRPr="00CB182A" w:rsidDel="008F62A5">
            <w:rPr>
              <w:rFonts w:hint="eastAsia"/>
              <w:rtl/>
            </w:rPr>
            <w:delText>دا</w:delText>
          </w:r>
          <w:r w:rsidRPr="00CB182A" w:rsidDel="008F62A5">
            <w:rPr>
              <w:rtl/>
            </w:rPr>
            <w:delText xml:space="preserve"> شوند </w:delText>
          </w:r>
          <w:r w:rsidRPr="007618DB" w:rsidDel="008F62A5">
            <w:rPr>
              <w:rtl/>
            </w:rPr>
            <w:delText xml:space="preserve">که </w:delText>
          </w:r>
          <w:r w:rsidRPr="007618DB" w:rsidDel="008F62A5">
            <w:delText>fuzzer</w:delText>
          </w:r>
          <w:r w:rsidRPr="007618DB" w:rsidDel="008F62A5">
            <w:rPr>
              <w:rtl/>
            </w:rPr>
            <w:delText xml:space="preserve"> نتوانسته اجر</w:delText>
          </w:r>
          <w:r w:rsidRPr="007618DB" w:rsidDel="008F62A5">
            <w:rPr>
              <w:rFonts w:hint="eastAsia"/>
              <w:rtl/>
            </w:rPr>
            <w:delText>ا</w:delText>
          </w:r>
          <w:r w:rsidRPr="007618DB" w:rsidDel="008F62A5">
            <w:rPr>
              <w:rtl/>
            </w:rPr>
            <w:delText xml:space="preserve"> کند. بعد از ا</w:delText>
          </w:r>
          <w:r w:rsidRPr="007618DB" w:rsidDel="008F62A5">
            <w:rPr>
              <w:rFonts w:hint="cs"/>
              <w:rtl/>
            </w:rPr>
            <w:delText>ی</w:delText>
          </w:r>
          <w:r w:rsidRPr="007618DB" w:rsidDel="008F62A5">
            <w:rPr>
              <w:rFonts w:hint="eastAsia"/>
              <w:rtl/>
            </w:rPr>
            <w:delText>ن</w:delText>
          </w:r>
          <w:r w:rsidRPr="007618DB" w:rsidDel="008F62A5">
            <w:rPr>
              <w:rtl/>
            </w:rPr>
            <w:delText xml:space="preserve"> که موتور </w:delText>
          </w:r>
          <w:r w:rsidRPr="007618DB" w:rsidDel="008F62A5">
            <w:delText>concolic</w:delText>
          </w:r>
          <w:r w:rsidRPr="007618DB" w:rsidDel="008F62A5">
            <w:rPr>
              <w:rtl/>
            </w:rPr>
            <w:delText xml:space="preserve"> پردازش خود را تمام کرد، ورود</w:delText>
          </w:r>
          <w:r w:rsidRPr="007618DB" w:rsidDel="008F62A5">
            <w:rPr>
              <w:rFonts w:hint="cs"/>
              <w:rtl/>
            </w:rPr>
            <w:delText>ی‌</w:delText>
          </w:r>
          <w:r w:rsidRPr="007618DB" w:rsidDel="008F62A5">
            <w:rPr>
              <w:rFonts w:hint="eastAsia"/>
              <w:rtl/>
            </w:rPr>
            <w:delText>ها</w:delText>
          </w:r>
          <w:r w:rsidRPr="007618DB" w:rsidDel="008F62A5">
            <w:rPr>
              <w:rFonts w:hint="cs"/>
              <w:rtl/>
            </w:rPr>
            <w:delText>ی</w:delText>
          </w:r>
          <w:r w:rsidRPr="007618DB" w:rsidDel="008F62A5">
            <w:rPr>
              <w:rtl/>
            </w:rPr>
            <w:delText xml:space="preserve"> جد</w:delText>
          </w:r>
          <w:r w:rsidRPr="007618DB" w:rsidDel="008F62A5">
            <w:rPr>
              <w:rFonts w:hint="cs"/>
              <w:rtl/>
            </w:rPr>
            <w:delText>ی</w:delText>
          </w:r>
          <w:r w:rsidRPr="007618DB" w:rsidDel="008F62A5">
            <w:rPr>
              <w:rFonts w:hint="eastAsia"/>
              <w:rtl/>
            </w:rPr>
            <w:delText>د</w:delText>
          </w:r>
          <w:r w:rsidRPr="007618DB" w:rsidDel="008F62A5">
            <w:rPr>
              <w:rFonts w:hint="cs"/>
              <w:rtl/>
            </w:rPr>
            <w:delText>ی</w:delText>
          </w:r>
          <w:r w:rsidRPr="007618DB" w:rsidDel="008F62A5">
            <w:rPr>
              <w:rtl/>
            </w:rPr>
            <w:delText xml:space="preserve"> ا</w:delText>
          </w:r>
          <w:r w:rsidRPr="007618DB" w:rsidDel="008F62A5">
            <w:rPr>
              <w:rFonts w:hint="cs"/>
              <w:rtl/>
            </w:rPr>
            <w:delText>ی</w:delText>
          </w:r>
          <w:r w:rsidRPr="007618DB" w:rsidDel="008F62A5">
            <w:rPr>
              <w:rFonts w:hint="eastAsia"/>
              <w:rtl/>
            </w:rPr>
            <w:delText>جاد</w:delText>
          </w:r>
          <w:r w:rsidDel="008F62A5">
            <w:rPr>
              <w:rtl/>
            </w:rPr>
            <w:delText xml:space="preserve"> می‌</w:delText>
          </w:r>
          <w:r w:rsidRPr="007618DB" w:rsidDel="008F62A5">
            <w:rPr>
              <w:rtl/>
            </w:rPr>
            <w:delText>شود که به عنوان ورود</w:delText>
          </w:r>
          <w:r w:rsidRPr="007618DB" w:rsidDel="008F62A5">
            <w:rPr>
              <w:rFonts w:hint="cs"/>
              <w:rtl/>
            </w:rPr>
            <w:delText>ی</w:delText>
          </w:r>
          <w:r w:rsidRPr="007618DB" w:rsidDel="008F62A5">
            <w:rPr>
              <w:rtl/>
            </w:rPr>
            <w:delText xml:space="preserve"> به </w:delText>
          </w:r>
          <w:r w:rsidRPr="007618DB" w:rsidDel="008F62A5">
            <w:delText>fuzzer</w:delText>
          </w:r>
          <w:r w:rsidRPr="007618DB" w:rsidDel="008F62A5">
            <w:rPr>
              <w:rtl/>
            </w:rPr>
            <w:delText xml:space="preserve"> داده</w:delText>
          </w:r>
          <w:r w:rsidDel="008F62A5">
            <w:rPr>
              <w:rtl/>
            </w:rPr>
            <w:delText xml:space="preserve"> می‌</w:delText>
          </w:r>
          <w:r w:rsidRPr="007618DB" w:rsidDel="008F62A5">
            <w:rPr>
              <w:rtl/>
            </w:rPr>
            <w:delText xml:space="preserve">شود و دوباره اجرا به </w:delText>
          </w:r>
          <w:r w:rsidRPr="007618DB" w:rsidDel="008F62A5">
            <w:delText>fuzzer</w:delText>
          </w:r>
          <w:r w:rsidRPr="007618DB" w:rsidDel="008F62A5">
            <w:rPr>
              <w:rtl/>
            </w:rPr>
            <w:delText xml:space="preserve"> بازم</w:delText>
          </w:r>
          <w:r w:rsidRPr="007618DB" w:rsidDel="008F62A5">
            <w:rPr>
              <w:rFonts w:hint="cs"/>
              <w:rtl/>
            </w:rPr>
            <w:delText>ی</w:delText>
          </w:r>
          <w:r w:rsidDel="008F62A5">
            <w:rPr>
              <w:rFonts w:hint="cs"/>
              <w:rtl/>
            </w:rPr>
            <w:delText xml:space="preserve"> </w:delText>
          </w:r>
          <w:r w:rsidRPr="007618DB" w:rsidDel="008F62A5">
            <w:rPr>
              <w:rtl/>
            </w:rPr>
            <w:delText>گردد.</w:delText>
          </w:r>
        </w:del>
      </w:ins>
    </w:p>
    <w:p w14:paraId="2453E5D5" w14:textId="5903F425" w:rsidR="00425757" w:rsidDel="008F62A5" w:rsidRDefault="00425757" w:rsidP="00E2341D">
      <w:pPr>
        <w:rPr>
          <w:ins w:id="4322" w:author="Windows User" w:date="2017-09-23T01:47:00Z"/>
          <w:del w:id="4323" w:author="Mahmoud" w:date="2017-10-08T15:09:00Z"/>
          <w:rtl/>
        </w:rPr>
      </w:pPr>
      <w:ins w:id="4324" w:author="Windows User" w:date="2017-09-23T01:47:00Z">
        <w:del w:id="4325" w:author="Mahmoud" w:date="2017-10-08T15:09:00Z">
          <w:r w:rsidDel="008F62A5">
            <w:rPr>
              <w:rFonts w:hint="cs"/>
              <w:rtl/>
            </w:rPr>
            <w:delText xml:space="preserve">اجرای </w:delText>
          </w:r>
          <w:r w:rsidDel="008F62A5">
            <w:delText>concolic</w:delText>
          </w:r>
          <w:r w:rsidDel="008F62A5">
            <w:rPr>
              <w:rFonts w:hint="cs"/>
              <w:rtl/>
            </w:rPr>
            <w:delText xml:space="preserve"> در </w:delText>
          </w:r>
          <w:r w:rsidDel="008F62A5">
            <w:delText>Driller</w:delText>
          </w:r>
          <w:r w:rsidDel="008F62A5">
            <w:rPr>
              <w:rFonts w:hint="cs"/>
              <w:rtl/>
            </w:rPr>
            <w:delText>:</w:delText>
          </w:r>
        </w:del>
      </w:ins>
    </w:p>
    <w:p w14:paraId="41A4F34C" w14:textId="12DB53BE" w:rsidR="00425757" w:rsidDel="008F62A5" w:rsidRDefault="00425757" w:rsidP="00E2341D">
      <w:pPr>
        <w:rPr>
          <w:ins w:id="4326" w:author="Windows User" w:date="2017-09-23T01:47:00Z"/>
          <w:del w:id="4327" w:author="Mahmoud" w:date="2017-10-08T15:09:00Z"/>
          <w:rtl/>
        </w:rPr>
      </w:pPr>
      <w:ins w:id="4328" w:author="Windows User" w:date="2017-09-23T01:47:00Z">
        <w:del w:id="4329" w:author="Mahmoud" w:date="2017-10-08T15:09:00Z">
          <w:r w:rsidRPr="009D679C" w:rsidDel="008F62A5">
            <w:rPr>
              <w:rFonts w:hint="cs"/>
              <w:rtl/>
            </w:rPr>
            <w:delText>ی</w:delText>
          </w:r>
          <w:r w:rsidRPr="009D679C" w:rsidDel="008F62A5">
            <w:rPr>
              <w:rFonts w:hint="eastAsia"/>
              <w:rtl/>
            </w:rPr>
            <w:delText>ک</w:delText>
          </w:r>
          <w:r w:rsidRPr="009D679C" w:rsidDel="008F62A5">
            <w:rPr>
              <w:rtl/>
            </w:rPr>
            <w:delText xml:space="preserve"> و</w:delText>
          </w:r>
          <w:r w:rsidRPr="009D679C" w:rsidDel="008F62A5">
            <w:rPr>
              <w:rFonts w:hint="cs"/>
              <w:rtl/>
            </w:rPr>
            <w:delText>ی</w:delText>
          </w:r>
          <w:r w:rsidRPr="009D679C" w:rsidDel="008F62A5">
            <w:rPr>
              <w:rFonts w:hint="eastAsia"/>
              <w:rtl/>
            </w:rPr>
            <w:delText>ژگ</w:delText>
          </w:r>
          <w:r w:rsidRPr="009D679C" w:rsidDel="008F62A5">
            <w:rPr>
              <w:rFonts w:hint="cs"/>
              <w:rtl/>
            </w:rPr>
            <w:delText>ی</w:delText>
          </w:r>
          <w:r w:rsidRPr="009D679C" w:rsidDel="008F62A5">
            <w:rPr>
              <w:rtl/>
            </w:rPr>
            <w:delText xml:space="preserve"> مهم </w:delText>
          </w:r>
          <w:r w:rsidRPr="009D679C" w:rsidDel="008F62A5">
            <w:delText>Driller</w:delText>
          </w:r>
          <w:r w:rsidRPr="009D679C" w:rsidDel="008F62A5">
            <w:rPr>
              <w:rtl/>
            </w:rPr>
            <w:delText xml:space="preserve"> است که وقت</w:delText>
          </w:r>
          <w:r w:rsidRPr="009D679C" w:rsidDel="008F62A5">
            <w:rPr>
              <w:rFonts w:hint="cs"/>
              <w:rtl/>
            </w:rPr>
            <w:delText>ی</w:delText>
          </w:r>
          <w:r w:rsidRPr="009D679C" w:rsidDel="008F62A5">
            <w:rPr>
              <w:rtl/>
            </w:rPr>
            <w:delText xml:space="preserve"> اجرا به موتور </w:delText>
          </w:r>
          <w:r w:rsidRPr="009D679C" w:rsidDel="008F62A5">
            <w:delText>concolic</w:delText>
          </w:r>
          <w:r w:rsidRPr="009D679C" w:rsidDel="008F62A5">
            <w:rPr>
              <w:rtl/>
            </w:rPr>
            <w:delText xml:space="preserve"> داده</w:delText>
          </w:r>
          <w:r w:rsidDel="008F62A5">
            <w:rPr>
              <w:rtl/>
            </w:rPr>
            <w:delText xml:space="preserve"> می‌</w:delText>
          </w:r>
          <w:r w:rsidRPr="009D679C" w:rsidDel="008F62A5">
            <w:rPr>
              <w:rtl/>
            </w:rPr>
            <w:delText>شود، اجرا</w:delText>
          </w:r>
          <w:r w:rsidRPr="009D679C" w:rsidDel="008F62A5">
            <w:rPr>
              <w:rFonts w:hint="cs"/>
              <w:rtl/>
            </w:rPr>
            <w:delText>ی</w:delText>
          </w:r>
          <w:r w:rsidRPr="009D679C" w:rsidDel="008F62A5">
            <w:rPr>
              <w:rtl/>
            </w:rPr>
            <w:delText xml:space="preserve"> </w:delText>
          </w:r>
          <w:r w:rsidRPr="009D679C" w:rsidDel="008F62A5">
            <w:delText>concolic</w:delText>
          </w:r>
          <w:r w:rsidRPr="009D679C" w:rsidDel="008F62A5">
            <w:rPr>
              <w:rtl/>
            </w:rPr>
            <w:delText xml:space="preserve"> دچار انفجار مس</w:delText>
          </w:r>
          <w:r w:rsidRPr="009D679C" w:rsidDel="008F62A5">
            <w:rPr>
              <w:rFonts w:hint="cs"/>
              <w:rtl/>
            </w:rPr>
            <w:delText>ی</w:delText>
          </w:r>
          <w:r w:rsidRPr="009D679C" w:rsidDel="008F62A5">
            <w:rPr>
              <w:rFonts w:hint="eastAsia"/>
              <w:rtl/>
            </w:rPr>
            <w:delText>ر</w:delText>
          </w:r>
          <w:r w:rsidRPr="009D679C" w:rsidDel="008F62A5">
            <w:rPr>
              <w:rtl/>
            </w:rPr>
            <w:delText xml:space="preserve"> نخواهد شد</w:delText>
          </w:r>
          <w:r w:rsidDel="008F62A5">
            <w:rPr>
              <w:rFonts w:hint="cs"/>
              <w:rtl/>
            </w:rPr>
            <w:delText>.</w:delText>
          </w:r>
          <w:r w:rsidRPr="009D679C" w:rsidDel="008F62A5">
            <w:rPr>
              <w:rtl/>
            </w:rPr>
            <w:delText xml:space="preserve"> چون که </w:delText>
          </w:r>
          <w:r w:rsidRPr="009D679C" w:rsidDel="008F62A5">
            <w:delText>fuzzer</w:delText>
          </w:r>
          <w:r w:rsidRPr="009D679C" w:rsidDel="008F62A5">
            <w:rPr>
              <w:rtl/>
            </w:rPr>
            <w:delText xml:space="preserve"> مس</w:delText>
          </w:r>
          <w:r w:rsidRPr="009D679C" w:rsidDel="008F62A5">
            <w:rPr>
              <w:rFonts w:hint="cs"/>
              <w:rtl/>
            </w:rPr>
            <w:delText>ی</w:delText>
          </w:r>
          <w:r w:rsidRPr="009D679C" w:rsidDel="008F62A5">
            <w:rPr>
              <w:rFonts w:hint="eastAsia"/>
              <w:rtl/>
            </w:rPr>
            <w:delText>ر</w:delText>
          </w:r>
          <w:r w:rsidRPr="009D679C" w:rsidDel="008F62A5">
            <w:rPr>
              <w:rtl/>
            </w:rPr>
            <w:delText xml:space="preserve"> اجرا</w:delText>
          </w:r>
          <w:r w:rsidRPr="009D679C" w:rsidDel="008F62A5">
            <w:rPr>
              <w:rFonts w:hint="cs"/>
              <w:rtl/>
            </w:rPr>
            <w:delText>ی</w:delText>
          </w:r>
          <w:r w:rsidRPr="009D679C" w:rsidDel="008F62A5">
            <w:rPr>
              <w:rtl/>
            </w:rPr>
            <w:delText xml:space="preserve"> پ</w:delText>
          </w:r>
          <w:r w:rsidRPr="009D679C" w:rsidDel="008F62A5">
            <w:rPr>
              <w:rFonts w:hint="cs"/>
              <w:rtl/>
            </w:rPr>
            <w:delText>ی</w:delText>
          </w:r>
          <w:r w:rsidRPr="009D679C" w:rsidDel="008F62A5">
            <w:rPr>
              <w:rFonts w:hint="eastAsia"/>
              <w:rtl/>
            </w:rPr>
            <w:delText>ش</w:delText>
          </w:r>
          <w:r w:rsidRPr="009D679C" w:rsidDel="008F62A5">
            <w:rPr>
              <w:rFonts w:hint="cs"/>
              <w:rtl/>
            </w:rPr>
            <w:delText>ی</w:delText>
          </w:r>
          <w:r w:rsidRPr="009D679C" w:rsidDel="008F62A5">
            <w:rPr>
              <w:rFonts w:hint="eastAsia"/>
              <w:rtl/>
            </w:rPr>
            <w:delText>ن</w:delText>
          </w:r>
          <w:r w:rsidRPr="009D679C" w:rsidDel="008F62A5">
            <w:rPr>
              <w:rtl/>
            </w:rPr>
            <w:delText xml:space="preserve"> خود را به موتور </w:delText>
          </w:r>
          <w:r w:rsidRPr="009D679C" w:rsidDel="008F62A5">
            <w:delText>concolic</w:delText>
          </w:r>
          <w:r w:rsidDel="008F62A5">
            <w:rPr>
              <w:rtl/>
            </w:rPr>
            <w:delText xml:space="preserve"> می‌</w:delText>
          </w:r>
          <w:r w:rsidRPr="009D679C" w:rsidDel="008F62A5">
            <w:rPr>
              <w:rtl/>
            </w:rPr>
            <w:delText>دهد و اجرا</w:delText>
          </w:r>
          <w:r w:rsidRPr="009D679C" w:rsidDel="008F62A5">
            <w:rPr>
              <w:rFonts w:hint="cs"/>
              <w:rtl/>
            </w:rPr>
            <w:delText>ی</w:delText>
          </w:r>
          <w:r w:rsidRPr="009D679C" w:rsidDel="008F62A5">
            <w:rPr>
              <w:rtl/>
            </w:rPr>
            <w:delText xml:space="preserve"> </w:delText>
          </w:r>
          <w:r w:rsidRPr="009D679C" w:rsidDel="008F62A5">
            <w:delText>concolic</w:delText>
          </w:r>
          <w:r w:rsidRPr="009D679C" w:rsidDel="008F62A5">
            <w:rPr>
              <w:rtl/>
            </w:rPr>
            <w:delText xml:space="preserve"> تنها سع</w:delText>
          </w:r>
          <w:r w:rsidRPr="009D679C" w:rsidDel="008F62A5">
            <w:rPr>
              <w:rFonts w:hint="cs"/>
              <w:rtl/>
            </w:rPr>
            <w:delText>ی</w:delText>
          </w:r>
          <w:r w:rsidDel="008F62A5">
            <w:rPr>
              <w:rtl/>
            </w:rPr>
            <w:delText xml:space="preserve"> می‌</w:delText>
          </w:r>
          <w:r w:rsidRPr="009D679C" w:rsidDel="008F62A5">
            <w:rPr>
              <w:rtl/>
            </w:rPr>
            <w:delText xml:space="preserve">کند با </w:delText>
          </w:r>
          <w:r w:rsidRPr="009D679C" w:rsidDel="008F62A5">
            <w:delText>not</w:delText>
          </w:r>
          <w:r w:rsidRPr="009D679C" w:rsidDel="008F62A5">
            <w:rPr>
              <w:rtl/>
            </w:rPr>
            <w:delText xml:space="preserve"> کردن </w:delText>
          </w:r>
          <w:r w:rsidRPr="009D679C" w:rsidDel="008F62A5">
            <w:rPr>
              <w:rFonts w:hint="cs"/>
              <w:rtl/>
            </w:rPr>
            <w:delText>ی</w:delText>
          </w:r>
          <w:r w:rsidRPr="009D679C" w:rsidDel="008F62A5">
            <w:rPr>
              <w:rFonts w:hint="eastAsia"/>
              <w:rtl/>
            </w:rPr>
            <w:delText>ک</w:delText>
          </w:r>
          <w:r w:rsidRPr="009D679C" w:rsidDel="008F62A5">
            <w:rPr>
              <w:rFonts w:hint="cs"/>
              <w:rtl/>
            </w:rPr>
            <w:delText>ی</w:delText>
          </w:r>
          <w:r w:rsidRPr="009D679C" w:rsidDel="008F62A5">
            <w:rPr>
              <w:rtl/>
            </w:rPr>
            <w:delText xml:space="preserve"> از شرطها</w:delText>
          </w:r>
          <w:r w:rsidRPr="009D679C" w:rsidDel="008F62A5">
            <w:rPr>
              <w:rFonts w:hint="cs"/>
              <w:rtl/>
            </w:rPr>
            <w:delText>ی</w:delText>
          </w:r>
          <w:r w:rsidRPr="009D679C" w:rsidDel="008F62A5">
            <w:rPr>
              <w:rtl/>
            </w:rPr>
            <w:delText xml:space="preserve"> مس</w:delText>
          </w:r>
          <w:r w:rsidRPr="009D679C" w:rsidDel="008F62A5">
            <w:rPr>
              <w:rFonts w:hint="cs"/>
              <w:rtl/>
            </w:rPr>
            <w:delText>ی</w:delText>
          </w:r>
          <w:r w:rsidRPr="009D679C" w:rsidDel="008F62A5">
            <w:rPr>
              <w:rFonts w:hint="eastAsia"/>
              <w:rtl/>
            </w:rPr>
            <w:delText>ر</w:delText>
          </w:r>
          <w:r w:rsidRPr="009D679C" w:rsidDel="008F62A5">
            <w:rPr>
              <w:rtl/>
            </w:rPr>
            <w:delText xml:space="preserve"> ورود</w:delText>
          </w:r>
          <w:r w:rsidRPr="009D679C" w:rsidDel="008F62A5">
            <w:rPr>
              <w:rFonts w:hint="cs"/>
              <w:rtl/>
            </w:rPr>
            <w:delText>ی</w:delText>
          </w:r>
          <w:r w:rsidRPr="009D679C" w:rsidDel="008F62A5">
            <w:rPr>
              <w:rtl/>
            </w:rPr>
            <w:delText xml:space="preserve"> از</w:delText>
          </w:r>
          <w:r w:rsidRPr="00174E28" w:rsidDel="008F62A5">
            <w:delText xml:space="preserve">fuzzer </w:delText>
          </w:r>
          <w:r w:rsidDel="008F62A5">
            <w:rPr>
              <w:rFonts w:hint="cs"/>
              <w:rtl/>
            </w:rPr>
            <w:delText xml:space="preserve"> </w:delText>
          </w:r>
          <w:r w:rsidRPr="009D679C" w:rsidDel="008F62A5">
            <w:rPr>
              <w:rtl/>
            </w:rPr>
            <w:delText>به م</w:delText>
          </w:r>
          <w:r w:rsidRPr="009D679C" w:rsidDel="008F62A5">
            <w:rPr>
              <w:rFonts w:hint="eastAsia"/>
              <w:rtl/>
            </w:rPr>
            <w:delText>س</w:delText>
          </w:r>
          <w:r w:rsidRPr="009D679C" w:rsidDel="008F62A5">
            <w:rPr>
              <w:rFonts w:hint="cs"/>
              <w:rtl/>
            </w:rPr>
            <w:delText>ی</w:delText>
          </w:r>
          <w:r w:rsidRPr="009D679C" w:rsidDel="008F62A5">
            <w:rPr>
              <w:rFonts w:hint="eastAsia"/>
              <w:rtl/>
            </w:rPr>
            <w:delText>ر</w:delText>
          </w:r>
          <w:r w:rsidRPr="009D679C" w:rsidDel="008F62A5">
            <w:rPr>
              <w:rFonts w:hint="cs"/>
              <w:rtl/>
            </w:rPr>
            <w:delText>ی</w:delText>
          </w:r>
          <w:r w:rsidRPr="009D679C" w:rsidDel="008F62A5">
            <w:rPr>
              <w:rtl/>
            </w:rPr>
            <w:delText xml:space="preserve"> جد</w:delText>
          </w:r>
          <w:r w:rsidRPr="009D679C" w:rsidDel="008F62A5">
            <w:rPr>
              <w:rFonts w:hint="cs"/>
              <w:rtl/>
            </w:rPr>
            <w:delText>ی</w:delText>
          </w:r>
          <w:r w:rsidRPr="009D679C" w:rsidDel="008F62A5">
            <w:rPr>
              <w:rFonts w:hint="eastAsia"/>
              <w:rtl/>
            </w:rPr>
            <w:delText>د</w:delText>
          </w:r>
          <w:r w:rsidRPr="009D679C" w:rsidDel="008F62A5">
            <w:rPr>
              <w:rFonts w:hint="cs"/>
              <w:rtl/>
            </w:rPr>
            <w:delText>ی</w:delText>
          </w:r>
          <w:r w:rsidRPr="009D679C" w:rsidDel="008F62A5">
            <w:rPr>
              <w:rtl/>
            </w:rPr>
            <w:delText xml:space="preserve"> برسد.</w:delText>
          </w:r>
        </w:del>
      </w:ins>
    </w:p>
    <w:p w14:paraId="7016790F" w14:textId="3B35A4CE" w:rsidR="00425757" w:rsidDel="008F62A5" w:rsidRDefault="00425757" w:rsidP="00E2341D">
      <w:pPr>
        <w:rPr>
          <w:ins w:id="4330" w:author="Windows User" w:date="2017-09-23T01:47:00Z"/>
          <w:del w:id="4331" w:author="Mahmoud" w:date="2017-10-08T15:09:00Z"/>
          <w:rtl/>
        </w:rPr>
      </w:pPr>
      <w:ins w:id="4332" w:author="Windows User" w:date="2017-09-23T01:47:00Z">
        <w:del w:id="4333" w:author="Mahmoud" w:date="2017-10-08T15:09:00Z">
          <w:r w:rsidRPr="009D679C" w:rsidDel="008F62A5">
            <w:rPr>
              <w:rtl/>
            </w:rPr>
            <w:delText>در ا</w:delText>
          </w:r>
          <w:r w:rsidRPr="009D679C" w:rsidDel="008F62A5">
            <w:rPr>
              <w:rFonts w:hint="cs"/>
              <w:rtl/>
            </w:rPr>
            <w:delText>ی</w:delText>
          </w:r>
          <w:r w:rsidRPr="009D679C" w:rsidDel="008F62A5">
            <w:rPr>
              <w:rFonts w:hint="eastAsia"/>
              <w:rtl/>
            </w:rPr>
            <w:delText>نجا</w:delText>
          </w:r>
          <w:r w:rsidRPr="009D679C" w:rsidDel="008F62A5">
            <w:rPr>
              <w:rtl/>
            </w:rPr>
            <w:delText xml:space="preserve"> </w:delText>
          </w:r>
          <w:r w:rsidRPr="009D679C" w:rsidDel="008F62A5">
            <w:delText>Driller</w:delText>
          </w:r>
          <w:r w:rsidRPr="009D679C" w:rsidDel="008F62A5">
            <w:rPr>
              <w:rtl/>
            </w:rPr>
            <w:delText xml:space="preserve"> رو</w:delText>
          </w:r>
          <w:r w:rsidRPr="009D679C" w:rsidDel="008F62A5">
            <w:rPr>
              <w:rFonts w:hint="cs"/>
              <w:rtl/>
            </w:rPr>
            <w:delText>ی</w:delText>
          </w:r>
          <w:r w:rsidRPr="009D679C" w:rsidDel="008F62A5">
            <w:rPr>
              <w:rtl/>
            </w:rPr>
            <w:delText xml:space="preserve"> ورود</w:delText>
          </w:r>
          <w:r w:rsidRPr="009D679C" w:rsidDel="008F62A5">
            <w:rPr>
              <w:rFonts w:hint="cs"/>
              <w:rtl/>
            </w:rPr>
            <w:delText>ی</w:delText>
          </w:r>
          <w:r w:rsidRPr="009D679C" w:rsidDel="008F62A5">
            <w:rPr>
              <w:rtl/>
            </w:rPr>
            <w:delText xml:space="preserve"> که از </w:delText>
          </w:r>
          <w:r w:rsidRPr="009D679C" w:rsidDel="008F62A5">
            <w:delText>fuzzer</w:delText>
          </w:r>
          <w:r w:rsidDel="008F62A5">
            <w:rPr>
              <w:rtl/>
            </w:rPr>
            <w:delText xml:space="preserve"> می‌</w:delText>
          </w:r>
          <w:r w:rsidRPr="009D679C" w:rsidDel="008F62A5">
            <w:rPr>
              <w:rtl/>
            </w:rPr>
            <w:delText>آ</w:delText>
          </w:r>
          <w:r w:rsidRPr="009D679C" w:rsidDel="008F62A5">
            <w:rPr>
              <w:rFonts w:hint="cs"/>
              <w:rtl/>
            </w:rPr>
            <w:delText>ی</w:delText>
          </w:r>
          <w:r w:rsidRPr="009D679C" w:rsidDel="008F62A5">
            <w:rPr>
              <w:rFonts w:hint="eastAsia"/>
              <w:rtl/>
            </w:rPr>
            <w:delText>د</w:delText>
          </w:r>
          <w:r w:rsidRPr="009D679C" w:rsidDel="008F62A5">
            <w:rPr>
              <w:rtl/>
            </w:rPr>
            <w:delText xml:space="preserve"> در موتور </w:delText>
          </w:r>
          <w:r w:rsidRPr="009D679C" w:rsidDel="008F62A5">
            <w:delText>concolic</w:delText>
          </w:r>
          <w:r w:rsidRPr="009D679C" w:rsidDel="008F62A5">
            <w:rPr>
              <w:rtl/>
            </w:rPr>
            <w:delText xml:space="preserve"> </w:delText>
          </w:r>
          <w:r w:rsidRPr="009D679C" w:rsidDel="008F62A5">
            <w:rPr>
              <w:rFonts w:hint="cs"/>
              <w:rtl/>
            </w:rPr>
            <w:delText>ی</w:delText>
          </w:r>
          <w:r w:rsidRPr="009D679C" w:rsidDel="008F62A5">
            <w:rPr>
              <w:rFonts w:hint="eastAsia"/>
              <w:rtl/>
            </w:rPr>
            <w:delText>ک</w:delText>
          </w:r>
          <w:r w:rsidRPr="009D679C" w:rsidDel="008F62A5">
            <w:rPr>
              <w:rtl/>
            </w:rPr>
            <w:delText xml:space="preserve"> ق</w:delText>
          </w:r>
          <w:r w:rsidRPr="009D679C" w:rsidDel="008F62A5">
            <w:rPr>
              <w:rFonts w:hint="cs"/>
              <w:rtl/>
            </w:rPr>
            <w:delText>ی</w:delText>
          </w:r>
          <w:r w:rsidRPr="009D679C" w:rsidDel="008F62A5">
            <w:rPr>
              <w:rFonts w:hint="eastAsia"/>
              <w:rtl/>
            </w:rPr>
            <w:delText>د</w:delText>
          </w:r>
          <w:r w:rsidRPr="009D679C" w:rsidDel="008F62A5">
            <w:rPr>
              <w:rtl/>
            </w:rPr>
            <w:delText xml:space="preserve"> تعر</w:delText>
          </w:r>
          <w:r w:rsidRPr="009D679C" w:rsidDel="008F62A5">
            <w:rPr>
              <w:rFonts w:hint="cs"/>
              <w:rtl/>
            </w:rPr>
            <w:delText>ی</w:delText>
          </w:r>
          <w:r w:rsidRPr="009D679C" w:rsidDel="008F62A5">
            <w:rPr>
              <w:rFonts w:hint="eastAsia"/>
              <w:rtl/>
            </w:rPr>
            <w:delText>ف</w:delText>
          </w:r>
          <w:r w:rsidDel="008F62A5">
            <w:rPr>
              <w:rtl/>
            </w:rPr>
            <w:delText xml:space="preserve"> می‌</w:delText>
          </w:r>
          <w:r w:rsidRPr="009D679C" w:rsidDel="008F62A5">
            <w:rPr>
              <w:rtl/>
            </w:rPr>
            <w:delText>کند. تا همان مس</w:delText>
          </w:r>
          <w:r w:rsidRPr="009D679C" w:rsidDel="008F62A5">
            <w:rPr>
              <w:rFonts w:hint="cs"/>
              <w:rtl/>
            </w:rPr>
            <w:delText>ی</w:delText>
          </w:r>
          <w:r w:rsidRPr="009D679C" w:rsidDel="008F62A5">
            <w:rPr>
              <w:rFonts w:hint="eastAsia"/>
              <w:rtl/>
            </w:rPr>
            <w:delText>ر</w:delText>
          </w:r>
          <w:r w:rsidRPr="009D679C" w:rsidDel="008F62A5">
            <w:rPr>
              <w:rFonts w:hint="cs"/>
              <w:rtl/>
            </w:rPr>
            <w:delText>ی</w:delText>
          </w:r>
          <w:r w:rsidRPr="009D679C" w:rsidDel="008F62A5">
            <w:rPr>
              <w:rtl/>
            </w:rPr>
            <w:delText xml:space="preserve"> که در آخر</w:delText>
          </w:r>
          <w:r w:rsidRPr="009D679C" w:rsidDel="008F62A5">
            <w:rPr>
              <w:rFonts w:hint="cs"/>
              <w:rtl/>
            </w:rPr>
            <w:delText>ی</w:delText>
          </w:r>
          <w:r w:rsidRPr="009D679C" w:rsidDel="008F62A5">
            <w:rPr>
              <w:rFonts w:hint="eastAsia"/>
              <w:rtl/>
            </w:rPr>
            <w:delText>ن</w:delText>
          </w:r>
          <w:r w:rsidRPr="009D679C" w:rsidDel="008F62A5">
            <w:rPr>
              <w:rtl/>
            </w:rPr>
            <w:delText xml:space="preserve"> اجرا</w:delText>
          </w:r>
          <w:r w:rsidRPr="009D679C" w:rsidDel="008F62A5">
            <w:rPr>
              <w:rFonts w:hint="cs"/>
              <w:rtl/>
            </w:rPr>
            <w:delText>ی</w:delText>
          </w:r>
          <w:r w:rsidRPr="009D679C" w:rsidDel="008F62A5">
            <w:rPr>
              <w:rtl/>
            </w:rPr>
            <w:delText xml:space="preserve"> </w:delText>
          </w:r>
          <w:r w:rsidRPr="009D679C" w:rsidDel="008F62A5">
            <w:delText>fuzzer</w:delText>
          </w:r>
          <w:r w:rsidRPr="009D679C" w:rsidDel="008F62A5">
            <w:rPr>
              <w:rtl/>
            </w:rPr>
            <w:delText xml:space="preserve"> ط</w:delText>
          </w:r>
          <w:r w:rsidRPr="009D679C" w:rsidDel="008F62A5">
            <w:rPr>
              <w:rFonts w:hint="cs"/>
              <w:rtl/>
            </w:rPr>
            <w:delText>ی</w:delText>
          </w:r>
          <w:r w:rsidRPr="009D679C" w:rsidDel="008F62A5">
            <w:rPr>
              <w:rtl/>
            </w:rPr>
            <w:delText xml:space="preserve"> شده در اجرا</w:delText>
          </w:r>
          <w:r w:rsidRPr="009D679C" w:rsidDel="008F62A5">
            <w:rPr>
              <w:rFonts w:hint="cs"/>
              <w:rtl/>
            </w:rPr>
            <w:delText>ی</w:delText>
          </w:r>
          <w:r w:rsidRPr="009D679C" w:rsidDel="008F62A5">
            <w:rPr>
              <w:rtl/>
            </w:rPr>
            <w:delText xml:space="preserve"> </w:delText>
          </w:r>
          <w:r w:rsidRPr="009D679C" w:rsidDel="008F62A5">
            <w:delText>concolic</w:delText>
          </w:r>
          <w:r w:rsidRPr="009D679C" w:rsidDel="008F62A5">
            <w:rPr>
              <w:rtl/>
            </w:rPr>
            <w:delText xml:space="preserve"> هم ط</w:delText>
          </w:r>
          <w:r w:rsidRPr="009D679C" w:rsidDel="008F62A5">
            <w:rPr>
              <w:rFonts w:hint="cs"/>
              <w:rtl/>
            </w:rPr>
            <w:delText>ی</w:delText>
          </w:r>
          <w:r w:rsidRPr="009D679C" w:rsidDel="008F62A5">
            <w:rPr>
              <w:rtl/>
            </w:rPr>
            <w:delText xml:space="preserve"> شود. بعد از ا</w:delText>
          </w:r>
          <w:r w:rsidRPr="009D679C" w:rsidDel="008F62A5">
            <w:rPr>
              <w:rFonts w:hint="cs"/>
              <w:rtl/>
            </w:rPr>
            <w:delText>ی</w:delText>
          </w:r>
          <w:r w:rsidRPr="009D679C" w:rsidDel="008F62A5">
            <w:rPr>
              <w:rFonts w:hint="eastAsia"/>
              <w:rtl/>
            </w:rPr>
            <w:delText>ن</w:delText>
          </w:r>
          <w:r w:rsidRPr="009D679C" w:rsidDel="008F62A5">
            <w:rPr>
              <w:rtl/>
            </w:rPr>
            <w:delText xml:space="preserve"> که در اجرا</w:delText>
          </w:r>
          <w:r w:rsidRPr="009D679C" w:rsidDel="008F62A5">
            <w:rPr>
              <w:rFonts w:hint="cs"/>
              <w:rtl/>
            </w:rPr>
            <w:delText>ی</w:delText>
          </w:r>
          <w:r w:rsidRPr="009D679C" w:rsidDel="008F62A5">
            <w:rPr>
              <w:rtl/>
            </w:rPr>
            <w:delText xml:space="preserve"> </w:delText>
          </w:r>
          <w:r w:rsidRPr="009D679C" w:rsidDel="008F62A5">
            <w:delText>concolic</w:delText>
          </w:r>
          <w:r w:rsidRPr="009D679C" w:rsidDel="008F62A5">
            <w:rPr>
              <w:rtl/>
            </w:rPr>
            <w:delText xml:space="preserve"> به بلاک جد</w:delText>
          </w:r>
          <w:r w:rsidRPr="009D679C" w:rsidDel="008F62A5">
            <w:rPr>
              <w:rFonts w:hint="cs"/>
              <w:rtl/>
            </w:rPr>
            <w:delText>ی</w:delText>
          </w:r>
          <w:r w:rsidRPr="009D679C" w:rsidDel="008F62A5">
            <w:rPr>
              <w:rFonts w:hint="eastAsia"/>
              <w:rtl/>
            </w:rPr>
            <w:delText>د</w:delText>
          </w:r>
          <w:r w:rsidRPr="009D679C" w:rsidDel="008F62A5">
            <w:rPr>
              <w:rFonts w:hint="cs"/>
              <w:rtl/>
            </w:rPr>
            <w:delText>ی</w:delText>
          </w:r>
          <w:r w:rsidRPr="009D679C" w:rsidDel="008F62A5">
            <w:rPr>
              <w:rtl/>
            </w:rPr>
            <w:delText xml:space="preserve"> از برنامه رس</w:delText>
          </w:r>
          <w:r w:rsidRPr="009D679C" w:rsidDel="008F62A5">
            <w:rPr>
              <w:rFonts w:hint="cs"/>
              <w:rtl/>
            </w:rPr>
            <w:delText>ی</w:delText>
          </w:r>
          <w:r w:rsidRPr="009D679C" w:rsidDel="008F62A5">
            <w:rPr>
              <w:rFonts w:hint="eastAsia"/>
              <w:rtl/>
            </w:rPr>
            <w:delText>د</w:delText>
          </w:r>
          <w:r w:rsidRPr="009D679C" w:rsidDel="008F62A5">
            <w:rPr>
              <w:rFonts w:hint="cs"/>
              <w:rtl/>
            </w:rPr>
            <w:delText>ی</w:delText>
          </w:r>
          <w:r w:rsidRPr="009D679C" w:rsidDel="008F62A5">
            <w:rPr>
              <w:rFonts w:hint="eastAsia"/>
              <w:rtl/>
            </w:rPr>
            <w:delText>م،</w:delText>
          </w:r>
          <w:r w:rsidRPr="009D679C" w:rsidDel="008F62A5">
            <w:rPr>
              <w:rtl/>
            </w:rPr>
            <w:delText xml:space="preserve"> ق</w:delText>
          </w:r>
          <w:r w:rsidRPr="009D679C" w:rsidDel="008F62A5">
            <w:rPr>
              <w:rFonts w:hint="cs"/>
              <w:rtl/>
            </w:rPr>
            <w:delText>ی</w:delText>
          </w:r>
          <w:r w:rsidRPr="009D679C" w:rsidDel="008F62A5">
            <w:rPr>
              <w:rFonts w:hint="eastAsia"/>
              <w:rtl/>
            </w:rPr>
            <w:delText>د</w:delText>
          </w:r>
          <w:r w:rsidRPr="009D679C" w:rsidDel="008F62A5">
            <w:rPr>
              <w:rtl/>
            </w:rPr>
            <w:delText xml:space="preserve"> مربوط به ورود</w:delText>
          </w:r>
          <w:r w:rsidRPr="009D679C" w:rsidDel="008F62A5">
            <w:rPr>
              <w:rFonts w:hint="cs"/>
              <w:rtl/>
            </w:rPr>
            <w:delText>ی</w:delText>
          </w:r>
          <w:r w:rsidRPr="009D679C" w:rsidDel="008F62A5">
            <w:rPr>
              <w:rtl/>
            </w:rPr>
            <w:delText xml:space="preserve"> حذف</w:delText>
          </w:r>
          <w:r w:rsidDel="008F62A5">
            <w:rPr>
              <w:rtl/>
            </w:rPr>
            <w:delText xml:space="preserve"> می‌</w:delText>
          </w:r>
          <w:r w:rsidRPr="009D679C" w:rsidDel="008F62A5">
            <w:rPr>
              <w:rtl/>
            </w:rPr>
            <w:delText>شود.</w:delText>
          </w:r>
        </w:del>
      </w:ins>
    </w:p>
    <w:p w14:paraId="292F151C" w14:textId="1D074BCE" w:rsidR="00425757" w:rsidDel="00C634B8" w:rsidRDefault="00425757" w:rsidP="00E2341D">
      <w:pPr>
        <w:rPr>
          <w:ins w:id="4334" w:author="Mahmoud" w:date="2017-10-08T11:58:00Z"/>
          <w:del w:id="4335" w:author="Windows User" w:date="2017-10-13T17:09:00Z"/>
          <w:rtl/>
        </w:rPr>
      </w:pPr>
      <w:ins w:id="4336" w:author="Windows User" w:date="2017-09-23T01:47:00Z">
        <w:del w:id="4337" w:author="Mahmoud" w:date="2017-10-08T15:09:00Z">
          <w:r w:rsidRPr="00950178" w:rsidDel="008F62A5">
            <w:rPr>
              <w:rtl/>
            </w:rPr>
            <w:delText>وجود تابع تول</w:delText>
          </w:r>
          <w:r w:rsidRPr="00950178" w:rsidDel="008F62A5">
            <w:rPr>
              <w:rFonts w:hint="cs"/>
              <w:rtl/>
            </w:rPr>
            <w:delText>ی</w:delText>
          </w:r>
          <w:r w:rsidRPr="00950178" w:rsidDel="008F62A5">
            <w:rPr>
              <w:rFonts w:hint="eastAsia"/>
              <w:rtl/>
            </w:rPr>
            <w:delText>د</w:delText>
          </w:r>
          <w:r w:rsidRPr="00950178" w:rsidDel="008F62A5">
            <w:rPr>
              <w:rtl/>
            </w:rPr>
            <w:delText xml:space="preserve"> مقدار دلخواه در کد برنامه</w:delText>
          </w:r>
          <w:r w:rsidDel="008F62A5">
            <w:rPr>
              <w:rtl/>
            </w:rPr>
            <w:delText xml:space="preserve"> می‌</w:delText>
          </w:r>
          <w:r w:rsidRPr="00950178" w:rsidDel="008F62A5">
            <w:rPr>
              <w:rtl/>
            </w:rPr>
            <w:delText xml:space="preserve">تواند روند </w:delText>
          </w:r>
          <w:r w:rsidRPr="00950178" w:rsidDel="008F62A5">
            <w:delText>fuzzer</w:delText>
          </w:r>
          <w:r w:rsidRPr="00950178" w:rsidDel="008F62A5">
            <w:rPr>
              <w:rtl/>
            </w:rPr>
            <w:delText xml:space="preserve"> را مختل کند. بعد از </w:delText>
          </w:r>
          <w:r w:rsidRPr="00950178" w:rsidDel="008F62A5">
            <w:rPr>
              <w:rFonts w:hint="cs"/>
              <w:rtl/>
            </w:rPr>
            <w:delText>ی</w:delText>
          </w:r>
          <w:r w:rsidRPr="00950178" w:rsidDel="008F62A5">
            <w:rPr>
              <w:rFonts w:hint="eastAsia"/>
              <w:rtl/>
            </w:rPr>
            <w:delText>افتن</w:delText>
          </w:r>
          <w:r w:rsidRPr="00950178" w:rsidDel="008F62A5">
            <w:rPr>
              <w:rtl/>
            </w:rPr>
            <w:delText xml:space="preserve"> آس</w:delText>
          </w:r>
          <w:r w:rsidRPr="00950178" w:rsidDel="008F62A5">
            <w:rPr>
              <w:rFonts w:hint="cs"/>
              <w:rtl/>
            </w:rPr>
            <w:delText>ی</w:delText>
          </w:r>
          <w:r w:rsidRPr="00950178" w:rsidDel="008F62A5">
            <w:rPr>
              <w:rFonts w:hint="eastAsia"/>
              <w:rtl/>
            </w:rPr>
            <w:delText>ب‌پذ</w:delText>
          </w:r>
          <w:r w:rsidRPr="00950178" w:rsidDel="008F62A5">
            <w:rPr>
              <w:rFonts w:hint="cs"/>
              <w:rtl/>
            </w:rPr>
            <w:delText>ی</w:delText>
          </w:r>
          <w:r w:rsidRPr="00950178" w:rsidDel="008F62A5">
            <w:rPr>
              <w:rFonts w:hint="eastAsia"/>
              <w:rtl/>
            </w:rPr>
            <w:delText>ر</w:delText>
          </w:r>
          <w:r w:rsidRPr="00950178" w:rsidDel="008F62A5">
            <w:rPr>
              <w:rFonts w:hint="cs"/>
              <w:rtl/>
            </w:rPr>
            <w:delText>ی</w:delText>
          </w:r>
          <w:r w:rsidRPr="00950178" w:rsidDel="008F62A5">
            <w:rPr>
              <w:rtl/>
            </w:rPr>
            <w:delText xml:space="preserve"> در برنامه از اجرا</w:delText>
          </w:r>
          <w:r w:rsidRPr="00950178" w:rsidDel="008F62A5">
            <w:rPr>
              <w:rFonts w:hint="cs"/>
              <w:rtl/>
            </w:rPr>
            <w:delText>ی</w:delText>
          </w:r>
          <w:r w:rsidRPr="00950178" w:rsidDel="008F62A5">
            <w:rPr>
              <w:rtl/>
            </w:rPr>
            <w:delText xml:space="preserve"> نماد</w:delText>
          </w:r>
          <w:r w:rsidRPr="00950178" w:rsidDel="008F62A5">
            <w:rPr>
              <w:rFonts w:hint="cs"/>
              <w:rtl/>
            </w:rPr>
            <w:delText>ی</w:delText>
          </w:r>
          <w:r w:rsidRPr="00950178" w:rsidDel="008F62A5">
            <w:rPr>
              <w:rFonts w:hint="eastAsia"/>
              <w:rtl/>
            </w:rPr>
            <w:delText>ن</w:delText>
          </w:r>
          <w:r w:rsidRPr="00950178" w:rsidDel="008F62A5">
            <w:rPr>
              <w:rtl/>
            </w:rPr>
            <w:delText xml:space="preserve"> استفاده</w:delText>
          </w:r>
          <w:r w:rsidDel="008F62A5">
            <w:rPr>
              <w:rtl/>
            </w:rPr>
            <w:delText xml:space="preserve"> می‌</w:delText>
          </w:r>
          <w:r w:rsidRPr="00950178" w:rsidDel="008F62A5">
            <w:rPr>
              <w:rtl/>
            </w:rPr>
            <w:delText>شود و حالت برنامه</w:delText>
          </w:r>
          <w:r w:rsidDel="008F62A5">
            <w:rPr>
              <w:rFonts w:hint="cs"/>
              <w:rtl/>
            </w:rPr>
            <w:delText>،</w:delText>
          </w:r>
          <w:r w:rsidRPr="00950178" w:rsidDel="008F62A5">
            <w:rPr>
              <w:rtl/>
            </w:rPr>
            <w:delText xml:space="preserve"> هنگام توقف برنامه بررس</w:delText>
          </w:r>
          <w:r w:rsidRPr="00950178" w:rsidDel="008F62A5">
            <w:rPr>
              <w:rFonts w:hint="cs"/>
              <w:rtl/>
            </w:rPr>
            <w:delText>ی</w:delText>
          </w:r>
          <w:r w:rsidDel="008F62A5">
            <w:rPr>
              <w:rtl/>
            </w:rPr>
            <w:delText xml:space="preserve"> می‌</w:delText>
          </w:r>
          <w:r w:rsidRPr="00950178" w:rsidDel="008F62A5">
            <w:rPr>
              <w:rtl/>
            </w:rPr>
            <w:delText>شود تا رابطه ب</w:delText>
          </w:r>
          <w:r w:rsidRPr="00950178" w:rsidDel="008F62A5">
            <w:rPr>
              <w:rFonts w:hint="cs"/>
              <w:rtl/>
            </w:rPr>
            <w:delText>ی</w:delText>
          </w:r>
          <w:r w:rsidRPr="00950178" w:rsidDel="008F62A5">
            <w:rPr>
              <w:rFonts w:hint="eastAsia"/>
              <w:rtl/>
            </w:rPr>
            <w:delText>ن</w:delText>
          </w:r>
          <w:r w:rsidRPr="00950178" w:rsidDel="008F62A5">
            <w:rPr>
              <w:rtl/>
            </w:rPr>
            <w:delText xml:space="preserve"> ورود</w:delText>
          </w:r>
          <w:r w:rsidRPr="00950178" w:rsidDel="008F62A5">
            <w:rPr>
              <w:rFonts w:hint="cs"/>
              <w:rtl/>
            </w:rPr>
            <w:delText>ی</w:delText>
          </w:r>
          <w:r w:rsidRPr="00950178" w:rsidDel="008F62A5">
            <w:rPr>
              <w:rtl/>
            </w:rPr>
            <w:delText xml:space="preserve"> و خروج</w:delText>
          </w:r>
          <w:r w:rsidRPr="00950178" w:rsidDel="008F62A5">
            <w:rPr>
              <w:rFonts w:hint="cs"/>
              <w:rtl/>
            </w:rPr>
            <w:delText>ی</w:delText>
          </w:r>
          <w:r w:rsidRPr="00950178" w:rsidDel="008F62A5">
            <w:rPr>
              <w:rtl/>
            </w:rPr>
            <w:delText xml:space="preserve"> برنامه بدست آ</w:delText>
          </w:r>
          <w:r w:rsidRPr="00950178" w:rsidDel="008F62A5">
            <w:rPr>
              <w:rFonts w:hint="cs"/>
              <w:rtl/>
            </w:rPr>
            <w:delText>ی</w:delText>
          </w:r>
          <w:r w:rsidRPr="00950178" w:rsidDel="008F62A5">
            <w:rPr>
              <w:rFonts w:hint="eastAsia"/>
              <w:rtl/>
            </w:rPr>
            <w:delText>د</w:delText>
          </w:r>
          <w:r w:rsidRPr="00950178" w:rsidDel="008F62A5">
            <w:rPr>
              <w:rtl/>
            </w:rPr>
            <w:delText>. با ا</w:delText>
          </w:r>
          <w:r w:rsidRPr="00950178" w:rsidDel="008F62A5">
            <w:rPr>
              <w:rFonts w:hint="cs"/>
              <w:rtl/>
            </w:rPr>
            <w:delText>ی</w:delText>
          </w:r>
          <w:r w:rsidRPr="00950178" w:rsidDel="008F62A5">
            <w:rPr>
              <w:rFonts w:hint="eastAsia"/>
              <w:rtl/>
            </w:rPr>
            <w:delText>ن</w:delText>
          </w:r>
          <w:r w:rsidRPr="00950178" w:rsidDel="008F62A5">
            <w:rPr>
              <w:rtl/>
            </w:rPr>
            <w:delText xml:space="preserve"> کار پروتکل </w:delText>
          </w:r>
          <w:r w:rsidRPr="00950178" w:rsidDel="008F62A5">
            <w:delText>challenge-response</w:delText>
          </w:r>
          <w:r w:rsidRPr="00950178" w:rsidDel="008F62A5">
            <w:rPr>
              <w:rtl/>
            </w:rPr>
            <w:delText xml:space="preserve"> برنامه کشف</w:delText>
          </w:r>
          <w:r w:rsidDel="008F62A5">
            <w:rPr>
              <w:rtl/>
            </w:rPr>
            <w:delText xml:space="preserve"> می‌</w:delText>
          </w:r>
          <w:r w:rsidRPr="00950178" w:rsidDel="008F62A5">
            <w:rPr>
              <w:rtl/>
            </w:rPr>
            <w:delText>شود. بعد از پ</w:delText>
          </w:r>
          <w:r w:rsidRPr="00950178" w:rsidDel="008F62A5">
            <w:rPr>
              <w:rFonts w:hint="cs"/>
              <w:rtl/>
            </w:rPr>
            <w:delText>ی</w:delText>
          </w:r>
          <w:r w:rsidRPr="00950178" w:rsidDel="008F62A5">
            <w:rPr>
              <w:rFonts w:hint="eastAsia"/>
              <w:rtl/>
            </w:rPr>
            <w:delText>دا</w:delText>
          </w:r>
          <w:r w:rsidRPr="00950178" w:rsidDel="008F62A5">
            <w:rPr>
              <w:rtl/>
            </w:rPr>
            <w:delText xml:space="preserve"> کردن ا</w:delText>
          </w:r>
          <w:r w:rsidRPr="00950178" w:rsidDel="008F62A5">
            <w:rPr>
              <w:rFonts w:hint="cs"/>
              <w:rtl/>
            </w:rPr>
            <w:delText>ی</w:delText>
          </w:r>
          <w:r w:rsidRPr="00950178" w:rsidDel="008F62A5">
            <w:rPr>
              <w:rFonts w:hint="eastAsia"/>
              <w:rtl/>
            </w:rPr>
            <w:delText>ن</w:delText>
          </w:r>
          <w:r w:rsidRPr="00950178" w:rsidDel="008F62A5">
            <w:rPr>
              <w:rtl/>
            </w:rPr>
            <w:delText xml:space="preserve"> رابطه</w:delText>
          </w:r>
          <w:r w:rsidDel="008F62A5">
            <w:rPr>
              <w:rtl/>
            </w:rPr>
            <w:delText xml:space="preserve"> می‌</w:delText>
          </w:r>
          <w:r w:rsidRPr="00950178" w:rsidDel="008F62A5">
            <w:rPr>
              <w:rtl/>
            </w:rPr>
            <w:delText>توان ورود</w:delText>
          </w:r>
          <w:r w:rsidRPr="00950178" w:rsidDel="008F62A5">
            <w:rPr>
              <w:rFonts w:hint="cs"/>
              <w:rtl/>
            </w:rPr>
            <w:delText>ی</w:delText>
          </w:r>
          <w:r w:rsidRPr="00950178" w:rsidDel="008F62A5">
            <w:rPr>
              <w:rtl/>
            </w:rPr>
            <w:delText xml:space="preserve"> که موجب اکسپلو</w:delText>
          </w:r>
          <w:r w:rsidRPr="00950178" w:rsidDel="008F62A5">
            <w:rPr>
              <w:rFonts w:hint="cs"/>
              <w:rtl/>
            </w:rPr>
            <w:delText>ی</w:delText>
          </w:r>
          <w:r w:rsidRPr="00950178" w:rsidDel="008F62A5">
            <w:rPr>
              <w:rFonts w:hint="eastAsia"/>
              <w:rtl/>
            </w:rPr>
            <w:delText>ت</w:delText>
          </w:r>
          <w:r w:rsidRPr="00950178" w:rsidDel="008F62A5">
            <w:rPr>
              <w:rtl/>
            </w:rPr>
            <w:delText xml:space="preserve"> برنامه</w:delText>
          </w:r>
          <w:r w:rsidDel="008F62A5">
            <w:rPr>
              <w:rtl/>
            </w:rPr>
            <w:delText xml:space="preserve"> می‌</w:delText>
          </w:r>
          <w:r w:rsidRPr="00950178" w:rsidDel="008F62A5">
            <w:rPr>
              <w:rtl/>
            </w:rPr>
            <w:delText>شود را تول</w:delText>
          </w:r>
          <w:r w:rsidRPr="00950178" w:rsidDel="008F62A5">
            <w:rPr>
              <w:rFonts w:hint="cs"/>
              <w:rtl/>
            </w:rPr>
            <w:delText>ی</w:delText>
          </w:r>
          <w:r w:rsidRPr="00950178" w:rsidDel="008F62A5">
            <w:rPr>
              <w:rFonts w:hint="eastAsia"/>
              <w:rtl/>
            </w:rPr>
            <w:delText>د</w:delText>
          </w:r>
          <w:r w:rsidRPr="00950178" w:rsidDel="008F62A5">
            <w:rPr>
              <w:rtl/>
            </w:rPr>
            <w:delText xml:space="preserve"> کرد.</w:delText>
          </w:r>
        </w:del>
      </w:ins>
    </w:p>
    <w:p w14:paraId="3F3F5BB5" w14:textId="77777777" w:rsidR="00840EEF" w:rsidDel="00C634B8" w:rsidRDefault="00840EEF" w:rsidP="00425757">
      <w:pPr>
        <w:rPr>
          <w:ins w:id="4338" w:author="Mahmoud" w:date="2017-10-08T11:58:00Z"/>
          <w:del w:id="4339" w:author="Windows User" w:date="2017-10-13T17:09:00Z"/>
          <w:rtl/>
        </w:rPr>
      </w:pPr>
    </w:p>
    <w:p w14:paraId="7CAE15ED" w14:textId="77777777" w:rsidR="00840EEF" w:rsidDel="00C634B8" w:rsidRDefault="00840EEF" w:rsidP="00425757">
      <w:pPr>
        <w:rPr>
          <w:ins w:id="4340" w:author="Mahmoud" w:date="2017-10-08T11:58:00Z"/>
          <w:del w:id="4341" w:author="Windows User" w:date="2017-10-13T17:09:00Z"/>
          <w:rtl/>
        </w:rPr>
      </w:pPr>
    </w:p>
    <w:p w14:paraId="3D8C29DF" w14:textId="77777777" w:rsidR="00840EEF" w:rsidDel="00C634B8" w:rsidRDefault="00840EEF" w:rsidP="00E2341D">
      <w:pPr>
        <w:rPr>
          <w:ins w:id="4342" w:author="Mahmoud" w:date="2017-10-08T11:58:00Z"/>
          <w:del w:id="4343" w:author="Windows User" w:date="2017-10-13T17:09:00Z"/>
          <w:rtl/>
        </w:rPr>
      </w:pPr>
    </w:p>
    <w:p w14:paraId="452F24C1" w14:textId="77777777" w:rsidR="00840EEF" w:rsidDel="00C634B8" w:rsidRDefault="00840EEF" w:rsidP="00425757">
      <w:pPr>
        <w:rPr>
          <w:ins w:id="4344" w:author="Mahmoud" w:date="2017-10-08T11:58:00Z"/>
          <w:del w:id="4345" w:author="Windows User" w:date="2017-10-13T17:09:00Z"/>
          <w:rtl/>
        </w:rPr>
      </w:pPr>
    </w:p>
    <w:p w14:paraId="1DC40630" w14:textId="77777777" w:rsidR="00840EEF" w:rsidDel="00C634B8" w:rsidRDefault="00840EEF" w:rsidP="00425757">
      <w:pPr>
        <w:rPr>
          <w:ins w:id="4346" w:author="Mahmoud" w:date="2017-10-08T11:58:00Z"/>
          <w:del w:id="4347" w:author="Windows User" w:date="2017-10-13T17:09:00Z"/>
          <w:rtl/>
        </w:rPr>
      </w:pPr>
    </w:p>
    <w:p w14:paraId="5F340F11" w14:textId="77777777" w:rsidR="00840EEF" w:rsidRDefault="00840EEF" w:rsidP="00425757">
      <w:pPr>
        <w:rPr>
          <w:ins w:id="4348" w:author="Windows User" w:date="2017-09-30T20:04:00Z"/>
        </w:rPr>
      </w:pPr>
    </w:p>
    <w:p w14:paraId="23DD5912" w14:textId="29647C64" w:rsidR="000D73C5" w:rsidDel="00840EEF" w:rsidRDefault="002548E1">
      <w:pPr>
        <w:pStyle w:val="Heading2"/>
        <w:rPr>
          <w:ins w:id="4349" w:author="Windows User" w:date="2017-10-05T09:56:00Z"/>
          <w:del w:id="4350" w:author="Mahmoud" w:date="2017-10-08T11:58:00Z"/>
        </w:rPr>
        <w:pPrChange w:id="4351" w:author="Mahmoud" w:date="2017-10-08T11:58:00Z">
          <w:pPr>
            <w:pStyle w:val="Caption"/>
            <w:bidi/>
            <w:jc w:val="center"/>
          </w:pPr>
        </w:pPrChange>
      </w:pPr>
      <w:bookmarkStart w:id="4352" w:name="_Toc495715032"/>
      <w:ins w:id="4353" w:author="Windows User" w:date="2017-09-30T20:04:00Z">
        <w:r>
          <w:rPr>
            <w:rFonts w:hint="cs"/>
            <w:rtl/>
          </w:rPr>
          <w:t xml:space="preserve">3-4-مقایسه ی </w:t>
        </w:r>
      </w:ins>
      <w:ins w:id="4354" w:author="Windows User" w:date="2017-09-30T20:05:00Z">
        <w:r>
          <w:rPr>
            <w:rFonts w:hint="cs"/>
            <w:rtl/>
          </w:rPr>
          <w:t xml:space="preserve"> </w:t>
        </w:r>
        <w:r w:rsidRPr="002548E1">
          <w:rPr>
            <w:rtl/>
          </w:rPr>
          <w:t>ابزار ها</w:t>
        </w:r>
        <w:r w:rsidRPr="002548E1">
          <w:rPr>
            <w:rFonts w:hint="cs"/>
            <w:rtl/>
          </w:rPr>
          <w:t>ی</w:t>
        </w:r>
        <w:r w:rsidRPr="002548E1">
          <w:rPr>
            <w:rtl/>
          </w:rPr>
          <w:t xml:space="preserve"> اجرا</w:t>
        </w:r>
        <w:r w:rsidRPr="002548E1">
          <w:rPr>
            <w:rFonts w:hint="cs"/>
            <w:rtl/>
          </w:rPr>
          <w:t>ی</w:t>
        </w:r>
        <w:r w:rsidRPr="002548E1">
          <w:rPr>
            <w:rtl/>
          </w:rPr>
          <w:t xml:space="preserve"> پو</w:t>
        </w:r>
        <w:r w:rsidRPr="002548E1">
          <w:rPr>
            <w:rFonts w:hint="cs"/>
            <w:rtl/>
          </w:rPr>
          <w:t>ی</w:t>
        </w:r>
        <w:r w:rsidRPr="002548E1">
          <w:rPr>
            <w:rFonts w:hint="eastAsia"/>
            <w:rtl/>
          </w:rPr>
          <w:t>انماد</w:t>
        </w:r>
        <w:r w:rsidRPr="002548E1">
          <w:rPr>
            <w:rFonts w:hint="cs"/>
            <w:rtl/>
          </w:rPr>
          <w:t>ی</w:t>
        </w:r>
        <w:r w:rsidRPr="002548E1">
          <w:rPr>
            <w:rFonts w:hint="eastAsia"/>
            <w:rtl/>
          </w:rPr>
          <w:t>ن</w:t>
        </w:r>
        <w:r w:rsidRPr="002548E1">
          <w:rPr>
            <w:rtl/>
          </w:rPr>
          <w:t xml:space="preserve"> برا</w:t>
        </w:r>
        <w:r w:rsidRPr="002548E1">
          <w:rPr>
            <w:rFonts w:hint="cs"/>
            <w:rtl/>
          </w:rPr>
          <w:t>ی</w:t>
        </w:r>
        <w:r w:rsidRPr="002548E1">
          <w:rPr>
            <w:rtl/>
          </w:rPr>
          <w:t xml:space="preserve"> تحل</w:t>
        </w:r>
        <w:r w:rsidRPr="002548E1">
          <w:rPr>
            <w:rFonts w:hint="cs"/>
            <w:rtl/>
          </w:rPr>
          <w:t>ی</w:t>
        </w:r>
        <w:r w:rsidRPr="002548E1">
          <w:rPr>
            <w:rFonts w:hint="eastAsia"/>
            <w:rtl/>
          </w:rPr>
          <w:t>ل</w:t>
        </w:r>
        <w:r w:rsidRPr="002548E1">
          <w:rPr>
            <w:rtl/>
          </w:rPr>
          <w:t xml:space="preserve"> برنامه ها</w:t>
        </w:r>
      </w:ins>
      <w:bookmarkEnd w:id="4352"/>
    </w:p>
    <w:p w14:paraId="3CEE337E" w14:textId="77777777" w:rsidR="00840EEF" w:rsidRDefault="00840EEF">
      <w:pPr>
        <w:pStyle w:val="Heading2"/>
        <w:rPr>
          <w:ins w:id="4355" w:author="Mahmoud" w:date="2017-10-08T11:57:00Z"/>
          <w:rtl/>
        </w:rPr>
        <w:pPrChange w:id="4356" w:author="Mahmoud" w:date="2017-10-08T11:58:00Z">
          <w:pPr>
            <w:pStyle w:val="Caption"/>
            <w:bidi/>
            <w:jc w:val="center"/>
          </w:pPr>
        </w:pPrChange>
      </w:pPr>
    </w:p>
    <w:p w14:paraId="193A2CF6" w14:textId="6F174A70" w:rsidR="00840EEF" w:rsidRDefault="00840EEF">
      <w:pPr>
        <w:jc w:val="left"/>
        <w:rPr>
          <w:ins w:id="4357" w:author="Windows User" w:date="2017-10-05T09:59:00Z"/>
        </w:rPr>
        <w:pPrChange w:id="4358" w:author="Mahmoud" w:date="2017-10-08T11:57:00Z">
          <w:pPr>
            <w:pStyle w:val="Caption"/>
            <w:bidi/>
            <w:jc w:val="center"/>
          </w:pPr>
        </w:pPrChange>
      </w:pPr>
    </w:p>
    <w:p w14:paraId="35D8DD6E" w14:textId="47D3B21A" w:rsidR="006A2FEA" w:rsidRPr="00A84D53" w:rsidRDefault="00A84D53">
      <w:pPr>
        <w:pStyle w:val="Caption"/>
        <w:bidi/>
        <w:jc w:val="center"/>
        <w:rPr>
          <w:ins w:id="4359" w:author="Mahmoud" w:date="2017-10-08T13:52:00Z"/>
          <w:sz w:val="34"/>
          <w:szCs w:val="34"/>
          <w:rtl/>
          <w:rPrChange w:id="4360" w:author="Windows User" w:date="2017-10-14T02:10:00Z">
            <w:rPr>
              <w:ins w:id="4361" w:author="Mahmoud" w:date="2017-10-08T13:52:00Z"/>
              <w:rtl/>
            </w:rPr>
          </w:rPrChange>
        </w:rPr>
        <w:pPrChange w:id="4362" w:author="Windows User" w:date="2017-10-14T02:09:00Z">
          <w:pPr/>
        </w:pPrChange>
      </w:pPr>
      <w:bookmarkStart w:id="4363" w:name="_Toc495234463"/>
      <w:ins w:id="4364" w:author="Windows User" w:date="2017-10-14T02:09:00Z">
        <w:r w:rsidRPr="00A84D53">
          <w:rPr>
            <w:rFonts w:cs="B Nazanin"/>
            <w:sz w:val="28"/>
            <w:szCs w:val="28"/>
            <w:rtl/>
            <w:rPrChange w:id="4365" w:author="Windows User" w:date="2017-10-14T02:10:00Z">
              <w:rPr>
                <w:b/>
                <w:bCs/>
                <w:rtl/>
              </w:rPr>
            </w:rPrChange>
          </w:rPr>
          <w:t>جدول 1-مقا</w:t>
        </w:r>
        <w:r w:rsidRPr="00A84D53">
          <w:rPr>
            <w:rFonts w:cs="B Nazanin" w:hint="cs"/>
            <w:sz w:val="28"/>
            <w:szCs w:val="28"/>
            <w:rtl/>
            <w:rPrChange w:id="4366" w:author="Windows User" w:date="2017-10-14T02:10:00Z">
              <w:rPr>
                <w:rFonts w:hint="cs"/>
                <w:b/>
                <w:bCs/>
                <w:rtl/>
              </w:rPr>
            </w:rPrChange>
          </w:rPr>
          <w:t>یسه</w:t>
        </w:r>
        <w:r w:rsidRPr="00A84D53">
          <w:rPr>
            <w:rFonts w:cs="B Nazanin"/>
            <w:sz w:val="28"/>
            <w:szCs w:val="28"/>
            <w:rtl/>
            <w:rPrChange w:id="4367" w:author="Windows User" w:date="2017-10-14T02:10:00Z">
              <w:rPr>
                <w:b/>
                <w:bCs/>
                <w:rtl/>
              </w:rPr>
            </w:rPrChange>
          </w:rPr>
          <w:t xml:space="preserve"> </w:t>
        </w:r>
        <w:r w:rsidRPr="00A84D53">
          <w:rPr>
            <w:rFonts w:cs="B Nazanin" w:hint="cs"/>
            <w:sz w:val="28"/>
            <w:szCs w:val="28"/>
            <w:rtl/>
            <w:rPrChange w:id="4368" w:author="Windows User" w:date="2017-10-14T02:10:00Z">
              <w:rPr>
                <w:rFonts w:hint="cs"/>
                <w:b/>
                <w:bCs/>
                <w:rtl/>
              </w:rPr>
            </w:rPrChange>
          </w:rPr>
          <w:t>ی</w:t>
        </w:r>
        <w:r w:rsidRPr="00A84D53">
          <w:rPr>
            <w:rFonts w:cs="B Nazanin"/>
            <w:sz w:val="28"/>
            <w:szCs w:val="28"/>
            <w:rtl/>
            <w:rPrChange w:id="4369" w:author="Windows User" w:date="2017-10-14T02:10:00Z">
              <w:rPr>
                <w:b/>
                <w:bCs/>
                <w:rtl/>
              </w:rPr>
            </w:rPrChange>
          </w:rPr>
          <w:t xml:space="preserve"> ابزار ها</w:t>
        </w:r>
        <w:r w:rsidRPr="00A84D53">
          <w:rPr>
            <w:rFonts w:cs="B Nazanin" w:hint="cs"/>
            <w:sz w:val="28"/>
            <w:szCs w:val="28"/>
            <w:rtl/>
            <w:rPrChange w:id="4370" w:author="Windows User" w:date="2017-10-14T02:10:00Z">
              <w:rPr>
                <w:rFonts w:hint="cs"/>
                <w:b/>
                <w:bCs/>
                <w:rtl/>
              </w:rPr>
            </w:rPrChange>
          </w:rPr>
          <w:t>ی</w:t>
        </w:r>
        <w:r w:rsidRPr="00A84D53">
          <w:rPr>
            <w:rFonts w:cs="B Nazanin"/>
            <w:sz w:val="28"/>
            <w:szCs w:val="28"/>
            <w:rtl/>
            <w:rPrChange w:id="4371" w:author="Windows User" w:date="2017-10-14T02:10:00Z">
              <w:rPr>
                <w:b/>
                <w:bCs/>
                <w:rtl/>
              </w:rPr>
            </w:rPrChange>
          </w:rPr>
          <w:t xml:space="preserve"> اجرا</w:t>
        </w:r>
        <w:r w:rsidRPr="00A84D53">
          <w:rPr>
            <w:rFonts w:cs="B Nazanin" w:hint="cs"/>
            <w:sz w:val="28"/>
            <w:szCs w:val="28"/>
            <w:rtl/>
            <w:rPrChange w:id="4372" w:author="Windows User" w:date="2017-10-14T02:10:00Z">
              <w:rPr>
                <w:rFonts w:hint="cs"/>
                <w:b/>
                <w:bCs/>
                <w:rtl/>
              </w:rPr>
            </w:rPrChange>
          </w:rPr>
          <w:t>ی</w:t>
        </w:r>
        <w:r w:rsidRPr="00A84D53">
          <w:rPr>
            <w:rFonts w:cs="B Nazanin"/>
            <w:sz w:val="28"/>
            <w:szCs w:val="28"/>
            <w:rtl/>
            <w:rPrChange w:id="4373" w:author="Windows User" w:date="2017-10-14T02:10:00Z">
              <w:rPr>
                <w:b/>
                <w:bCs/>
                <w:rtl/>
              </w:rPr>
            </w:rPrChange>
          </w:rPr>
          <w:t xml:space="preserve"> پو</w:t>
        </w:r>
        <w:r w:rsidRPr="00A84D53">
          <w:rPr>
            <w:rFonts w:cs="B Nazanin" w:hint="cs"/>
            <w:sz w:val="28"/>
            <w:szCs w:val="28"/>
            <w:rtl/>
            <w:rPrChange w:id="4374" w:author="Windows User" w:date="2017-10-14T02:10:00Z">
              <w:rPr>
                <w:rFonts w:hint="cs"/>
                <w:b/>
                <w:bCs/>
                <w:rtl/>
              </w:rPr>
            </w:rPrChange>
          </w:rPr>
          <w:t>یانمادین</w:t>
        </w:r>
        <w:r w:rsidRPr="00A84D53">
          <w:rPr>
            <w:rFonts w:cs="B Nazanin"/>
            <w:sz w:val="28"/>
            <w:szCs w:val="28"/>
            <w:rtl/>
            <w:rPrChange w:id="4375" w:author="Windows User" w:date="2017-10-14T02:10:00Z">
              <w:rPr>
                <w:b/>
                <w:bCs/>
                <w:rtl/>
              </w:rPr>
            </w:rPrChange>
          </w:rPr>
          <w:t xml:space="preserve"> برا</w:t>
        </w:r>
        <w:r w:rsidRPr="00A84D53">
          <w:rPr>
            <w:rFonts w:cs="B Nazanin" w:hint="cs"/>
            <w:sz w:val="28"/>
            <w:szCs w:val="28"/>
            <w:rtl/>
            <w:rPrChange w:id="4376" w:author="Windows User" w:date="2017-10-14T02:10:00Z">
              <w:rPr>
                <w:rFonts w:hint="cs"/>
                <w:b/>
                <w:bCs/>
                <w:rtl/>
              </w:rPr>
            </w:rPrChange>
          </w:rPr>
          <w:t>ی</w:t>
        </w:r>
        <w:r w:rsidRPr="00A84D53">
          <w:rPr>
            <w:rFonts w:cs="B Nazanin"/>
            <w:sz w:val="28"/>
            <w:szCs w:val="28"/>
            <w:rtl/>
            <w:rPrChange w:id="4377" w:author="Windows User" w:date="2017-10-14T02:10:00Z">
              <w:rPr>
                <w:b/>
                <w:bCs/>
                <w:rtl/>
              </w:rPr>
            </w:rPrChange>
          </w:rPr>
          <w:t xml:space="preserve"> تحل</w:t>
        </w:r>
        <w:r w:rsidRPr="00A84D53">
          <w:rPr>
            <w:rFonts w:cs="B Nazanin" w:hint="cs"/>
            <w:sz w:val="28"/>
            <w:szCs w:val="28"/>
            <w:rtl/>
            <w:rPrChange w:id="4378" w:author="Windows User" w:date="2017-10-14T02:10:00Z">
              <w:rPr>
                <w:rFonts w:hint="cs"/>
                <w:b/>
                <w:bCs/>
                <w:rtl/>
              </w:rPr>
            </w:rPrChange>
          </w:rPr>
          <w:t>یل</w:t>
        </w:r>
        <w:r w:rsidRPr="00A84D53">
          <w:rPr>
            <w:rFonts w:cs="B Nazanin"/>
            <w:sz w:val="28"/>
            <w:szCs w:val="28"/>
            <w:rtl/>
            <w:rPrChange w:id="4379" w:author="Windows User" w:date="2017-10-14T02:10:00Z">
              <w:rPr>
                <w:b/>
                <w:bCs/>
                <w:rtl/>
              </w:rPr>
            </w:rPrChange>
          </w:rPr>
          <w:t xml:space="preserve"> برنامه ها</w:t>
        </w:r>
      </w:ins>
      <w:ins w:id="4380" w:author="Mahmoud" w:date="2017-10-08T13:52:00Z">
        <w:del w:id="4381" w:author="Windows User" w:date="2017-10-14T02:09:00Z">
          <w:r w:rsidR="006A2FEA" w:rsidRPr="00A84D53" w:rsidDel="00A84D53">
            <w:rPr>
              <w:rFonts w:cs="B Nazanin"/>
              <w:sz w:val="34"/>
              <w:szCs w:val="34"/>
              <w:rtl/>
              <w:rPrChange w:id="4382" w:author="Windows User" w:date="2017-10-14T02:10:00Z">
                <w:rPr>
                  <w:b/>
                  <w:bCs/>
                  <w:rtl/>
                </w:rPr>
              </w:rPrChange>
            </w:rPr>
            <w:delText xml:space="preserve">جدول </w:delText>
          </w:r>
          <w:r w:rsidR="006A2FEA" w:rsidRPr="00A84D53" w:rsidDel="00A84D53">
            <w:rPr>
              <w:rFonts w:cs="B Nazanin"/>
              <w:sz w:val="34"/>
              <w:szCs w:val="34"/>
              <w:rtl/>
              <w:rPrChange w:id="4383" w:author="Windows User" w:date="2017-10-14T02:10:00Z">
                <w:rPr>
                  <w:b/>
                  <w:bCs/>
                  <w:rtl/>
                </w:rPr>
              </w:rPrChange>
            </w:rPr>
            <w:fldChar w:fldCharType="begin"/>
          </w:r>
          <w:r w:rsidR="006A2FEA" w:rsidRPr="00A84D53" w:rsidDel="00A84D53">
            <w:rPr>
              <w:rFonts w:cs="B Nazanin"/>
              <w:sz w:val="34"/>
              <w:szCs w:val="34"/>
              <w:rtl/>
              <w:rPrChange w:id="4384" w:author="Windows User" w:date="2017-10-14T02:10:00Z">
                <w:rPr>
                  <w:b/>
                  <w:bCs/>
                  <w:rtl/>
                </w:rPr>
              </w:rPrChange>
            </w:rPr>
            <w:delInstrText xml:space="preserve"> </w:delInstrText>
          </w:r>
          <w:r w:rsidR="006A2FEA" w:rsidRPr="00A84D53" w:rsidDel="00A84D53">
            <w:rPr>
              <w:rFonts w:cs="B Nazanin"/>
              <w:sz w:val="34"/>
              <w:szCs w:val="34"/>
              <w:rPrChange w:id="4385" w:author="Windows User" w:date="2017-10-14T02:10:00Z">
                <w:rPr>
                  <w:b/>
                  <w:bCs/>
                </w:rPr>
              </w:rPrChange>
            </w:rPr>
            <w:delInstrText>SEQ</w:delInstrText>
          </w:r>
          <w:r w:rsidR="006A2FEA" w:rsidRPr="00A84D53" w:rsidDel="00A84D53">
            <w:rPr>
              <w:rFonts w:cs="B Nazanin"/>
              <w:sz w:val="34"/>
              <w:szCs w:val="34"/>
              <w:rtl/>
              <w:rPrChange w:id="4386" w:author="Windows User" w:date="2017-10-14T02:10:00Z">
                <w:rPr>
                  <w:b/>
                  <w:bCs/>
                  <w:rtl/>
                </w:rPr>
              </w:rPrChange>
            </w:rPr>
            <w:delInstrText xml:space="preserve"> جدول \* </w:delInstrText>
          </w:r>
          <w:r w:rsidR="006A2FEA" w:rsidRPr="00A84D53" w:rsidDel="00A84D53">
            <w:rPr>
              <w:rFonts w:cs="B Nazanin"/>
              <w:sz w:val="34"/>
              <w:szCs w:val="34"/>
              <w:rPrChange w:id="4387" w:author="Windows User" w:date="2017-10-14T02:10:00Z">
                <w:rPr>
                  <w:b/>
                  <w:bCs/>
                </w:rPr>
              </w:rPrChange>
            </w:rPr>
            <w:delInstrText>ARABIC</w:delInstrText>
          </w:r>
          <w:r w:rsidR="006A2FEA" w:rsidRPr="00A84D53" w:rsidDel="00A84D53">
            <w:rPr>
              <w:rFonts w:cs="B Nazanin"/>
              <w:sz w:val="34"/>
              <w:szCs w:val="34"/>
              <w:rtl/>
              <w:rPrChange w:id="4388" w:author="Windows User" w:date="2017-10-14T02:10:00Z">
                <w:rPr>
                  <w:b/>
                  <w:bCs/>
                  <w:rtl/>
                </w:rPr>
              </w:rPrChange>
            </w:rPr>
            <w:delInstrText xml:space="preserve"> </w:delInstrText>
          </w:r>
        </w:del>
      </w:ins>
      <w:del w:id="4389" w:author="Windows User" w:date="2017-10-14T02:09:00Z">
        <w:r w:rsidR="006A2FEA" w:rsidRPr="00A84D53" w:rsidDel="00A84D53">
          <w:rPr>
            <w:rFonts w:cs="B Nazanin"/>
            <w:sz w:val="34"/>
            <w:szCs w:val="34"/>
            <w:rtl/>
            <w:rPrChange w:id="4390" w:author="Windows User" w:date="2017-10-14T02:10:00Z">
              <w:rPr>
                <w:b/>
                <w:bCs/>
                <w:rtl/>
              </w:rPr>
            </w:rPrChange>
          </w:rPr>
          <w:fldChar w:fldCharType="end"/>
        </w:r>
      </w:del>
      <w:ins w:id="4391" w:author="Mahmoud" w:date="2017-10-08T13:52:00Z">
        <w:del w:id="4392" w:author="Windows User" w:date="2017-10-14T02:09:00Z">
          <w:r w:rsidR="006A2FEA" w:rsidRPr="00A84D53" w:rsidDel="00A84D53">
            <w:rPr>
              <w:rFonts w:cs="B Nazanin"/>
              <w:sz w:val="34"/>
              <w:szCs w:val="34"/>
              <w:rPrChange w:id="4393" w:author="Windows User" w:date="2017-10-14T02:10:00Z">
                <w:rPr>
                  <w:b/>
                  <w:bCs/>
                </w:rPr>
              </w:rPrChange>
            </w:rPr>
            <w:delText>-</w:delText>
          </w:r>
          <w:r w:rsidR="006A2FEA" w:rsidRPr="00A84D53" w:rsidDel="00A84D53">
            <w:rPr>
              <w:rFonts w:cs="B Nazanin"/>
              <w:sz w:val="34"/>
              <w:szCs w:val="34"/>
              <w:rtl/>
              <w:lang w:bidi="fa-IR"/>
              <w:rPrChange w:id="4394" w:author="Windows User" w:date="2017-10-14T02:10:00Z">
                <w:rPr>
                  <w:b/>
                  <w:bCs/>
                  <w:rtl/>
                </w:rPr>
              </w:rPrChange>
            </w:rPr>
            <w:delText xml:space="preserve"> مقا</w:delText>
          </w:r>
          <w:r w:rsidR="006A2FEA" w:rsidRPr="00A84D53" w:rsidDel="00A84D53">
            <w:rPr>
              <w:rFonts w:cs="B Nazanin" w:hint="cs"/>
              <w:sz w:val="34"/>
              <w:szCs w:val="34"/>
              <w:rtl/>
              <w:lang w:bidi="fa-IR"/>
              <w:rPrChange w:id="4395" w:author="Windows User" w:date="2017-10-14T02:10:00Z">
                <w:rPr>
                  <w:rFonts w:cs="Arial" w:hint="cs"/>
                  <w:b/>
                  <w:bCs/>
                  <w:szCs w:val="26"/>
                  <w:rtl/>
                </w:rPr>
              </w:rPrChange>
            </w:rPr>
            <w:delText>یسه</w:delText>
          </w:r>
          <w:r w:rsidR="006A2FEA" w:rsidRPr="00A84D53" w:rsidDel="00A84D53">
            <w:rPr>
              <w:rFonts w:cs="B Nazanin"/>
              <w:sz w:val="34"/>
              <w:szCs w:val="34"/>
              <w:rtl/>
              <w:lang w:bidi="fa-IR"/>
              <w:rPrChange w:id="4396" w:author="Windows User" w:date="2017-10-14T02:10:00Z">
                <w:rPr>
                  <w:rFonts w:cs="Arial"/>
                  <w:b/>
                  <w:bCs/>
                  <w:szCs w:val="26"/>
                  <w:rtl/>
                </w:rPr>
              </w:rPrChange>
            </w:rPr>
            <w:delText xml:space="preserve"> </w:delText>
          </w:r>
          <w:r w:rsidR="006A2FEA" w:rsidRPr="00A84D53" w:rsidDel="00A84D53">
            <w:rPr>
              <w:rFonts w:cs="B Nazanin" w:hint="cs"/>
              <w:sz w:val="34"/>
              <w:szCs w:val="34"/>
              <w:rtl/>
              <w:lang w:bidi="fa-IR"/>
              <w:rPrChange w:id="4397" w:author="Windows User" w:date="2017-10-14T02:10:00Z">
                <w:rPr>
                  <w:rFonts w:cs="Arial" w:hint="cs"/>
                  <w:b/>
                  <w:bCs/>
                  <w:szCs w:val="26"/>
                  <w:rtl/>
                </w:rPr>
              </w:rPrChange>
            </w:rPr>
            <w:delText>ی</w:delText>
          </w:r>
          <w:r w:rsidR="006A2FEA" w:rsidRPr="00A84D53" w:rsidDel="00A84D53">
            <w:rPr>
              <w:rFonts w:cs="B Nazanin"/>
              <w:sz w:val="34"/>
              <w:szCs w:val="34"/>
              <w:rtl/>
              <w:lang w:bidi="fa-IR"/>
              <w:rPrChange w:id="4398" w:author="Windows User" w:date="2017-10-14T02:10:00Z">
                <w:rPr>
                  <w:rFonts w:cs="Arial"/>
                  <w:b/>
                  <w:bCs/>
                  <w:szCs w:val="26"/>
                  <w:rtl/>
                </w:rPr>
              </w:rPrChange>
            </w:rPr>
            <w:delText xml:space="preserve">  ابزار ها</w:delText>
          </w:r>
          <w:r w:rsidR="006A2FEA" w:rsidRPr="00A84D53" w:rsidDel="00A84D53">
            <w:rPr>
              <w:rFonts w:cs="B Nazanin" w:hint="cs"/>
              <w:sz w:val="34"/>
              <w:szCs w:val="34"/>
              <w:rtl/>
              <w:lang w:bidi="fa-IR"/>
              <w:rPrChange w:id="4399" w:author="Windows User" w:date="2017-10-14T02:10:00Z">
                <w:rPr>
                  <w:rFonts w:cs="Arial" w:hint="cs"/>
                  <w:b/>
                  <w:bCs/>
                  <w:szCs w:val="26"/>
                  <w:rtl/>
                </w:rPr>
              </w:rPrChange>
            </w:rPr>
            <w:delText>ی</w:delText>
          </w:r>
          <w:r w:rsidR="006A2FEA" w:rsidRPr="00A84D53" w:rsidDel="00A84D53">
            <w:rPr>
              <w:rFonts w:cs="B Nazanin"/>
              <w:sz w:val="34"/>
              <w:szCs w:val="34"/>
              <w:rtl/>
              <w:lang w:bidi="fa-IR"/>
              <w:rPrChange w:id="4400" w:author="Windows User" w:date="2017-10-14T02:10:00Z">
                <w:rPr>
                  <w:rFonts w:cs="Arial"/>
                  <w:b/>
                  <w:bCs/>
                  <w:szCs w:val="26"/>
                  <w:rtl/>
                </w:rPr>
              </w:rPrChange>
            </w:rPr>
            <w:delText xml:space="preserve"> اجرا</w:delText>
          </w:r>
          <w:r w:rsidR="006A2FEA" w:rsidRPr="00A84D53" w:rsidDel="00A84D53">
            <w:rPr>
              <w:rFonts w:cs="B Nazanin" w:hint="cs"/>
              <w:sz w:val="34"/>
              <w:szCs w:val="34"/>
              <w:rtl/>
              <w:lang w:bidi="fa-IR"/>
              <w:rPrChange w:id="4401" w:author="Windows User" w:date="2017-10-14T02:10:00Z">
                <w:rPr>
                  <w:rFonts w:cs="Arial" w:hint="cs"/>
                  <w:b/>
                  <w:bCs/>
                  <w:szCs w:val="26"/>
                  <w:rtl/>
                </w:rPr>
              </w:rPrChange>
            </w:rPr>
            <w:delText>ی</w:delText>
          </w:r>
          <w:r w:rsidR="006A2FEA" w:rsidRPr="00A84D53" w:rsidDel="00A84D53">
            <w:rPr>
              <w:rFonts w:cs="B Nazanin"/>
              <w:sz w:val="34"/>
              <w:szCs w:val="34"/>
              <w:rtl/>
              <w:lang w:bidi="fa-IR"/>
              <w:rPrChange w:id="4402" w:author="Windows User" w:date="2017-10-14T02:10:00Z">
                <w:rPr>
                  <w:rFonts w:cs="Arial"/>
                  <w:b/>
                  <w:bCs/>
                  <w:szCs w:val="26"/>
                  <w:rtl/>
                </w:rPr>
              </w:rPrChange>
            </w:rPr>
            <w:delText xml:space="preserve"> پو</w:delText>
          </w:r>
          <w:r w:rsidR="006A2FEA" w:rsidRPr="00A84D53" w:rsidDel="00A84D53">
            <w:rPr>
              <w:rFonts w:cs="B Nazanin" w:hint="cs"/>
              <w:sz w:val="34"/>
              <w:szCs w:val="34"/>
              <w:rtl/>
              <w:lang w:bidi="fa-IR"/>
              <w:rPrChange w:id="4403" w:author="Windows User" w:date="2017-10-14T02:10:00Z">
                <w:rPr>
                  <w:rFonts w:cs="Arial" w:hint="cs"/>
                  <w:b/>
                  <w:bCs/>
                  <w:szCs w:val="26"/>
                  <w:rtl/>
                </w:rPr>
              </w:rPrChange>
            </w:rPr>
            <w:delText>یانمادین</w:delText>
          </w:r>
          <w:r w:rsidR="006A2FEA" w:rsidRPr="00A84D53" w:rsidDel="00A84D53">
            <w:rPr>
              <w:rFonts w:cs="B Nazanin"/>
              <w:sz w:val="34"/>
              <w:szCs w:val="34"/>
              <w:rtl/>
              <w:lang w:bidi="fa-IR"/>
              <w:rPrChange w:id="4404" w:author="Windows User" w:date="2017-10-14T02:10:00Z">
                <w:rPr>
                  <w:rFonts w:cs="Arial"/>
                  <w:b/>
                  <w:bCs/>
                  <w:szCs w:val="26"/>
                  <w:rtl/>
                </w:rPr>
              </w:rPrChange>
            </w:rPr>
            <w:delText xml:space="preserve"> برا</w:delText>
          </w:r>
          <w:r w:rsidR="006A2FEA" w:rsidRPr="00A84D53" w:rsidDel="00A84D53">
            <w:rPr>
              <w:rFonts w:cs="B Nazanin" w:hint="cs"/>
              <w:sz w:val="34"/>
              <w:szCs w:val="34"/>
              <w:rtl/>
              <w:lang w:bidi="fa-IR"/>
              <w:rPrChange w:id="4405" w:author="Windows User" w:date="2017-10-14T02:10:00Z">
                <w:rPr>
                  <w:rFonts w:cs="Arial" w:hint="cs"/>
                  <w:b/>
                  <w:bCs/>
                  <w:szCs w:val="26"/>
                  <w:rtl/>
                </w:rPr>
              </w:rPrChange>
            </w:rPr>
            <w:delText>ی</w:delText>
          </w:r>
          <w:r w:rsidR="006A2FEA" w:rsidRPr="00A84D53" w:rsidDel="00A84D53">
            <w:rPr>
              <w:rFonts w:cs="B Nazanin"/>
              <w:sz w:val="34"/>
              <w:szCs w:val="34"/>
              <w:rtl/>
              <w:lang w:bidi="fa-IR"/>
              <w:rPrChange w:id="4406" w:author="Windows User" w:date="2017-10-14T02:10:00Z">
                <w:rPr>
                  <w:rFonts w:cs="Arial"/>
                  <w:b/>
                  <w:bCs/>
                  <w:szCs w:val="26"/>
                  <w:rtl/>
                </w:rPr>
              </w:rPrChange>
            </w:rPr>
            <w:delText xml:space="preserve"> تحل</w:delText>
          </w:r>
          <w:r w:rsidR="006A2FEA" w:rsidRPr="00A84D53" w:rsidDel="00A84D53">
            <w:rPr>
              <w:rFonts w:cs="B Nazanin" w:hint="cs"/>
              <w:sz w:val="34"/>
              <w:szCs w:val="34"/>
              <w:rtl/>
              <w:lang w:bidi="fa-IR"/>
              <w:rPrChange w:id="4407" w:author="Windows User" w:date="2017-10-14T02:10:00Z">
                <w:rPr>
                  <w:rFonts w:cs="Arial" w:hint="cs"/>
                  <w:b/>
                  <w:bCs/>
                  <w:szCs w:val="26"/>
                  <w:rtl/>
                </w:rPr>
              </w:rPrChange>
            </w:rPr>
            <w:delText>یل</w:delText>
          </w:r>
          <w:r w:rsidR="006A2FEA" w:rsidRPr="00A84D53" w:rsidDel="00A84D53">
            <w:rPr>
              <w:rFonts w:cs="B Nazanin"/>
              <w:sz w:val="34"/>
              <w:szCs w:val="34"/>
              <w:rtl/>
              <w:lang w:bidi="fa-IR"/>
              <w:rPrChange w:id="4408" w:author="Windows User" w:date="2017-10-14T02:10:00Z">
                <w:rPr>
                  <w:rFonts w:cs="Arial"/>
                  <w:b/>
                  <w:bCs/>
                  <w:szCs w:val="26"/>
                  <w:rtl/>
                </w:rPr>
              </w:rPrChange>
            </w:rPr>
            <w:delText xml:space="preserve"> برنامه ها</w:delText>
          </w:r>
        </w:del>
        <w:bookmarkEnd w:id="4363"/>
      </w:ins>
    </w:p>
    <w:tbl>
      <w:tblPr>
        <w:tblStyle w:val="GridTable4-Accent1"/>
        <w:bidiVisual/>
        <w:tblW w:w="11599" w:type="dxa"/>
        <w:tblInd w:w="-961" w:type="dxa"/>
        <w:tblLayout w:type="fixed"/>
        <w:tblLook w:val="04A0" w:firstRow="1" w:lastRow="0" w:firstColumn="1" w:lastColumn="0" w:noHBand="0" w:noVBand="1"/>
        <w:tblPrChange w:id="4409" w:author="Windows User" w:date="2017-10-14T00:21:00Z">
          <w:tblPr>
            <w:tblStyle w:val="GridTable4-Accent1"/>
            <w:bidiVisual/>
            <w:tblW w:w="10978" w:type="dxa"/>
            <w:tblInd w:w="-961" w:type="dxa"/>
            <w:tblLayout w:type="fixed"/>
            <w:tblLook w:val="04A0" w:firstRow="1" w:lastRow="0" w:firstColumn="1" w:lastColumn="0" w:noHBand="0" w:noVBand="1"/>
          </w:tblPr>
        </w:tblPrChange>
      </w:tblPr>
      <w:tblGrid>
        <w:gridCol w:w="1290"/>
        <w:gridCol w:w="900"/>
        <w:gridCol w:w="1181"/>
        <w:gridCol w:w="979"/>
        <w:gridCol w:w="1228"/>
        <w:gridCol w:w="6021"/>
        <w:tblGridChange w:id="4410">
          <w:tblGrid>
            <w:gridCol w:w="961"/>
            <w:gridCol w:w="329"/>
            <w:gridCol w:w="900"/>
            <w:gridCol w:w="366"/>
            <w:gridCol w:w="815"/>
            <w:gridCol w:w="367"/>
            <w:gridCol w:w="612"/>
            <w:gridCol w:w="785"/>
            <w:gridCol w:w="443"/>
            <w:gridCol w:w="720"/>
            <w:gridCol w:w="1379"/>
            <w:gridCol w:w="3301"/>
            <w:gridCol w:w="1282"/>
          </w:tblGrid>
        </w:tblGridChange>
      </w:tblGrid>
      <w:tr w:rsidR="00D86C4D" w14:paraId="253D0890" w14:textId="77777777" w:rsidTr="00D86C4D">
        <w:trPr>
          <w:cnfStyle w:val="100000000000" w:firstRow="1" w:lastRow="0" w:firstColumn="0" w:lastColumn="0" w:oddVBand="0" w:evenVBand="0" w:oddHBand="0" w:evenHBand="0" w:firstRowFirstColumn="0" w:firstRowLastColumn="0" w:lastRowFirstColumn="0" w:lastRowLastColumn="0"/>
          <w:trHeight w:val="1525"/>
          <w:ins w:id="4411" w:author="Mahmoud" w:date="2017-10-08T11:59:00Z"/>
          <w:trPrChange w:id="4412" w:author="Windows User" w:date="2017-10-14T00:21:00Z">
            <w:trPr>
              <w:gridAfter w:val="0"/>
              <w:trHeight w:val="1525"/>
            </w:trPr>
          </w:trPrChange>
        </w:trPr>
        <w:tc>
          <w:tcPr>
            <w:cnfStyle w:val="001000000000" w:firstRow="0" w:lastRow="0" w:firstColumn="1" w:lastColumn="0" w:oddVBand="0" w:evenVBand="0" w:oddHBand="0" w:evenHBand="0" w:firstRowFirstColumn="0" w:firstRowLastColumn="0" w:lastRowFirstColumn="0" w:lastRowLastColumn="0"/>
            <w:tcW w:w="1290" w:type="dxa"/>
            <w:tcPrChange w:id="4413" w:author="Windows User" w:date="2017-10-14T00:21:00Z">
              <w:tcPr>
                <w:tcW w:w="1290" w:type="dxa"/>
                <w:gridSpan w:val="2"/>
              </w:tcPr>
            </w:tcPrChange>
          </w:tcPr>
          <w:p w14:paraId="04D8C25C" w14:textId="78DF1ED3" w:rsidR="00840EEF" w:rsidRPr="00716603" w:rsidRDefault="00840EEF">
            <w:pPr>
              <w:jc w:val="center"/>
              <w:cnfStyle w:val="101000000000" w:firstRow="1" w:lastRow="0" w:firstColumn="1" w:lastColumn="0" w:oddVBand="0" w:evenVBand="0" w:oddHBand="0" w:evenHBand="0" w:firstRowFirstColumn="0" w:firstRowLastColumn="0" w:lastRowFirstColumn="0" w:lastRowLastColumn="0"/>
              <w:rPr>
                <w:ins w:id="4414" w:author="Mahmoud" w:date="2017-10-08T11:59:00Z"/>
                <w:sz w:val="28"/>
                <w:rtl/>
                <w:rPrChange w:id="4415" w:author="Mahmoud" w:date="2017-10-08T13:57:00Z">
                  <w:rPr>
                    <w:ins w:id="4416" w:author="Mahmoud" w:date="2017-10-08T11:59:00Z"/>
                    <w:b w:val="0"/>
                    <w:bCs w:val="0"/>
                    <w:sz w:val="52"/>
                    <w:szCs w:val="52"/>
                    <w:rtl/>
                  </w:rPr>
                </w:rPrChange>
              </w:rPr>
              <w:pPrChange w:id="4417" w:author="Mahmoud" w:date="2017-10-08T12:00:00Z">
                <w:pPr>
                  <w:cnfStyle w:val="101000000000" w:firstRow="1" w:lastRow="0" w:firstColumn="1" w:lastColumn="0" w:oddVBand="0" w:evenVBand="0" w:oddHBand="0" w:evenHBand="0" w:firstRowFirstColumn="0" w:firstRowLastColumn="0" w:lastRowFirstColumn="0" w:lastRowLastColumn="0"/>
                </w:pPr>
              </w:pPrChange>
            </w:pPr>
            <w:ins w:id="4418" w:author="Mahmoud" w:date="2017-10-08T12:00:00Z">
              <w:r w:rsidRPr="00716603">
                <w:rPr>
                  <w:rFonts w:hint="cs"/>
                  <w:sz w:val="28"/>
                  <w:rtl/>
                  <w:rPrChange w:id="4419" w:author="Mahmoud" w:date="2017-10-08T13:57:00Z">
                    <w:rPr>
                      <w:rFonts w:hint="cs"/>
                      <w:sz w:val="36"/>
                      <w:szCs w:val="36"/>
                      <w:rtl/>
                    </w:rPr>
                  </w:rPrChange>
                </w:rPr>
                <w:t>ابزار</w:t>
              </w:r>
            </w:ins>
          </w:p>
        </w:tc>
        <w:tc>
          <w:tcPr>
            <w:tcW w:w="900" w:type="dxa"/>
            <w:tcPrChange w:id="4420" w:author="Windows User" w:date="2017-10-14T00:21:00Z">
              <w:tcPr>
                <w:tcW w:w="900" w:type="dxa"/>
              </w:tcPr>
            </w:tcPrChange>
          </w:tcPr>
          <w:p w14:paraId="0AA4F182" w14:textId="21A16744" w:rsidR="00840EEF" w:rsidRPr="00716603" w:rsidRDefault="00840EEF">
            <w:pPr>
              <w:jc w:val="center"/>
              <w:cnfStyle w:val="100000000000" w:firstRow="1" w:lastRow="0" w:firstColumn="0" w:lastColumn="0" w:oddVBand="0" w:evenVBand="0" w:oddHBand="0" w:evenHBand="0" w:firstRowFirstColumn="0" w:firstRowLastColumn="0" w:lastRowFirstColumn="0" w:lastRowLastColumn="0"/>
              <w:rPr>
                <w:ins w:id="4421" w:author="Mahmoud" w:date="2017-10-08T11:59:00Z"/>
                <w:sz w:val="28"/>
                <w:rtl/>
                <w:rPrChange w:id="4422" w:author="Mahmoud" w:date="2017-10-08T13:57:00Z">
                  <w:rPr>
                    <w:ins w:id="4423" w:author="Mahmoud" w:date="2017-10-08T11:59:00Z"/>
                    <w:b w:val="0"/>
                    <w:bCs w:val="0"/>
                    <w:sz w:val="52"/>
                    <w:szCs w:val="52"/>
                    <w:rtl/>
                  </w:rPr>
                </w:rPrChange>
              </w:rPr>
              <w:pPrChange w:id="4424" w:author="Mahmoud" w:date="2017-10-08T12:01:00Z">
                <w:pPr>
                  <w:cnfStyle w:val="100000000000" w:firstRow="1" w:lastRow="0" w:firstColumn="0" w:lastColumn="0" w:oddVBand="0" w:evenVBand="0" w:oddHBand="0" w:evenHBand="0" w:firstRowFirstColumn="0" w:firstRowLastColumn="0" w:lastRowFirstColumn="0" w:lastRowLastColumn="0"/>
                </w:pPr>
              </w:pPrChange>
            </w:pPr>
            <w:ins w:id="4425" w:author="Mahmoud" w:date="2017-10-08T12:00:00Z">
              <w:r w:rsidRPr="00716603">
                <w:rPr>
                  <w:rFonts w:hint="cs"/>
                  <w:sz w:val="28"/>
                  <w:rtl/>
                  <w:rPrChange w:id="4426" w:author="Mahmoud" w:date="2017-10-08T13:57:00Z">
                    <w:rPr>
                      <w:rFonts w:hint="cs"/>
                      <w:sz w:val="52"/>
                      <w:szCs w:val="52"/>
                      <w:rtl/>
                    </w:rPr>
                  </w:rPrChange>
                </w:rPr>
                <w:t>سال</w:t>
              </w:r>
              <w:r w:rsidRPr="00716603">
                <w:rPr>
                  <w:sz w:val="28"/>
                  <w:rtl/>
                  <w:rPrChange w:id="4427" w:author="Mahmoud" w:date="2017-10-08T13:57:00Z">
                    <w:rPr>
                      <w:sz w:val="52"/>
                      <w:szCs w:val="52"/>
                      <w:rtl/>
                    </w:rPr>
                  </w:rPrChange>
                </w:rPr>
                <w:t xml:space="preserve"> </w:t>
              </w:r>
              <w:r w:rsidRPr="00716603">
                <w:rPr>
                  <w:rFonts w:hint="cs"/>
                  <w:sz w:val="28"/>
                  <w:rtl/>
                  <w:rPrChange w:id="4428" w:author="Mahmoud" w:date="2017-10-08T13:57:00Z">
                    <w:rPr>
                      <w:rFonts w:hint="cs"/>
                      <w:sz w:val="52"/>
                      <w:szCs w:val="52"/>
                      <w:rtl/>
                    </w:rPr>
                  </w:rPrChange>
                </w:rPr>
                <w:t>ارا</w:t>
              </w:r>
              <w:r w:rsidR="00336D84" w:rsidRPr="00716603">
                <w:rPr>
                  <w:rFonts w:hint="cs"/>
                  <w:sz w:val="28"/>
                  <w:rtl/>
                  <w:rPrChange w:id="4429" w:author="Mahmoud" w:date="2017-10-08T13:57:00Z">
                    <w:rPr>
                      <w:rFonts w:hint="cs"/>
                      <w:sz w:val="36"/>
                      <w:szCs w:val="36"/>
                      <w:rtl/>
                    </w:rPr>
                  </w:rPrChange>
                </w:rPr>
                <w:t>ئه</w:t>
              </w:r>
            </w:ins>
          </w:p>
        </w:tc>
        <w:tc>
          <w:tcPr>
            <w:tcW w:w="1181" w:type="dxa"/>
            <w:tcPrChange w:id="4430" w:author="Windows User" w:date="2017-10-14T00:21:00Z">
              <w:tcPr>
                <w:tcW w:w="1181" w:type="dxa"/>
                <w:gridSpan w:val="2"/>
              </w:tcPr>
            </w:tcPrChange>
          </w:tcPr>
          <w:p w14:paraId="74D1B089" w14:textId="31765592" w:rsidR="00840EEF" w:rsidRPr="00716603" w:rsidRDefault="00336D84">
            <w:pPr>
              <w:jc w:val="center"/>
              <w:cnfStyle w:val="100000000000" w:firstRow="1" w:lastRow="0" w:firstColumn="0" w:lastColumn="0" w:oddVBand="0" w:evenVBand="0" w:oddHBand="0" w:evenHBand="0" w:firstRowFirstColumn="0" w:firstRowLastColumn="0" w:lastRowFirstColumn="0" w:lastRowLastColumn="0"/>
              <w:rPr>
                <w:ins w:id="4431" w:author="Mahmoud" w:date="2017-10-08T11:59:00Z"/>
                <w:sz w:val="28"/>
                <w:rtl/>
                <w:rPrChange w:id="4432" w:author="Mahmoud" w:date="2017-10-08T13:57:00Z">
                  <w:rPr>
                    <w:ins w:id="4433" w:author="Mahmoud" w:date="2017-10-08T11:59:00Z"/>
                    <w:b w:val="0"/>
                    <w:bCs w:val="0"/>
                    <w:sz w:val="52"/>
                    <w:szCs w:val="52"/>
                    <w:rtl/>
                  </w:rPr>
                </w:rPrChange>
              </w:rPr>
              <w:pPrChange w:id="4434" w:author="Mahmoud" w:date="2017-10-08T12:01:00Z">
                <w:pPr>
                  <w:cnfStyle w:val="100000000000" w:firstRow="1" w:lastRow="0" w:firstColumn="0" w:lastColumn="0" w:oddVBand="0" w:evenVBand="0" w:oddHBand="0" w:evenHBand="0" w:firstRowFirstColumn="0" w:firstRowLastColumn="0" w:lastRowFirstColumn="0" w:lastRowLastColumn="0"/>
                </w:pPr>
              </w:pPrChange>
            </w:pPr>
            <w:ins w:id="4435" w:author="Mahmoud" w:date="2017-10-08T12:01:00Z">
              <w:r w:rsidRPr="00716603">
                <w:rPr>
                  <w:rFonts w:hint="cs"/>
                  <w:sz w:val="28"/>
                  <w:rtl/>
                  <w:rPrChange w:id="4436" w:author="Mahmoud" w:date="2017-10-08T13:57:00Z">
                    <w:rPr>
                      <w:rFonts w:hint="cs"/>
                      <w:sz w:val="36"/>
                      <w:szCs w:val="36"/>
                      <w:rtl/>
                    </w:rPr>
                  </w:rPrChange>
                </w:rPr>
                <w:t>زبان</w:t>
              </w:r>
            </w:ins>
          </w:p>
        </w:tc>
        <w:tc>
          <w:tcPr>
            <w:tcW w:w="979" w:type="dxa"/>
            <w:tcPrChange w:id="4437" w:author="Windows User" w:date="2017-10-14T00:21:00Z">
              <w:tcPr>
                <w:tcW w:w="979" w:type="dxa"/>
                <w:gridSpan w:val="2"/>
              </w:tcPr>
            </w:tcPrChange>
          </w:tcPr>
          <w:p w14:paraId="2B6E6D55" w14:textId="7E019230" w:rsidR="00840EEF" w:rsidRPr="00716603" w:rsidRDefault="00336D84">
            <w:pPr>
              <w:jc w:val="center"/>
              <w:cnfStyle w:val="100000000000" w:firstRow="1" w:lastRow="0" w:firstColumn="0" w:lastColumn="0" w:oddVBand="0" w:evenVBand="0" w:oddHBand="0" w:evenHBand="0" w:firstRowFirstColumn="0" w:firstRowLastColumn="0" w:lastRowFirstColumn="0" w:lastRowLastColumn="0"/>
              <w:rPr>
                <w:ins w:id="4438" w:author="Mahmoud" w:date="2017-10-08T11:59:00Z"/>
                <w:sz w:val="28"/>
                <w:rtl/>
                <w:rPrChange w:id="4439" w:author="Mahmoud" w:date="2017-10-08T13:57:00Z">
                  <w:rPr>
                    <w:ins w:id="4440" w:author="Mahmoud" w:date="2017-10-08T11:59:00Z"/>
                    <w:b w:val="0"/>
                    <w:bCs w:val="0"/>
                    <w:sz w:val="52"/>
                    <w:szCs w:val="52"/>
                    <w:rtl/>
                  </w:rPr>
                </w:rPrChange>
              </w:rPr>
              <w:pPrChange w:id="4441" w:author="Mahmoud" w:date="2017-10-08T12:01:00Z">
                <w:pPr>
                  <w:cnfStyle w:val="100000000000" w:firstRow="1" w:lastRow="0" w:firstColumn="0" w:lastColumn="0" w:oddVBand="0" w:evenVBand="0" w:oddHBand="0" w:evenHBand="0" w:firstRowFirstColumn="0" w:firstRowLastColumn="0" w:lastRowFirstColumn="0" w:lastRowLastColumn="0"/>
                </w:pPr>
              </w:pPrChange>
            </w:pPr>
            <w:ins w:id="4442" w:author="Mahmoud" w:date="2017-10-08T12:01:00Z">
              <w:r w:rsidRPr="00716603">
                <w:rPr>
                  <w:rFonts w:hint="cs"/>
                  <w:sz w:val="28"/>
                  <w:rtl/>
                  <w:rPrChange w:id="4443" w:author="Mahmoud" w:date="2017-10-08T13:57:00Z">
                    <w:rPr>
                      <w:rFonts w:hint="cs"/>
                      <w:sz w:val="36"/>
                      <w:szCs w:val="36"/>
                      <w:rtl/>
                    </w:rPr>
                  </w:rPrChange>
                </w:rPr>
                <w:t>پلتفرم</w:t>
              </w:r>
            </w:ins>
          </w:p>
        </w:tc>
        <w:tc>
          <w:tcPr>
            <w:tcW w:w="1228" w:type="dxa"/>
            <w:tcPrChange w:id="4444" w:author="Windows User" w:date="2017-10-14T00:21:00Z">
              <w:tcPr>
                <w:tcW w:w="1228" w:type="dxa"/>
                <w:gridSpan w:val="2"/>
              </w:tcPr>
            </w:tcPrChange>
          </w:tcPr>
          <w:p w14:paraId="46652F91" w14:textId="0958B87A" w:rsidR="00840EEF" w:rsidRPr="00716603" w:rsidRDefault="00336D84">
            <w:pPr>
              <w:jc w:val="center"/>
              <w:cnfStyle w:val="100000000000" w:firstRow="1" w:lastRow="0" w:firstColumn="0" w:lastColumn="0" w:oddVBand="0" w:evenVBand="0" w:oddHBand="0" w:evenHBand="0" w:firstRowFirstColumn="0" w:firstRowLastColumn="0" w:lastRowFirstColumn="0" w:lastRowLastColumn="0"/>
              <w:rPr>
                <w:ins w:id="4445" w:author="Mahmoud" w:date="2017-10-08T11:59:00Z"/>
                <w:sz w:val="28"/>
                <w:rtl/>
                <w:rPrChange w:id="4446" w:author="Mahmoud" w:date="2017-10-08T13:57:00Z">
                  <w:rPr>
                    <w:ins w:id="4447" w:author="Mahmoud" w:date="2017-10-08T11:59:00Z"/>
                    <w:b w:val="0"/>
                    <w:bCs w:val="0"/>
                    <w:sz w:val="52"/>
                    <w:szCs w:val="52"/>
                    <w:rtl/>
                  </w:rPr>
                </w:rPrChange>
              </w:rPr>
              <w:pPrChange w:id="4448" w:author="Mahmoud" w:date="2017-10-08T12:01:00Z">
                <w:pPr>
                  <w:cnfStyle w:val="100000000000" w:firstRow="1" w:lastRow="0" w:firstColumn="0" w:lastColumn="0" w:oddVBand="0" w:evenVBand="0" w:oddHBand="0" w:evenHBand="0" w:firstRowFirstColumn="0" w:firstRowLastColumn="0" w:lastRowFirstColumn="0" w:lastRowLastColumn="0"/>
                </w:pPr>
              </w:pPrChange>
            </w:pPr>
            <w:ins w:id="4449" w:author="Mahmoud" w:date="2017-10-08T12:01:00Z">
              <w:r w:rsidRPr="00716603">
                <w:rPr>
                  <w:rFonts w:hint="cs"/>
                  <w:sz w:val="28"/>
                  <w:rtl/>
                  <w:rPrChange w:id="4450" w:author="Mahmoud" w:date="2017-10-08T13:57:00Z">
                    <w:rPr>
                      <w:rFonts w:hint="cs"/>
                      <w:sz w:val="36"/>
                      <w:szCs w:val="36"/>
                      <w:rtl/>
                    </w:rPr>
                  </w:rPrChange>
                </w:rPr>
                <w:t>نوع</w:t>
              </w:r>
            </w:ins>
          </w:p>
        </w:tc>
        <w:tc>
          <w:tcPr>
            <w:tcW w:w="6021" w:type="dxa"/>
            <w:tcPrChange w:id="4451" w:author="Windows User" w:date="2017-10-14T00:21:00Z">
              <w:tcPr>
                <w:tcW w:w="5400" w:type="dxa"/>
                <w:gridSpan w:val="3"/>
              </w:tcPr>
            </w:tcPrChange>
          </w:tcPr>
          <w:p w14:paraId="32DEB7C6" w14:textId="2AF024A6" w:rsidR="00840EEF" w:rsidRPr="00716603" w:rsidRDefault="00336D84">
            <w:pPr>
              <w:jc w:val="center"/>
              <w:cnfStyle w:val="100000000000" w:firstRow="1" w:lastRow="0" w:firstColumn="0" w:lastColumn="0" w:oddVBand="0" w:evenVBand="0" w:oddHBand="0" w:evenHBand="0" w:firstRowFirstColumn="0" w:firstRowLastColumn="0" w:lastRowFirstColumn="0" w:lastRowLastColumn="0"/>
              <w:rPr>
                <w:ins w:id="4452" w:author="Mahmoud" w:date="2017-10-08T11:59:00Z"/>
                <w:sz w:val="28"/>
                <w:rtl/>
                <w:rPrChange w:id="4453" w:author="Mahmoud" w:date="2017-10-08T13:57:00Z">
                  <w:rPr>
                    <w:ins w:id="4454" w:author="Mahmoud" w:date="2017-10-08T11:59:00Z"/>
                    <w:b w:val="0"/>
                    <w:bCs w:val="0"/>
                    <w:sz w:val="52"/>
                    <w:szCs w:val="52"/>
                    <w:rtl/>
                  </w:rPr>
                </w:rPrChange>
              </w:rPr>
              <w:pPrChange w:id="4455" w:author="Mahmoud" w:date="2017-10-08T12:01:00Z">
                <w:pPr>
                  <w:cnfStyle w:val="100000000000" w:firstRow="1" w:lastRow="0" w:firstColumn="0" w:lastColumn="0" w:oddVBand="0" w:evenVBand="0" w:oddHBand="0" w:evenHBand="0" w:firstRowFirstColumn="0" w:firstRowLastColumn="0" w:lastRowFirstColumn="0" w:lastRowLastColumn="0"/>
                </w:pPr>
              </w:pPrChange>
            </w:pPr>
            <w:ins w:id="4456" w:author="Mahmoud" w:date="2017-10-08T12:01:00Z">
              <w:r w:rsidRPr="00716603">
                <w:rPr>
                  <w:rFonts w:hint="cs"/>
                  <w:sz w:val="28"/>
                  <w:rtl/>
                  <w:rPrChange w:id="4457" w:author="Mahmoud" w:date="2017-10-08T13:57:00Z">
                    <w:rPr>
                      <w:rFonts w:hint="cs"/>
                      <w:sz w:val="36"/>
                      <w:szCs w:val="36"/>
                      <w:rtl/>
                    </w:rPr>
                  </w:rPrChange>
                </w:rPr>
                <w:t>ویژگی</w:t>
              </w:r>
              <w:r w:rsidRPr="00716603">
                <w:rPr>
                  <w:sz w:val="28"/>
                  <w:rtl/>
                  <w:rPrChange w:id="4458" w:author="Mahmoud" w:date="2017-10-08T13:57:00Z">
                    <w:rPr>
                      <w:sz w:val="36"/>
                      <w:szCs w:val="36"/>
                      <w:rtl/>
                    </w:rPr>
                  </w:rPrChange>
                </w:rPr>
                <w:t xml:space="preserve"> </w:t>
              </w:r>
              <w:r w:rsidRPr="00716603">
                <w:rPr>
                  <w:rFonts w:hint="cs"/>
                  <w:sz w:val="28"/>
                  <w:rtl/>
                  <w:rPrChange w:id="4459" w:author="Mahmoud" w:date="2017-10-08T13:57:00Z">
                    <w:rPr>
                      <w:rFonts w:hint="cs"/>
                      <w:sz w:val="36"/>
                      <w:szCs w:val="36"/>
                      <w:rtl/>
                    </w:rPr>
                  </w:rPrChange>
                </w:rPr>
                <w:t>ها</w:t>
              </w:r>
            </w:ins>
          </w:p>
        </w:tc>
      </w:tr>
      <w:tr w:rsidR="00D86C4D" w14:paraId="1752B276" w14:textId="77777777" w:rsidTr="00D86C4D">
        <w:trPr>
          <w:cnfStyle w:val="000000100000" w:firstRow="0" w:lastRow="0" w:firstColumn="0" w:lastColumn="0" w:oddVBand="0" w:evenVBand="0" w:oddHBand="1" w:evenHBand="0" w:firstRowFirstColumn="0" w:firstRowLastColumn="0" w:lastRowFirstColumn="0" w:lastRowLastColumn="0"/>
          <w:trHeight w:val="1567"/>
          <w:ins w:id="4460" w:author="Mahmoud" w:date="2017-10-08T11:59:00Z"/>
          <w:trPrChange w:id="4461" w:author="Windows User" w:date="2017-10-14T00:21:00Z">
            <w:trPr>
              <w:gridAfter w:val="0"/>
              <w:trHeight w:val="1567"/>
            </w:trPr>
          </w:trPrChange>
        </w:trPr>
        <w:tc>
          <w:tcPr>
            <w:cnfStyle w:val="001000000000" w:firstRow="0" w:lastRow="0" w:firstColumn="1" w:lastColumn="0" w:oddVBand="0" w:evenVBand="0" w:oddHBand="0" w:evenHBand="0" w:firstRowFirstColumn="0" w:firstRowLastColumn="0" w:lastRowFirstColumn="0" w:lastRowLastColumn="0"/>
            <w:tcW w:w="1290" w:type="dxa"/>
            <w:tcPrChange w:id="4462" w:author="Windows User" w:date="2017-10-14T00:21:00Z">
              <w:tcPr>
                <w:tcW w:w="1290" w:type="dxa"/>
                <w:gridSpan w:val="2"/>
              </w:tcPr>
            </w:tcPrChange>
          </w:tcPr>
          <w:p w14:paraId="317E49CA" w14:textId="59BAB9E9" w:rsidR="00840EEF" w:rsidRPr="00716603" w:rsidRDefault="00336D84">
            <w:pPr>
              <w:jc w:val="center"/>
              <w:cnfStyle w:val="001000100000" w:firstRow="0" w:lastRow="0" w:firstColumn="1" w:lastColumn="0" w:oddVBand="0" w:evenVBand="0" w:oddHBand="1" w:evenHBand="0" w:firstRowFirstColumn="0" w:firstRowLastColumn="0" w:lastRowFirstColumn="0" w:lastRowLastColumn="0"/>
              <w:rPr>
                <w:ins w:id="4463" w:author="Mahmoud" w:date="2017-10-08T11:59:00Z"/>
                <w:sz w:val="28"/>
                <w:rtl/>
                <w:rPrChange w:id="4464" w:author="Mahmoud" w:date="2017-10-08T13:57:00Z">
                  <w:rPr>
                    <w:ins w:id="4465" w:author="Mahmoud" w:date="2017-10-08T11:59:00Z"/>
                    <w:b w:val="0"/>
                    <w:bCs w:val="0"/>
                    <w:sz w:val="52"/>
                    <w:szCs w:val="52"/>
                    <w:rtl/>
                  </w:rPr>
                </w:rPrChange>
              </w:rPr>
              <w:pPrChange w:id="4466" w:author="Mahmoud" w:date="2017-10-08T12:01:00Z">
                <w:pPr>
                  <w:cnfStyle w:val="001000100000" w:firstRow="0" w:lastRow="0" w:firstColumn="1" w:lastColumn="0" w:oddVBand="0" w:evenVBand="0" w:oddHBand="1" w:evenHBand="0" w:firstRowFirstColumn="0" w:firstRowLastColumn="0" w:lastRowFirstColumn="0" w:lastRowLastColumn="0"/>
                </w:pPr>
              </w:pPrChange>
            </w:pPr>
            <w:ins w:id="4467" w:author="Mahmoud" w:date="2017-10-08T12:01:00Z">
              <w:r w:rsidRPr="00716603">
                <w:rPr>
                  <w:sz w:val="28"/>
                  <w:rPrChange w:id="4468" w:author="Mahmoud" w:date="2017-10-08T13:57:00Z">
                    <w:rPr>
                      <w:sz w:val="36"/>
                      <w:szCs w:val="36"/>
                    </w:rPr>
                  </w:rPrChange>
                </w:rPr>
                <w:t>DART</w:t>
              </w:r>
            </w:ins>
          </w:p>
        </w:tc>
        <w:tc>
          <w:tcPr>
            <w:tcW w:w="900" w:type="dxa"/>
            <w:tcPrChange w:id="4469" w:author="Windows User" w:date="2017-10-14T00:21:00Z">
              <w:tcPr>
                <w:tcW w:w="900" w:type="dxa"/>
              </w:tcPr>
            </w:tcPrChange>
          </w:tcPr>
          <w:p w14:paraId="54E19D2D" w14:textId="31E293A7" w:rsidR="00840EEF" w:rsidRPr="00716603" w:rsidRDefault="00336D84">
            <w:pPr>
              <w:jc w:val="center"/>
              <w:cnfStyle w:val="000000100000" w:firstRow="0" w:lastRow="0" w:firstColumn="0" w:lastColumn="0" w:oddVBand="0" w:evenVBand="0" w:oddHBand="1" w:evenHBand="0" w:firstRowFirstColumn="0" w:firstRowLastColumn="0" w:lastRowFirstColumn="0" w:lastRowLastColumn="0"/>
              <w:rPr>
                <w:ins w:id="4470" w:author="Mahmoud" w:date="2017-10-08T11:59:00Z"/>
                <w:b/>
                <w:bCs/>
                <w:sz w:val="28"/>
                <w:rtl/>
                <w:rPrChange w:id="4471" w:author="Mahmoud" w:date="2017-10-08T13:57:00Z">
                  <w:rPr>
                    <w:ins w:id="4472" w:author="Mahmoud" w:date="2017-10-08T11:59:00Z"/>
                    <w:b/>
                    <w:bCs/>
                    <w:sz w:val="52"/>
                    <w:szCs w:val="52"/>
                    <w:rtl/>
                  </w:rPr>
                </w:rPrChange>
              </w:rPr>
              <w:pPrChange w:id="4473" w:author="Mahmoud" w:date="2017-10-08T12:01:00Z">
                <w:pPr>
                  <w:cnfStyle w:val="000000100000" w:firstRow="0" w:lastRow="0" w:firstColumn="0" w:lastColumn="0" w:oddVBand="0" w:evenVBand="0" w:oddHBand="1" w:evenHBand="0" w:firstRowFirstColumn="0" w:firstRowLastColumn="0" w:lastRowFirstColumn="0" w:lastRowLastColumn="0"/>
                </w:pPr>
              </w:pPrChange>
            </w:pPr>
            <w:ins w:id="4474" w:author="Mahmoud" w:date="2017-10-08T12:02:00Z">
              <w:r w:rsidRPr="00716603">
                <w:rPr>
                  <w:b/>
                  <w:bCs/>
                  <w:sz w:val="28"/>
                  <w:rPrChange w:id="4475" w:author="Mahmoud" w:date="2017-10-08T13:57:00Z">
                    <w:rPr>
                      <w:b/>
                      <w:bCs/>
                      <w:sz w:val="36"/>
                      <w:szCs w:val="36"/>
                    </w:rPr>
                  </w:rPrChange>
                </w:rPr>
                <w:t>2005</w:t>
              </w:r>
            </w:ins>
          </w:p>
        </w:tc>
        <w:tc>
          <w:tcPr>
            <w:tcW w:w="1181" w:type="dxa"/>
            <w:tcPrChange w:id="4476" w:author="Windows User" w:date="2017-10-14T00:21:00Z">
              <w:tcPr>
                <w:tcW w:w="1181" w:type="dxa"/>
                <w:gridSpan w:val="2"/>
              </w:tcPr>
            </w:tcPrChange>
          </w:tcPr>
          <w:p w14:paraId="6E57BC88" w14:textId="2D5C5CC2" w:rsidR="00840EEF" w:rsidRPr="00716603" w:rsidRDefault="00336D84">
            <w:pPr>
              <w:jc w:val="center"/>
              <w:cnfStyle w:val="000000100000" w:firstRow="0" w:lastRow="0" w:firstColumn="0" w:lastColumn="0" w:oddVBand="0" w:evenVBand="0" w:oddHBand="1" w:evenHBand="0" w:firstRowFirstColumn="0" w:firstRowLastColumn="0" w:lastRowFirstColumn="0" w:lastRowLastColumn="0"/>
              <w:rPr>
                <w:ins w:id="4477" w:author="Mahmoud" w:date="2017-10-08T11:59:00Z"/>
                <w:b/>
                <w:bCs/>
                <w:sz w:val="28"/>
                <w:rtl/>
                <w:rPrChange w:id="4478" w:author="Mahmoud" w:date="2017-10-08T13:57:00Z">
                  <w:rPr>
                    <w:ins w:id="4479" w:author="Mahmoud" w:date="2017-10-08T11:59:00Z"/>
                    <w:b/>
                    <w:bCs/>
                    <w:sz w:val="52"/>
                    <w:szCs w:val="52"/>
                    <w:rtl/>
                  </w:rPr>
                </w:rPrChange>
              </w:rPr>
              <w:pPrChange w:id="4480" w:author="Mahmoud" w:date="2017-10-08T12:03:00Z">
                <w:pPr>
                  <w:cnfStyle w:val="000000100000" w:firstRow="0" w:lastRow="0" w:firstColumn="0" w:lastColumn="0" w:oddVBand="0" w:evenVBand="0" w:oddHBand="1" w:evenHBand="0" w:firstRowFirstColumn="0" w:firstRowLastColumn="0" w:lastRowFirstColumn="0" w:lastRowLastColumn="0"/>
                </w:pPr>
              </w:pPrChange>
            </w:pPr>
            <w:ins w:id="4481" w:author="Mahmoud" w:date="2017-10-08T12:03:00Z">
              <w:r w:rsidRPr="00716603">
                <w:rPr>
                  <w:b/>
                  <w:bCs/>
                  <w:sz w:val="28"/>
                  <w:rPrChange w:id="4482" w:author="Mahmoud" w:date="2017-10-08T13:57:00Z">
                    <w:rPr>
                      <w:b/>
                      <w:bCs/>
                      <w:sz w:val="36"/>
                      <w:szCs w:val="36"/>
                    </w:rPr>
                  </w:rPrChange>
                </w:rPr>
                <w:t>C</w:t>
              </w:r>
            </w:ins>
          </w:p>
        </w:tc>
        <w:tc>
          <w:tcPr>
            <w:tcW w:w="979" w:type="dxa"/>
            <w:tcPrChange w:id="4483" w:author="Windows User" w:date="2017-10-14T00:21:00Z">
              <w:tcPr>
                <w:tcW w:w="979" w:type="dxa"/>
                <w:gridSpan w:val="2"/>
              </w:tcPr>
            </w:tcPrChange>
          </w:tcPr>
          <w:p w14:paraId="36E8B0E8" w14:textId="4B5F4E6D" w:rsidR="00840EEF" w:rsidRPr="00716603" w:rsidRDefault="00336D84">
            <w:pPr>
              <w:jc w:val="center"/>
              <w:cnfStyle w:val="000000100000" w:firstRow="0" w:lastRow="0" w:firstColumn="0" w:lastColumn="0" w:oddVBand="0" w:evenVBand="0" w:oddHBand="1" w:evenHBand="0" w:firstRowFirstColumn="0" w:firstRowLastColumn="0" w:lastRowFirstColumn="0" w:lastRowLastColumn="0"/>
              <w:rPr>
                <w:ins w:id="4484" w:author="Mahmoud" w:date="2017-10-08T11:59:00Z"/>
                <w:b/>
                <w:bCs/>
                <w:sz w:val="28"/>
                <w:rtl/>
                <w:rPrChange w:id="4485" w:author="Mahmoud" w:date="2017-10-08T13:57:00Z">
                  <w:rPr>
                    <w:ins w:id="4486" w:author="Mahmoud" w:date="2017-10-08T11:59:00Z"/>
                    <w:b/>
                    <w:bCs/>
                    <w:sz w:val="52"/>
                    <w:szCs w:val="52"/>
                    <w:rtl/>
                  </w:rPr>
                </w:rPrChange>
              </w:rPr>
              <w:pPrChange w:id="4487" w:author="Mahmoud" w:date="2017-10-08T12:01:00Z">
                <w:pPr>
                  <w:cnfStyle w:val="000000100000" w:firstRow="0" w:lastRow="0" w:firstColumn="0" w:lastColumn="0" w:oddVBand="0" w:evenVBand="0" w:oddHBand="1" w:evenHBand="0" w:firstRowFirstColumn="0" w:firstRowLastColumn="0" w:lastRowFirstColumn="0" w:lastRowLastColumn="0"/>
                </w:pPr>
              </w:pPrChange>
            </w:pPr>
            <w:ins w:id="4488" w:author="Mahmoud" w:date="2017-10-08T12:03:00Z">
              <w:r w:rsidRPr="00716603">
                <w:rPr>
                  <w:b/>
                  <w:bCs/>
                  <w:sz w:val="28"/>
                  <w:rPrChange w:id="4489" w:author="Mahmoud" w:date="2017-10-08T13:57:00Z">
                    <w:rPr>
                      <w:b/>
                      <w:bCs/>
                      <w:sz w:val="36"/>
                      <w:szCs w:val="36"/>
                    </w:rPr>
                  </w:rPrChange>
                </w:rPr>
                <w:t>PC</w:t>
              </w:r>
            </w:ins>
          </w:p>
        </w:tc>
        <w:tc>
          <w:tcPr>
            <w:tcW w:w="1228" w:type="dxa"/>
            <w:tcPrChange w:id="4490" w:author="Windows User" w:date="2017-10-14T00:21:00Z">
              <w:tcPr>
                <w:tcW w:w="1228" w:type="dxa"/>
                <w:gridSpan w:val="2"/>
              </w:tcPr>
            </w:tcPrChange>
          </w:tcPr>
          <w:p w14:paraId="17D785BB" w14:textId="63E1CDEB" w:rsidR="00840EEF" w:rsidRPr="00716603" w:rsidRDefault="00336D84">
            <w:pPr>
              <w:jc w:val="center"/>
              <w:cnfStyle w:val="000000100000" w:firstRow="0" w:lastRow="0" w:firstColumn="0" w:lastColumn="0" w:oddVBand="0" w:evenVBand="0" w:oddHBand="1" w:evenHBand="0" w:firstRowFirstColumn="0" w:firstRowLastColumn="0" w:lastRowFirstColumn="0" w:lastRowLastColumn="0"/>
              <w:rPr>
                <w:ins w:id="4491" w:author="Mahmoud" w:date="2017-10-08T11:59:00Z"/>
                <w:b/>
                <w:bCs/>
                <w:sz w:val="28"/>
                <w:rtl/>
                <w:rPrChange w:id="4492" w:author="Mahmoud" w:date="2017-10-08T13:57:00Z">
                  <w:rPr>
                    <w:ins w:id="4493" w:author="Mahmoud" w:date="2017-10-08T11:59:00Z"/>
                    <w:b/>
                    <w:bCs/>
                    <w:sz w:val="52"/>
                    <w:szCs w:val="52"/>
                    <w:rtl/>
                  </w:rPr>
                </w:rPrChange>
              </w:rPr>
              <w:pPrChange w:id="4494" w:author="Mahmoud" w:date="2017-10-08T12:01:00Z">
                <w:pPr>
                  <w:cnfStyle w:val="000000100000" w:firstRow="0" w:lastRow="0" w:firstColumn="0" w:lastColumn="0" w:oddVBand="0" w:evenVBand="0" w:oddHBand="1" w:evenHBand="0" w:firstRowFirstColumn="0" w:firstRowLastColumn="0" w:lastRowFirstColumn="0" w:lastRowLastColumn="0"/>
                </w:pPr>
              </w:pPrChange>
            </w:pPr>
            <w:ins w:id="4495" w:author="Mahmoud" w:date="2017-10-08T12:04:00Z">
              <w:r w:rsidRPr="00716603">
                <w:rPr>
                  <w:b/>
                  <w:bCs/>
                  <w:sz w:val="28"/>
                  <w:rPrChange w:id="4496" w:author="Mahmoud" w:date="2017-10-08T13:57:00Z">
                    <w:rPr>
                      <w:b/>
                      <w:bCs/>
                      <w:sz w:val="36"/>
                      <w:szCs w:val="36"/>
                    </w:rPr>
                  </w:rPrChange>
                </w:rPr>
                <w:t>Offline</w:t>
              </w:r>
            </w:ins>
          </w:p>
        </w:tc>
        <w:tc>
          <w:tcPr>
            <w:tcW w:w="6021" w:type="dxa"/>
            <w:tcPrChange w:id="4497" w:author="Windows User" w:date="2017-10-14T00:21:00Z">
              <w:tcPr>
                <w:tcW w:w="5400" w:type="dxa"/>
                <w:gridSpan w:val="3"/>
              </w:tcPr>
            </w:tcPrChange>
          </w:tcPr>
          <w:p w14:paraId="46665B3B" w14:textId="77777777" w:rsidR="00C634B8" w:rsidRPr="00C634B8" w:rsidRDefault="00C634B8" w:rsidP="00C634B8">
            <w:pPr>
              <w:cnfStyle w:val="000000100000" w:firstRow="0" w:lastRow="0" w:firstColumn="0" w:lastColumn="0" w:oddVBand="0" w:evenVBand="0" w:oddHBand="1" w:evenHBand="0" w:firstRowFirstColumn="0" w:firstRowLastColumn="0" w:lastRowFirstColumn="0" w:lastRowLastColumn="0"/>
              <w:rPr>
                <w:ins w:id="4498" w:author="Windows User" w:date="2017-10-13T17:09:00Z"/>
                <w:sz w:val="28"/>
              </w:rPr>
            </w:pPr>
            <w:ins w:id="4499" w:author="Windows User" w:date="2017-10-13T17:09:00Z">
              <w:r w:rsidRPr="00C634B8">
                <w:rPr>
                  <w:sz w:val="28"/>
                  <w:rtl/>
                </w:rPr>
                <w:t>اجرا</w:t>
              </w:r>
              <w:r w:rsidRPr="00C634B8">
                <w:rPr>
                  <w:rFonts w:hint="cs"/>
                  <w:sz w:val="28"/>
                  <w:rtl/>
                </w:rPr>
                <w:t>ی</w:t>
              </w:r>
              <w:r w:rsidRPr="00C634B8">
                <w:rPr>
                  <w:sz w:val="28"/>
                  <w:rtl/>
                </w:rPr>
                <w:t xml:space="preserve"> پو</w:t>
              </w:r>
              <w:r w:rsidRPr="00C634B8">
                <w:rPr>
                  <w:rFonts w:hint="cs"/>
                  <w:sz w:val="28"/>
                  <w:rtl/>
                </w:rPr>
                <w:t>ی</w:t>
              </w:r>
              <w:r w:rsidRPr="00C634B8">
                <w:rPr>
                  <w:rFonts w:hint="eastAsia"/>
                  <w:sz w:val="28"/>
                  <w:rtl/>
                </w:rPr>
                <w:t>انماد</w:t>
              </w:r>
              <w:r w:rsidRPr="00C634B8">
                <w:rPr>
                  <w:rFonts w:hint="cs"/>
                  <w:sz w:val="28"/>
                  <w:rtl/>
                </w:rPr>
                <w:t>ی</w:t>
              </w:r>
              <w:r w:rsidRPr="00C634B8">
                <w:rPr>
                  <w:rFonts w:hint="eastAsia"/>
                  <w:sz w:val="28"/>
                  <w:rtl/>
                </w:rPr>
                <w:t>ن</w:t>
              </w:r>
              <w:r w:rsidRPr="00C634B8">
                <w:rPr>
                  <w:sz w:val="28"/>
                  <w:rtl/>
                </w:rPr>
                <w:t xml:space="preserve"> و استفاده از </w:t>
              </w:r>
              <w:r w:rsidRPr="00C634B8">
                <w:rPr>
                  <w:sz w:val="28"/>
                </w:rPr>
                <w:t>DFS</w:t>
              </w:r>
              <w:r w:rsidRPr="00C634B8">
                <w:rPr>
                  <w:sz w:val="28"/>
                  <w:rtl/>
                </w:rPr>
                <w:t xml:space="preserve"> برا</w:t>
              </w:r>
              <w:r w:rsidRPr="00C634B8">
                <w:rPr>
                  <w:rFonts w:hint="cs"/>
                  <w:sz w:val="28"/>
                  <w:rtl/>
                </w:rPr>
                <w:t>ی</w:t>
              </w:r>
              <w:r w:rsidRPr="00C634B8">
                <w:rPr>
                  <w:sz w:val="28"/>
                  <w:rtl/>
                </w:rPr>
                <w:t xml:space="preserve"> انتخاب مس</w:t>
              </w:r>
              <w:r w:rsidRPr="00C634B8">
                <w:rPr>
                  <w:rFonts w:hint="cs"/>
                  <w:sz w:val="28"/>
                  <w:rtl/>
                </w:rPr>
                <w:t>ی</w:t>
              </w:r>
              <w:r w:rsidRPr="00C634B8">
                <w:rPr>
                  <w:rFonts w:hint="eastAsia"/>
                  <w:sz w:val="28"/>
                  <w:rtl/>
                </w:rPr>
                <w:t>ر</w:t>
              </w:r>
            </w:ins>
          </w:p>
          <w:p w14:paraId="5FC6C8AA" w14:textId="77777777" w:rsidR="00C634B8" w:rsidRPr="00C634B8" w:rsidRDefault="00C634B8" w:rsidP="00C634B8">
            <w:pPr>
              <w:cnfStyle w:val="000000100000" w:firstRow="0" w:lastRow="0" w:firstColumn="0" w:lastColumn="0" w:oddVBand="0" w:evenVBand="0" w:oddHBand="1" w:evenHBand="0" w:firstRowFirstColumn="0" w:firstRowLastColumn="0" w:lastRowFirstColumn="0" w:lastRowLastColumn="0"/>
              <w:rPr>
                <w:ins w:id="4500" w:author="Windows User" w:date="2017-10-13T17:09:00Z"/>
                <w:sz w:val="28"/>
              </w:rPr>
            </w:pPr>
            <w:ins w:id="4501" w:author="Windows User" w:date="2017-10-13T17:09:00Z">
              <w:r w:rsidRPr="00C634B8">
                <w:rPr>
                  <w:rFonts w:hint="eastAsia"/>
                  <w:sz w:val="28"/>
                  <w:rtl/>
                </w:rPr>
                <w:t>محدود</w:t>
              </w:r>
              <w:r w:rsidRPr="00C634B8">
                <w:rPr>
                  <w:sz w:val="28"/>
                  <w:rtl/>
                </w:rPr>
                <w:t xml:space="preserve"> به زبان </w:t>
              </w:r>
              <w:r w:rsidRPr="00C634B8">
                <w:rPr>
                  <w:sz w:val="28"/>
                </w:rPr>
                <w:t>C</w:t>
              </w:r>
            </w:ins>
          </w:p>
          <w:p w14:paraId="680D009D" w14:textId="77777777" w:rsidR="00C634B8" w:rsidRPr="00C634B8" w:rsidRDefault="00C634B8" w:rsidP="00C634B8">
            <w:pPr>
              <w:cnfStyle w:val="000000100000" w:firstRow="0" w:lastRow="0" w:firstColumn="0" w:lastColumn="0" w:oddVBand="0" w:evenVBand="0" w:oddHBand="1" w:evenHBand="0" w:firstRowFirstColumn="0" w:firstRowLastColumn="0" w:lastRowFirstColumn="0" w:lastRowLastColumn="0"/>
              <w:rPr>
                <w:ins w:id="4502" w:author="Windows User" w:date="2017-10-13T17:09:00Z"/>
                <w:sz w:val="28"/>
              </w:rPr>
            </w:pPr>
            <w:ins w:id="4503" w:author="Windows User" w:date="2017-10-13T17:09:00Z">
              <w:r w:rsidRPr="00C634B8">
                <w:rPr>
                  <w:rFonts w:hint="eastAsia"/>
                  <w:sz w:val="28"/>
                  <w:rtl/>
                </w:rPr>
                <w:t>مدل‌ساز</w:t>
              </w:r>
              <w:r w:rsidRPr="00C634B8">
                <w:rPr>
                  <w:rFonts w:hint="cs"/>
                  <w:sz w:val="28"/>
                  <w:rtl/>
                </w:rPr>
                <w:t>ی</w:t>
              </w:r>
              <w:r w:rsidRPr="00C634B8">
                <w:rPr>
                  <w:sz w:val="28"/>
                  <w:rtl/>
                </w:rPr>
                <w:t xml:space="preserve"> حافظه ندارد</w:t>
              </w:r>
            </w:ins>
          </w:p>
          <w:p w14:paraId="55DD8597" w14:textId="77777777" w:rsidR="00C634B8" w:rsidRPr="00C634B8" w:rsidRDefault="00C634B8" w:rsidP="00C634B8">
            <w:pPr>
              <w:cnfStyle w:val="000000100000" w:firstRow="0" w:lastRow="0" w:firstColumn="0" w:lastColumn="0" w:oddVBand="0" w:evenVBand="0" w:oddHBand="1" w:evenHBand="0" w:firstRowFirstColumn="0" w:firstRowLastColumn="0" w:lastRowFirstColumn="0" w:lastRowLastColumn="0"/>
              <w:rPr>
                <w:ins w:id="4504" w:author="Windows User" w:date="2017-10-13T17:09:00Z"/>
                <w:sz w:val="28"/>
              </w:rPr>
            </w:pPr>
            <w:ins w:id="4505" w:author="Windows User" w:date="2017-10-13T17:09:00Z">
              <w:r w:rsidRPr="00C634B8">
                <w:rPr>
                  <w:rFonts w:hint="eastAsia"/>
                  <w:sz w:val="28"/>
                  <w:rtl/>
                </w:rPr>
                <w:t>از</w:t>
              </w:r>
              <w:r w:rsidRPr="00C634B8">
                <w:rPr>
                  <w:sz w:val="28"/>
                  <w:rtl/>
                </w:rPr>
                <w:t xml:space="preserve"> هم‌روند</w:t>
              </w:r>
              <w:r w:rsidRPr="00C634B8">
                <w:rPr>
                  <w:rFonts w:hint="cs"/>
                  <w:sz w:val="28"/>
                  <w:rtl/>
                </w:rPr>
                <w:t>ی</w:t>
              </w:r>
              <w:r w:rsidRPr="00C634B8">
                <w:rPr>
                  <w:sz w:val="28"/>
                  <w:rtl/>
                </w:rPr>
                <w:t xml:space="preserve"> پشت</w:t>
              </w:r>
              <w:r w:rsidRPr="00C634B8">
                <w:rPr>
                  <w:rFonts w:hint="cs"/>
                  <w:sz w:val="28"/>
                  <w:rtl/>
                </w:rPr>
                <w:t>ی</w:t>
              </w:r>
              <w:r w:rsidRPr="00C634B8">
                <w:rPr>
                  <w:rFonts w:hint="eastAsia"/>
                  <w:sz w:val="28"/>
                  <w:rtl/>
                </w:rPr>
                <w:t>بان</w:t>
              </w:r>
              <w:r w:rsidRPr="00C634B8">
                <w:rPr>
                  <w:rFonts w:hint="cs"/>
                  <w:sz w:val="28"/>
                  <w:rtl/>
                </w:rPr>
                <w:t>ی</w:t>
              </w:r>
              <w:r w:rsidRPr="00C634B8">
                <w:rPr>
                  <w:sz w:val="28"/>
                  <w:rtl/>
                </w:rPr>
                <w:t xml:space="preserve"> نم</w:t>
              </w:r>
              <w:r w:rsidRPr="00C634B8">
                <w:rPr>
                  <w:rFonts w:hint="cs"/>
                  <w:sz w:val="28"/>
                  <w:rtl/>
                </w:rPr>
                <w:t>ی‌</w:t>
              </w:r>
              <w:r w:rsidRPr="00C634B8">
                <w:rPr>
                  <w:rFonts w:hint="eastAsia"/>
                  <w:sz w:val="28"/>
                  <w:rtl/>
                </w:rPr>
                <w:t>کند</w:t>
              </w:r>
            </w:ins>
          </w:p>
          <w:p w14:paraId="2E5AC3AE" w14:textId="77777777" w:rsidR="00C634B8" w:rsidRPr="00C634B8" w:rsidRDefault="00C634B8" w:rsidP="00C634B8">
            <w:pPr>
              <w:cnfStyle w:val="000000100000" w:firstRow="0" w:lastRow="0" w:firstColumn="0" w:lastColumn="0" w:oddVBand="0" w:evenVBand="0" w:oddHBand="1" w:evenHBand="0" w:firstRowFirstColumn="0" w:firstRowLastColumn="0" w:lastRowFirstColumn="0" w:lastRowLastColumn="0"/>
              <w:rPr>
                <w:ins w:id="4506" w:author="Windows User" w:date="2017-10-13T17:09:00Z"/>
                <w:sz w:val="28"/>
              </w:rPr>
            </w:pPr>
            <w:ins w:id="4507" w:author="Windows User" w:date="2017-10-13T17:09:00Z">
              <w:r w:rsidRPr="00C634B8">
                <w:rPr>
                  <w:rFonts w:hint="eastAsia"/>
                  <w:sz w:val="28"/>
                  <w:rtl/>
                </w:rPr>
                <w:t>به</w:t>
              </w:r>
              <w:r w:rsidRPr="00C634B8">
                <w:rPr>
                  <w:rFonts w:hint="cs"/>
                  <w:sz w:val="28"/>
                  <w:rtl/>
                </w:rPr>
                <w:t>ی</w:t>
              </w:r>
              <w:r w:rsidRPr="00C634B8">
                <w:rPr>
                  <w:rFonts w:hint="eastAsia"/>
                  <w:sz w:val="28"/>
                  <w:rtl/>
                </w:rPr>
                <w:t>نه‌ساز</w:t>
              </w:r>
              <w:r w:rsidRPr="00C634B8">
                <w:rPr>
                  <w:rFonts w:hint="cs"/>
                  <w:sz w:val="28"/>
                  <w:rtl/>
                </w:rPr>
                <w:t>ی</w:t>
              </w:r>
              <w:r w:rsidRPr="00C634B8">
                <w:rPr>
                  <w:sz w:val="28"/>
                  <w:rtl/>
                </w:rPr>
                <w:t xml:space="preserve"> برا</w:t>
              </w:r>
              <w:r w:rsidRPr="00C634B8">
                <w:rPr>
                  <w:rFonts w:hint="cs"/>
                  <w:sz w:val="28"/>
                  <w:rtl/>
                </w:rPr>
                <w:t>ی</w:t>
              </w:r>
              <w:r w:rsidRPr="00C634B8">
                <w:rPr>
                  <w:sz w:val="28"/>
                  <w:rtl/>
                </w:rPr>
                <w:t xml:space="preserve"> ارسال ق</w:t>
              </w:r>
              <w:r w:rsidRPr="00C634B8">
                <w:rPr>
                  <w:rFonts w:hint="cs"/>
                  <w:sz w:val="28"/>
                  <w:rtl/>
                </w:rPr>
                <w:t>ی</w:t>
              </w:r>
              <w:r w:rsidRPr="00C634B8">
                <w:rPr>
                  <w:rFonts w:hint="eastAsia"/>
                  <w:sz w:val="28"/>
                  <w:rtl/>
                </w:rPr>
                <w:t>دها</w:t>
              </w:r>
              <w:r w:rsidRPr="00C634B8">
                <w:rPr>
                  <w:sz w:val="28"/>
                  <w:rtl/>
                </w:rPr>
                <w:t xml:space="preserve"> به حل کننده ق</w:t>
              </w:r>
              <w:r w:rsidRPr="00C634B8">
                <w:rPr>
                  <w:rFonts w:hint="cs"/>
                  <w:sz w:val="28"/>
                  <w:rtl/>
                </w:rPr>
                <w:t>ی</w:t>
              </w:r>
              <w:r w:rsidRPr="00C634B8">
                <w:rPr>
                  <w:rFonts w:hint="eastAsia"/>
                  <w:sz w:val="28"/>
                  <w:rtl/>
                </w:rPr>
                <w:t>د</w:t>
              </w:r>
              <w:r w:rsidRPr="00C634B8">
                <w:rPr>
                  <w:sz w:val="28"/>
                  <w:rtl/>
                </w:rPr>
                <w:t xml:space="preserve"> ندارد</w:t>
              </w:r>
            </w:ins>
          </w:p>
          <w:p w14:paraId="42321B6B" w14:textId="6B11AB2C" w:rsidR="00840EEF" w:rsidRPr="00716603" w:rsidRDefault="00C634B8" w:rsidP="00C634B8">
            <w:pPr>
              <w:cnfStyle w:val="000000100000" w:firstRow="0" w:lastRow="0" w:firstColumn="0" w:lastColumn="0" w:oddVBand="0" w:evenVBand="0" w:oddHBand="1" w:evenHBand="0" w:firstRowFirstColumn="0" w:firstRowLastColumn="0" w:lastRowFirstColumn="0" w:lastRowLastColumn="0"/>
              <w:rPr>
                <w:ins w:id="4508" w:author="Mahmoud" w:date="2017-10-08T11:59:00Z"/>
                <w:sz w:val="28"/>
                <w:rtl/>
                <w:rPrChange w:id="4509" w:author="Mahmoud" w:date="2017-10-08T13:57:00Z">
                  <w:rPr>
                    <w:ins w:id="4510" w:author="Mahmoud" w:date="2017-10-08T11:59:00Z"/>
                    <w:b/>
                    <w:bCs/>
                    <w:sz w:val="52"/>
                    <w:szCs w:val="52"/>
                    <w:rtl/>
                  </w:rPr>
                </w:rPrChange>
              </w:rPr>
            </w:pPr>
            <w:ins w:id="4511" w:author="Windows User" w:date="2017-10-13T17:09:00Z">
              <w:r w:rsidRPr="00C634B8">
                <w:rPr>
                  <w:rFonts w:hint="eastAsia"/>
                  <w:sz w:val="28"/>
                  <w:rtl/>
                </w:rPr>
                <w:t>در</w:t>
              </w:r>
              <w:r w:rsidRPr="00C634B8">
                <w:rPr>
                  <w:sz w:val="28"/>
                  <w:rtl/>
                </w:rPr>
                <w:t xml:space="preserve"> حل ق</w:t>
              </w:r>
              <w:r w:rsidRPr="00C634B8">
                <w:rPr>
                  <w:rFonts w:hint="cs"/>
                  <w:sz w:val="28"/>
                  <w:rtl/>
                </w:rPr>
                <w:t>ی</w:t>
              </w:r>
              <w:r w:rsidRPr="00C634B8">
                <w:rPr>
                  <w:rFonts w:hint="eastAsia"/>
                  <w:sz w:val="28"/>
                  <w:rtl/>
                </w:rPr>
                <w:t>دها</w:t>
              </w:r>
              <w:r w:rsidRPr="00C634B8">
                <w:rPr>
                  <w:rFonts w:hint="cs"/>
                  <w:sz w:val="28"/>
                  <w:rtl/>
                </w:rPr>
                <w:t>ی</w:t>
              </w:r>
              <w:r w:rsidRPr="00C634B8">
                <w:rPr>
                  <w:sz w:val="28"/>
                  <w:rtl/>
                </w:rPr>
                <w:t xml:space="preserve"> مربوط به اشاره‌گرها مشکل دارد</w:t>
              </w:r>
            </w:ins>
            <w:ins w:id="4512" w:author="Mahmoud" w:date="2017-10-08T12:04:00Z">
              <w:del w:id="4513" w:author="Windows User" w:date="2017-10-13T17:09:00Z">
                <w:r w:rsidR="00336D84" w:rsidRPr="00716603" w:rsidDel="00C634B8">
                  <w:rPr>
                    <w:rFonts w:hint="cs"/>
                    <w:sz w:val="28"/>
                    <w:rtl/>
                    <w:rPrChange w:id="4514" w:author="Mahmoud" w:date="2017-10-08T13:57:00Z">
                      <w:rPr>
                        <w:rFonts w:hint="cs"/>
                        <w:b/>
                        <w:bCs/>
                        <w:sz w:val="36"/>
                        <w:szCs w:val="36"/>
                        <w:rtl/>
                      </w:rPr>
                    </w:rPrChange>
                  </w:rPr>
                  <w:delText>اجرای</w:delText>
                </w:r>
                <w:r w:rsidR="00336D84" w:rsidRPr="00716603" w:rsidDel="00C634B8">
                  <w:rPr>
                    <w:sz w:val="28"/>
                    <w:rtl/>
                    <w:rPrChange w:id="4515" w:author="Mahmoud" w:date="2017-10-08T13:57:00Z">
                      <w:rPr>
                        <w:b/>
                        <w:bCs/>
                        <w:sz w:val="36"/>
                        <w:szCs w:val="36"/>
                        <w:rtl/>
                      </w:rPr>
                    </w:rPrChange>
                  </w:rPr>
                  <w:delText xml:space="preserve"> پو</w:delText>
                </w:r>
                <w:r w:rsidR="00336D84" w:rsidRPr="00716603" w:rsidDel="00C634B8">
                  <w:rPr>
                    <w:rFonts w:hint="cs"/>
                    <w:sz w:val="28"/>
                    <w:rtl/>
                    <w:rPrChange w:id="4516" w:author="Mahmoud" w:date="2017-10-08T13:57:00Z">
                      <w:rPr>
                        <w:rFonts w:hint="cs"/>
                        <w:b/>
                        <w:bCs/>
                        <w:sz w:val="36"/>
                        <w:szCs w:val="36"/>
                        <w:rtl/>
                      </w:rPr>
                    </w:rPrChange>
                  </w:rPr>
                  <w:delText>یانمادین</w:delText>
                </w:r>
                <w:r w:rsidR="00336D84" w:rsidRPr="00716603" w:rsidDel="00C634B8">
                  <w:rPr>
                    <w:sz w:val="28"/>
                    <w:rtl/>
                    <w:rPrChange w:id="4517" w:author="Mahmoud" w:date="2017-10-08T13:57:00Z">
                      <w:rPr>
                        <w:b/>
                        <w:bCs/>
                        <w:sz w:val="36"/>
                        <w:szCs w:val="36"/>
                        <w:rtl/>
                      </w:rPr>
                    </w:rPrChange>
                  </w:rPr>
                  <w:delText xml:space="preserve"> به صورت </w:delText>
                </w:r>
                <w:r w:rsidR="00336D84" w:rsidRPr="00716603" w:rsidDel="00C634B8">
                  <w:rPr>
                    <w:sz w:val="28"/>
                    <w:rPrChange w:id="4518" w:author="Mahmoud" w:date="2017-10-08T13:57:00Z">
                      <w:rPr>
                        <w:b/>
                        <w:bCs/>
                        <w:sz w:val="36"/>
                        <w:szCs w:val="36"/>
                      </w:rPr>
                    </w:rPrChange>
                  </w:rPr>
                  <w:delText>DFS</w:delText>
                </w:r>
              </w:del>
            </w:ins>
          </w:p>
        </w:tc>
      </w:tr>
      <w:tr w:rsidR="00C634B8" w14:paraId="382CAC92" w14:textId="77777777" w:rsidTr="00D86C4D">
        <w:tblPrEx>
          <w:tblPrExChange w:id="4519" w:author="Windows User" w:date="2017-10-14T00:21:00Z">
            <w:tblPrEx>
              <w:tblW w:w="11299" w:type="dxa"/>
            </w:tblPrEx>
          </w:tblPrExChange>
        </w:tblPrEx>
        <w:trPr>
          <w:trHeight w:val="1567"/>
          <w:ins w:id="4520" w:author="Mahmoud" w:date="2017-10-08T11:59:00Z"/>
          <w:trPrChange w:id="4521" w:author="Windows User" w:date="2017-10-14T00:21:00Z">
            <w:trPr>
              <w:gridBefore w:val="1"/>
              <w:trHeight w:val="1567"/>
            </w:trPr>
          </w:trPrChange>
        </w:trPr>
        <w:tc>
          <w:tcPr>
            <w:cnfStyle w:val="001000000000" w:firstRow="0" w:lastRow="0" w:firstColumn="1" w:lastColumn="0" w:oddVBand="0" w:evenVBand="0" w:oddHBand="0" w:evenHBand="0" w:firstRowFirstColumn="0" w:firstRowLastColumn="0" w:lastRowFirstColumn="0" w:lastRowLastColumn="0"/>
            <w:tcW w:w="1290" w:type="dxa"/>
            <w:tcPrChange w:id="4522" w:author="Windows User" w:date="2017-10-14T00:21:00Z">
              <w:tcPr>
                <w:tcW w:w="1595" w:type="dxa"/>
                <w:gridSpan w:val="3"/>
              </w:tcPr>
            </w:tcPrChange>
          </w:tcPr>
          <w:p w14:paraId="5A95237F" w14:textId="6B7B1607" w:rsidR="00C634B8" w:rsidRPr="00716603" w:rsidRDefault="00C634B8">
            <w:pPr>
              <w:jc w:val="center"/>
              <w:rPr>
                <w:ins w:id="4523" w:author="Mahmoud" w:date="2017-10-08T11:59:00Z"/>
                <w:sz w:val="28"/>
                <w:rtl/>
                <w:rPrChange w:id="4524" w:author="Mahmoud" w:date="2017-10-08T13:57:00Z">
                  <w:rPr>
                    <w:ins w:id="4525" w:author="Mahmoud" w:date="2017-10-08T11:59:00Z"/>
                    <w:b w:val="0"/>
                    <w:bCs w:val="0"/>
                    <w:sz w:val="52"/>
                    <w:szCs w:val="52"/>
                    <w:rtl/>
                  </w:rPr>
                </w:rPrChange>
              </w:rPr>
              <w:pPrChange w:id="4526" w:author="Mahmoud" w:date="2017-10-08T12:01:00Z">
                <w:pPr/>
              </w:pPrChange>
            </w:pPr>
            <w:ins w:id="4527" w:author="Mahmoud" w:date="2017-10-08T12:02:00Z">
              <w:r w:rsidRPr="00716603">
                <w:rPr>
                  <w:sz w:val="28"/>
                  <w:rPrChange w:id="4528" w:author="Mahmoud" w:date="2017-10-08T13:57:00Z">
                    <w:rPr>
                      <w:sz w:val="36"/>
                      <w:szCs w:val="36"/>
                    </w:rPr>
                  </w:rPrChange>
                </w:rPr>
                <w:lastRenderedPageBreak/>
                <w:t>Mayhm</w:t>
              </w:r>
            </w:ins>
          </w:p>
        </w:tc>
        <w:tc>
          <w:tcPr>
            <w:tcW w:w="900" w:type="dxa"/>
            <w:tcPrChange w:id="4529" w:author="Windows User" w:date="2017-10-14T00:21:00Z">
              <w:tcPr>
                <w:tcW w:w="1182" w:type="dxa"/>
                <w:gridSpan w:val="2"/>
              </w:tcPr>
            </w:tcPrChange>
          </w:tcPr>
          <w:p w14:paraId="267F95AE" w14:textId="5C473838" w:rsidR="00C634B8" w:rsidRPr="00716603" w:rsidRDefault="00C634B8">
            <w:pPr>
              <w:jc w:val="center"/>
              <w:cnfStyle w:val="000000000000" w:firstRow="0" w:lastRow="0" w:firstColumn="0" w:lastColumn="0" w:oddVBand="0" w:evenVBand="0" w:oddHBand="0" w:evenHBand="0" w:firstRowFirstColumn="0" w:firstRowLastColumn="0" w:lastRowFirstColumn="0" w:lastRowLastColumn="0"/>
              <w:rPr>
                <w:ins w:id="4530" w:author="Mahmoud" w:date="2017-10-08T11:59:00Z"/>
                <w:b/>
                <w:bCs/>
                <w:sz w:val="28"/>
                <w:rtl/>
                <w:rPrChange w:id="4531" w:author="Mahmoud" w:date="2017-10-08T13:57:00Z">
                  <w:rPr>
                    <w:ins w:id="4532" w:author="Mahmoud" w:date="2017-10-08T11:59:00Z"/>
                    <w:b/>
                    <w:bCs/>
                    <w:sz w:val="52"/>
                    <w:szCs w:val="52"/>
                    <w:rtl/>
                  </w:rPr>
                </w:rPrChange>
              </w:rPr>
              <w:pPrChange w:id="4533" w:author="Mahmoud" w:date="2017-10-08T12:01:00Z">
                <w:pPr>
                  <w:cnfStyle w:val="000000000000" w:firstRow="0" w:lastRow="0" w:firstColumn="0" w:lastColumn="0" w:oddVBand="0" w:evenVBand="0" w:oddHBand="0" w:evenHBand="0" w:firstRowFirstColumn="0" w:firstRowLastColumn="0" w:lastRowFirstColumn="0" w:lastRowLastColumn="0"/>
                </w:pPr>
              </w:pPrChange>
            </w:pPr>
            <w:ins w:id="4534" w:author="Mahmoud" w:date="2017-10-08T12:02:00Z">
              <w:r w:rsidRPr="00716603">
                <w:rPr>
                  <w:b/>
                  <w:bCs/>
                  <w:sz w:val="28"/>
                  <w:rPrChange w:id="4535" w:author="Mahmoud" w:date="2017-10-08T13:57:00Z">
                    <w:rPr>
                      <w:b/>
                      <w:bCs/>
                      <w:sz w:val="36"/>
                      <w:szCs w:val="36"/>
                    </w:rPr>
                  </w:rPrChange>
                </w:rPr>
                <w:t>2012</w:t>
              </w:r>
            </w:ins>
          </w:p>
        </w:tc>
        <w:tc>
          <w:tcPr>
            <w:tcW w:w="1181" w:type="dxa"/>
            <w:tcPrChange w:id="4536" w:author="Windows User" w:date="2017-10-14T00:21:00Z">
              <w:tcPr>
                <w:tcW w:w="1397" w:type="dxa"/>
                <w:gridSpan w:val="2"/>
              </w:tcPr>
            </w:tcPrChange>
          </w:tcPr>
          <w:p w14:paraId="079E0630" w14:textId="0EBB4F72" w:rsidR="00C634B8" w:rsidRPr="00716603" w:rsidRDefault="00C634B8">
            <w:pPr>
              <w:jc w:val="center"/>
              <w:cnfStyle w:val="000000000000" w:firstRow="0" w:lastRow="0" w:firstColumn="0" w:lastColumn="0" w:oddVBand="0" w:evenVBand="0" w:oddHBand="0" w:evenHBand="0" w:firstRowFirstColumn="0" w:firstRowLastColumn="0" w:lastRowFirstColumn="0" w:lastRowLastColumn="0"/>
              <w:rPr>
                <w:ins w:id="4537" w:author="Mahmoud" w:date="2017-10-08T11:59:00Z"/>
                <w:b/>
                <w:bCs/>
                <w:sz w:val="28"/>
                <w:rtl/>
                <w:rPrChange w:id="4538" w:author="Mahmoud" w:date="2017-10-08T13:57:00Z">
                  <w:rPr>
                    <w:ins w:id="4539" w:author="Mahmoud" w:date="2017-10-08T11:59:00Z"/>
                    <w:b/>
                    <w:bCs/>
                    <w:sz w:val="52"/>
                    <w:szCs w:val="52"/>
                    <w:rtl/>
                  </w:rPr>
                </w:rPrChange>
              </w:rPr>
              <w:pPrChange w:id="4540" w:author="Mahmoud" w:date="2017-10-08T12:01:00Z">
                <w:pPr>
                  <w:cnfStyle w:val="000000000000" w:firstRow="0" w:lastRow="0" w:firstColumn="0" w:lastColumn="0" w:oddVBand="0" w:evenVBand="0" w:oddHBand="0" w:evenHBand="0" w:firstRowFirstColumn="0" w:firstRowLastColumn="0" w:lastRowFirstColumn="0" w:lastRowLastColumn="0"/>
                </w:pPr>
              </w:pPrChange>
            </w:pPr>
            <w:ins w:id="4541" w:author="Mahmoud" w:date="2017-10-08T12:03:00Z">
              <w:r w:rsidRPr="00716603">
                <w:rPr>
                  <w:b/>
                  <w:bCs/>
                  <w:sz w:val="28"/>
                  <w:rPrChange w:id="4542" w:author="Mahmoud" w:date="2017-10-08T13:57:00Z">
                    <w:rPr>
                      <w:b/>
                      <w:bCs/>
                      <w:sz w:val="36"/>
                      <w:szCs w:val="36"/>
                    </w:rPr>
                  </w:rPrChange>
                </w:rPr>
                <w:t>Binary</w:t>
              </w:r>
            </w:ins>
          </w:p>
        </w:tc>
        <w:tc>
          <w:tcPr>
            <w:tcW w:w="979" w:type="dxa"/>
            <w:tcPrChange w:id="4543" w:author="Windows User" w:date="2017-10-14T00:21:00Z">
              <w:tcPr>
                <w:tcW w:w="1163" w:type="dxa"/>
                <w:gridSpan w:val="2"/>
              </w:tcPr>
            </w:tcPrChange>
          </w:tcPr>
          <w:p w14:paraId="546007F9" w14:textId="1A4B673D" w:rsidR="00C634B8" w:rsidRPr="00716603" w:rsidRDefault="00C634B8">
            <w:pPr>
              <w:jc w:val="center"/>
              <w:cnfStyle w:val="000000000000" w:firstRow="0" w:lastRow="0" w:firstColumn="0" w:lastColumn="0" w:oddVBand="0" w:evenVBand="0" w:oddHBand="0" w:evenHBand="0" w:firstRowFirstColumn="0" w:firstRowLastColumn="0" w:lastRowFirstColumn="0" w:lastRowLastColumn="0"/>
              <w:rPr>
                <w:ins w:id="4544" w:author="Mahmoud" w:date="2017-10-08T11:59:00Z"/>
                <w:b/>
                <w:bCs/>
                <w:sz w:val="28"/>
                <w:rtl/>
                <w:rPrChange w:id="4545" w:author="Mahmoud" w:date="2017-10-08T13:57:00Z">
                  <w:rPr>
                    <w:ins w:id="4546" w:author="Mahmoud" w:date="2017-10-08T11:59:00Z"/>
                    <w:b/>
                    <w:bCs/>
                    <w:sz w:val="52"/>
                    <w:szCs w:val="52"/>
                    <w:rtl/>
                  </w:rPr>
                </w:rPrChange>
              </w:rPr>
              <w:pPrChange w:id="4547" w:author="Mahmoud" w:date="2017-10-08T12:01:00Z">
                <w:pPr>
                  <w:cnfStyle w:val="000000000000" w:firstRow="0" w:lastRow="0" w:firstColumn="0" w:lastColumn="0" w:oddVBand="0" w:evenVBand="0" w:oddHBand="0" w:evenHBand="0" w:firstRowFirstColumn="0" w:firstRowLastColumn="0" w:lastRowFirstColumn="0" w:lastRowLastColumn="0"/>
                </w:pPr>
              </w:pPrChange>
            </w:pPr>
            <w:ins w:id="4548" w:author="Mahmoud" w:date="2017-10-08T12:03:00Z">
              <w:r w:rsidRPr="00716603">
                <w:rPr>
                  <w:b/>
                  <w:bCs/>
                  <w:sz w:val="28"/>
                  <w:rPrChange w:id="4549" w:author="Mahmoud" w:date="2017-10-08T13:57:00Z">
                    <w:rPr>
                      <w:b/>
                      <w:bCs/>
                      <w:sz w:val="36"/>
                      <w:szCs w:val="36"/>
                    </w:rPr>
                  </w:rPrChange>
                </w:rPr>
                <w:t>PC</w:t>
              </w:r>
            </w:ins>
          </w:p>
        </w:tc>
        <w:tc>
          <w:tcPr>
            <w:tcW w:w="1228" w:type="dxa"/>
            <w:tcPrChange w:id="4550" w:author="Windows User" w:date="2017-10-14T00:21:00Z">
              <w:tcPr>
                <w:tcW w:w="1379" w:type="dxa"/>
              </w:tcPr>
            </w:tcPrChange>
          </w:tcPr>
          <w:p w14:paraId="031EBF91" w14:textId="053965C5" w:rsidR="00C634B8" w:rsidRPr="00716603" w:rsidRDefault="00C634B8">
            <w:pPr>
              <w:jc w:val="center"/>
              <w:cnfStyle w:val="000000000000" w:firstRow="0" w:lastRow="0" w:firstColumn="0" w:lastColumn="0" w:oddVBand="0" w:evenVBand="0" w:oddHBand="0" w:evenHBand="0" w:firstRowFirstColumn="0" w:firstRowLastColumn="0" w:lastRowFirstColumn="0" w:lastRowLastColumn="0"/>
              <w:rPr>
                <w:ins w:id="4551" w:author="Mahmoud" w:date="2017-10-08T11:59:00Z"/>
                <w:b/>
                <w:bCs/>
                <w:sz w:val="28"/>
                <w:rtl/>
                <w:rPrChange w:id="4552" w:author="Mahmoud" w:date="2017-10-08T13:57:00Z">
                  <w:rPr>
                    <w:ins w:id="4553" w:author="Mahmoud" w:date="2017-10-08T11:59:00Z"/>
                    <w:b/>
                    <w:bCs/>
                    <w:sz w:val="52"/>
                    <w:szCs w:val="52"/>
                    <w:rtl/>
                  </w:rPr>
                </w:rPrChange>
              </w:rPr>
              <w:pPrChange w:id="4554" w:author="Mahmoud" w:date="2017-10-08T12:01:00Z">
                <w:pPr>
                  <w:cnfStyle w:val="000000000000" w:firstRow="0" w:lastRow="0" w:firstColumn="0" w:lastColumn="0" w:oddVBand="0" w:evenVBand="0" w:oddHBand="0" w:evenHBand="0" w:firstRowFirstColumn="0" w:firstRowLastColumn="0" w:lastRowFirstColumn="0" w:lastRowLastColumn="0"/>
                </w:pPr>
              </w:pPrChange>
            </w:pPr>
            <w:ins w:id="4555" w:author="Mahmoud" w:date="2017-10-08T12:03:00Z">
              <w:r w:rsidRPr="00716603">
                <w:rPr>
                  <w:b/>
                  <w:bCs/>
                  <w:sz w:val="28"/>
                  <w:rPrChange w:id="4556" w:author="Mahmoud" w:date="2017-10-08T13:57:00Z">
                    <w:rPr>
                      <w:b/>
                      <w:bCs/>
                      <w:sz w:val="36"/>
                      <w:szCs w:val="36"/>
                    </w:rPr>
                  </w:rPrChange>
                </w:rPr>
                <w:t>Hybrid</w:t>
              </w:r>
            </w:ins>
          </w:p>
        </w:tc>
        <w:tc>
          <w:tcPr>
            <w:tcW w:w="6021" w:type="dxa"/>
            <w:tcPrChange w:id="4557" w:author="Windows User" w:date="2017-10-14T00:21:00Z">
              <w:tcPr>
                <w:tcW w:w="4583" w:type="dxa"/>
                <w:gridSpan w:val="2"/>
              </w:tcPr>
            </w:tcPrChange>
          </w:tcPr>
          <w:p w14:paraId="1A0EFAB3" w14:textId="77777777" w:rsidR="00C634B8" w:rsidRPr="00C634B8" w:rsidRDefault="00C634B8" w:rsidP="00C634B8">
            <w:pPr>
              <w:cnfStyle w:val="000000000000" w:firstRow="0" w:lastRow="0" w:firstColumn="0" w:lastColumn="0" w:oddVBand="0" w:evenVBand="0" w:oddHBand="0" w:evenHBand="0" w:firstRowFirstColumn="0" w:firstRowLastColumn="0" w:lastRowFirstColumn="0" w:lastRowLastColumn="0"/>
              <w:rPr>
                <w:ins w:id="4558" w:author="Windows User" w:date="2017-10-13T17:09:00Z"/>
                <w:sz w:val="28"/>
              </w:rPr>
            </w:pPr>
            <w:ins w:id="4559" w:author="Windows User" w:date="2017-10-13T17:09:00Z">
              <w:r w:rsidRPr="00C634B8">
                <w:rPr>
                  <w:sz w:val="28"/>
                  <w:rtl/>
                </w:rPr>
                <w:t>مدل ساز</w:t>
              </w:r>
              <w:r w:rsidRPr="00C634B8">
                <w:rPr>
                  <w:rFonts w:hint="cs"/>
                  <w:sz w:val="28"/>
                  <w:rtl/>
                </w:rPr>
                <w:t>ی</w:t>
              </w:r>
              <w:r w:rsidRPr="00C634B8">
                <w:rPr>
                  <w:sz w:val="28"/>
                  <w:rtl/>
                </w:rPr>
                <w:t xml:space="preserve"> حافظه</w:t>
              </w:r>
            </w:ins>
          </w:p>
          <w:p w14:paraId="73F560EF" w14:textId="4BB45E46" w:rsidR="00C634B8" w:rsidRPr="00716603" w:rsidDel="00DC5AD5" w:rsidRDefault="00C634B8" w:rsidP="00C634B8">
            <w:pPr>
              <w:cnfStyle w:val="000000000000" w:firstRow="0" w:lastRow="0" w:firstColumn="0" w:lastColumn="0" w:oddVBand="0" w:evenVBand="0" w:oddHBand="0" w:evenHBand="0" w:firstRowFirstColumn="0" w:firstRowLastColumn="0" w:lastRowFirstColumn="0" w:lastRowLastColumn="0"/>
              <w:rPr>
                <w:ins w:id="4560" w:author="Mahmoud" w:date="2017-10-08T12:06:00Z"/>
                <w:del w:id="4561" w:author="Windows User" w:date="2017-10-13T17:09:00Z"/>
                <w:sz w:val="28"/>
                <w:rPrChange w:id="4562" w:author="Mahmoud" w:date="2017-10-08T13:57:00Z">
                  <w:rPr>
                    <w:ins w:id="4563" w:author="Mahmoud" w:date="2017-10-08T12:06:00Z"/>
                    <w:del w:id="4564" w:author="Windows User" w:date="2017-10-13T17:09:00Z"/>
                    <w:b/>
                    <w:bCs/>
                    <w:sz w:val="36"/>
                    <w:szCs w:val="36"/>
                  </w:rPr>
                </w:rPrChange>
              </w:rPr>
            </w:pPr>
            <w:ins w:id="4565" w:author="Windows User" w:date="2017-10-13T17:09:00Z">
              <w:r w:rsidRPr="00C634B8">
                <w:rPr>
                  <w:rFonts w:hint="eastAsia"/>
                  <w:sz w:val="28"/>
                  <w:rtl/>
                </w:rPr>
                <w:t>با</w:t>
              </w:r>
              <w:r w:rsidRPr="00C634B8">
                <w:rPr>
                  <w:sz w:val="28"/>
                  <w:rtl/>
                </w:rPr>
                <w:t xml:space="preserve"> هدف </w:t>
              </w:r>
              <w:r w:rsidRPr="00C634B8">
                <w:rPr>
                  <w:rFonts w:hint="cs"/>
                  <w:sz w:val="28"/>
                  <w:rtl/>
                </w:rPr>
                <w:t>ی</w:t>
              </w:r>
              <w:r w:rsidRPr="00C634B8">
                <w:rPr>
                  <w:rFonts w:hint="eastAsia"/>
                  <w:sz w:val="28"/>
                  <w:rtl/>
                </w:rPr>
                <w:t>افتن</w:t>
              </w:r>
              <w:r w:rsidRPr="00C634B8">
                <w:rPr>
                  <w:sz w:val="28"/>
                  <w:rtl/>
                </w:rPr>
                <w:t xml:space="preserve"> آس</w:t>
              </w:r>
              <w:r w:rsidRPr="00C634B8">
                <w:rPr>
                  <w:rFonts w:hint="cs"/>
                  <w:sz w:val="28"/>
                  <w:rtl/>
                </w:rPr>
                <w:t>ی</w:t>
              </w:r>
              <w:r w:rsidRPr="00C634B8">
                <w:rPr>
                  <w:rFonts w:hint="eastAsia"/>
                  <w:sz w:val="28"/>
                  <w:rtl/>
                </w:rPr>
                <w:t>ب</w:t>
              </w:r>
              <w:r w:rsidRPr="00C634B8">
                <w:rPr>
                  <w:sz w:val="28"/>
                  <w:rtl/>
                </w:rPr>
                <w:t xml:space="preserve"> پذ</w:t>
              </w:r>
              <w:r w:rsidRPr="00C634B8">
                <w:rPr>
                  <w:rFonts w:hint="cs"/>
                  <w:sz w:val="28"/>
                  <w:rtl/>
                </w:rPr>
                <w:t>ی</w:t>
              </w:r>
              <w:r w:rsidRPr="00C634B8">
                <w:rPr>
                  <w:rFonts w:hint="eastAsia"/>
                  <w:sz w:val="28"/>
                  <w:rtl/>
                </w:rPr>
                <w:t>ر</w:t>
              </w:r>
              <w:r w:rsidRPr="00C634B8">
                <w:rPr>
                  <w:rFonts w:hint="cs"/>
                  <w:sz w:val="28"/>
                  <w:rtl/>
                </w:rPr>
                <w:t>ی</w:t>
              </w:r>
              <w:r w:rsidRPr="00C634B8">
                <w:rPr>
                  <w:sz w:val="28"/>
                  <w:rtl/>
                </w:rPr>
                <w:t xml:space="preserve"> به همراه ارائه </w:t>
              </w:r>
              <w:r w:rsidRPr="00C634B8">
                <w:rPr>
                  <w:rFonts w:hint="cs"/>
                  <w:sz w:val="28"/>
                  <w:rtl/>
                </w:rPr>
                <w:t>ی</w:t>
              </w:r>
              <w:r w:rsidRPr="00C634B8">
                <w:rPr>
                  <w:sz w:val="28"/>
                  <w:rtl/>
                </w:rPr>
                <w:t xml:space="preserve"> کد بهره بردار</w:t>
              </w:r>
            </w:ins>
            <w:ins w:id="4566" w:author="Mahmoud" w:date="2017-10-08T12:06:00Z">
              <w:del w:id="4567" w:author="Windows User" w:date="2017-10-13T17:09:00Z">
                <w:r w:rsidRPr="00716603" w:rsidDel="00DC5AD5">
                  <w:rPr>
                    <w:sz w:val="28"/>
                    <w:rPrChange w:id="4568" w:author="Mahmoud" w:date="2017-10-08T13:57:00Z">
                      <w:rPr>
                        <w:b/>
                        <w:bCs/>
                        <w:sz w:val="36"/>
                        <w:szCs w:val="36"/>
                      </w:rPr>
                    </w:rPrChange>
                  </w:rPr>
                  <w:delText>BOF, Foemat string</w:delText>
                </w:r>
              </w:del>
            </w:ins>
          </w:p>
          <w:p w14:paraId="4DA7C490" w14:textId="7FAA0447" w:rsidR="00C634B8" w:rsidRPr="00716603" w:rsidRDefault="00C634B8" w:rsidP="00C634B8">
            <w:pPr>
              <w:cnfStyle w:val="000000000000" w:firstRow="0" w:lastRow="0" w:firstColumn="0" w:lastColumn="0" w:oddVBand="0" w:evenVBand="0" w:oddHBand="0" w:evenHBand="0" w:firstRowFirstColumn="0" w:firstRowLastColumn="0" w:lastRowFirstColumn="0" w:lastRowLastColumn="0"/>
              <w:rPr>
                <w:ins w:id="4569" w:author="Mahmoud" w:date="2017-10-08T11:59:00Z"/>
                <w:sz w:val="28"/>
                <w:rtl/>
                <w:rPrChange w:id="4570" w:author="Mahmoud" w:date="2017-10-08T13:57:00Z">
                  <w:rPr>
                    <w:ins w:id="4571" w:author="Mahmoud" w:date="2017-10-08T11:59:00Z"/>
                    <w:b/>
                    <w:bCs/>
                    <w:sz w:val="52"/>
                    <w:szCs w:val="52"/>
                    <w:rtl/>
                  </w:rPr>
                </w:rPrChange>
              </w:rPr>
            </w:pPr>
            <w:ins w:id="4572" w:author="Mahmoud" w:date="2017-10-08T12:06:00Z">
              <w:del w:id="4573" w:author="Windows User" w:date="2017-10-13T17:09:00Z">
                <w:r w:rsidRPr="00716603" w:rsidDel="00DC5AD5">
                  <w:rPr>
                    <w:rFonts w:hint="cs"/>
                    <w:sz w:val="28"/>
                    <w:rtl/>
                    <w:rPrChange w:id="4574" w:author="Mahmoud" w:date="2017-10-08T13:57:00Z">
                      <w:rPr>
                        <w:rFonts w:hint="cs"/>
                        <w:b/>
                        <w:bCs/>
                        <w:sz w:val="36"/>
                        <w:szCs w:val="36"/>
                        <w:rtl/>
                      </w:rPr>
                    </w:rPrChange>
                  </w:rPr>
                  <w:delText>مدل</w:delText>
                </w:r>
                <w:r w:rsidRPr="00716603" w:rsidDel="00DC5AD5">
                  <w:rPr>
                    <w:sz w:val="28"/>
                    <w:rtl/>
                    <w:rPrChange w:id="4575" w:author="Mahmoud" w:date="2017-10-08T13:57:00Z">
                      <w:rPr>
                        <w:b/>
                        <w:bCs/>
                        <w:sz w:val="36"/>
                        <w:szCs w:val="36"/>
                        <w:rtl/>
                      </w:rPr>
                    </w:rPrChange>
                  </w:rPr>
                  <w:delText xml:space="preserve"> </w:delText>
                </w:r>
                <w:r w:rsidRPr="00716603" w:rsidDel="00DC5AD5">
                  <w:rPr>
                    <w:rFonts w:hint="cs"/>
                    <w:sz w:val="28"/>
                    <w:rtl/>
                    <w:rPrChange w:id="4576" w:author="Mahmoud" w:date="2017-10-08T13:57:00Z">
                      <w:rPr>
                        <w:rFonts w:hint="cs"/>
                        <w:b/>
                        <w:bCs/>
                        <w:sz w:val="36"/>
                        <w:szCs w:val="36"/>
                        <w:rtl/>
                      </w:rPr>
                    </w:rPrChange>
                  </w:rPr>
                  <w:delText>سازی</w:delText>
                </w:r>
                <w:r w:rsidRPr="00716603" w:rsidDel="00DC5AD5">
                  <w:rPr>
                    <w:sz w:val="28"/>
                    <w:rtl/>
                    <w:rPrChange w:id="4577" w:author="Mahmoud" w:date="2017-10-08T13:57:00Z">
                      <w:rPr>
                        <w:b/>
                        <w:bCs/>
                        <w:sz w:val="36"/>
                        <w:szCs w:val="36"/>
                        <w:rtl/>
                      </w:rPr>
                    </w:rPrChange>
                  </w:rPr>
                  <w:delText xml:space="preserve"> </w:delText>
                </w:r>
                <w:r w:rsidRPr="00716603" w:rsidDel="00DC5AD5">
                  <w:rPr>
                    <w:rFonts w:hint="cs"/>
                    <w:sz w:val="28"/>
                    <w:rtl/>
                    <w:rPrChange w:id="4578" w:author="Mahmoud" w:date="2017-10-08T13:57:00Z">
                      <w:rPr>
                        <w:rFonts w:hint="cs"/>
                        <w:b/>
                        <w:bCs/>
                        <w:sz w:val="36"/>
                        <w:szCs w:val="36"/>
                        <w:rtl/>
                      </w:rPr>
                    </w:rPrChange>
                  </w:rPr>
                  <w:delText>حافظه</w:delText>
                </w:r>
              </w:del>
            </w:ins>
          </w:p>
        </w:tc>
      </w:tr>
      <w:tr w:rsidR="00D86C4D" w14:paraId="6988E5B4" w14:textId="77777777" w:rsidTr="00D86C4D">
        <w:trPr>
          <w:cnfStyle w:val="000000100000" w:firstRow="0" w:lastRow="0" w:firstColumn="0" w:lastColumn="0" w:oddVBand="0" w:evenVBand="0" w:oddHBand="1" w:evenHBand="0" w:firstRowFirstColumn="0" w:firstRowLastColumn="0" w:lastRowFirstColumn="0" w:lastRowLastColumn="0"/>
          <w:trHeight w:val="1567"/>
          <w:ins w:id="4579" w:author="Mahmoud" w:date="2017-10-08T11:59:00Z"/>
          <w:trPrChange w:id="4580" w:author="Windows User" w:date="2017-10-14T00:21:00Z">
            <w:trPr>
              <w:gridAfter w:val="0"/>
              <w:trHeight w:val="1567"/>
            </w:trPr>
          </w:trPrChange>
        </w:trPr>
        <w:tc>
          <w:tcPr>
            <w:cnfStyle w:val="001000000000" w:firstRow="0" w:lastRow="0" w:firstColumn="1" w:lastColumn="0" w:oddVBand="0" w:evenVBand="0" w:oddHBand="0" w:evenHBand="0" w:firstRowFirstColumn="0" w:firstRowLastColumn="0" w:lastRowFirstColumn="0" w:lastRowLastColumn="0"/>
            <w:tcW w:w="1290" w:type="dxa"/>
            <w:tcPrChange w:id="4581" w:author="Windows User" w:date="2017-10-14T00:21:00Z">
              <w:tcPr>
                <w:tcW w:w="1290" w:type="dxa"/>
                <w:gridSpan w:val="2"/>
              </w:tcPr>
            </w:tcPrChange>
          </w:tcPr>
          <w:p w14:paraId="24E528DE" w14:textId="6C090A71" w:rsidR="00336D84" w:rsidRPr="00716603" w:rsidRDefault="00336D84">
            <w:pPr>
              <w:jc w:val="center"/>
              <w:cnfStyle w:val="001000100000" w:firstRow="0" w:lastRow="0" w:firstColumn="1" w:lastColumn="0" w:oddVBand="0" w:evenVBand="0" w:oddHBand="1" w:evenHBand="0" w:firstRowFirstColumn="0" w:firstRowLastColumn="0" w:lastRowFirstColumn="0" w:lastRowLastColumn="0"/>
              <w:rPr>
                <w:ins w:id="4582" w:author="Mahmoud" w:date="2017-10-08T11:59:00Z"/>
                <w:sz w:val="28"/>
                <w:rtl/>
                <w:rPrChange w:id="4583" w:author="Mahmoud" w:date="2017-10-08T13:57:00Z">
                  <w:rPr>
                    <w:ins w:id="4584" w:author="Mahmoud" w:date="2017-10-08T11:59:00Z"/>
                    <w:b w:val="0"/>
                    <w:bCs w:val="0"/>
                    <w:sz w:val="52"/>
                    <w:szCs w:val="52"/>
                    <w:rtl/>
                  </w:rPr>
                </w:rPrChange>
              </w:rPr>
              <w:pPrChange w:id="4585" w:author="Mahmoud" w:date="2017-10-08T12:01:00Z">
                <w:pPr>
                  <w:cnfStyle w:val="001000100000" w:firstRow="0" w:lastRow="0" w:firstColumn="1" w:lastColumn="0" w:oddVBand="0" w:evenVBand="0" w:oddHBand="1" w:evenHBand="0" w:firstRowFirstColumn="0" w:firstRowLastColumn="0" w:lastRowFirstColumn="0" w:lastRowLastColumn="0"/>
                </w:pPr>
              </w:pPrChange>
            </w:pPr>
            <w:ins w:id="4586" w:author="Mahmoud" w:date="2017-10-08T12:02:00Z">
              <w:r w:rsidRPr="00716603">
                <w:rPr>
                  <w:sz w:val="28"/>
                  <w:rPrChange w:id="4587" w:author="Mahmoud" w:date="2017-10-08T13:57:00Z">
                    <w:rPr>
                      <w:sz w:val="36"/>
                      <w:szCs w:val="36"/>
                    </w:rPr>
                  </w:rPrChange>
                </w:rPr>
                <w:t>Driller</w:t>
              </w:r>
            </w:ins>
          </w:p>
        </w:tc>
        <w:tc>
          <w:tcPr>
            <w:tcW w:w="900" w:type="dxa"/>
            <w:tcPrChange w:id="4588" w:author="Windows User" w:date="2017-10-14T00:21:00Z">
              <w:tcPr>
                <w:tcW w:w="900" w:type="dxa"/>
              </w:tcPr>
            </w:tcPrChange>
          </w:tcPr>
          <w:p w14:paraId="065D9F99" w14:textId="3344B248" w:rsidR="00336D84" w:rsidRPr="00716603" w:rsidRDefault="00336D84">
            <w:pPr>
              <w:jc w:val="center"/>
              <w:cnfStyle w:val="000000100000" w:firstRow="0" w:lastRow="0" w:firstColumn="0" w:lastColumn="0" w:oddVBand="0" w:evenVBand="0" w:oddHBand="1" w:evenHBand="0" w:firstRowFirstColumn="0" w:firstRowLastColumn="0" w:lastRowFirstColumn="0" w:lastRowLastColumn="0"/>
              <w:rPr>
                <w:ins w:id="4589" w:author="Mahmoud" w:date="2017-10-08T11:59:00Z"/>
                <w:b/>
                <w:bCs/>
                <w:sz w:val="28"/>
                <w:rtl/>
                <w:rPrChange w:id="4590" w:author="Mahmoud" w:date="2017-10-08T13:57:00Z">
                  <w:rPr>
                    <w:ins w:id="4591" w:author="Mahmoud" w:date="2017-10-08T11:59:00Z"/>
                    <w:b/>
                    <w:bCs/>
                    <w:sz w:val="52"/>
                    <w:szCs w:val="52"/>
                    <w:rtl/>
                  </w:rPr>
                </w:rPrChange>
              </w:rPr>
              <w:pPrChange w:id="4592" w:author="Mahmoud" w:date="2017-10-08T12:01:00Z">
                <w:pPr>
                  <w:cnfStyle w:val="000000100000" w:firstRow="0" w:lastRow="0" w:firstColumn="0" w:lastColumn="0" w:oddVBand="0" w:evenVBand="0" w:oddHBand="1" w:evenHBand="0" w:firstRowFirstColumn="0" w:firstRowLastColumn="0" w:lastRowFirstColumn="0" w:lastRowLastColumn="0"/>
                </w:pPr>
              </w:pPrChange>
            </w:pPr>
            <w:ins w:id="4593" w:author="Mahmoud" w:date="2017-10-08T12:02:00Z">
              <w:r w:rsidRPr="00716603">
                <w:rPr>
                  <w:b/>
                  <w:bCs/>
                  <w:sz w:val="28"/>
                  <w:rPrChange w:id="4594" w:author="Mahmoud" w:date="2017-10-08T13:57:00Z">
                    <w:rPr>
                      <w:b/>
                      <w:bCs/>
                      <w:sz w:val="36"/>
                      <w:szCs w:val="36"/>
                    </w:rPr>
                  </w:rPrChange>
                </w:rPr>
                <w:t>2016</w:t>
              </w:r>
            </w:ins>
          </w:p>
        </w:tc>
        <w:tc>
          <w:tcPr>
            <w:tcW w:w="1181" w:type="dxa"/>
            <w:tcPrChange w:id="4595" w:author="Windows User" w:date="2017-10-14T00:21:00Z">
              <w:tcPr>
                <w:tcW w:w="1181" w:type="dxa"/>
                <w:gridSpan w:val="2"/>
              </w:tcPr>
            </w:tcPrChange>
          </w:tcPr>
          <w:p w14:paraId="50C066FB" w14:textId="42E3846F" w:rsidR="00336D84" w:rsidRPr="00716603" w:rsidRDefault="00336D84">
            <w:pPr>
              <w:jc w:val="center"/>
              <w:cnfStyle w:val="000000100000" w:firstRow="0" w:lastRow="0" w:firstColumn="0" w:lastColumn="0" w:oddVBand="0" w:evenVBand="0" w:oddHBand="1" w:evenHBand="0" w:firstRowFirstColumn="0" w:firstRowLastColumn="0" w:lastRowFirstColumn="0" w:lastRowLastColumn="0"/>
              <w:rPr>
                <w:ins w:id="4596" w:author="Mahmoud" w:date="2017-10-08T11:59:00Z"/>
                <w:b/>
                <w:bCs/>
                <w:sz w:val="28"/>
                <w:rtl/>
                <w:rPrChange w:id="4597" w:author="Mahmoud" w:date="2017-10-08T13:57:00Z">
                  <w:rPr>
                    <w:ins w:id="4598" w:author="Mahmoud" w:date="2017-10-08T11:59:00Z"/>
                    <w:b/>
                    <w:bCs/>
                    <w:sz w:val="52"/>
                    <w:szCs w:val="52"/>
                    <w:rtl/>
                  </w:rPr>
                </w:rPrChange>
              </w:rPr>
              <w:pPrChange w:id="4599" w:author="Mahmoud" w:date="2017-10-08T12:01:00Z">
                <w:pPr>
                  <w:cnfStyle w:val="000000100000" w:firstRow="0" w:lastRow="0" w:firstColumn="0" w:lastColumn="0" w:oddVBand="0" w:evenVBand="0" w:oddHBand="1" w:evenHBand="0" w:firstRowFirstColumn="0" w:firstRowLastColumn="0" w:lastRowFirstColumn="0" w:lastRowLastColumn="0"/>
                </w:pPr>
              </w:pPrChange>
            </w:pPr>
            <w:ins w:id="4600" w:author="Mahmoud" w:date="2017-10-08T12:03:00Z">
              <w:r w:rsidRPr="00716603">
                <w:rPr>
                  <w:b/>
                  <w:bCs/>
                  <w:sz w:val="28"/>
                  <w:rPrChange w:id="4601" w:author="Mahmoud" w:date="2017-10-08T13:57:00Z">
                    <w:rPr>
                      <w:b/>
                      <w:bCs/>
                      <w:sz w:val="36"/>
                      <w:szCs w:val="36"/>
                    </w:rPr>
                  </w:rPrChange>
                </w:rPr>
                <w:t>Binary</w:t>
              </w:r>
            </w:ins>
          </w:p>
        </w:tc>
        <w:tc>
          <w:tcPr>
            <w:tcW w:w="979" w:type="dxa"/>
            <w:tcPrChange w:id="4602" w:author="Windows User" w:date="2017-10-14T00:21:00Z">
              <w:tcPr>
                <w:tcW w:w="979" w:type="dxa"/>
                <w:gridSpan w:val="2"/>
              </w:tcPr>
            </w:tcPrChange>
          </w:tcPr>
          <w:p w14:paraId="003B8015" w14:textId="21779FC7" w:rsidR="00336D84" w:rsidRPr="00716603" w:rsidRDefault="00336D84">
            <w:pPr>
              <w:jc w:val="center"/>
              <w:cnfStyle w:val="000000100000" w:firstRow="0" w:lastRow="0" w:firstColumn="0" w:lastColumn="0" w:oddVBand="0" w:evenVBand="0" w:oddHBand="1" w:evenHBand="0" w:firstRowFirstColumn="0" w:firstRowLastColumn="0" w:lastRowFirstColumn="0" w:lastRowLastColumn="0"/>
              <w:rPr>
                <w:ins w:id="4603" w:author="Mahmoud" w:date="2017-10-08T11:59:00Z"/>
                <w:b/>
                <w:bCs/>
                <w:sz w:val="28"/>
                <w:rtl/>
                <w:rPrChange w:id="4604" w:author="Mahmoud" w:date="2017-10-08T13:57:00Z">
                  <w:rPr>
                    <w:ins w:id="4605" w:author="Mahmoud" w:date="2017-10-08T11:59:00Z"/>
                    <w:b/>
                    <w:bCs/>
                    <w:sz w:val="52"/>
                    <w:szCs w:val="52"/>
                    <w:rtl/>
                  </w:rPr>
                </w:rPrChange>
              </w:rPr>
              <w:pPrChange w:id="4606" w:author="Mahmoud" w:date="2017-10-08T12:01:00Z">
                <w:pPr>
                  <w:cnfStyle w:val="000000100000" w:firstRow="0" w:lastRow="0" w:firstColumn="0" w:lastColumn="0" w:oddVBand="0" w:evenVBand="0" w:oddHBand="1" w:evenHBand="0" w:firstRowFirstColumn="0" w:firstRowLastColumn="0" w:lastRowFirstColumn="0" w:lastRowLastColumn="0"/>
                </w:pPr>
              </w:pPrChange>
            </w:pPr>
            <w:ins w:id="4607" w:author="Mahmoud" w:date="2017-10-08T12:03:00Z">
              <w:r w:rsidRPr="00716603">
                <w:rPr>
                  <w:b/>
                  <w:bCs/>
                  <w:sz w:val="28"/>
                  <w:rPrChange w:id="4608" w:author="Mahmoud" w:date="2017-10-08T13:57:00Z">
                    <w:rPr>
                      <w:b/>
                      <w:bCs/>
                      <w:sz w:val="36"/>
                      <w:szCs w:val="36"/>
                    </w:rPr>
                  </w:rPrChange>
                </w:rPr>
                <w:t>PC</w:t>
              </w:r>
            </w:ins>
          </w:p>
        </w:tc>
        <w:tc>
          <w:tcPr>
            <w:tcW w:w="1228" w:type="dxa"/>
            <w:tcPrChange w:id="4609" w:author="Windows User" w:date="2017-10-14T00:21:00Z">
              <w:tcPr>
                <w:tcW w:w="1228" w:type="dxa"/>
                <w:gridSpan w:val="2"/>
              </w:tcPr>
            </w:tcPrChange>
          </w:tcPr>
          <w:p w14:paraId="05AD5164" w14:textId="12F5343D" w:rsidR="00336D84" w:rsidRPr="00716603" w:rsidRDefault="00336D84">
            <w:pPr>
              <w:jc w:val="center"/>
              <w:cnfStyle w:val="000000100000" w:firstRow="0" w:lastRow="0" w:firstColumn="0" w:lastColumn="0" w:oddVBand="0" w:evenVBand="0" w:oddHBand="1" w:evenHBand="0" w:firstRowFirstColumn="0" w:firstRowLastColumn="0" w:lastRowFirstColumn="0" w:lastRowLastColumn="0"/>
              <w:rPr>
                <w:ins w:id="4610" w:author="Mahmoud" w:date="2017-10-08T11:59:00Z"/>
                <w:b/>
                <w:bCs/>
                <w:sz w:val="28"/>
                <w:rtl/>
                <w:rPrChange w:id="4611" w:author="Mahmoud" w:date="2017-10-08T13:57:00Z">
                  <w:rPr>
                    <w:ins w:id="4612" w:author="Mahmoud" w:date="2017-10-08T11:59:00Z"/>
                    <w:b/>
                    <w:bCs/>
                    <w:sz w:val="52"/>
                    <w:szCs w:val="52"/>
                    <w:rtl/>
                  </w:rPr>
                </w:rPrChange>
              </w:rPr>
              <w:pPrChange w:id="4613" w:author="Mahmoud" w:date="2017-10-08T12:01:00Z">
                <w:pPr>
                  <w:cnfStyle w:val="000000100000" w:firstRow="0" w:lastRow="0" w:firstColumn="0" w:lastColumn="0" w:oddVBand="0" w:evenVBand="0" w:oddHBand="1" w:evenHBand="0" w:firstRowFirstColumn="0" w:firstRowLastColumn="0" w:lastRowFirstColumn="0" w:lastRowLastColumn="0"/>
                </w:pPr>
              </w:pPrChange>
            </w:pPr>
            <w:ins w:id="4614" w:author="Mahmoud" w:date="2017-10-08T12:03:00Z">
              <w:r w:rsidRPr="00716603">
                <w:rPr>
                  <w:b/>
                  <w:bCs/>
                  <w:sz w:val="28"/>
                  <w:rPrChange w:id="4615" w:author="Mahmoud" w:date="2017-10-08T13:57:00Z">
                    <w:rPr>
                      <w:b/>
                      <w:bCs/>
                      <w:sz w:val="36"/>
                      <w:szCs w:val="36"/>
                    </w:rPr>
                  </w:rPrChange>
                </w:rPr>
                <w:t>Hybrid</w:t>
              </w:r>
            </w:ins>
          </w:p>
        </w:tc>
        <w:tc>
          <w:tcPr>
            <w:tcW w:w="6021" w:type="dxa"/>
            <w:tcPrChange w:id="4616" w:author="Windows User" w:date="2017-10-14T00:21:00Z">
              <w:tcPr>
                <w:tcW w:w="5400" w:type="dxa"/>
                <w:gridSpan w:val="3"/>
              </w:tcPr>
            </w:tcPrChange>
          </w:tcPr>
          <w:p w14:paraId="52401CF0" w14:textId="77777777" w:rsidR="00C634B8" w:rsidRPr="00C634B8" w:rsidRDefault="00C634B8" w:rsidP="00C634B8">
            <w:pPr>
              <w:cnfStyle w:val="000000100000" w:firstRow="0" w:lastRow="0" w:firstColumn="0" w:lastColumn="0" w:oddVBand="0" w:evenVBand="0" w:oddHBand="1" w:evenHBand="0" w:firstRowFirstColumn="0" w:firstRowLastColumn="0" w:lastRowFirstColumn="0" w:lastRowLastColumn="0"/>
              <w:rPr>
                <w:ins w:id="4617" w:author="Windows User" w:date="2017-10-13T17:09:00Z"/>
                <w:sz w:val="28"/>
              </w:rPr>
            </w:pPr>
            <w:ins w:id="4618" w:author="Windows User" w:date="2017-10-13T17:09:00Z">
              <w:r w:rsidRPr="00C634B8">
                <w:rPr>
                  <w:sz w:val="28"/>
                </w:rPr>
                <w:t>FUZZING</w:t>
              </w:r>
              <w:r w:rsidRPr="00C634B8">
                <w:rPr>
                  <w:sz w:val="28"/>
                  <w:rtl/>
                </w:rPr>
                <w:t xml:space="preserve">، </w:t>
              </w:r>
              <w:r w:rsidRPr="00C634B8">
                <w:rPr>
                  <w:sz w:val="28"/>
                </w:rPr>
                <w:t>Concolic</w:t>
              </w:r>
              <w:r w:rsidRPr="00C634B8">
                <w:rPr>
                  <w:sz w:val="28"/>
                  <w:rtl/>
                </w:rPr>
                <w:t>، تکرار</w:t>
              </w:r>
            </w:ins>
          </w:p>
          <w:p w14:paraId="00A316BB" w14:textId="5D042A31" w:rsidR="00C634B8" w:rsidRPr="00C634B8" w:rsidRDefault="00C634B8" w:rsidP="00C634B8">
            <w:pPr>
              <w:cnfStyle w:val="000000100000" w:firstRow="0" w:lastRow="0" w:firstColumn="0" w:lastColumn="0" w:oddVBand="0" w:evenVBand="0" w:oddHBand="1" w:evenHBand="0" w:firstRowFirstColumn="0" w:firstRowLastColumn="0" w:lastRowFirstColumn="0" w:lastRowLastColumn="0"/>
              <w:rPr>
                <w:ins w:id="4619" w:author="Windows User" w:date="2017-10-13T17:09:00Z"/>
                <w:sz w:val="28"/>
              </w:rPr>
            </w:pPr>
            <w:ins w:id="4620" w:author="Windows User" w:date="2017-10-13T17:09:00Z">
              <w:r w:rsidRPr="00C634B8">
                <w:rPr>
                  <w:sz w:val="28"/>
                </w:rPr>
                <w:t>Fuzzer</w:t>
              </w:r>
              <w:r w:rsidRPr="00C634B8">
                <w:rPr>
                  <w:sz w:val="28"/>
                  <w:rtl/>
                </w:rPr>
                <w:t xml:space="preserve"> انتخاب شده از نوع </w:t>
              </w:r>
              <w:r w:rsidRPr="00C634B8">
                <w:rPr>
                  <w:sz w:val="28"/>
                </w:rPr>
                <w:t>instrumented-genetic</w:t>
              </w:r>
              <w:r w:rsidRPr="00C634B8">
                <w:rPr>
                  <w:sz w:val="28"/>
                  <w:rtl/>
                </w:rPr>
                <w:t xml:space="preserve">  هست.</w:t>
              </w:r>
            </w:ins>
          </w:p>
          <w:p w14:paraId="65181FCD" w14:textId="0BABBADC" w:rsidR="00336D84" w:rsidRPr="00716603" w:rsidRDefault="00C634B8" w:rsidP="00C634B8">
            <w:pPr>
              <w:cnfStyle w:val="000000100000" w:firstRow="0" w:lastRow="0" w:firstColumn="0" w:lastColumn="0" w:oddVBand="0" w:evenVBand="0" w:oddHBand="1" w:evenHBand="0" w:firstRowFirstColumn="0" w:firstRowLastColumn="0" w:lastRowFirstColumn="0" w:lastRowLastColumn="0"/>
              <w:rPr>
                <w:ins w:id="4621" w:author="Mahmoud" w:date="2017-10-08T11:59:00Z"/>
                <w:sz w:val="28"/>
                <w:rtl/>
                <w:rPrChange w:id="4622" w:author="Mahmoud" w:date="2017-10-08T13:57:00Z">
                  <w:rPr>
                    <w:ins w:id="4623" w:author="Mahmoud" w:date="2017-10-08T11:59:00Z"/>
                    <w:b/>
                    <w:bCs/>
                    <w:sz w:val="52"/>
                    <w:szCs w:val="52"/>
                    <w:rtl/>
                  </w:rPr>
                </w:rPrChange>
              </w:rPr>
            </w:pPr>
            <w:ins w:id="4624" w:author="Windows User" w:date="2017-10-13T17:09:00Z">
              <w:r w:rsidRPr="00C634B8">
                <w:rPr>
                  <w:sz w:val="28"/>
                </w:rPr>
                <w:t>AFL</w:t>
              </w:r>
              <w:r w:rsidRPr="00C634B8">
                <w:rPr>
                  <w:sz w:val="28"/>
                  <w:rtl/>
                </w:rPr>
                <w:t xml:space="preserve">  موتور پو</w:t>
              </w:r>
              <w:r w:rsidRPr="00C634B8">
                <w:rPr>
                  <w:rFonts w:hint="cs"/>
                  <w:sz w:val="28"/>
                  <w:rtl/>
                </w:rPr>
                <w:t>ی</w:t>
              </w:r>
              <w:r w:rsidRPr="00C634B8">
                <w:rPr>
                  <w:rFonts w:hint="eastAsia"/>
                  <w:sz w:val="28"/>
                  <w:rtl/>
                </w:rPr>
                <w:t>انماد</w:t>
              </w:r>
              <w:r w:rsidRPr="00C634B8">
                <w:rPr>
                  <w:rFonts w:hint="cs"/>
                  <w:sz w:val="28"/>
                  <w:rtl/>
                </w:rPr>
                <w:t>ی</w:t>
              </w:r>
              <w:r w:rsidRPr="00C634B8">
                <w:rPr>
                  <w:rFonts w:hint="eastAsia"/>
                  <w:sz w:val="28"/>
                  <w:rtl/>
                </w:rPr>
                <w:t>ن</w:t>
              </w:r>
              <w:r w:rsidRPr="00C634B8">
                <w:rPr>
                  <w:sz w:val="28"/>
                  <w:rtl/>
                </w:rPr>
                <w:t xml:space="preserve"> شب</w:t>
              </w:r>
              <w:r w:rsidRPr="00C634B8">
                <w:rPr>
                  <w:rFonts w:hint="cs"/>
                  <w:sz w:val="28"/>
                  <w:rtl/>
                </w:rPr>
                <w:t>ی</w:t>
              </w:r>
              <w:r w:rsidRPr="00C634B8">
                <w:rPr>
                  <w:rFonts w:hint="eastAsia"/>
                  <w:sz w:val="28"/>
                  <w:rtl/>
                </w:rPr>
                <w:t>ه</w:t>
              </w:r>
              <w:r w:rsidRPr="00C634B8">
                <w:rPr>
                  <w:sz w:val="28"/>
                  <w:rtl/>
                </w:rPr>
                <w:t xml:space="preserve"> ساز</w:t>
              </w:r>
              <w:r w:rsidRPr="00C634B8">
                <w:rPr>
                  <w:rFonts w:hint="cs"/>
                  <w:sz w:val="28"/>
                  <w:rtl/>
                </w:rPr>
                <w:t>ی</w:t>
              </w:r>
              <w:r w:rsidRPr="00C634B8">
                <w:rPr>
                  <w:sz w:val="28"/>
                  <w:rtl/>
                </w:rPr>
                <w:t xml:space="preserve"> ابزار </w:t>
              </w:r>
              <w:r w:rsidRPr="00C634B8">
                <w:rPr>
                  <w:sz w:val="28"/>
                </w:rPr>
                <w:t>Mayhem</w:t>
              </w:r>
              <w:r w:rsidRPr="00C634B8">
                <w:rPr>
                  <w:sz w:val="28"/>
                  <w:rtl/>
                </w:rPr>
                <w:t xml:space="preserve">  هست.</w:t>
              </w:r>
            </w:ins>
            <w:ins w:id="4625" w:author="Mahmoud" w:date="2017-10-08T12:06:00Z">
              <w:del w:id="4626" w:author="Windows User" w:date="2017-10-13T17:09:00Z">
                <w:r w:rsidR="00336D84" w:rsidRPr="00716603" w:rsidDel="00C634B8">
                  <w:rPr>
                    <w:rFonts w:hint="cs"/>
                    <w:sz w:val="28"/>
                    <w:rtl/>
                    <w:rPrChange w:id="4627" w:author="Mahmoud" w:date="2017-10-08T13:57:00Z">
                      <w:rPr>
                        <w:rFonts w:hint="cs"/>
                        <w:b/>
                        <w:bCs/>
                        <w:sz w:val="36"/>
                        <w:szCs w:val="36"/>
                        <w:rtl/>
                      </w:rPr>
                    </w:rPrChange>
                  </w:rPr>
                  <w:delText>ترکیب</w:delText>
                </w:r>
                <w:r w:rsidR="00336D84" w:rsidRPr="00716603" w:rsidDel="00C634B8">
                  <w:rPr>
                    <w:sz w:val="28"/>
                    <w:rtl/>
                    <w:rPrChange w:id="4628" w:author="Mahmoud" w:date="2017-10-08T13:57:00Z">
                      <w:rPr>
                        <w:b/>
                        <w:bCs/>
                        <w:sz w:val="36"/>
                        <w:szCs w:val="36"/>
                        <w:rtl/>
                      </w:rPr>
                    </w:rPrChange>
                  </w:rPr>
                  <w:delText xml:space="preserve"> اجرا</w:delText>
                </w:r>
                <w:r w:rsidR="00336D84" w:rsidRPr="00716603" w:rsidDel="00C634B8">
                  <w:rPr>
                    <w:rFonts w:hint="cs"/>
                    <w:sz w:val="28"/>
                    <w:rtl/>
                    <w:rPrChange w:id="4629" w:author="Mahmoud" w:date="2017-10-08T13:57:00Z">
                      <w:rPr>
                        <w:rFonts w:hint="cs"/>
                        <w:b/>
                        <w:bCs/>
                        <w:sz w:val="36"/>
                        <w:szCs w:val="36"/>
                        <w:rtl/>
                      </w:rPr>
                    </w:rPrChange>
                  </w:rPr>
                  <w:delText>ی</w:delText>
                </w:r>
                <w:r w:rsidR="00336D84" w:rsidRPr="00716603" w:rsidDel="00C634B8">
                  <w:rPr>
                    <w:sz w:val="28"/>
                    <w:rtl/>
                    <w:rPrChange w:id="4630" w:author="Mahmoud" w:date="2017-10-08T13:57:00Z">
                      <w:rPr>
                        <w:b/>
                        <w:bCs/>
                        <w:sz w:val="36"/>
                        <w:szCs w:val="36"/>
                        <w:rtl/>
                      </w:rPr>
                    </w:rPrChange>
                  </w:rPr>
                  <w:delText xml:space="preserve"> پو</w:delText>
                </w:r>
                <w:r w:rsidR="00336D84" w:rsidRPr="00716603" w:rsidDel="00C634B8">
                  <w:rPr>
                    <w:rFonts w:hint="cs"/>
                    <w:sz w:val="28"/>
                    <w:rtl/>
                    <w:rPrChange w:id="4631" w:author="Mahmoud" w:date="2017-10-08T13:57:00Z">
                      <w:rPr>
                        <w:rFonts w:hint="cs"/>
                        <w:b/>
                        <w:bCs/>
                        <w:sz w:val="36"/>
                        <w:szCs w:val="36"/>
                        <w:rtl/>
                      </w:rPr>
                    </w:rPrChange>
                  </w:rPr>
                  <w:delText>یانمادین</w:delText>
                </w:r>
                <w:r w:rsidR="00336D84" w:rsidRPr="00716603" w:rsidDel="00C634B8">
                  <w:rPr>
                    <w:sz w:val="28"/>
                    <w:rtl/>
                    <w:rPrChange w:id="4632" w:author="Mahmoud" w:date="2017-10-08T13:57:00Z">
                      <w:rPr>
                        <w:b/>
                        <w:bCs/>
                        <w:sz w:val="36"/>
                        <w:szCs w:val="36"/>
                        <w:rtl/>
                      </w:rPr>
                    </w:rPrChange>
                  </w:rPr>
                  <w:delText xml:space="preserve"> </w:delText>
                </w:r>
              </w:del>
            </w:ins>
            <w:ins w:id="4633" w:author="Mahmoud" w:date="2017-10-08T12:07:00Z">
              <w:del w:id="4634" w:author="Windows User" w:date="2017-10-13T17:09:00Z">
                <w:r w:rsidR="00336D84" w:rsidRPr="00716603" w:rsidDel="00C634B8">
                  <w:rPr>
                    <w:rFonts w:hint="cs"/>
                    <w:sz w:val="28"/>
                    <w:rtl/>
                    <w:rPrChange w:id="4635" w:author="Mahmoud" w:date="2017-10-08T13:57:00Z">
                      <w:rPr>
                        <w:rFonts w:hint="cs"/>
                        <w:b/>
                        <w:bCs/>
                        <w:sz w:val="36"/>
                        <w:szCs w:val="36"/>
                        <w:rtl/>
                      </w:rPr>
                    </w:rPrChange>
                  </w:rPr>
                  <w:delText>با</w:delText>
                </w:r>
                <w:r w:rsidR="00336D84" w:rsidRPr="00716603" w:rsidDel="00C634B8">
                  <w:rPr>
                    <w:sz w:val="28"/>
                    <w:rtl/>
                    <w:rPrChange w:id="4636" w:author="Mahmoud" w:date="2017-10-08T13:57:00Z">
                      <w:rPr>
                        <w:b/>
                        <w:bCs/>
                        <w:sz w:val="36"/>
                        <w:szCs w:val="36"/>
                        <w:rtl/>
                      </w:rPr>
                    </w:rPrChange>
                  </w:rPr>
                  <w:delText xml:space="preserve"> </w:delText>
                </w:r>
                <w:r w:rsidR="00336D84" w:rsidRPr="00716603" w:rsidDel="00C634B8">
                  <w:rPr>
                    <w:rFonts w:hint="cs"/>
                    <w:sz w:val="28"/>
                    <w:rtl/>
                    <w:rPrChange w:id="4637" w:author="Mahmoud" w:date="2017-10-08T13:57:00Z">
                      <w:rPr>
                        <w:rFonts w:hint="cs"/>
                        <w:b/>
                        <w:bCs/>
                        <w:sz w:val="36"/>
                        <w:szCs w:val="36"/>
                        <w:rtl/>
                      </w:rPr>
                    </w:rPrChange>
                  </w:rPr>
                  <w:delText>ژنتیک</w:delText>
                </w:r>
              </w:del>
            </w:ins>
          </w:p>
        </w:tc>
      </w:tr>
    </w:tbl>
    <w:p w14:paraId="1E230EEA" w14:textId="799CEA6E" w:rsidR="00306313" w:rsidRDefault="00306313" w:rsidP="007916DF">
      <w:pPr>
        <w:rPr>
          <w:ins w:id="4638" w:author="Mahmoud" w:date="2017-10-07T20:28:00Z"/>
          <w:b/>
          <w:bCs/>
          <w:sz w:val="52"/>
          <w:szCs w:val="52"/>
          <w:rtl/>
        </w:rPr>
        <w:sectPr w:rsidR="00306313" w:rsidSect="00865D1E">
          <w:headerReference w:type="default" r:id="rId37"/>
          <w:footnotePr>
            <w:numRestart w:val="eachPage"/>
          </w:footnotePr>
          <w:pgSz w:w="12240" w:h="15840"/>
          <w:pgMar w:top="1440" w:right="1440" w:bottom="1440" w:left="1440" w:header="720" w:footer="720" w:gutter="0"/>
          <w:cols w:space="720"/>
          <w:docGrid w:linePitch="360"/>
        </w:sectPr>
      </w:pPr>
    </w:p>
    <w:p w14:paraId="43AA4DA4" w14:textId="09871451" w:rsidR="00873422" w:rsidRDefault="00873422" w:rsidP="007916DF">
      <w:pPr>
        <w:rPr>
          <w:ins w:id="4649" w:author="Mahmoud" w:date="2017-10-08T11:58:00Z"/>
          <w:b/>
          <w:bCs/>
          <w:sz w:val="52"/>
          <w:szCs w:val="52"/>
          <w:rtl/>
        </w:rPr>
      </w:pPr>
    </w:p>
    <w:p w14:paraId="042E342F" w14:textId="77777777" w:rsidR="00840EEF" w:rsidRDefault="00840EEF" w:rsidP="007916DF">
      <w:pPr>
        <w:rPr>
          <w:ins w:id="4650" w:author="Windows User" w:date="2017-09-22T16:34:00Z"/>
          <w:b/>
          <w:bCs/>
          <w:sz w:val="52"/>
          <w:szCs w:val="52"/>
        </w:rPr>
      </w:pPr>
    </w:p>
    <w:p w14:paraId="38B1572F" w14:textId="77777777" w:rsidR="00547390" w:rsidRDefault="00547390">
      <w:pPr>
        <w:jc w:val="center"/>
        <w:rPr>
          <w:ins w:id="4651" w:author="Windows User" w:date="2017-09-22T16:34:00Z"/>
          <w:b/>
          <w:bCs/>
          <w:sz w:val="52"/>
          <w:szCs w:val="52"/>
          <w:rtl/>
        </w:rPr>
        <w:pPrChange w:id="4652" w:author="Windows User" w:date="2017-09-22T16:34:00Z">
          <w:pPr/>
        </w:pPrChange>
      </w:pPr>
      <w:ins w:id="4653" w:author="Windows User" w:date="2017-09-22T16:34:00Z">
        <w:r w:rsidRPr="00547390">
          <w:rPr>
            <w:b/>
            <w:bCs/>
            <w:sz w:val="52"/>
            <w:szCs w:val="52"/>
            <w:rtl/>
            <w:rPrChange w:id="4654" w:author="Windows User" w:date="2017-09-22T16:34:00Z">
              <w:rPr>
                <w:rtl/>
              </w:rPr>
            </w:rPrChange>
          </w:rPr>
          <w:t>فصل چهارم:</w:t>
        </w:r>
      </w:ins>
    </w:p>
    <w:p w14:paraId="70847058" w14:textId="77777777" w:rsidR="00547390" w:rsidRDefault="00547390">
      <w:pPr>
        <w:jc w:val="center"/>
        <w:rPr>
          <w:ins w:id="4655" w:author="Windows User" w:date="2017-09-22T16:34:00Z"/>
          <w:b/>
          <w:bCs/>
          <w:sz w:val="52"/>
          <w:szCs w:val="52"/>
          <w:rtl/>
        </w:rPr>
        <w:pPrChange w:id="4656" w:author="Windows User" w:date="2017-09-22T16:34:00Z">
          <w:pPr/>
        </w:pPrChange>
      </w:pPr>
      <w:ins w:id="4657" w:author="Windows User" w:date="2017-09-22T16:34:00Z">
        <w:r w:rsidRPr="00547390">
          <w:rPr>
            <w:b/>
            <w:bCs/>
            <w:sz w:val="52"/>
            <w:szCs w:val="52"/>
            <w:rtl/>
            <w:rPrChange w:id="4658" w:author="Windows User" w:date="2017-09-22T16:34:00Z">
              <w:rPr>
                <w:rtl/>
              </w:rPr>
            </w:rPrChange>
          </w:rPr>
          <w:t xml:space="preserve"> ابزار ها</w:t>
        </w:r>
        <w:r w:rsidRPr="00547390">
          <w:rPr>
            <w:rFonts w:hint="cs"/>
            <w:b/>
            <w:bCs/>
            <w:sz w:val="52"/>
            <w:szCs w:val="52"/>
            <w:rtl/>
            <w:rPrChange w:id="4659" w:author="Windows User" w:date="2017-09-22T16:34:00Z">
              <w:rPr>
                <w:rFonts w:hint="cs"/>
                <w:rtl/>
              </w:rPr>
            </w:rPrChange>
          </w:rPr>
          <w:t>ی</w:t>
        </w:r>
        <w:r w:rsidRPr="00547390">
          <w:rPr>
            <w:b/>
            <w:bCs/>
            <w:sz w:val="52"/>
            <w:szCs w:val="52"/>
            <w:rtl/>
            <w:rPrChange w:id="4660" w:author="Windows User" w:date="2017-09-22T16:34:00Z">
              <w:rPr>
                <w:rtl/>
              </w:rPr>
            </w:rPrChange>
          </w:rPr>
          <w:t xml:space="preserve"> اجرا</w:t>
        </w:r>
        <w:r w:rsidRPr="00547390">
          <w:rPr>
            <w:rFonts w:hint="cs"/>
            <w:b/>
            <w:bCs/>
            <w:sz w:val="52"/>
            <w:szCs w:val="52"/>
            <w:rtl/>
            <w:rPrChange w:id="4661" w:author="Windows User" w:date="2017-09-22T16:34:00Z">
              <w:rPr>
                <w:rFonts w:hint="cs"/>
                <w:rtl/>
              </w:rPr>
            </w:rPrChange>
          </w:rPr>
          <w:t>ی</w:t>
        </w:r>
        <w:r w:rsidRPr="00547390">
          <w:rPr>
            <w:b/>
            <w:bCs/>
            <w:sz w:val="52"/>
            <w:szCs w:val="52"/>
            <w:rtl/>
            <w:rPrChange w:id="4662" w:author="Windows User" w:date="2017-09-22T16:34:00Z">
              <w:rPr>
                <w:rtl/>
              </w:rPr>
            </w:rPrChange>
          </w:rPr>
          <w:t xml:space="preserve"> پو</w:t>
        </w:r>
        <w:r w:rsidRPr="00547390">
          <w:rPr>
            <w:rFonts w:hint="cs"/>
            <w:b/>
            <w:bCs/>
            <w:sz w:val="52"/>
            <w:szCs w:val="52"/>
            <w:rtl/>
            <w:rPrChange w:id="4663" w:author="Windows User" w:date="2017-09-22T16:34:00Z">
              <w:rPr>
                <w:rFonts w:hint="cs"/>
                <w:rtl/>
              </w:rPr>
            </w:rPrChange>
          </w:rPr>
          <w:t>یانمادین</w:t>
        </w:r>
        <w:r w:rsidRPr="00547390">
          <w:rPr>
            <w:b/>
            <w:bCs/>
            <w:sz w:val="52"/>
            <w:szCs w:val="52"/>
            <w:rtl/>
            <w:rPrChange w:id="4664" w:author="Windows User" w:date="2017-09-22T16:34:00Z">
              <w:rPr>
                <w:rtl/>
              </w:rPr>
            </w:rPrChange>
          </w:rPr>
          <w:t xml:space="preserve"> </w:t>
        </w:r>
        <w:r>
          <w:rPr>
            <w:b/>
            <w:bCs/>
            <w:sz w:val="52"/>
            <w:szCs w:val="52"/>
            <w:rtl/>
          </w:rPr>
          <w:br/>
        </w:r>
        <w:r w:rsidRPr="00547390">
          <w:rPr>
            <w:b/>
            <w:bCs/>
            <w:sz w:val="52"/>
            <w:szCs w:val="52"/>
            <w:rtl/>
            <w:rPrChange w:id="4665" w:author="Windows User" w:date="2017-09-22T16:34:00Z">
              <w:rPr>
                <w:rtl/>
              </w:rPr>
            </w:rPrChange>
          </w:rPr>
          <w:t>برا</w:t>
        </w:r>
        <w:r w:rsidRPr="00547390">
          <w:rPr>
            <w:rFonts w:hint="cs"/>
            <w:b/>
            <w:bCs/>
            <w:sz w:val="52"/>
            <w:szCs w:val="52"/>
            <w:rtl/>
            <w:rPrChange w:id="4666" w:author="Windows User" w:date="2017-09-22T16:34:00Z">
              <w:rPr>
                <w:rFonts w:hint="cs"/>
                <w:rtl/>
              </w:rPr>
            </w:rPrChange>
          </w:rPr>
          <w:t>ی</w:t>
        </w:r>
        <w:r w:rsidRPr="00547390">
          <w:rPr>
            <w:b/>
            <w:bCs/>
            <w:sz w:val="52"/>
            <w:szCs w:val="52"/>
            <w:rtl/>
            <w:rPrChange w:id="4667" w:author="Windows User" w:date="2017-09-22T16:34:00Z">
              <w:rPr>
                <w:rtl/>
              </w:rPr>
            </w:rPrChange>
          </w:rPr>
          <w:t xml:space="preserve"> تحل</w:t>
        </w:r>
        <w:r w:rsidRPr="00547390">
          <w:rPr>
            <w:rFonts w:hint="cs"/>
            <w:b/>
            <w:bCs/>
            <w:sz w:val="52"/>
            <w:szCs w:val="52"/>
            <w:rtl/>
            <w:rPrChange w:id="4668" w:author="Windows User" w:date="2017-09-22T16:34:00Z">
              <w:rPr>
                <w:rFonts w:hint="cs"/>
                <w:rtl/>
              </w:rPr>
            </w:rPrChange>
          </w:rPr>
          <w:t>یل</w:t>
        </w:r>
        <w:r w:rsidRPr="00547390">
          <w:rPr>
            <w:b/>
            <w:bCs/>
            <w:sz w:val="52"/>
            <w:szCs w:val="52"/>
            <w:rtl/>
            <w:rPrChange w:id="4669" w:author="Windows User" w:date="2017-09-22T16:34:00Z">
              <w:rPr>
                <w:rtl/>
              </w:rPr>
            </w:rPrChange>
          </w:rPr>
          <w:t xml:space="preserve"> برنامه ها</w:t>
        </w:r>
        <w:r w:rsidRPr="00547390">
          <w:rPr>
            <w:rFonts w:hint="cs"/>
            <w:b/>
            <w:bCs/>
            <w:sz w:val="52"/>
            <w:szCs w:val="52"/>
            <w:rtl/>
            <w:rPrChange w:id="4670" w:author="Windows User" w:date="2017-09-22T16:34:00Z">
              <w:rPr>
                <w:rFonts w:hint="cs"/>
                <w:rtl/>
              </w:rPr>
            </w:rPrChange>
          </w:rPr>
          <w:t>ی</w:t>
        </w:r>
        <w:r w:rsidRPr="00547390">
          <w:rPr>
            <w:b/>
            <w:bCs/>
            <w:sz w:val="52"/>
            <w:szCs w:val="52"/>
            <w:rtl/>
            <w:rPrChange w:id="4671" w:author="Windows User" w:date="2017-09-22T16:34:00Z">
              <w:rPr>
                <w:rtl/>
              </w:rPr>
            </w:rPrChange>
          </w:rPr>
          <w:t xml:space="preserve"> اندرو</w:t>
        </w:r>
        <w:r w:rsidRPr="00547390">
          <w:rPr>
            <w:rFonts w:hint="cs"/>
            <w:b/>
            <w:bCs/>
            <w:sz w:val="52"/>
            <w:szCs w:val="52"/>
            <w:rtl/>
            <w:rPrChange w:id="4672" w:author="Windows User" w:date="2017-09-22T16:34:00Z">
              <w:rPr>
                <w:rFonts w:hint="cs"/>
                <w:rtl/>
              </w:rPr>
            </w:rPrChange>
          </w:rPr>
          <w:t>یدی</w:t>
        </w:r>
      </w:ins>
    </w:p>
    <w:p w14:paraId="030724E5" w14:textId="77777777" w:rsidR="00547390" w:rsidRDefault="00547390">
      <w:pPr>
        <w:jc w:val="center"/>
        <w:rPr>
          <w:ins w:id="4673" w:author="Windows User" w:date="2017-09-22T16:34:00Z"/>
          <w:b/>
          <w:bCs/>
          <w:sz w:val="52"/>
          <w:szCs w:val="52"/>
          <w:rtl/>
        </w:rPr>
        <w:pPrChange w:id="4674" w:author="Windows User" w:date="2017-09-22T16:34:00Z">
          <w:pPr/>
        </w:pPrChange>
      </w:pPr>
    </w:p>
    <w:p w14:paraId="441F0E41" w14:textId="77777777" w:rsidR="00547390" w:rsidRDefault="00547390">
      <w:pPr>
        <w:jc w:val="center"/>
        <w:rPr>
          <w:ins w:id="4675" w:author="Windows User" w:date="2017-09-30T20:43:00Z"/>
          <w:b/>
          <w:bCs/>
          <w:sz w:val="52"/>
          <w:szCs w:val="52"/>
          <w:rtl/>
        </w:rPr>
        <w:pPrChange w:id="4676" w:author="Windows User" w:date="2017-09-22T16:34:00Z">
          <w:pPr/>
        </w:pPrChange>
      </w:pPr>
    </w:p>
    <w:p w14:paraId="301215DB" w14:textId="77777777" w:rsidR="00677BD3" w:rsidRDefault="00677BD3">
      <w:pPr>
        <w:jc w:val="center"/>
        <w:rPr>
          <w:ins w:id="4677" w:author="Windows User" w:date="2017-09-30T20:43:00Z"/>
          <w:b/>
          <w:bCs/>
          <w:sz w:val="52"/>
          <w:szCs w:val="52"/>
          <w:rtl/>
        </w:rPr>
        <w:pPrChange w:id="4678" w:author="Windows User" w:date="2017-09-22T16:34:00Z">
          <w:pPr/>
        </w:pPrChange>
      </w:pPr>
    </w:p>
    <w:p w14:paraId="40DD4235" w14:textId="77777777" w:rsidR="00677BD3" w:rsidRDefault="00677BD3">
      <w:pPr>
        <w:jc w:val="center"/>
        <w:rPr>
          <w:ins w:id="4679" w:author="Windows User" w:date="2017-10-03T23:14:00Z"/>
          <w:b/>
          <w:bCs/>
          <w:sz w:val="52"/>
          <w:szCs w:val="52"/>
          <w:rtl/>
        </w:rPr>
        <w:pPrChange w:id="4680" w:author="Windows User" w:date="2017-09-22T16:34:00Z">
          <w:pPr/>
        </w:pPrChange>
      </w:pPr>
    </w:p>
    <w:p w14:paraId="253170CB" w14:textId="77777777" w:rsidR="00640194" w:rsidRDefault="00640194">
      <w:pPr>
        <w:jc w:val="center"/>
        <w:rPr>
          <w:ins w:id="4681" w:author="Windows User" w:date="2017-10-03T23:14:00Z"/>
          <w:b/>
          <w:bCs/>
          <w:sz w:val="52"/>
          <w:szCs w:val="52"/>
          <w:rtl/>
        </w:rPr>
        <w:pPrChange w:id="4682" w:author="Windows User" w:date="2017-09-22T16:34:00Z">
          <w:pPr/>
        </w:pPrChange>
      </w:pPr>
    </w:p>
    <w:p w14:paraId="74C0EB64" w14:textId="77777777" w:rsidR="00640194" w:rsidDel="006D7A1C" w:rsidRDefault="00640194">
      <w:pPr>
        <w:jc w:val="center"/>
        <w:rPr>
          <w:ins w:id="4683" w:author="Windows User" w:date="2017-09-22T16:34:00Z"/>
          <w:del w:id="4684" w:author="Mahmoud" w:date="2017-10-08T12:07:00Z"/>
          <w:b/>
          <w:bCs/>
          <w:sz w:val="52"/>
          <w:szCs w:val="52"/>
          <w:rtl/>
        </w:rPr>
        <w:pPrChange w:id="4685" w:author="Windows User" w:date="2017-09-22T16:34:00Z">
          <w:pPr/>
        </w:pPrChange>
      </w:pPr>
    </w:p>
    <w:p w14:paraId="25CEC257" w14:textId="77777777" w:rsidR="00547390" w:rsidDel="006D7A1C" w:rsidRDefault="00547390">
      <w:pPr>
        <w:jc w:val="center"/>
        <w:rPr>
          <w:ins w:id="4686" w:author="Windows User" w:date="2017-09-22T16:34:00Z"/>
          <w:del w:id="4687" w:author="Mahmoud" w:date="2017-10-08T12:07:00Z"/>
          <w:b/>
          <w:bCs/>
          <w:sz w:val="52"/>
          <w:szCs w:val="52"/>
          <w:rtl/>
        </w:rPr>
        <w:pPrChange w:id="4688" w:author="Windows User" w:date="2017-09-22T16:34:00Z">
          <w:pPr/>
        </w:pPrChange>
      </w:pPr>
    </w:p>
    <w:p w14:paraId="0B058D42" w14:textId="23D6D070" w:rsidR="00E92431" w:rsidRPr="00547390" w:rsidDel="00923459" w:rsidRDefault="00E92431">
      <w:pPr>
        <w:rPr>
          <w:ins w:id="4689" w:author="Windows User" w:date="2017-09-06T19:01:00Z"/>
          <w:del w:id="4690" w:author="Mahmoud" w:date="2017-09-19T20:57:00Z"/>
          <w:b/>
          <w:bCs/>
          <w:sz w:val="52"/>
          <w:szCs w:val="52"/>
          <w:rtl/>
          <w:rPrChange w:id="4691" w:author="Windows User" w:date="2017-09-22T16:34:00Z">
            <w:rPr>
              <w:ins w:id="4692" w:author="Windows User" w:date="2017-09-06T19:01:00Z"/>
              <w:del w:id="4693" w:author="Mahmoud" w:date="2017-09-19T20:57:00Z"/>
              <w:rtl/>
            </w:rPr>
          </w:rPrChange>
        </w:rPr>
        <w:pPrChange w:id="4694" w:author="Mahmoud" w:date="2017-10-08T12:07:00Z">
          <w:pPr>
            <w:bidi w:val="0"/>
            <w:jc w:val="left"/>
          </w:pPr>
        </w:pPrChange>
      </w:pPr>
      <w:ins w:id="4695" w:author="Windows User" w:date="2017-09-06T19:01:00Z">
        <w:del w:id="4696" w:author="Mahmoud" w:date="2017-09-19T20:50:00Z">
          <w:r w:rsidRPr="00547390" w:rsidDel="00923459">
            <w:rPr>
              <w:b/>
              <w:bCs/>
              <w:sz w:val="52"/>
              <w:szCs w:val="52"/>
              <w:rtl/>
              <w:rPrChange w:id="4697" w:author="Windows User" w:date="2017-09-22T16:34:00Z">
                <w:rPr>
                  <w:rtl/>
                </w:rPr>
              </w:rPrChange>
            </w:rPr>
            <w:br w:type="page"/>
          </w:r>
        </w:del>
      </w:ins>
    </w:p>
    <w:p w14:paraId="504D591D" w14:textId="77777777" w:rsidR="002B5813" w:rsidRPr="00547390" w:rsidRDefault="002B5813" w:rsidP="00464003">
      <w:pPr>
        <w:rPr>
          <w:b/>
          <w:bCs/>
          <w:sz w:val="52"/>
          <w:szCs w:val="52"/>
          <w:rPrChange w:id="4698" w:author="Windows User" w:date="2017-09-22T16:34:00Z">
            <w:rPr/>
          </w:rPrChange>
        </w:rPr>
      </w:pPr>
    </w:p>
    <w:p w14:paraId="6AEE6158" w14:textId="4F7CDA03" w:rsidR="00A108D1" w:rsidRPr="006D7A1C" w:rsidDel="002B5813" w:rsidRDefault="00A108D1">
      <w:pPr>
        <w:pStyle w:val="Heading1"/>
        <w:rPr>
          <w:del w:id="4699" w:author="Windows User" w:date="2017-09-06T18:19:00Z"/>
          <w:color w:val="FFFFFF" w:themeColor="background1"/>
          <w:sz w:val="2"/>
          <w:szCs w:val="2"/>
          <w:rPrChange w:id="4700" w:author="Mahmoud" w:date="2017-10-08T12:07:00Z">
            <w:rPr>
              <w:del w:id="4701" w:author="Windows User" w:date="2017-09-06T18:19:00Z"/>
            </w:rPr>
          </w:rPrChange>
        </w:rPr>
        <w:pPrChange w:id="4702" w:author="Windows User" w:date="2017-09-22T16:33:00Z">
          <w:pPr/>
        </w:pPrChange>
      </w:pPr>
      <w:del w:id="4703" w:author="Windows User" w:date="2017-09-06T18:19:00Z">
        <w:r w:rsidRPr="006D7A1C" w:rsidDel="002B5813">
          <w:rPr>
            <w:rFonts w:hint="cs"/>
            <w:color w:val="FFFFFF" w:themeColor="background1"/>
            <w:sz w:val="2"/>
            <w:szCs w:val="2"/>
            <w:rtl/>
            <w:rPrChange w:id="4704" w:author="Mahmoud" w:date="2017-10-08T12:07:00Z">
              <w:rPr>
                <w:rFonts w:hint="cs"/>
                <w:rtl/>
              </w:rPr>
            </w:rPrChange>
          </w:rPr>
          <w:lastRenderedPageBreak/>
          <w:delText>یکی</w:delText>
        </w:r>
        <w:r w:rsidRPr="006D7A1C" w:rsidDel="002B5813">
          <w:rPr>
            <w:color w:val="FFFFFF" w:themeColor="background1"/>
            <w:sz w:val="2"/>
            <w:szCs w:val="2"/>
            <w:rtl/>
            <w:rPrChange w:id="4705" w:author="Mahmoud" w:date="2017-10-08T12:07:00Z">
              <w:rPr>
                <w:rtl/>
              </w:rPr>
            </w:rPrChange>
          </w:rPr>
          <w:delText xml:space="preserve"> از نقاط قوت ابزار </w:delText>
        </w:r>
        <w:r w:rsidRPr="006D7A1C" w:rsidDel="002B5813">
          <w:rPr>
            <w:color w:val="FFFFFF" w:themeColor="background1"/>
            <w:sz w:val="2"/>
            <w:szCs w:val="2"/>
            <w:rPrChange w:id="4706" w:author="Mahmoud" w:date="2017-10-08T12:07:00Z">
              <w:rPr/>
            </w:rPrChange>
          </w:rPr>
          <w:delText>DART</w:delText>
        </w:r>
        <w:r w:rsidRPr="006D7A1C" w:rsidDel="002B5813">
          <w:rPr>
            <w:color w:val="FFFFFF" w:themeColor="background1"/>
            <w:sz w:val="2"/>
            <w:szCs w:val="2"/>
            <w:rtl/>
            <w:rPrChange w:id="4707" w:author="Mahmoud" w:date="2017-10-08T12:07:00Z">
              <w:rPr>
                <w:rtl/>
              </w:rPr>
            </w:rPrChange>
          </w:rPr>
          <w:delText xml:space="preserve"> نسبت به تحل</w:delText>
        </w:r>
        <w:r w:rsidRPr="006D7A1C" w:rsidDel="002B5813">
          <w:rPr>
            <w:rFonts w:hint="cs"/>
            <w:color w:val="FFFFFF" w:themeColor="background1"/>
            <w:sz w:val="2"/>
            <w:szCs w:val="2"/>
            <w:rtl/>
            <w:rPrChange w:id="4708" w:author="Mahmoud" w:date="2017-10-08T12:07:00Z">
              <w:rPr>
                <w:rFonts w:hint="cs"/>
                <w:rtl/>
              </w:rPr>
            </w:rPrChange>
          </w:rPr>
          <w:delText>یل</w:delText>
        </w:r>
        <w:r w:rsidRPr="006D7A1C" w:rsidDel="002B5813">
          <w:rPr>
            <w:color w:val="FFFFFF" w:themeColor="background1"/>
            <w:sz w:val="2"/>
            <w:szCs w:val="2"/>
            <w:rtl/>
            <w:rPrChange w:id="4709" w:author="Mahmoud" w:date="2017-10-08T12:07:00Z">
              <w:rPr>
                <w:rtl/>
              </w:rPr>
            </w:rPrChange>
          </w:rPr>
          <w:delText xml:space="preserve"> پو</w:delText>
        </w:r>
        <w:r w:rsidRPr="006D7A1C" w:rsidDel="002B5813">
          <w:rPr>
            <w:rFonts w:hint="cs"/>
            <w:color w:val="FFFFFF" w:themeColor="background1"/>
            <w:sz w:val="2"/>
            <w:szCs w:val="2"/>
            <w:rtl/>
            <w:rPrChange w:id="4710" w:author="Mahmoud" w:date="2017-10-08T12:07:00Z">
              <w:rPr>
                <w:rFonts w:hint="cs"/>
                <w:rtl/>
              </w:rPr>
            </w:rPrChange>
          </w:rPr>
          <w:delText>یا</w:delText>
        </w:r>
        <w:r w:rsidRPr="006D7A1C" w:rsidDel="002B5813">
          <w:rPr>
            <w:color w:val="FFFFFF" w:themeColor="background1"/>
            <w:sz w:val="2"/>
            <w:szCs w:val="2"/>
            <w:rtl/>
            <w:rPrChange w:id="4711" w:author="Mahmoud" w:date="2017-10-08T12:07:00Z">
              <w:rPr>
                <w:rtl/>
              </w:rPr>
            </w:rPrChange>
          </w:rPr>
          <w:delText xml:space="preserve"> برنامه با استفاده </w:delText>
        </w:r>
        <w:r w:rsidR="006B01F7" w:rsidRPr="006D7A1C" w:rsidDel="002B5813">
          <w:rPr>
            <w:rFonts w:hint="cs"/>
            <w:color w:val="FFFFFF" w:themeColor="background1"/>
            <w:sz w:val="2"/>
            <w:szCs w:val="2"/>
            <w:rtl/>
            <w:rPrChange w:id="4712" w:author="Mahmoud" w:date="2017-10-08T12:07:00Z">
              <w:rPr>
                <w:rFonts w:hint="cs"/>
                <w:rtl/>
              </w:rPr>
            </w:rPrChange>
          </w:rPr>
          <w:delText>از</w:delText>
        </w:r>
        <w:r w:rsidR="006B01F7" w:rsidRPr="006D7A1C" w:rsidDel="002B5813">
          <w:rPr>
            <w:color w:val="FFFFFF" w:themeColor="background1"/>
            <w:sz w:val="2"/>
            <w:szCs w:val="2"/>
            <w:rtl/>
            <w:rPrChange w:id="4713" w:author="Mahmoud" w:date="2017-10-08T12:07:00Z">
              <w:rPr>
                <w:rtl/>
              </w:rPr>
            </w:rPrChange>
          </w:rPr>
          <w:delText xml:space="preserve"> </w:delText>
        </w:r>
        <w:r w:rsidR="006B01F7" w:rsidRPr="006D7A1C" w:rsidDel="002B5813">
          <w:rPr>
            <w:rFonts w:hint="cs"/>
            <w:color w:val="FFFFFF" w:themeColor="background1"/>
            <w:sz w:val="2"/>
            <w:szCs w:val="2"/>
            <w:rtl/>
            <w:rPrChange w:id="4714" w:author="Mahmoud" w:date="2017-10-08T12:07:00Z">
              <w:rPr>
                <w:rFonts w:hint="cs"/>
                <w:rtl/>
              </w:rPr>
            </w:rPrChange>
          </w:rPr>
          <w:delText>ورودی</w:delText>
        </w:r>
        <w:r w:rsidR="006B01F7" w:rsidRPr="006D7A1C" w:rsidDel="002B5813">
          <w:rPr>
            <w:color w:val="FFFFFF" w:themeColor="background1"/>
            <w:sz w:val="2"/>
            <w:szCs w:val="2"/>
            <w:rtl/>
            <w:rPrChange w:id="4715" w:author="Mahmoud" w:date="2017-10-08T12:07:00Z">
              <w:rPr>
                <w:rtl/>
              </w:rPr>
            </w:rPrChange>
          </w:rPr>
          <w:delText xml:space="preserve"> </w:delText>
        </w:r>
        <w:r w:rsidR="006B01F7" w:rsidRPr="006D7A1C" w:rsidDel="002B5813">
          <w:rPr>
            <w:rFonts w:hint="cs"/>
            <w:color w:val="FFFFFF" w:themeColor="background1"/>
            <w:sz w:val="2"/>
            <w:szCs w:val="2"/>
            <w:rtl/>
            <w:rPrChange w:id="4716" w:author="Mahmoud" w:date="2017-10-08T12:07:00Z">
              <w:rPr>
                <w:rFonts w:hint="cs"/>
                <w:rtl/>
              </w:rPr>
            </w:rPrChange>
          </w:rPr>
          <w:delText>های</w:delText>
        </w:r>
        <w:r w:rsidR="006B01F7" w:rsidRPr="006D7A1C" w:rsidDel="002B5813">
          <w:rPr>
            <w:color w:val="FFFFFF" w:themeColor="background1"/>
            <w:sz w:val="2"/>
            <w:szCs w:val="2"/>
            <w:rtl/>
            <w:rPrChange w:id="4717" w:author="Mahmoud" w:date="2017-10-08T12:07:00Z">
              <w:rPr>
                <w:rtl/>
              </w:rPr>
            </w:rPrChange>
          </w:rPr>
          <w:delText xml:space="preserve"> </w:delText>
        </w:r>
        <w:r w:rsidR="006B01F7" w:rsidRPr="006D7A1C" w:rsidDel="002B5813">
          <w:rPr>
            <w:rFonts w:hint="cs"/>
            <w:color w:val="FFFFFF" w:themeColor="background1"/>
            <w:sz w:val="2"/>
            <w:szCs w:val="2"/>
            <w:rtl/>
            <w:rPrChange w:id="4718" w:author="Mahmoud" w:date="2017-10-08T12:07:00Z">
              <w:rPr>
                <w:rFonts w:hint="cs"/>
                <w:rtl/>
              </w:rPr>
            </w:rPrChange>
          </w:rPr>
          <w:delText>دلخواه</w:delText>
        </w:r>
      </w:del>
      <w:ins w:id="4719" w:author="Mahmoud" w:date="2017-09-06T18:13:00Z">
        <w:del w:id="4720" w:author="Windows User" w:date="2017-09-06T18:19:00Z">
          <w:r w:rsidR="0052347B" w:rsidRPr="006D7A1C" w:rsidDel="002B5813">
            <w:rPr>
              <w:rFonts w:hint="cs"/>
              <w:color w:val="FFFFFF" w:themeColor="background1"/>
              <w:sz w:val="2"/>
              <w:szCs w:val="2"/>
              <w:rtl/>
              <w:rPrChange w:id="4721" w:author="Mahmoud" w:date="2017-10-08T12:07:00Z">
                <w:rPr>
                  <w:rFonts w:hint="cs"/>
                  <w:rtl/>
                </w:rPr>
              </w:rPrChange>
            </w:rPr>
            <w:delText>،</w:delText>
          </w:r>
        </w:del>
      </w:ins>
      <w:del w:id="4722" w:author="Windows User" w:date="2017-09-06T18:19:00Z">
        <w:r w:rsidR="006B01F7" w:rsidRPr="006D7A1C" w:rsidDel="002B5813">
          <w:rPr>
            <w:color w:val="FFFFFF" w:themeColor="background1"/>
            <w:sz w:val="2"/>
            <w:szCs w:val="2"/>
            <w:rtl/>
            <w:rPrChange w:id="4723" w:author="Mahmoud" w:date="2017-10-08T12:07:00Z">
              <w:rPr>
                <w:rtl/>
              </w:rPr>
            </w:rPrChange>
          </w:rPr>
          <w:delText xml:space="preserve"> که فاز</w:delText>
        </w:r>
        <w:r w:rsidR="006B01F7" w:rsidRPr="006D7A1C" w:rsidDel="002B5813">
          <w:rPr>
            <w:rFonts w:hint="cs"/>
            <w:color w:val="FFFFFF" w:themeColor="background1"/>
            <w:sz w:val="2"/>
            <w:szCs w:val="2"/>
            <w:rtl/>
            <w:rPrChange w:id="4724" w:author="Mahmoud" w:date="2017-10-08T12:07:00Z">
              <w:rPr>
                <w:rFonts w:hint="cs"/>
                <w:rtl/>
              </w:rPr>
            </w:rPrChange>
          </w:rPr>
          <w:delText>ینگ</w:delText>
        </w:r>
        <w:r w:rsidR="001F1AAD" w:rsidRPr="00E2341D" w:rsidDel="002B5813">
          <w:rPr>
            <w:rStyle w:val="FootnoteReference"/>
            <w:rtl/>
          </w:rPr>
          <w:footnoteReference w:id="55"/>
        </w:r>
        <w:r w:rsidR="006B01F7" w:rsidRPr="006D7A1C" w:rsidDel="002B5813">
          <w:rPr>
            <w:color w:val="FFFFFF" w:themeColor="background1"/>
            <w:sz w:val="2"/>
            <w:szCs w:val="2"/>
            <w:rtl/>
            <w:rPrChange w:id="4727" w:author="Mahmoud" w:date="2017-10-08T12:07:00Z">
              <w:rPr>
                <w:rtl/>
              </w:rPr>
            </w:rPrChange>
          </w:rPr>
          <w:delText xml:space="preserve"> نام</w:delText>
        </w:r>
        <w:r w:rsidR="006B01F7" w:rsidRPr="006D7A1C" w:rsidDel="002B5813">
          <w:rPr>
            <w:rFonts w:hint="cs"/>
            <w:color w:val="FFFFFF" w:themeColor="background1"/>
            <w:sz w:val="2"/>
            <w:szCs w:val="2"/>
            <w:rtl/>
            <w:rPrChange w:id="4728" w:author="Mahmoud" w:date="2017-10-08T12:07:00Z">
              <w:rPr>
                <w:rFonts w:hint="cs"/>
                <w:rtl/>
              </w:rPr>
            </w:rPrChange>
          </w:rPr>
          <w:delText>یده</w:delText>
        </w:r>
        <w:r w:rsidR="006B01F7" w:rsidRPr="006D7A1C" w:rsidDel="002B5813">
          <w:rPr>
            <w:color w:val="FFFFFF" w:themeColor="background1"/>
            <w:sz w:val="2"/>
            <w:szCs w:val="2"/>
            <w:rtl/>
            <w:rPrChange w:id="4729" w:author="Mahmoud" w:date="2017-10-08T12:07:00Z">
              <w:rPr>
                <w:rtl/>
              </w:rPr>
            </w:rPrChange>
          </w:rPr>
          <w:delText xml:space="preserve"> م</w:delText>
        </w:r>
        <w:r w:rsidR="006B01F7" w:rsidRPr="006D7A1C" w:rsidDel="002B5813">
          <w:rPr>
            <w:rFonts w:hint="cs"/>
            <w:color w:val="FFFFFF" w:themeColor="background1"/>
            <w:sz w:val="2"/>
            <w:szCs w:val="2"/>
            <w:rtl/>
            <w:rPrChange w:id="4730" w:author="Mahmoud" w:date="2017-10-08T12:07:00Z">
              <w:rPr>
                <w:rFonts w:hint="cs"/>
                <w:rtl/>
              </w:rPr>
            </w:rPrChange>
          </w:rPr>
          <w:delText>ی</w:delText>
        </w:r>
        <w:r w:rsidR="006B01F7" w:rsidRPr="006D7A1C" w:rsidDel="002B5813">
          <w:rPr>
            <w:color w:val="FFFFFF" w:themeColor="background1"/>
            <w:sz w:val="2"/>
            <w:szCs w:val="2"/>
            <w:rtl/>
            <w:rPrChange w:id="4731" w:author="Mahmoud" w:date="2017-10-08T12:07:00Z">
              <w:rPr>
                <w:rtl/>
              </w:rPr>
            </w:rPrChange>
          </w:rPr>
          <w:delText xml:space="preserve"> شود</w:delText>
        </w:r>
        <w:r w:rsidR="005A269A" w:rsidRPr="006D7A1C" w:rsidDel="002B5813">
          <w:rPr>
            <w:rFonts w:hint="cs"/>
            <w:color w:val="FFFFFF" w:themeColor="background1"/>
            <w:sz w:val="2"/>
            <w:szCs w:val="2"/>
            <w:rtl/>
            <w:rPrChange w:id="4732" w:author="Mahmoud" w:date="2017-10-08T12:07:00Z">
              <w:rPr>
                <w:rFonts w:hint="cs"/>
                <w:rtl/>
              </w:rPr>
            </w:rPrChange>
          </w:rPr>
          <w:delText>،</w:delText>
        </w:r>
        <w:r w:rsidR="005A269A" w:rsidRPr="006D7A1C" w:rsidDel="002B5813">
          <w:rPr>
            <w:color w:val="FFFFFF" w:themeColor="background1"/>
            <w:sz w:val="2"/>
            <w:szCs w:val="2"/>
            <w:rtl/>
            <w:rPrChange w:id="4733" w:author="Mahmoud" w:date="2017-10-08T12:07:00Z">
              <w:rPr>
                <w:rtl/>
              </w:rPr>
            </w:rPrChange>
          </w:rPr>
          <w:delText xml:space="preserve"> </w:delText>
        </w:r>
        <w:r w:rsidR="005A269A" w:rsidRPr="006D7A1C" w:rsidDel="002B5813">
          <w:rPr>
            <w:rFonts w:hint="cs"/>
            <w:color w:val="FFFFFF" w:themeColor="background1"/>
            <w:sz w:val="2"/>
            <w:szCs w:val="2"/>
            <w:rtl/>
            <w:rPrChange w:id="4734" w:author="Mahmoud" w:date="2017-10-08T12:07:00Z">
              <w:rPr>
                <w:rFonts w:hint="cs"/>
                <w:rtl/>
              </w:rPr>
            </w:rPrChange>
          </w:rPr>
          <w:delText>پ</w:delText>
        </w:r>
        <w:r w:rsidR="001F1AAD" w:rsidRPr="006D7A1C" w:rsidDel="002B5813">
          <w:rPr>
            <w:rFonts w:hint="cs"/>
            <w:color w:val="FFFFFF" w:themeColor="background1"/>
            <w:sz w:val="2"/>
            <w:szCs w:val="2"/>
            <w:rtl/>
            <w:rPrChange w:id="4735" w:author="Mahmoud" w:date="2017-10-08T12:07:00Z">
              <w:rPr>
                <w:rFonts w:hint="cs"/>
                <w:rtl/>
              </w:rPr>
            </w:rPrChange>
          </w:rPr>
          <w:delText>وشش</w:delText>
        </w:r>
        <w:r w:rsidR="001F1AAD" w:rsidRPr="006D7A1C" w:rsidDel="002B5813">
          <w:rPr>
            <w:color w:val="FFFFFF" w:themeColor="background1"/>
            <w:sz w:val="2"/>
            <w:szCs w:val="2"/>
            <w:rtl/>
            <w:rPrChange w:id="4736" w:author="Mahmoud" w:date="2017-10-08T12:07:00Z">
              <w:rPr>
                <w:rtl/>
              </w:rPr>
            </w:rPrChange>
          </w:rPr>
          <w:delText xml:space="preserve"> </w:delText>
        </w:r>
        <w:r w:rsidR="001F1AAD" w:rsidRPr="006D7A1C" w:rsidDel="002B5813">
          <w:rPr>
            <w:rFonts w:hint="cs"/>
            <w:color w:val="FFFFFF" w:themeColor="background1"/>
            <w:sz w:val="2"/>
            <w:szCs w:val="2"/>
            <w:rtl/>
            <w:rPrChange w:id="4737" w:author="Mahmoud" w:date="2017-10-08T12:07:00Z">
              <w:rPr>
                <w:rFonts w:hint="cs"/>
                <w:rtl/>
              </w:rPr>
            </w:rPrChange>
          </w:rPr>
          <w:delText>بهتر</w:delText>
        </w:r>
        <w:r w:rsidR="001F1AAD" w:rsidRPr="006D7A1C" w:rsidDel="002B5813">
          <w:rPr>
            <w:color w:val="FFFFFF" w:themeColor="background1"/>
            <w:sz w:val="2"/>
            <w:szCs w:val="2"/>
            <w:rtl/>
            <w:rPrChange w:id="4738" w:author="Mahmoud" w:date="2017-10-08T12:07:00Z">
              <w:rPr>
                <w:rtl/>
              </w:rPr>
            </w:rPrChange>
          </w:rPr>
          <w:delText xml:space="preserve"> </w:delText>
        </w:r>
        <w:r w:rsidR="001F1AAD" w:rsidRPr="006D7A1C" w:rsidDel="002B5813">
          <w:rPr>
            <w:rFonts w:hint="cs"/>
            <w:color w:val="FFFFFF" w:themeColor="background1"/>
            <w:sz w:val="2"/>
            <w:szCs w:val="2"/>
            <w:rtl/>
            <w:rPrChange w:id="4739" w:author="Mahmoud" w:date="2017-10-08T12:07:00Z">
              <w:rPr>
                <w:rFonts w:hint="cs"/>
                <w:rtl/>
              </w:rPr>
            </w:rPrChange>
          </w:rPr>
          <w:delText>کد</w:delText>
        </w:r>
        <w:r w:rsidR="001F1AAD" w:rsidRPr="006D7A1C" w:rsidDel="002B5813">
          <w:rPr>
            <w:color w:val="FFFFFF" w:themeColor="background1"/>
            <w:sz w:val="2"/>
            <w:szCs w:val="2"/>
            <w:rtl/>
            <w:rPrChange w:id="4740" w:author="Mahmoud" w:date="2017-10-08T12:07:00Z">
              <w:rPr>
                <w:rtl/>
              </w:rPr>
            </w:rPrChange>
          </w:rPr>
          <w:delText xml:space="preserve"> </w:delText>
        </w:r>
        <w:r w:rsidR="001F1AAD" w:rsidRPr="006D7A1C" w:rsidDel="002B5813">
          <w:rPr>
            <w:rFonts w:hint="cs"/>
            <w:color w:val="FFFFFF" w:themeColor="background1"/>
            <w:sz w:val="2"/>
            <w:szCs w:val="2"/>
            <w:rtl/>
            <w:rPrChange w:id="4741" w:author="Mahmoud" w:date="2017-10-08T12:07:00Z">
              <w:rPr>
                <w:rFonts w:hint="cs"/>
                <w:rtl/>
              </w:rPr>
            </w:rPrChange>
          </w:rPr>
          <w:delText>برنامه</w:delText>
        </w:r>
        <w:r w:rsidR="001F1AAD" w:rsidRPr="006D7A1C" w:rsidDel="002B5813">
          <w:rPr>
            <w:color w:val="FFFFFF" w:themeColor="background1"/>
            <w:sz w:val="2"/>
            <w:szCs w:val="2"/>
            <w:rtl/>
            <w:rPrChange w:id="4742" w:author="Mahmoud" w:date="2017-10-08T12:07:00Z">
              <w:rPr>
                <w:rtl/>
              </w:rPr>
            </w:rPrChange>
          </w:rPr>
          <w:delText xml:space="preserve"> </w:delText>
        </w:r>
        <w:r w:rsidR="001F1AAD" w:rsidRPr="006D7A1C" w:rsidDel="002B5813">
          <w:rPr>
            <w:rFonts w:hint="cs"/>
            <w:color w:val="FFFFFF" w:themeColor="background1"/>
            <w:sz w:val="2"/>
            <w:szCs w:val="2"/>
            <w:rtl/>
            <w:rPrChange w:id="4743" w:author="Mahmoud" w:date="2017-10-08T12:07:00Z">
              <w:rPr>
                <w:rFonts w:hint="cs"/>
                <w:rtl/>
              </w:rPr>
            </w:rPrChange>
          </w:rPr>
          <w:delText>است</w:delText>
        </w:r>
        <w:r w:rsidR="001F1AAD" w:rsidRPr="006D7A1C" w:rsidDel="002B5813">
          <w:rPr>
            <w:color w:val="FFFFFF" w:themeColor="background1"/>
            <w:sz w:val="2"/>
            <w:szCs w:val="2"/>
            <w:rtl/>
            <w:rPrChange w:id="4744" w:author="Mahmoud" w:date="2017-10-08T12:07:00Z">
              <w:rPr>
                <w:rtl/>
              </w:rPr>
            </w:rPrChange>
          </w:rPr>
          <w:delText xml:space="preserve">. </w:delText>
        </w:r>
        <w:r w:rsidR="001F1AAD" w:rsidRPr="006D7A1C" w:rsidDel="002B5813">
          <w:rPr>
            <w:rFonts w:hint="cs"/>
            <w:color w:val="FFFFFF" w:themeColor="background1"/>
            <w:sz w:val="2"/>
            <w:szCs w:val="2"/>
            <w:rtl/>
            <w:rPrChange w:id="4745" w:author="Mahmoud" w:date="2017-10-08T12:07:00Z">
              <w:rPr>
                <w:rFonts w:hint="cs"/>
                <w:rtl/>
              </w:rPr>
            </w:rPrChange>
          </w:rPr>
          <w:delText>به</w:delText>
        </w:r>
        <w:r w:rsidR="001F1AAD" w:rsidRPr="006D7A1C" w:rsidDel="002B5813">
          <w:rPr>
            <w:color w:val="FFFFFF" w:themeColor="background1"/>
            <w:sz w:val="2"/>
            <w:szCs w:val="2"/>
            <w:rtl/>
            <w:rPrChange w:id="4746" w:author="Mahmoud" w:date="2017-10-08T12:07:00Z">
              <w:rPr>
                <w:rtl/>
              </w:rPr>
            </w:rPrChange>
          </w:rPr>
          <w:delText xml:space="preserve"> </w:delText>
        </w:r>
        <w:r w:rsidR="001F1AAD" w:rsidRPr="006D7A1C" w:rsidDel="002B5813">
          <w:rPr>
            <w:rFonts w:hint="cs"/>
            <w:color w:val="FFFFFF" w:themeColor="background1"/>
            <w:sz w:val="2"/>
            <w:szCs w:val="2"/>
            <w:rtl/>
            <w:rPrChange w:id="4747" w:author="Mahmoud" w:date="2017-10-08T12:07:00Z">
              <w:rPr>
                <w:rFonts w:hint="cs"/>
                <w:rtl/>
              </w:rPr>
            </w:rPrChange>
          </w:rPr>
          <w:delText>عنوان</w:delText>
        </w:r>
        <w:r w:rsidR="001F1AAD" w:rsidRPr="006D7A1C" w:rsidDel="002B5813">
          <w:rPr>
            <w:color w:val="FFFFFF" w:themeColor="background1"/>
            <w:sz w:val="2"/>
            <w:szCs w:val="2"/>
            <w:rtl/>
            <w:rPrChange w:id="4748" w:author="Mahmoud" w:date="2017-10-08T12:07:00Z">
              <w:rPr>
                <w:rtl/>
              </w:rPr>
            </w:rPrChange>
          </w:rPr>
          <w:delText xml:space="preserve"> </w:delText>
        </w:r>
        <w:r w:rsidR="001F1AAD" w:rsidRPr="006D7A1C" w:rsidDel="002B5813">
          <w:rPr>
            <w:rFonts w:hint="cs"/>
            <w:color w:val="FFFFFF" w:themeColor="background1"/>
            <w:sz w:val="2"/>
            <w:szCs w:val="2"/>
            <w:rtl/>
            <w:rPrChange w:id="4749" w:author="Mahmoud" w:date="2017-10-08T12:07:00Z">
              <w:rPr>
                <w:rFonts w:hint="cs"/>
                <w:rtl/>
              </w:rPr>
            </w:rPrChange>
          </w:rPr>
          <w:delText>مثال</w:delText>
        </w:r>
        <w:r w:rsidR="001F1AAD" w:rsidRPr="006D7A1C" w:rsidDel="002B5813">
          <w:rPr>
            <w:color w:val="FFFFFF" w:themeColor="background1"/>
            <w:sz w:val="2"/>
            <w:szCs w:val="2"/>
            <w:rtl/>
            <w:rPrChange w:id="4750" w:author="Mahmoud" w:date="2017-10-08T12:07:00Z">
              <w:rPr>
                <w:rtl/>
              </w:rPr>
            </w:rPrChange>
          </w:rPr>
          <w:delText xml:space="preserve"> </w:delText>
        </w:r>
        <w:r w:rsidR="001F1AAD" w:rsidRPr="006D7A1C" w:rsidDel="002B5813">
          <w:rPr>
            <w:rFonts w:hint="cs"/>
            <w:color w:val="FFFFFF" w:themeColor="background1"/>
            <w:sz w:val="2"/>
            <w:szCs w:val="2"/>
            <w:rtl/>
            <w:rPrChange w:id="4751" w:author="Mahmoud" w:date="2017-10-08T12:07:00Z">
              <w:rPr>
                <w:rFonts w:hint="cs"/>
                <w:rtl/>
              </w:rPr>
            </w:rPrChange>
          </w:rPr>
          <w:delText>با</w:delText>
        </w:r>
        <w:r w:rsidR="001F1AAD" w:rsidRPr="006D7A1C" w:rsidDel="002B5813">
          <w:rPr>
            <w:color w:val="FFFFFF" w:themeColor="background1"/>
            <w:sz w:val="2"/>
            <w:szCs w:val="2"/>
            <w:rtl/>
            <w:rPrChange w:id="4752" w:author="Mahmoud" w:date="2017-10-08T12:07:00Z">
              <w:rPr>
                <w:rtl/>
              </w:rPr>
            </w:rPrChange>
          </w:rPr>
          <w:delText xml:space="preserve"> </w:delText>
        </w:r>
        <w:r w:rsidR="001F1AAD" w:rsidRPr="006D7A1C" w:rsidDel="002B5813">
          <w:rPr>
            <w:rFonts w:hint="cs"/>
            <w:color w:val="FFFFFF" w:themeColor="background1"/>
            <w:sz w:val="2"/>
            <w:szCs w:val="2"/>
            <w:rtl/>
            <w:rPrChange w:id="4753" w:author="Mahmoud" w:date="2017-10-08T12:07:00Z">
              <w:rPr>
                <w:rFonts w:hint="cs"/>
                <w:rtl/>
              </w:rPr>
            </w:rPrChange>
          </w:rPr>
          <w:delText>استفاده</w:delText>
        </w:r>
        <w:r w:rsidR="001F1AAD" w:rsidRPr="006D7A1C" w:rsidDel="002B5813">
          <w:rPr>
            <w:color w:val="FFFFFF" w:themeColor="background1"/>
            <w:sz w:val="2"/>
            <w:szCs w:val="2"/>
            <w:rtl/>
            <w:rPrChange w:id="4754" w:author="Mahmoud" w:date="2017-10-08T12:07:00Z">
              <w:rPr>
                <w:rtl/>
              </w:rPr>
            </w:rPrChange>
          </w:rPr>
          <w:delText xml:space="preserve"> </w:delText>
        </w:r>
        <w:r w:rsidR="001F1AAD" w:rsidRPr="006D7A1C" w:rsidDel="002B5813">
          <w:rPr>
            <w:rFonts w:hint="cs"/>
            <w:color w:val="FFFFFF" w:themeColor="background1"/>
            <w:sz w:val="2"/>
            <w:szCs w:val="2"/>
            <w:rtl/>
            <w:rPrChange w:id="4755" w:author="Mahmoud" w:date="2017-10-08T12:07:00Z">
              <w:rPr>
                <w:rFonts w:hint="cs"/>
                <w:rtl/>
              </w:rPr>
            </w:rPrChange>
          </w:rPr>
          <w:delText>از</w:delText>
        </w:r>
        <w:r w:rsidR="001F1AAD" w:rsidRPr="006D7A1C" w:rsidDel="002B5813">
          <w:rPr>
            <w:color w:val="FFFFFF" w:themeColor="background1"/>
            <w:sz w:val="2"/>
            <w:szCs w:val="2"/>
            <w:rtl/>
            <w:rPrChange w:id="4756" w:author="Mahmoud" w:date="2017-10-08T12:07:00Z">
              <w:rPr>
                <w:rtl/>
              </w:rPr>
            </w:rPrChange>
          </w:rPr>
          <w:delText xml:space="preserve"> </w:delText>
        </w:r>
        <w:r w:rsidR="001F1AAD" w:rsidRPr="006D7A1C" w:rsidDel="002B5813">
          <w:rPr>
            <w:rFonts w:hint="cs"/>
            <w:color w:val="FFFFFF" w:themeColor="background1"/>
            <w:sz w:val="2"/>
            <w:szCs w:val="2"/>
            <w:rtl/>
            <w:rPrChange w:id="4757" w:author="Mahmoud" w:date="2017-10-08T12:07:00Z">
              <w:rPr>
                <w:rFonts w:hint="cs"/>
                <w:rtl/>
              </w:rPr>
            </w:rPrChange>
          </w:rPr>
          <w:delText>روش</w:delText>
        </w:r>
        <w:r w:rsidR="001F1AAD" w:rsidRPr="006D7A1C" w:rsidDel="002B5813">
          <w:rPr>
            <w:color w:val="FFFFFF" w:themeColor="background1"/>
            <w:sz w:val="2"/>
            <w:szCs w:val="2"/>
            <w:rtl/>
            <w:rPrChange w:id="4758" w:author="Mahmoud" w:date="2017-10-08T12:07:00Z">
              <w:rPr>
                <w:rtl/>
              </w:rPr>
            </w:rPrChange>
          </w:rPr>
          <w:delText xml:space="preserve"> </w:delText>
        </w:r>
        <w:r w:rsidR="001F1AAD" w:rsidRPr="006D7A1C" w:rsidDel="002B5813">
          <w:rPr>
            <w:rFonts w:hint="cs"/>
            <w:color w:val="FFFFFF" w:themeColor="background1"/>
            <w:sz w:val="2"/>
            <w:szCs w:val="2"/>
            <w:rtl/>
            <w:rPrChange w:id="4759" w:author="Mahmoud" w:date="2017-10-08T12:07:00Z">
              <w:rPr>
                <w:rFonts w:hint="cs"/>
                <w:rtl/>
              </w:rPr>
            </w:rPrChange>
          </w:rPr>
          <w:delText>فازینگ</w:delText>
        </w:r>
        <w:r w:rsidR="005A269A" w:rsidRPr="006D7A1C" w:rsidDel="002B5813">
          <w:rPr>
            <w:color w:val="FFFFFF" w:themeColor="background1"/>
            <w:sz w:val="2"/>
            <w:szCs w:val="2"/>
            <w:rtl/>
            <w:rPrChange w:id="4760" w:author="Mahmoud" w:date="2017-10-08T12:07:00Z">
              <w:rPr>
                <w:rtl/>
              </w:rPr>
            </w:rPrChange>
          </w:rPr>
          <w:delText xml:space="preserve"> احتمال اجرا</w:delText>
        </w:r>
        <w:r w:rsidR="005A269A" w:rsidRPr="006D7A1C" w:rsidDel="002B5813">
          <w:rPr>
            <w:rFonts w:hint="cs"/>
            <w:color w:val="FFFFFF" w:themeColor="background1"/>
            <w:sz w:val="2"/>
            <w:szCs w:val="2"/>
            <w:rtl/>
            <w:rPrChange w:id="4761" w:author="Mahmoud" w:date="2017-10-08T12:07:00Z">
              <w:rPr>
                <w:rFonts w:hint="cs"/>
                <w:rtl/>
              </w:rPr>
            </w:rPrChange>
          </w:rPr>
          <w:delText>ی</w:delText>
        </w:r>
        <w:r w:rsidR="005A269A" w:rsidRPr="006D7A1C" w:rsidDel="002B5813">
          <w:rPr>
            <w:color w:val="FFFFFF" w:themeColor="background1"/>
            <w:sz w:val="2"/>
            <w:szCs w:val="2"/>
            <w:rtl/>
            <w:rPrChange w:id="4762" w:author="Mahmoud" w:date="2017-10-08T12:07:00Z">
              <w:rPr>
                <w:rtl/>
              </w:rPr>
            </w:rPrChange>
          </w:rPr>
          <w:delText xml:space="preserve"> شاخه </w:delText>
        </w:r>
        <w:r w:rsidR="005A269A" w:rsidRPr="006D7A1C" w:rsidDel="002B5813">
          <w:rPr>
            <w:rFonts w:hint="cs"/>
            <w:color w:val="FFFFFF" w:themeColor="background1"/>
            <w:sz w:val="2"/>
            <w:szCs w:val="2"/>
            <w:rtl/>
            <w:rPrChange w:id="4763" w:author="Mahmoud" w:date="2017-10-08T12:07:00Z">
              <w:rPr>
                <w:rFonts w:hint="cs"/>
                <w:rtl/>
              </w:rPr>
            </w:rPrChange>
          </w:rPr>
          <w:delText>ی</w:delText>
        </w:r>
      </w:del>
      <w:ins w:id="4764" w:author="Mahmoud" w:date="2017-09-06T18:11:00Z">
        <w:del w:id="4765" w:author="Windows User" w:date="2017-09-06T18:19:00Z">
          <w:r w:rsidR="005A269A" w:rsidRPr="006D7A1C" w:rsidDel="002B5813">
            <w:rPr>
              <w:color w:val="FFFFFF" w:themeColor="background1"/>
              <w:sz w:val="2"/>
              <w:szCs w:val="2"/>
              <w:rtl/>
              <w:rPrChange w:id="4766" w:author="Mahmoud" w:date="2017-10-08T12:07:00Z">
                <w:rPr>
                  <w:rtl/>
                </w:rPr>
              </w:rPrChange>
            </w:rPr>
            <w:delText xml:space="preserve"> </w:delText>
          </w:r>
          <w:r w:rsidR="005A269A" w:rsidRPr="006D7A1C" w:rsidDel="002B5813">
            <w:rPr>
              <w:color w:val="FFFFFF" w:themeColor="background1"/>
              <w:sz w:val="2"/>
              <w:szCs w:val="2"/>
              <w:rPrChange w:id="4767" w:author="Mahmoud" w:date="2017-10-08T12:07:00Z">
                <w:rPr/>
              </w:rPrChange>
            </w:rPr>
            <w:delText>then</w:delText>
          </w:r>
          <w:r w:rsidR="005A269A" w:rsidRPr="006D7A1C" w:rsidDel="002B5813">
            <w:rPr>
              <w:color w:val="FFFFFF" w:themeColor="background1"/>
              <w:sz w:val="2"/>
              <w:szCs w:val="2"/>
              <w:rtl/>
              <w:rPrChange w:id="4768" w:author="Mahmoud" w:date="2017-10-08T12:07:00Z">
                <w:rPr>
                  <w:rtl/>
                </w:rPr>
              </w:rPrChange>
            </w:rPr>
            <w:delText xml:space="preserve"> </w:delText>
          </w:r>
        </w:del>
      </w:ins>
      <w:ins w:id="4769" w:author="Mahmoud" w:date="2017-09-06T18:13:00Z">
        <w:del w:id="4770" w:author="Windows User" w:date="2017-09-06T18:19:00Z">
          <w:r w:rsidR="0052347B" w:rsidRPr="006D7A1C" w:rsidDel="002B5813">
            <w:rPr>
              <w:color w:val="FFFFFF" w:themeColor="background1"/>
              <w:sz w:val="2"/>
              <w:szCs w:val="2"/>
              <w:rtl/>
              <w:rPrChange w:id="4771" w:author="Mahmoud" w:date="2017-10-08T12:07:00Z">
                <w:rPr>
                  <w:rtl/>
                </w:rPr>
              </w:rPrChange>
            </w:rPr>
            <w:delText xml:space="preserve"> </w:delText>
          </w:r>
        </w:del>
      </w:ins>
    </w:p>
    <w:p w14:paraId="5109E8AC" w14:textId="1109DB76" w:rsidR="00DD3BBD" w:rsidRPr="006D7A1C" w:rsidDel="002B5813" w:rsidRDefault="00286B1F">
      <w:pPr>
        <w:pStyle w:val="Heading1"/>
        <w:rPr>
          <w:del w:id="4772" w:author="Windows User" w:date="2017-09-06T18:19:00Z"/>
          <w:color w:val="FFFFFF" w:themeColor="background1"/>
          <w:sz w:val="2"/>
          <w:szCs w:val="2"/>
          <w:rPrChange w:id="4773" w:author="Mahmoud" w:date="2017-10-08T12:07:00Z">
            <w:rPr>
              <w:del w:id="4774" w:author="Windows User" w:date="2017-09-06T18:19:00Z"/>
              <w:sz w:val="16"/>
              <w:szCs w:val="24"/>
            </w:rPr>
          </w:rPrChange>
        </w:rPr>
        <w:pPrChange w:id="4775" w:author="Windows User" w:date="2017-09-22T16:33:00Z">
          <w:pPr>
            <w:pStyle w:val="Heading2"/>
          </w:pPr>
        </w:pPrChange>
      </w:pPr>
      <w:del w:id="4776" w:author="Windows User" w:date="2017-09-06T18:19:00Z">
        <w:r w:rsidRPr="006D7A1C" w:rsidDel="002B5813">
          <w:rPr>
            <w:color w:val="FFFFFF" w:themeColor="background1"/>
            <w:sz w:val="2"/>
            <w:szCs w:val="2"/>
            <w:rtl/>
            <w:rPrChange w:id="4777" w:author="Mahmoud" w:date="2017-10-08T12:07:00Z">
              <w:rPr>
                <w:sz w:val="20"/>
                <w:szCs w:val="24"/>
                <w:rtl/>
              </w:rPr>
            </w:rPrChange>
          </w:rPr>
          <w:delText>2-2-</w:delText>
        </w:r>
        <w:r w:rsidR="00DD3BBD" w:rsidRPr="006D7A1C" w:rsidDel="002B5813">
          <w:rPr>
            <w:color w:val="FFFFFF" w:themeColor="background1"/>
            <w:sz w:val="2"/>
            <w:szCs w:val="2"/>
            <w:rPrChange w:id="4778" w:author="Mahmoud" w:date="2017-10-08T12:07:00Z">
              <w:rPr>
                <w:sz w:val="20"/>
                <w:szCs w:val="24"/>
              </w:rPr>
            </w:rPrChange>
          </w:rPr>
          <w:delText>CUTE</w:delText>
        </w:r>
      </w:del>
    </w:p>
    <w:p w14:paraId="042FE867" w14:textId="3785F577" w:rsidR="00DD3BBD" w:rsidRPr="006D7A1C" w:rsidDel="002B5813" w:rsidRDefault="00286B1F">
      <w:pPr>
        <w:pStyle w:val="Heading1"/>
        <w:rPr>
          <w:del w:id="4779" w:author="Windows User" w:date="2017-09-06T18:20:00Z"/>
          <w:color w:val="FFFFFF" w:themeColor="background1"/>
          <w:sz w:val="2"/>
          <w:szCs w:val="2"/>
          <w:rPrChange w:id="4780" w:author="Mahmoud" w:date="2017-10-08T12:07:00Z">
            <w:rPr>
              <w:del w:id="4781" w:author="Windows User" w:date="2017-09-06T18:20:00Z"/>
              <w:sz w:val="16"/>
              <w:szCs w:val="24"/>
            </w:rPr>
          </w:rPrChange>
        </w:rPr>
        <w:pPrChange w:id="4782" w:author="Windows User" w:date="2017-09-22T16:33:00Z">
          <w:pPr>
            <w:pStyle w:val="Heading2"/>
          </w:pPr>
        </w:pPrChange>
      </w:pPr>
      <w:del w:id="4783" w:author="Windows User" w:date="2017-09-06T18:19:00Z">
        <w:r w:rsidRPr="006D7A1C" w:rsidDel="002B5813">
          <w:rPr>
            <w:color w:val="FFFFFF" w:themeColor="background1"/>
            <w:sz w:val="2"/>
            <w:szCs w:val="2"/>
            <w:rtl/>
            <w:rPrChange w:id="4784" w:author="Mahmoud" w:date="2017-10-08T12:07:00Z">
              <w:rPr>
                <w:sz w:val="20"/>
                <w:szCs w:val="24"/>
                <w:rtl/>
              </w:rPr>
            </w:rPrChange>
          </w:rPr>
          <w:delText>2-3-</w:delText>
        </w:r>
        <w:r w:rsidR="00D84EFE" w:rsidRPr="006D7A1C" w:rsidDel="002B5813">
          <w:rPr>
            <w:color w:val="FFFFFF" w:themeColor="background1"/>
            <w:sz w:val="2"/>
            <w:szCs w:val="2"/>
            <w:rPrChange w:id="4785" w:author="Mahmoud" w:date="2017-10-08T12:07:00Z">
              <w:rPr>
                <w:sz w:val="20"/>
                <w:szCs w:val="24"/>
              </w:rPr>
            </w:rPrChange>
          </w:rPr>
          <w:delText xml:space="preserve"> </w:delText>
        </w:r>
        <w:r w:rsidR="00DD3BBD" w:rsidRPr="006D7A1C" w:rsidDel="002B5813">
          <w:rPr>
            <w:color w:val="FFFFFF" w:themeColor="background1"/>
            <w:sz w:val="2"/>
            <w:szCs w:val="2"/>
            <w:rPrChange w:id="4786" w:author="Mahmoud" w:date="2017-10-08T12:07:00Z">
              <w:rPr>
                <w:sz w:val="20"/>
                <w:szCs w:val="24"/>
              </w:rPr>
            </w:rPrChange>
          </w:rPr>
          <w:delText xml:space="preserve"> EXE</w:delText>
        </w:r>
      </w:del>
    </w:p>
    <w:p w14:paraId="3C52ED6D" w14:textId="1BB3C37D" w:rsidR="00DD3BBD" w:rsidRPr="006D7A1C" w:rsidRDefault="00286B1F" w:rsidP="00F66DA0">
      <w:pPr>
        <w:pStyle w:val="Heading1"/>
        <w:rPr>
          <w:color w:val="FFFFFF" w:themeColor="background1"/>
          <w:sz w:val="2"/>
          <w:szCs w:val="2"/>
          <w:rtl/>
          <w:rPrChange w:id="4787" w:author="Mahmoud" w:date="2017-10-08T12:07:00Z">
            <w:rPr>
              <w:sz w:val="24"/>
              <w:szCs w:val="28"/>
              <w:rtl/>
            </w:rPr>
          </w:rPrChange>
        </w:rPr>
      </w:pPr>
      <w:bookmarkStart w:id="4788" w:name="_Toc495715033"/>
      <w:r w:rsidRPr="006D7A1C">
        <w:rPr>
          <w:rFonts w:hint="eastAsia"/>
          <w:color w:val="FFFFFF" w:themeColor="background1"/>
          <w:sz w:val="2"/>
          <w:szCs w:val="2"/>
          <w:rtl/>
          <w:rPrChange w:id="4789" w:author="Mahmoud" w:date="2017-10-08T12:07:00Z">
            <w:rPr>
              <w:rFonts w:hint="eastAsia"/>
              <w:sz w:val="24"/>
              <w:szCs w:val="28"/>
              <w:rtl/>
            </w:rPr>
          </w:rPrChange>
        </w:rPr>
        <w:t>فصل</w:t>
      </w:r>
      <w:r w:rsidRPr="006D7A1C">
        <w:rPr>
          <w:color w:val="FFFFFF" w:themeColor="background1"/>
          <w:sz w:val="2"/>
          <w:szCs w:val="2"/>
          <w:rtl/>
          <w:rPrChange w:id="4790" w:author="Mahmoud" w:date="2017-10-08T12:07:00Z">
            <w:rPr>
              <w:sz w:val="24"/>
              <w:szCs w:val="28"/>
              <w:rtl/>
            </w:rPr>
          </w:rPrChange>
        </w:rPr>
        <w:t xml:space="preserve"> </w:t>
      </w:r>
      <w:del w:id="4791" w:author="Windows User" w:date="2017-09-22T16:33:00Z">
        <w:r w:rsidRPr="006D7A1C" w:rsidDel="001548C9">
          <w:rPr>
            <w:rFonts w:hint="eastAsia"/>
            <w:color w:val="FFFFFF" w:themeColor="background1"/>
            <w:sz w:val="2"/>
            <w:szCs w:val="2"/>
            <w:rtl/>
            <w:rPrChange w:id="4792" w:author="Mahmoud" w:date="2017-10-08T12:07:00Z">
              <w:rPr>
                <w:rFonts w:hint="eastAsia"/>
                <w:sz w:val="24"/>
                <w:szCs w:val="28"/>
                <w:rtl/>
              </w:rPr>
            </w:rPrChange>
          </w:rPr>
          <w:delText>سوم</w:delText>
        </w:r>
      </w:del>
      <w:ins w:id="4793" w:author="Windows User" w:date="2017-09-22T16:33:00Z">
        <w:r w:rsidR="001548C9" w:rsidRPr="006D7A1C">
          <w:rPr>
            <w:rFonts w:hint="eastAsia"/>
            <w:color w:val="FFFFFF" w:themeColor="background1"/>
            <w:sz w:val="2"/>
            <w:szCs w:val="2"/>
            <w:rtl/>
            <w:rPrChange w:id="4794" w:author="Mahmoud" w:date="2017-10-08T12:07:00Z">
              <w:rPr>
                <w:rFonts w:hint="eastAsia"/>
                <w:sz w:val="24"/>
                <w:szCs w:val="28"/>
                <w:rtl/>
              </w:rPr>
            </w:rPrChange>
          </w:rPr>
          <w:t>چهارم</w:t>
        </w:r>
      </w:ins>
      <w:r w:rsidRPr="006D7A1C">
        <w:rPr>
          <w:color w:val="FFFFFF" w:themeColor="background1"/>
          <w:sz w:val="2"/>
          <w:szCs w:val="2"/>
          <w:rtl/>
          <w:rPrChange w:id="4795" w:author="Mahmoud" w:date="2017-10-08T12:07:00Z">
            <w:rPr>
              <w:sz w:val="24"/>
              <w:szCs w:val="28"/>
              <w:rtl/>
            </w:rPr>
          </w:rPrChange>
        </w:rPr>
        <w:t xml:space="preserve">: </w:t>
      </w:r>
      <w:ins w:id="4796" w:author="Windows User" w:date="2017-09-22T16:33:00Z">
        <w:r w:rsidR="001548C9" w:rsidRPr="006D7A1C">
          <w:rPr>
            <w:color w:val="FFFFFF" w:themeColor="background1"/>
            <w:sz w:val="2"/>
            <w:szCs w:val="2"/>
            <w:rtl/>
            <w:rPrChange w:id="4797" w:author="Mahmoud" w:date="2017-10-08T12:07:00Z">
              <w:rPr>
                <w:sz w:val="24"/>
                <w:szCs w:val="28"/>
                <w:rtl/>
              </w:rPr>
            </w:rPrChange>
          </w:rPr>
          <w:t>ابزار ها</w:t>
        </w:r>
        <w:r w:rsidR="001548C9" w:rsidRPr="006D7A1C">
          <w:rPr>
            <w:rFonts w:hint="cs"/>
            <w:color w:val="FFFFFF" w:themeColor="background1"/>
            <w:sz w:val="2"/>
            <w:szCs w:val="2"/>
            <w:rtl/>
            <w:rPrChange w:id="4798" w:author="Mahmoud" w:date="2017-10-08T12:07:00Z">
              <w:rPr>
                <w:rFonts w:hint="cs"/>
                <w:sz w:val="24"/>
                <w:szCs w:val="28"/>
                <w:rtl/>
              </w:rPr>
            </w:rPrChange>
          </w:rPr>
          <w:t>ی</w:t>
        </w:r>
        <w:r w:rsidR="001548C9" w:rsidRPr="006D7A1C">
          <w:rPr>
            <w:color w:val="FFFFFF" w:themeColor="background1"/>
            <w:sz w:val="2"/>
            <w:szCs w:val="2"/>
            <w:rtl/>
            <w:rPrChange w:id="4799" w:author="Mahmoud" w:date="2017-10-08T12:07:00Z">
              <w:rPr>
                <w:sz w:val="24"/>
                <w:szCs w:val="28"/>
                <w:rtl/>
              </w:rPr>
            </w:rPrChange>
          </w:rPr>
          <w:t xml:space="preserve"> اجرا</w:t>
        </w:r>
        <w:r w:rsidR="001548C9" w:rsidRPr="006D7A1C">
          <w:rPr>
            <w:rFonts w:hint="cs"/>
            <w:color w:val="FFFFFF" w:themeColor="background1"/>
            <w:sz w:val="2"/>
            <w:szCs w:val="2"/>
            <w:rtl/>
            <w:rPrChange w:id="4800" w:author="Mahmoud" w:date="2017-10-08T12:07:00Z">
              <w:rPr>
                <w:rFonts w:hint="cs"/>
                <w:sz w:val="24"/>
                <w:szCs w:val="28"/>
                <w:rtl/>
              </w:rPr>
            </w:rPrChange>
          </w:rPr>
          <w:t>ی</w:t>
        </w:r>
        <w:r w:rsidR="001548C9" w:rsidRPr="006D7A1C">
          <w:rPr>
            <w:color w:val="FFFFFF" w:themeColor="background1"/>
            <w:sz w:val="2"/>
            <w:szCs w:val="2"/>
            <w:rtl/>
            <w:rPrChange w:id="4801" w:author="Mahmoud" w:date="2017-10-08T12:07:00Z">
              <w:rPr>
                <w:sz w:val="24"/>
                <w:szCs w:val="28"/>
                <w:rtl/>
              </w:rPr>
            </w:rPrChange>
          </w:rPr>
          <w:t xml:space="preserve"> پو</w:t>
        </w:r>
        <w:r w:rsidR="001548C9" w:rsidRPr="006D7A1C">
          <w:rPr>
            <w:rFonts w:hint="cs"/>
            <w:color w:val="FFFFFF" w:themeColor="background1"/>
            <w:sz w:val="2"/>
            <w:szCs w:val="2"/>
            <w:rtl/>
            <w:rPrChange w:id="4802" w:author="Mahmoud" w:date="2017-10-08T12:07:00Z">
              <w:rPr>
                <w:rFonts w:hint="cs"/>
                <w:sz w:val="24"/>
                <w:szCs w:val="28"/>
                <w:rtl/>
              </w:rPr>
            </w:rPrChange>
          </w:rPr>
          <w:t>ی</w:t>
        </w:r>
        <w:r w:rsidR="001548C9" w:rsidRPr="006D7A1C">
          <w:rPr>
            <w:rFonts w:hint="eastAsia"/>
            <w:color w:val="FFFFFF" w:themeColor="background1"/>
            <w:sz w:val="2"/>
            <w:szCs w:val="2"/>
            <w:rtl/>
            <w:rPrChange w:id="4803" w:author="Mahmoud" w:date="2017-10-08T12:07:00Z">
              <w:rPr>
                <w:rFonts w:hint="eastAsia"/>
                <w:sz w:val="24"/>
                <w:szCs w:val="28"/>
                <w:rtl/>
              </w:rPr>
            </w:rPrChange>
          </w:rPr>
          <w:t>انماد</w:t>
        </w:r>
        <w:r w:rsidR="001548C9" w:rsidRPr="006D7A1C">
          <w:rPr>
            <w:rFonts w:hint="cs"/>
            <w:color w:val="FFFFFF" w:themeColor="background1"/>
            <w:sz w:val="2"/>
            <w:szCs w:val="2"/>
            <w:rtl/>
            <w:rPrChange w:id="4804" w:author="Mahmoud" w:date="2017-10-08T12:07:00Z">
              <w:rPr>
                <w:rFonts w:hint="cs"/>
                <w:sz w:val="24"/>
                <w:szCs w:val="28"/>
                <w:rtl/>
              </w:rPr>
            </w:rPrChange>
          </w:rPr>
          <w:t>ی</w:t>
        </w:r>
        <w:r w:rsidR="001548C9" w:rsidRPr="006D7A1C">
          <w:rPr>
            <w:rFonts w:hint="eastAsia"/>
            <w:color w:val="FFFFFF" w:themeColor="background1"/>
            <w:sz w:val="2"/>
            <w:szCs w:val="2"/>
            <w:rtl/>
            <w:rPrChange w:id="4805" w:author="Mahmoud" w:date="2017-10-08T12:07:00Z">
              <w:rPr>
                <w:rFonts w:hint="eastAsia"/>
                <w:sz w:val="24"/>
                <w:szCs w:val="28"/>
                <w:rtl/>
              </w:rPr>
            </w:rPrChange>
          </w:rPr>
          <w:t>ن</w:t>
        </w:r>
        <w:r w:rsidR="001548C9" w:rsidRPr="006D7A1C">
          <w:rPr>
            <w:color w:val="FFFFFF" w:themeColor="background1"/>
            <w:sz w:val="2"/>
            <w:szCs w:val="2"/>
            <w:rtl/>
            <w:rPrChange w:id="4806" w:author="Mahmoud" w:date="2017-10-08T12:07:00Z">
              <w:rPr>
                <w:sz w:val="24"/>
                <w:szCs w:val="28"/>
                <w:rtl/>
              </w:rPr>
            </w:rPrChange>
          </w:rPr>
          <w:t xml:space="preserve"> برا</w:t>
        </w:r>
        <w:r w:rsidR="001548C9" w:rsidRPr="006D7A1C">
          <w:rPr>
            <w:rFonts w:hint="cs"/>
            <w:color w:val="FFFFFF" w:themeColor="background1"/>
            <w:sz w:val="2"/>
            <w:szCs w:val="2"/>
            <w:rtl/>
            <w:rPrChange w:id="4807" w:author="Mahmoud" w:date="2017-10-08T12:07:00Z">
              <w:rPr>
                <w:rFonts w:hint="cs"/>
                <w:sz w:val="24"/>
                <w:szCs w:val="28"/>
                <w:rtl/>
              </w:rPr>
            </w:rPrChange>
          </w:rPr>
          <w:t>ی</w:t>
        </w:r>
        <w:r w:rsidR="001548C9" w:rsidRPr="006D7A1C">
          <w:rPr>
            <w:color w:val="FFFFFF" w:themeColor="background1"/>
            <w:sz w:val="2"/>
            <w:szCs w:val="2"/>
            <w:rtl/>
            <w:rPrChange w:id="4808" w:author="Mahmoud" w:date="2017-10-08T12:07:00Z">
              <w:rPr>
                <w:sz w:val="24"/>
                <w:szCs w:val="28"/>
                <w:rtl/>
              </w:rPr>
            </w:rPrChange>
          </w:rPr>
          <w:t xml:space="preserve"> تحل</w:t>
        </w:r>
        <w:r w:rsidR="001548C9" w:rsidRPr="006D7A1C">
          <w:rPr>
            <w:rFonts w:hint="cs"/>
            <w:color w:val="FFFFFF" w:themeColor="background1"/>
            <w:sz w:val="2"/>
            <w:szCs w:val="2"/>
            <w:rtl/>
            <w:rPrChange w:id="4809" w:author="Mahmoud" w:date="2017-10-08T12:07:00Z">
              <w:rPr>
                <w:rFonts w:hint="cs"/>
                <w:sz w:val="24"/>
                <w:szCs w:val="28"/>
                <w:rtl/>
              </w:rPr>
            </w:rPrChange>
          </w:rPr>
          <w:t>ی</w:t>
        </w:r>
        <w:r w:rsidR="001548C9" w:rsidRPr="006D7A1C">
          <w:rPr>
            <w:rFonts w:hint="eastAsia"/>
            <w:color w:val="FFFFFF" w:themeColor="background1"/>
            <w:sz w:val="2"/>
            <w:szCs w:val="2"/>
            <w:rtl/>
            <w:rPrChange w:id="4810" w:author="Mahmoud" w:date="2017-10-08T12:07:00Z">
              <w:rPr>
                <w:rFonts w:hint="eastAsia"/>
                <w:sz w:val="24"/>
                <w:szCs w:val="28"/>
                <w:rtl/>
              </w:rPr>
            </w:rPrChange>
          </w:rPr>
          <w:t>ل</w:t>
        </w:r>
      </w:ins>
      <w:del w:id="4811" w:author="Windows User" w:date="2017-09-22T16:33:00Z">
        <w:r w:rsidRPr="006D7A1C" w:rsidDel="001548C9">
          <w:rPr>
            <w:rFonts w:hint="eastAsia"/>
            <w:color w:val="FFFFFF" w:themeColor="background1"/>
            <w:sz w:val="2"/>
            <w:szCs w:val="2"/>
            <w:rtl/>
            <w:rPrChange w:id="4812" w:author="Mahmoud" w:date="2017-10-08T12:07:00Z">
              <w:rPr>
                <w:rFonts w:hint="eastAsia"/>
                <w:sz w:val="24"/>
                <w:szCs w:val="28"/>
                <w:rtl/>
              </w:rPr>
            </w:rPrChange>
          </w:rPr>
          <w:delText>ب</w:delText>
        </w:r>
        <w:r w:rsidR="00DD3BBD" w:rsidRPr="006D7A1C" w:rsidDel="001548C9">
          <w:rPr>
            <w:rFonts w:hint="eastAsia"/>
            <w:color w:val="FFFFFF" w:themeColor="background1"/>
            <w:sz w:val="2"/>
            <w:szCs w:val="2"/>
            <w:rtl/>
            <w:rPrChange w:id="4813" w:author="Mahmoud" w:date="2017-10-08T12:07:00Z">
              <w:rPr>
                <w:rFonts w:hint="eastAsia"/>
                <w:sz w:val="24"/>
                <w:szCs w:val="28"/>
                <w:rtl/>
              </w:rPr>
            </w:rPrChange>
          </w:rPr>
          <w:delText>ررس</w:delText>
        </w:r>
        <w:r w:rsidR="00DD3BBD" w:rsidRPr="006D7A1C" w:rsidDel="001548C9">
          <w:rPr>
            <w:rFonts w:hint="cs"/>
            <w:color w:val="FFFFFF" w:themeColor="background1"/>
            <w:sz w:val="2"/>
            <w:szCs w:val="2"/>
            <w:rtl/>
            <w:rPrChange w:id="4814" w:author="Mahmoud" w:date="2017-10-08T12:07:00Z">
              <w:rPr>
                <w:rFonts w:hint="cs"/>
                <w:sz w:val="24"/>
                <w:szCs w:val="28"/>
                <w:rtl/>
              </w:rPr>
            </w:rPrChange>
          </w:rPr>
          <w:delText>ی</w:delText>
        </w:r>
        <w:r w:rsidR="00DD3BBD" w:rsidRPr="006D7A1C" w:rsidDel="001548C9">
          <w:rPr>
            <w:color w:val="FFFFFF" w:themeColor="background1"/>
            <w:sz w:val="2"/>
            <w:szCs w:val="2"/>
            <w:rtl/>
            <w:rPrChange w:id="4815" w:author="Mahmoud" w:date="2017-10-08T12:07:00Z">
              <w:rPr>
                <w:sz w:val="24"/>
                <w:szCs w:val="28"/>
                <w:rtl/>
              </w:rPr>
            </w:rPrChange>
          </w:rPr>
          <w:delText xml:space="preserve"> </w:delText>
        </w:r>
        <w:r w:rsidR="00DD3BBD" w:rsidRPr="006D7A1C" w:rsidDel="001548C9">
          <w:rPr>
            <w:rFonts w:hint="eastAsia"/>
            <w:color w:val="FFFFFF" w:themeColor="background1"/>
            <w:sz w:val="2"/>
            <w:szCs w:val="2"/>
            <w:rtl/>
            <w:rPrChange w:id="4816" w:author="Mahmoud" w:date="2017-10-08T12:07:00Z">
              <w:rPr>
                <w:rFonts w:hint="eastAsia"/>
                <w:sz w:val="24"/>
                <w:szCs w:val="28"/>
                <w:rtl/>
              </w:rPr>
            </w:rPrChange>
          </w:rPr>
          <w:delText>اجرا</w:delText>
        </w:r>
        <w:r w:rsidR="00DD3BBD" w:rsidRPr="006D7A1C" w:rsidDel="001548C9">
          <w:rPr>
            <w:rFonts w:hint="cs"/>
            <w:color w:val="FFFFFF" w:themeColor="background1"/>
            <w:sz w:val="2"/>
            <w:szCs w:val="2"/>
            <w:rtl/>
            <w:rPrChange w:id="4817" w:author="Mahmoud" w:date="2017-10-08T12:07:00Z">
              <w:rPr>
                <w:rFonts w:hint="cs"/>
                <w:sz w:val="24"/>
                <w:szCs w:val="28"/>
                <w:rtl/>
              </w:rPr>
            </w:rPrChange>
          </w:rPr>
          <w:delText>ی</w:delText>
        </w:r>
        <w:r w:rsidR="00DD3BBD" w:rsidRPr="006D7A1C" w:rsidDel="001548C9">
          <w:rPr>
            <w:color w:val="FFFFFF" w:themeColor="background1"/>
            <w:sz w:val="2"/>
            <w:szCs w:val="2"/>
            <w:rtl/>
            <w:rPrChange w:id="4818" w:author="Mahmoud" w:date="2017-10-08T12:07:00Z">
              <w:rPr>
                <w:sz w:val="24"/>
                <w:szCs w:val="28"/>
                <w:rtl/>
              </w:rPr>
            </w:rPrChange>
          </w:rPr>
          <w:delText xml:space="preserve"> </w:delText>
        </w:r>
        <w:r w:rsidR="00DD3BBD" w:rsidRPr="006D7A1C" w:rsidDel="001548C9">
          <w:rPr>
            <w:rFonts w:hint="eastAsia"/>
            <w:color w:val="FFFFFF" w:themeColor="background1"/>
            <w:sz w:val="2"/>
            <w:szCs w:val="2"/>
            <w:rtl/>
            <w:rPrChange w:id="4819" w:author="Mahmoud" w:date="2017-10-08T12:07:00Z">
              <w:rPr>
                <w:rFonts w:hint="eastAsia"/>
                <w:sz w:val="24"/>
                <w:szCs w:val="28"/>
                <w:rtl/>
              </w:rPr>
            </w:rPrChange>
          </w:rPr>
          <w:delText>پو</w:delText>
        </w:r>
        <w:r w:rsidR="00DD3BBD" w:rsidRPr="006D7A1C" w:rsidDel="001548C9">
          <w:rPr>
            <w:rFonts w:hint="cs"/>
            <w:color w:val="FFFFFF" w:themeColor="background1"/>
            <w:sz w:val="2"/>
            <w:szCs w:val="2"/>
            <w:rtl/>
            <w:rPrChange w:id="4820" w:author="Mahmoud" w:date="2017-10-08T12:07:00Z">
              <w:rPr>
                <w:rFonts w:hint="cs"/>
                <w:sz w:val="24"/>
                <w:szCs w:val="28"/>
                <w:rtl/>
              </w:rPr>
            </w:rPrChange>
          </w:rPr>
          <w:delText>ی</w:delText>
        </w:r>
        <w:r w:rsidR="00DD3BBD" w:rsidRPr="006D7A1C" w:rsidDel="001548C9">
          <w:rPr>
            <w:rFonts w:hint="eastAsia"/>
            <w:color w:val="FFFFFF" w:themeColor="background1"/>
            <w:sz w:val="2"/>
            <w:szCs w:val="2"/>
            <w:rtl/>
            <w:rPrChange w:id="4821" w:author="Mahmoud" w:date="2017-10-08T12:07:00Z">
              <w:rPr>
                <w:rFonts w:hint="eastAsia"/>
                <w:sz w:val="24"/>
                <w:szCs w:val="28"/>
                <w:rtl/>
              </w:rPr>
            </w:rPrChange>
          </w:rPr>
          <w:delText>انماد</w:delText>
        </w:r>
        <w:r w:rsidR="00DD3BBD" w:rsidRPr="006D7A1C" w:rsidDel="001548C9">
          <w:rPr>
            <w:rFonts w:hint="cs"/>
            <w:color w:val="FFFFFF" w:themeColor="background1"/>
            <w:sz w:val="2"/>
            <w:szCs w:val="2"/>
            <w:rtl/>
            <w:rPrChange w:id="4822" w:author="Mahmoud" w:date="2017-10-08T12:07:00Z">
              <w:rPr>
                <w:rFonts w:hint="cs"/>
                <w:sz w:val="24"/>
                <w:szCs w:val="28"/>
                <w:rtl/>
              </w:rPr>
            </w:rPrChange>
          </w:rPr>
          <w:delText>ی</w:delText>
        </w:r>
        <w:r w:rsidR="00DD3BBD" w:rsidRPr="006D7A1C" w:rsidDel="001548C9">
          <w:rPr>
            <w:rFonts w:hint="eastAsia"/>
            <w:color w:val="FFFFFF" w:themeColor="background1"/>
            <w:sz w:val="2"/>
            <w:szCs w:val="2"/>
            <w:rtl/>
            <w:rPrChange w:id="4823" w:author="Mahmoud" w:date="2017-10-08T12:07:00Z">
              <w:rPr>
                <w:rFonts w:hint="eastAsia"/>
                <w:sz w:val="24"/>
                <w:szCs w:val="28"/>
                <w:rtl/>
              </w:rPr>
            </w:rPrChange>
          </w:rPr>
          <w:delText>ن</w:delText>
        </w:r>
        <w:r w:rsidR="00DD3BBD" w:rsidRPr="006D7A1C" w:rsidDel="001548C9">
          <w:rPr>
            <w:color w:val="FFFFFF" w:themeColor="background1"/>
            <w:sz w:val="2"/>
            <w:szCs w:val="2"/>
            <w:rtl/>
            <w:rPrChange w:id="4824" w:author="Mahmoud" w:date="2017-10-08T12:07:00Z">
              <w:rPr>
                <w:sz w:val="24"/>
                <w:szCs w:val="28"/>
                <w:rtl/>
              </w:rPr>
            </w:rPrChange>
          </w:rPr>
          <w:delText xml:space="preserve"> </w:delText>
        </w:r>
        <w:r w:rsidR="00DD3BBD" w:rsidRPr="006D7A1C" w:rsidDel="001548C9">
          <w:rPr>
            <w:rFonts w:hint="eastAsia"/>
            <w:color w:val="FFFFFF" w:themeColor="background1"/>
            <w:sz w:val="2"/>
            <w:szCs w:val="2"/>
            <w:rtl/>
            <w:rPrChange w:id="4825" w:author="Mahmoud" w:date="2017-10-08T12:07:00Z">
              <w:rPr>
                <w:rFonts w:hint="eastAsia"/>
                <w:sz w:val="24"/>
                <w:szCs w:val="28"/>
                <w:rtl/>
              </w:rPr>
            </w:rPrChange>
          </w:rPr>
          <w:delText>در</w:delText>
        </w:r>
      </w:del>
      <w:r w:rsidR="00DD3BBD" w:rsidRPr="006D7A1C">
        <w:rPr>
          <w:color w:val="FFFFFF" w:themeColor="background1"/>
          <w:sz w:val="2"/>
          <w:szCs w:val="2"/>
          <w:rtl/>
          <w:rPrChange w:id="4826" w:author="Mahmoud" w:date="2017-10-08T12:07:00Z">
            <w:rPr>
              <w:sz w:val="24"/>
              <w:szCs w:val="28"/>
              <w:rtl/>
            </w:rPr>
          </w:rPrChange>
        </w:rPr>
        <w:t xml:space="preserve"> برنامه ها</w:t>
      </w:r>
      <w:r w:rsidR="00DD3BBD" w:rsidRPr="006D7A1C">
        <w:rPr>
          <w:rFonts w:hint="cs"/>
          <w:color w:val="FFFFFF" w:themeColor="background1"/>
          <w:sz w:val="2"/>
          <w:szCs w:val="2"/>
          <w:rtl/>
          <w:rPrChange w:id="4827" w:author="Mahmoud" w:date="2017-10-08T12:07:00Z">
            <w:rPr>
              <w:rFonts w:hint="cs"/>
              <w:sz w:val="24"/>
              <w:szCs w:val="28"/>
              <w:rtl/>
            </w:rPr>
          </w:rPrChange>
        </w:rPr>
        <w:t>ی</w:t>
      </w:r>
      <w:r w:rsidR="00DD3BBD" w:rsidRPr="006D7A1C">
        <w:rPr>
          <w:color w:val="FFFFFF" w:themeColor="background1"/>
          <w:sz w:val="2"/>
          <w:szCs w:val="2"/>
          <w:rtl/>
          <w:rPrChange w:id="4828" w:author="Mahmoud" w:date="2017-10-08T12:07:00Z">
            <w:rPr>
              <w:sz w:val="24"/>
              <w:szCs w:val="28"/>
              <w:rtl/>
            </w:rPr>
          </w:rPrChange>
        </w:rPr>
        <w:t xml:space="preserve"> اندرو</w:t>
      </w:r>
      <w:r w:rsidR="00DD3BBD" w:rsidRPr="006D7A1C">
        <w:rPr>
          <w:rFonts w:hint="cs"/>
          <w:color w:val="FFFFFF" w:themeColor="background1"/>
          <w:sz w:val="2"/>
          <w:szCs w:val="2"/>
          <w:rtl/>
          <w:rPrChange w:id="4829" w:author="Mahmoud" w:date="2017-10-08T12:07:00Z">
            <w:rPr>
              <w:rFonts w:hint="cs"/>
              <w:sz w:val="24"/>
              <w:szCs w:val="28"/>
              <w:rtl/>
            </w:rPr>
          </w:rPrChange>
        </w:rPr>
        <w:t>ی</w:t>
      </w:r>
      <w:r w:rsidR="00DD3BBD" w:rsidRPr="006D7A1C">
        <w:rPr>
          <w:rFonts w:hint="eastAsia"/>
          <w:color w:val="FFFFFF" w:themeColor="background1"/>
          <w:sz w:val="2"/>
          <w:szCs w:val="2"/>
          <w:rtl/>
          <w:rPrChange w:id="4830" w:author="Mahmoud" w:date="2017-10-08T12:07:00Z">
            <w:rPr>
              <w:rFonts w:hint="eastAsia"/>
              <w:sz w:val="24"/>
              <w:szCs w:val="28"/>
              <w:rtl/>
            </w:rPr>
          </w:rPrChange>
        </w:rPr>
        <w:t>د</w:t>
      </w:r>
      <w:r w:rsidR="00DD3BBD" w:rsidRPr="006D7A1C">
        <w:rPr>
          <w:rFonts w:hint="cs"/>
          <w:color w:val="FFFFFF" w:themeColor="background1"/>
          <w:sz w:val="2"/>
          <w:szCs w:val="2"/>
          <w:rtl/>
          <w:rPrChange w:id="4831" w:author="Mahmoud" w:date="2017-10-08T12:07:00Z">
            <w:rPr>
              <w:rFonts w:hint="cs"/>
              <w:sz w:val="24"/>
              <w:szCs w:val="28"/>
              <w:rtl/>
            </w:rPr>
          </w:rPrChange>
        </w:rPr>
        <w:t>ی</w:t>
      </w:r>
      <w:bookmarkEnd w:id="4788"/>
    </w:p>
    <w:p w14:paraId="546B36D4" w14:textId="315F9ADB" w:rsidR="00DD3BBD" w:rsidRDefault="00286B1F" w:rsidP="00241BE5">
      <w:pPr>
        <w:pStyle w:val="Heading2"/>
        <w:rPr>
          <w:ins w:id="4832" w:author="Windows User" w:date="2017-10-03T23:14:00Z"/>
          <w:rtl/>
        </w:rPr>
      </w:pPr>
      <w:del w:id="4833" w:author="Windows User" w:date="2017-09-22T16:34:00Z">
        <w:r w:rsidRPr="007821E4" w:rsidDel="00547390">
          <w:rPr>
            <w:szCs w:val="32"/>
            <w:rtl/>
            <w:rPrChange w:id="4834" w:author="Windows User" w:date="2017-09-23T01:42:00Z">
              <w:rPr>
                <w:sz w:val="20"/>
                <w:szCs w:val="24"/>
                <w:rtl/>
              </w:rPr>
            </w:rPrChange>
          </w:rPr>
          <w:delText>3</w:delText>
        </w:r>
      </w:del>
      <w:bookmarkStart w:id="4835" w:name="_Toc495715034"/>
      <w:ins w:id="4836" w:author="Windows User" w:date="2017-09-22T16:34:00Z">
        <w:r w:rsidR="00547390" w:rsidRPr="007821E4">
          <w:rPr>
            <w:szCs w:val="32"/>
            <w:rtl/>
            <w:rPrChange w:id="4837" w:author="Windows User" w:date="2017-09-23T01:42:00Z">
              <w:rPr>
                <w:sz w:val="20"/>
                <w:szCs w:val="24"/>
                <w:rtl/>
              </w:rPr>
            </w:rPrChange>
          </w:rPr>
          <w:t>4</w:t>
        </w:r>
      </w:ins>
      <w:r w:rsidRPr="007821E4">
        <w:rPr>
          <w:szCs w:val="32"/>
          <w:rtl/>
          <w:rPrChange w:id="4838" w:author="Windows User" w:date="2017-09-23T01:42:00Z">
            <w:rPr>
              <w:sz w:val="20"/>
              <w:szCs w:val="24"/>
              <w:rtl/>
            </w:rPr>
          </w:rPrChange>
        </w:rPr>
        <w:t>-1</w:t>
      </w:r>
      <w:ins w:id="4839" w:author="Windows User" w:date="2017-09-23T01:40:00Z">
        <w:r w:rsidR="007821E4" w:rsidRPr="007821E4">
          <w:rPr>
            <w:szCs w:val="32"/>
            <w:rtl/>
          </w:rPr>
          <w:t>-</w:t>
        </w:r>
        <w:del w:id="4840" w:author="Mahmoud" w:date="2017-10-07T20:37:00Z">
          <w:r w:rsidR="007821E4" w:rsidRPr="007821E4" w:rsidDel="00306313">
            <w:rPr>
              <w:szCs w:val="32"/>
              <w:rtl/>
            </w:rPr>
            <w:delText>مقدمه</w:delText>
          </w:r>
        </w:del>
      </w:ins>
      <w:ins w:id="4841" w:author="Mahmoud" w:date="2017-10-07T20:37:00Z">
        <w:r w:rsidR="00306313">
          <w:rPr>
            <w:rFonts w:hint="cs"/>
            <w:szCs w:val="32"/>
            <w:rtl/>
          </w:rPr>
          <w:t>چالش های علمی برای تحلیل برنامه در اندروید</w:t>
        </w:r>
      </w:ins>
      <w:bookmarkEnd w:id="4835"/>
      <w:del w:id="4842" w:author="Windows User" w:date="2017-09-23T01:40:00Z">
        <w:r w:rsidRPr="007821E4" w:rsidDel="007821E4">
          <w:rPr>
            <w:szCs w:val="32"/>
            <w:rtl/>
            <w:rPrChange w:id="4843" w:author="Windows User" w:date="2017-09-23T01:42:00Z">
              <w:rPr>
                <w:sz w:val="20"/>
                <w:szCs w:val="24"/>
                <w:rtl/>
              </w:rPr>
            </w:rPrChange>
          </w:rPr>
          <w:delText>-</w:delText>
        </w:r>
        <w:r w:rsidR="00DD3BBD" w:rsidRPr="007821E4" w:rsidDel="007821E4">
          <w:rPr>
            <w:rPrChange w:id="4844" w:author="Windows User" w:date="2017-09-23T01:42:00Z">
              <w:rPr>
                <w:sz w:val="20"/>
                <w:szCs w:val="24"/>
              </w:rPr>
            </w:rPrChange>
          </w:rPr>
          <w:delText>Automated Test Input Generation for Android</w:delText>
        </w:r>
      </w:del>
    </w:p>
    <w:p w14:paraId="07DD414E" w14:textId="0D9EF87E" w:rsidR="00640194" w:rsidRDefault="00640194" w:rsidP="003B7B15">
      <w:pPr>
        <w:rPr>
          <w:ins w:id="4845" w:author="Windows User" w:date="2017-10-03T23:14:00Z"/>
          <w:rtl/>
        </w:rPr>
      </w:pPr>
      <w:ins w:id="4846" w:author="Windows User" w:date="2017-10-03T23:14:00Z">
        <w:r>
          <w:rPr>
            <w:rFonts w:hint="cs"/>
            <w:rtl/>
          </w:rPr>
          <w:t xml:space="preserve">در فصل قبل ابزار های اجرای پویانمادین برای تحلیل کد برنامه در </w:t>
        </w:r>
      </w:ins>
      <w:ins w:id="4847" w:author="Windows User" w:date="2017-10-03T23:15:00Z">
        <w:r>
          <w:rPr>
            <w:rFonts w:hint="cs"/>
            <w:rtl/>
          </w:rPr>
          <w:t>زبان های برنامه نویسی متفاوت را دیدیم</w:t>
        </w:r>
      </w:ins>
      <w:ins w:id="4848" w:author="Windows User" w:date="2017-10-03T23:14:00Z">
        <w:r>
          <w:rPr>
            <w:rFonts w:hint="cs"/>
            <w:rtl/>
          </w:rPr>
          <w:t>.</w:t>
        </w:r>
      </w:ins>
      <w:ins w:id="4849" w:author="Windows User" w:date="2017-10-03T23:15:00Z">
        <w:r>
          <w:rPr>
            <w:rFonts w:hint="cs"/>
            <w:rtl/>
          </w:rPr>
          <w:t xml:space="preserve"> </w:t>
        </w:r>
      </w:ins>
      <w:ins w:id="4850" w:author="Windows User" w:date="2017-10-03T23:17:00Z">
        <w:r w:rsidR="00F51725">
          <w:rPr>
            <w:rFonts w:hint="cs"/>
            <w:rtl/>
          </w:rPr>
          <w:t>در این فصل در</w:t>
        </w:r>
      </w:ins>
      <w:ins w:id="4851" w:author="Windows User" w:date="2017-10-03T23:18:00Z">
        <w:r w:rsidR="00F51725">
          <w:rPr>
            <w:rFonts w:hint="cs"/>
            <w:rtl/>
          </w:rPr>
          <w:t xml:space="preserve"> بخش مقدمه</w:t>
        </w:r>
      </w:ins>
      <w:ins w:id="4852" w:author="Windows User" w:date="2017-10-03T23:17:00Z">
        <w:r w:rsidR="00F51725">
          <w:rPr>
            <w:rFonts w:hint="cs"/>
            <w:rtl/>
          </w:rPr>
          <w:t xml:space="preserve"> به </w:t>
        </w:r>
      </w:ins>
      <w:ins w:id="4853" w:author="Windows User" w:date="2017-10-03T23:14:00Z">
        <w:r>
          <w:rPr>
            <w:rtl/>
          </w:rPr>
          <w:t xml:space="preserve">تفاوت </w:t>
        </w:r>
      </w:ins>
      <w:ins w:id="4854" w:author="Windows User" w:date="2017-10-03T23:18:00Z">
        <w:r w:rsidR="00F51725">
          <w:rPr>
            <w:rFonts w:hint="cs"/>
            <w:rtl/>
          </w:rPr>
          <w:t>تحلیل</w:t>
        </w:r>
      </w:ins>
      <w:ins w:id="4855" w:author="Windows User" w:date="2017-10-03T23:14:00Z">
        <w:r>
          <w:rPr>
            <w:rtl/>
          </w:rPr>
          <w:t xml:space="preserve"> برنامه‌ها</w:t>
        </w:r>
        <w:r>
          <w:rPr>
            <w:rFonts w:hint="cs"/>
            <w:rtl/>
          </w:rPr>
          <w:t>ی</w:t>
        </w:r>
        <w:r>
          <w:rPr>
            <w:rtl/>
          </w:rPr>
          <w:t xml:space="preserve"> کاربرد</w:t>
        </w:r>
        <w:r>
          <w:rPr>
            <w:rFonts w:hint="cs"/>
            <w:rtl/>
          </w:rPr>
          <w:t>ی</w:t>
        </w:r>
        <w:r>
          <w:rPr>
            <w:rtl/>
          </w:rPr>
          <w:t xml:space="preserve"> اندرو</w:t>
        </w:r>
        <w:r>
          <w:rPr>
            <w:rFonts w:hint="cs"/>
            <w:rtl/>
          </w:rPr>
          <w:t>ی</w:t>
        </w:r>
        <w:r>
          <w:rPr>
            <w:rFonts w:hint="eastAsia"/>
            <w:rtl/>
          </w:rPr>
          <w:t>د</w:t>
        </w:r>
        <w:r>
          <w:rPr>
            <w:rtl/>
          </w:rPr>
          <w:t xml:space="preserve"> با سا</w:t>
        </w:r>
        <w:r>
          <w:rPr>
            <w:rFonts w:hint="cs"/>
            <w:rtl/>
          </w:rPr>
          <w:t>ی</w:t>
        </w:r>
        <w:r>
          <w:rPr>
            <w:rFonts w:hint="eastAsia"/>
            <w:rtl/>
          </w:rPr>
          <w:t>ر</w:t>
        </w:r>
        <w:r>
          <w:rPr>
            <w:rtl/>
          </w:rPr>
          <w:t xml:space="preserve"> برنامه‌ها</w:t>
        </w:r>
      </w:ins>
      <w:ins w:id="4856" w:author="Windows User" w:date="2017-10-03T23:18:00Z">
        <w:r w:rsidR="00F51725">
          <w:rPr>
            <w:rFonts w:hint="cs"/>
            <w:rtl/>
          </w:rPr>
          <w:t xml:space="preserve"> می پردازیم سپس ابزار های اجرای پویانمادین در پلتفرم اندروید را مورد برسی قرار خواهیم داد.</w:t>
        </w:r>
      </w:ins>
    </w:p>
    <w:p w14:paraId="4E1F0AA0" w14:textId="77549266" w:rsidR="00640194" w:rsidDel="00B05E1E" w:rsidRDefault="00B05E1E" w:rsidP="00AC0E5B">
      <w:pPr>
        <w:rPr>
          <w:ins w:id="4857" w:author="Windows User" w:date="2017-10-03T23:14:00Z"/>
          <w:del w:id="4858" w:author="Mahmoud" w:date="2017-10-07T20:38:00Z"/>
          <w:rtl/>
        </w:rPr>
      </w:pPr>
      <w:ins w:id="4859" w:author="Mahmoud" w:date="2017-10-07T20:40:00Z">
        <w:r>
          <w:rPr>
            <w:rFonts w:hint="cs"/>
            <w:rtl/>
          </w:rPr>
          <w:t>1-</w:t>
        </w:r>
      </w:ins>
      <w:ins w:id="4860" w:author="Windows User" w:date="2017-10-03T23:14:00Z">
        <w:del w:id="4861" w:author="Mahmoud" w:date="2017-10-07T20:38:00Z">
          <w:r w:rsidR="00640194" w:rsidDel="00B05E1E">
            <w:rPr>
              <w:rtl/>
            </w:rPr>
            <w:delText>1.</w:delText>
          </w:r>
        </w:del>
      </w:ins>
      <w:ins w:id="4862" w:author="Windows User" w:date="2017-10-03T23:19:00Z">
        <w:del w:id="4863" w:author="Mahmoud" w:date="2017-10-07T20:38:00Z">
          <w:r w:rsidR="00633C3D" w:rsidDel="00B05E1E">
            <w:rPr>
              <w:rtl/>
            </w:rPr>
            <w:delText xml:space="preserve"> </w:delText>
          </w:r>
        </w:del>
      </w:ins>
      <w:ins w:id="4864" w:author="Windows User" w:date="2017-10-03T23:14:00Z">
        <w:del w:id="4865" w:author="Mahmoud" w:date="2017-10-07T20:38:00Z">
          <w:r w:rsidR="00640194" w:rsidDel="00B05E1E">
            <w:rPr>
              <w:rtl/>
            </w:rPr>
            <w:delText>برنامه‌ها</w:delText>
          </w:r>
          <w:r w:rsidR="00640194" w:rsidDel="00B05E1E">
            <w:rPr>
              <w:rFonts w:hint="cs"/>
              <w:rtl/>
            </w:rPr>
            <w:delText>ی</w:delText>
          </w:r>
          <w:r w:rsidR="00640194" w:rsidDel="00B05E1E">
            <w:rPr>
              <w:rtl/>
            </w:rPr>
            <w:delText xml:space="preserve"> کاربرد</w:delText>
          </w:r>
          <w:r w:rsidR="00640194" w:rsidDel="00B05E1E">
            <w:rPr>
              <w:rFonts w:hint="cs"/>
              <w:rtl/>
            </w:rPr>
            <w:delText>ی</w:delText>
          </w:r>
          <w:r w:rsidR="00640194" w:rsidDel="00B05E1E">
            <w:rPr>
              <w:rtl/>
            </w:rPr>
            <w:delText xml:space="preserve"> اندرو</w:delText>
          </w:r>
          <w:r w:rsidR="00640194" w:rsidDel="00B05E1E">
            <w:rPr>
              <w:rFonts w:hint="cs"/>
              <w:rtl/>
            </w:rPr>
            <w:delText>ی</w:delText>
          </w:r>
          <w:r w:rsidR="00640194" w:rsidDel="00B05E1E">
            <w:rPr>
              <w:rFonts w:hint="eastAsia"/>
              <w:rtl/>
            </w:rPr>
            <w:delText>د</w:delText>
          </w:r>
          <w:r w:rsidR="00640194" w:rsidDel="00B05E1E">
            <w:rPr>
              <w:rtl/>
            </w:rPr>
            <w:delText xml:space="preserve"> وابسته به مجموعه ا</w:delText>
          </w:r>
          <w:r w:rsidR="00640194" w:rsidDel="00B05E1E">
            <w:rPr>
              <w:rFonts w:hint="cs"/>
              <w:rtl/>
            </w:rPr>
            <w:delText>ی</w:delText>
          </w:r>
          <w:r w:rsidR="00640194" w:rsidDel="00B05E1E">
            <w:rPr>
              <w:rtl/>
            </w:rPr>
            <w:delText xml:space="preserve"> از کتابخانه‌ها</w:delText>
          </w:r>
          <w:r w:rsidR="00640194" w:rsidDel="00B05E1E">
            <w:rPr>
              <w:rFonts w:hint="cs"/>
              <w:rtl/>
            </w:rPr>
            <w:delText>ی</w:delText>
          </w:r>
          <w:r w:rsidR="00640194" w:rsidDel="00B05E1E">
            <w:rPr>
              <w:rtl/>
            </w:rPr>
            <w:delText xml:space="preserve"> اندرو</w:delText>
          </w:r>
          <w:r w:rsidR="00640194" w:rsidDel="00B05E1E">
            <w:rPr>
              <w:rFonts w:hint="cs"/>
              <w:rtl/>
            </w:rPr>
            <w:delText>ی</w:delText>
          </w:r>
          <w:r w:rsidR="00640194" w:rsidDel="00B05E1E">
            <w:rPr>
              <w:rFonts w:hint="eastAsia"/>
              <w:rtl/>
            </w:rPr>
            <w:delText>د</w:delText>
          </w:r>
          <w:r w:rsidR="00640194" w:rsidDel="00B05E1E">
            <w:rPr>
              <w:rtl/>
            </w:rPr>
            <w:delText xml:space="preserve"> هستند که خارج از دستگاه اندرو</w:delText>
          </w:r>
          <w:r w:rsidR="00640194" w:rsidDel="00B05E1E">
            <w:rPr>
              <w:rFonts w:hint="cs"/>
              <w:rtl/>
            </w:rPr>
            <w:delText>ی</w:delText>
          </w:r>
          <w:r w:rsidR="00640194" w:rsidDel="00B05E1E">
            <w:rPr>
              <w:rFonts w:hint="eastAsia"/>
              <w:rtl/>
            </w:rPr>
            <w:delText>د</w:delText>
          </w:r>
          <w:r w:rsidR="00640194" w:rsidDel="00B05E1E">
            <w:rPr>
              <w:rtl/>
            </w:rPr>
            <w:delText xml:space="preserve"> </w:delText>
          </w:r>
          <w:r w:rsidR="00640194" w:rsidDel="00B05E1E">
            <w:rPr>
              <w:rFonts w:hint="cs"/>
              <w:rtl/>
            </w:rPr>
            <w:delText>ی</w:delText>
          </w:r>
          <w:r w:rsidR="00640194" w:rsidDel="00B05E1E">
            <w:rPr>
              <w:rFonts w:hint="eastAsia"/>
              <w:rtl/>
            </w:rPr>
            <w:delText>ا</w:delText>
          </w:r>
          <w:r w:rsidR="00640194" w:rsidDel="00B05E1E">
            <w:rPr>
              <w:rtl/>
            </w:rPr>
            <w:delText xml:space="preserve"> شب</w:delText>
          </w:r>
          <w:r w:rsidR="00640194" w:rsidDel="00B05E1E">
            <w:rPr>
              <w:rFonts w:hint="cs"/>
              <w:rtl/>
            </w:rPr>
            <w:delText>ی</w:delText>
          </w:r>
          <w:r w:rsidR="00640194" w:rsidDel="00B05E1E">
            <w:rPr>
              <w:rFonts w:hint="eastAsia"/>
              <w:rtl/>
            </w:rPr>
            <w:delText>ه‌ساز</w:delText>
          </w:r>
          <w:r w:rsidR="00640194" w:rsidDel="00B05E1E">
            <w:rPr>
              <w:rtl/>
            </w:rPr>
            <w:delText xml:space="preserve"> اندرو</w:delText>
          </w:r>
          <w:r w:rsidR="00640194" w:rsidDel="00B05E1E">
            <w:rPr>
              <w:rFonts w:hint="cs"/>
              <w:rtl/>
            </w:rPr>
            <w:delText>ی</w:delText>
          </w:r>
          <w:r w:rsidR="00640194" w:rsidDel="00B05E1E">
            <w:rPr>
              <w:rFonts w:hint="eastAsia"/>
              <w:rtl/>
            </w:rPr>
            <w:delText>د</w:delText>
          </w:r>
          <w:r w:rsidR="00640194" w:rsidDel="00B05E1E">
            <w:rPr>
              <w:rtl/>
            </w:rPr>
            <w:delText xml:space="preserve"> دردسترس ن</w:delText>
          </w:r>
          <w:r w:rsidR="00640194" w:rsidDel="00B05E1E">
            <w:rPr>
              <w:rFonts w:hint="cs"/>
              <w:rtl/>
            </w:rPr>
            <w:delText>ی</w:delText>
          </w:r>
          <w:r w:rsidR="00640194" w:rsidDel="00B05E1E">
            <w:rPr>
              <w:rFonts w:hint="eastAsia"/>
              <w:rtl/>
            </w:rPr>
            <w:delText>ست</w:delText>
          </w:r>
          <w:r w:rsidR="00640194" w:rsidDel="00B05E1E">
            <w:rPr>
              <w:rtl/>
            </w:rPr>
            <w:delText>. کد اندرو</w:delText>
          </w:r>
          <w:r w:rsidR="00640194" w:rsidDel="00B05E1E">
            <w:rPr>
              <w:rFonts w:hint="cs"/>
              <w:rtl/>
            </w:rPr>
            <w:delText>ی</w:delText>
          </w:r>
          <w:r w:rsidR="00640194" w:rsidDel="00B05E1E">
            <w:rPr>
              <w:rFonts w:hint="eastAsia"/>
              <w:rtl/>
            </w:rPr>
            <w:delText>د</w:delText>
          </w:r>
          <w:r w:rsidR="00640194" w:rsidDel="00B05E1E">
            <w:rPr>
              <w:rtl/>
            </w:rPr>
            <w:delText xml:space="preserve"> برخلاف کد برنامه‌ها</w:delText>
          </w:r>
          <w:r w:rsidR="00640194" w:rsidDel="00B05E1E">
            <w:rPr>
              <w:rFonts w:hint="cs"/>
              <w:rtl/>
            </w:rPr>
            <w:delText>ی</w:delText>
          </w:r>
          <w:r w:rsidR="00640194" w:rsidDel="00B05E1E">
            <w:rPr>
              <w:rtl/>
            </w:rPr>
            <w:delText xml:space="preserve"> جاوا که در ماش</w:delText>
          </w:r>
          <w:r w:rsidR="00640194" w:rsidDel="00B05E1E">
            <w:rPr>
              <w:rFonts w:hint="cs"/>
              <w:rtl/>
            </w:rPr>
            <w:delText>ی</w:delText>
          </w:r>
          <w:r w:rsidR="00640194" w:rsidDel="00B05E1E">
            <w:rPr>
              <w:rFonts w:hint="eastAsia"/>
              <w:rtl/>
            </w:rPr>
            <w:delText>ن</w:delText>
          </w:r>
          <w:r w:rsidR="00640194" w:rsidDel="00B05E1E">
            <w:rPr>
              <w:rtl/>
            </w:rPr>
            <w:delText xml:space="preserve"> مجاز</w:delText>
          </w:r>
          <w:r w:rsidR="00640194" w:rsidDel="00B05E1E">
            <w:rPr>
              <w:rFonts w:hint="cs"/>
              <w:rtl/>
            </w:rPr>
            <w:delText>ی</w:delText>
          </w:r>
          <w:r w:rsidR="00640194" w:rsidDel="00B05E1E">
            <w:rPr>
              <w:rtl/>
            </w:rPr>
            <w:delText xml:space="preserve"> جاوا  اجرا م</w:delText>
          </w:r>
          <w:r w:rsidR="00640194" w:rsidDel="00B05E1E">
            <w:rPr>
              <w:rFonts w:hint="cs"/>
              <w:rtl/>
            </w:rPr>
            <w:delText>ی‌</w:delText>
          </w:r>
          <w:r w:rsidR="00640194" w:rsidDel="00B05E1E">
            <w:rPr>
              <w:rFonts w:hint="eastAsia"/>
              <w:rtl/>
            </w:rPr>
            <w:delText>شوند</w:delText>
          </w:r>
          <w:r w:rsidR="00640194" w:rsidDel="00B05E1E">
            <w:rPr>
              <w:rtl/>
            </w:rPr>
            <w:delText xml:space="preserve"> در ماش</w:delText>
          </w:r>
          <w:r w:rsidR="00640194" w:rsidDel="00B05E1E">
            <w:rPr>
              <w:rFonts w:hint="cs"/>
              <w:rtl/>
            </w:rPr>
            <w:delText>ی</w:delText>
          </w:r>
          <w:r w:rsidR="00640194" w:rsidDel="00B05E1E">
            <w:rPr>
              <w:rFonts w:hint="eastAsia"/>
              <w:rtl/>
            </w:rPr>
            <w:delText>ن</w:delText>
          </w:r>
          <w:r w:rsidR="00640194" w:rsidDel="00B05E1E">
            <w:rPr>
              <w:rtl/>
            </w:rPr>
            <w:delText xml:space="preserve"> مجاز</w:delText>
          </w:r>
          <w:r w:rsidR="00640194" w:rsidDel="00B05E1E">
            <w:rPr>
              <w:rFonts w:hint="cs"/>
              <w:rtl/>
            </w:rPr>
            <w:delText>ی</w:delText>
          </w:r>
          <w:r w:rsidR="00640194" w:rsidDel="00B05E1E">
            <w:rPr>
              <w:rtl/>
            </w:rPr>
            <w:delText xml:space="preserve"> </w:delText>
          </w:r>
          <w:r w:rsidR="00640194" w:rsidDel="00B05E1E">
            <w:delText>Dalvik</w:delText>
          </w:r>
          <w:r w:rsidR="00640194" w:rsidDel="00B05E1E">
            <w:rPr>
              <w:rtl/>
            </w:rPr>
            <w:delText xml:space="preserve">   اجرا م</w:delText>
          </w:r>
          <w:r w:rsidR="00640194" w:rsidDel="00B05E1E">
            <w:rPr>
              <w:rFonts w:hint="cs"/>
              <w:rtl/>
            </w:rPr>
            <w:delText>ی‌</w:delText>
          </w:r>
          <w:r w:rsidR="00640194" w:rsidDel="00B05E1E">
            <w:rPr>
              <w:rFonts w:hint="eastAsia"/>
              <w:rtl/>
            </w:rPr>
            <w:delText>گردد</w:delText>
          </w:r>
          <w:r w:rsidR="00640194" w:rsidDel="00B05E1E">
            <w:rPr>
              <w:rtl/>
            </w:rPr>
            <w:delText>. پس ب</w:delText>
          </w:r>
          <w:r w:rsidR="00640194" w:rsidDel="00B05E1E">
            <w:rPr>
              <w:rFonts w:hint="eastAsia"/>
              <w:rtl/>
            </w:rPr>
            <w:delText>ه</w:delText>
          </w:r>
          <w:r w:rsidR="00640194" w:rsidDel="00B05E1E">
            <w:rPr>
              <w:rtl/>
            </w:rPr>
            <w:delText xml:space="preserve"> جا</w:delText>
          </w:r>
          <w:r w:rsidR="00640194" w:rsidDel="00B05E1E">
            <w:rPr>
              <w:rFonts w:hint="cs"/>
              <w:rtl/>
            </w:rPr>
            <w:delText>ی</w:delText>
          </w:r>
        </w:del>
      </w:ins>
    </w:p>
    <w:p w14:paraId="17E78C4C" w14:textId="3163E0C2" w:rsidR="00640194" w:rsidDel="00B05E1E" w:rsidRDefault="00640194" w:rsidP="00241BE5">
      <w:pPr>
        <w:rPr>
          <w:ins w:id="4866" w:author="Windows User" w:date="2017-10-03T23:14:00Z"/>
          <w:del w:id="4867" w:author="Mahmoud" w:date="2017-10-07T20:38:00Z"/>
          <w:rtl/>
        </w:rPr>
      </w:pPr>
      <w:ins w:id="4868" w:author="Windows User" w:date="2017-10-03T23:14:00Z">
        <w:del w:id="4869" w:author="Mahmoud" w:date="2017-10-07T20:38:00Z">
          <w:r w:rsidDel="00B05E1E">
            <w:rPr>
              <w:rtl/>
            </w:rPr>
            <w:delText xml:space="preserve"> </w:delText>
          </w:r>
          <w:r w:rsidDel="00B05E1E">
            <w:delText>java byte-code</w:delText>
          </w:r>
          <w:r w:rsidDel="00B05E1E">
            <w:rPr>
              <w:rtl/>
            </w:rPr>
            <w:delText xml:space="preserve"> برنامه‌ها</w:delText>
          </w:r>
          <w:r w:rsidDel="00B05E1E">
            <w:rPr>
              <w:rFonts w:hint="cs"/>
              <w:rtl/>
            </w:rPr>
            <w:delText>ی</w:delText>
          </w:r>
          <w:r w:rsidDel="00B05E1E">
            <w:rPr>
              <w:rtl/>
            </w:rPr>
            <w:delText xml:space="preserve"> اندرو</w:delText>
          </w:r>
          <w:r w:rsidDel="00B05E1E">
            <w:rPr>
              <w:rFonts w:hint="cs"/>
              <w:rtl/>
            </w:rPr>
            <w:delText>ی</w:delText>
          </w:r>
          <w:r w:rsidDel="00B05E1E">
            <w:rPr>
              <w:rFonts w:hint="eastAsia"/>
              <w:rtl/>
            </w:rPr>
            <w:delText>د</w:delText>
          </w:r>
          <w:r w:rsidDel="00B05E1E">
            <w:rPr>
              <w:rtl/>
            </w:rPr>
            <w:delText xml:space="preserve"> به </w:delText>
          </w:r>
          <w:r w:rsidDel="00B05E1E">
            <w:delText>Dalvik byte-code</w:delText>
          </w:r>
          <w:r w:rsidDel="00B05E1E">
            <w:rPr>
              <w:rtl/>
            </w:rPr>
            <w:delText xml:space="preserve"> کامپا</w:delText>
          </w:r>
          <w:r w:rsidDel="00B05E1E">
            <w:rPr>
              <w:rFonts w:hint="cs"/>
              <w:rtl/>
            </w:rPr>
            <w:delText>ی</w:delText>
          </w:r>
          <w:r w:rsidDel="00B05E1E">
            <w:rPr>
              <w:rFonts w:hint="eastAsia"/>
              <w:rtl/>
            </w:rPr>
            <w:delText>ل</w:delText>
          </w:r>
          <w:r w:rsidDel="00B05E1E">
            <w:rPr>
              <w:rtl/>
            </w:rPr>
            <w:delText xml:space="preserve"> م</w:delText>
          </w:r>
          <w:r w:rsidDel="00B05E1E">
            <w:rPr>
              <w:rFonts w:hint="cs"/>
              <w:rtl/>
            </w:rPr>
            <w:delText>ی‌</w:delText>
          </w:r>
          <w:r w:rsidDel="00B05E1E">
            <w:rPr>
              <w:rFonts w:hint="eastAsia"/>
              <w:rtl/>
            </w:rPr>
            <w:delText>شوند</w:delText>
          </w:r>
          <w:r w:rsidDel="00B05E1E">
            <w:rPr>
              <w:rtl/>
            </w:rPr>
            <w:delText>.</w:delText>
          </w:r>
        </w:del>
      </w:ins>
    </w:p>
    <w:p w14:paraId="28FDEFDD" w14:textId="53DC2B7B" w:rsidR="00640194" w:rsidDel="00B05E1E" w:rsidRDefault="00640194" w:rsidP="00BD7962">
      <w:pPr>
        <w:rPr>
          <w:del w:id="4870" w:author="Mahmoud" w:date="2017-10-07T20:38:00Z"/>
          <w:rtl/>
        </w:rPr>
      </w:pPr>
      <w:ins w:id="4871" w:author="Windows User" w:date="2017-10-03T23:14:00Z">
        <w:del w:id="4872" w:author="Mahmoud" w:date="2017-10-07T20:38:00Z">
          <w:r w:rsidDel="00B05E1E">
            <w:rPr>
              <w:rtl/>
            </w:rPr>
            <w:delText>2.</w:delText>
          </w:r>
          <w:r w:rsidDel="00B05E1E">
            <w:rPr>
              <w:rtl/>
            </w:rPr>
            <w:tab/>
          </w:r>
        </w:del>
        <w:r>
          <w:rPr>
            <w:rtl/>
          </w:rPr>
          <w:t>برنامه‌ها</w:t>
        </w:r>
        <w:r>
          <w:rPr>
            <w:rFonts w:hint="cs"/>
            <w:rtl/>
          </w:rPr>
          <w:t>ی</w:t>
        </w:r>
        <w:r>
          <w:rPr>
            <w:rtl/>
          </w:rPr>
          <w:t xml:space="preserve"> اندرو</w:t>
        </w:r>
        <w:r>
          <w:rPr>
            <w:rFonts w:hint="cs"/>
            <w:rtl/>
          </w:rPr>
          <w:t>ی</w:t>
        </w:r>
        <w:r>
          <w:rPr>
            <w:rFonts w:hint="eastAsia"/>
            <w:rtl/>
          </w:rPr>
          <w:t>د</w:t>
        </w:r>
        <w:r>
          <w:rPr>
            <w:rtl/>
          </w:rPr>
          <w:t xml:space="preserve"> بس</w:t>
        </w:r>
        <w:r>
          <w:rPr>
            <w:rFonts w:hint="cs"/>
            <w:rtl/>
          </w:rPr>
          <w:t>ی</w:t>
        </w:r>
        <w:r>
          <w:rPr>
            <w:rFonts w:hint="eastAsia"/>
            <w:rtl/>
          </w:rPr>
          <w:t>ار</w:t>
        </w:r>
        <w:r>
          <w:rPr>
            <w:rtl/>
          </w:rPr>
          <w:t xml:space="preserve"> وابسته به کتابخانه‌ها</w:t>
        </w:r>
        <w:r>
          <w:rPr>
            <w:rFonts w:hint="cs"/>
            <w:rtl/>
          </w:rPr>
          <w:t>ی</w:t>
        </w:r>
        <w:r>
          <w:rPr>
            <w:rtl/>
          </w:rPr>
          <w:t xml:space="preserve"> چارچوبه کار</w:t>
        </w:r>
        <w:r>
          <w:rPr>
            <w:rFonts w:hint="cs"/>
            <w:rtl/>
          </w:rPr>
          <w:t>ی</w:t>
        </w:r>
        <w:r>
          <w:rPr>
            <w:rtl/>
          </w:rPr>
          <w:t xml:space="preserve"> هستند و ا</w:t>
        </w:r>
        <w:r>
          <w:rPr>
            <w:rFonts w:hint="cs"/>
            <w:rtl/>
          </w:rPr>
          <w:t>ی</w:t>
        </w:r>
        <w:r>
          <w:rPr>
            <w:rFonts w:hint="eastAsia"/>
            <w:rtl/>
          </w:rPr>
          <w:t>ن</w:t>
        </w:r>
        <w:r>
          <w:rPr>
            <w:rtl/>
          </w:rPr>
          <w:t xml:space="preserve"> موضوع باعث ا</w:t>
        </w:r>
        <w:r>
          <w:rPr>
            <w:rFonts w:hint="cs"/>
            <w:rtl/>
          </w:rPr>
          <w:t>ی</w:t>
        </w:r>
        <w:r>
          <w:rPr>
            <w:rFonts w:hint="eastAsia"/>
            <w:rtl/>
          </w:rPr>
          <w:t>جاد</w:t>
        </w:r>
        <w:r>
          <w:rPr>
            <w:rtl/>
          </w:rPr>
          <w:t xml:space="preserve"> مشکل واگرا</w:t>
        </w:r>
        <w:r>
          <w:rPr>
            <w:rFonts w:hint="cs"/>
            <w:rtl/>
          </w:rPr>
          <w:t>یی</w:t>
        </w:r>
        <w:r>
          <w:rPr>
            <w:rtl/>
          </w:rPr>
          <w:t xml:space="preserve"> مس</w:t>
        </w:r>
        <w:r>
          <w:rPr>
            <w:rFonts w:hint="cs"/>
            <w:rtl/>
          </w:rPr>
          <w:t>ی</w:t>
        </w:r>
        <w:r>
          <w:rPr>
            <w:rFonts w:hint="eastAsia"/>
            <w:rtl/>
          </w:rPr>
          <w:t>ر</w:t>
        </w:r>
        <w:r>
          <w:rPr>
            <w:rtl/>
          </w:rPr>
          <w:t xml:space="preserve">  م</w:t>
        </w:r>
        <w:r>
          <w:rPr>
            <w:rFonts w:hint="cs"/>
            <w:rtl/>
          </w:rPr>
          <w:t>ی‌</w:t>
        </w:r>
        <w:r>
          <w:rPr>
            <w:rFonts w:hint="eastAsia"/>
            <w:rtl/>
          </w:rPr>
          <w:t>شود</w:t>
        </w:r>
        <w:r>
          <w:rPr>
            <w:rtl/>
          </w:rPr>
          <w:t>. در اجرا</w:t>
        </w:r>
        <w:r>
          <w:rPr>
            <w:rFonts w:hint="cs"/>
            <w:rtl/>
          </w:rPr>
          <w:t>ی</w:t>
        </w:r>
        <w:r>
          <w:rPr>
            <w:rtl/>
          </w:rPr>
          <w:t xml:space="preserve"> نماد</w:t>
        </w:r>
        <w:r>
          <w:rPr>
            <w:rFonts w:hint="cs"/>
            <w:rtl/>
          </w:rPr>
          <w:t>ی</w:t>
        </w:r>
        <w:r>
          <w:rPr>
            <w:rFonts w:hint="eastAsia"/>
            <w:rtl/>
          </w:rPr>
          <w:t>ن</w:t>
        </w:r>
        <w:r>
          <w:rPr>
            <w:rtl/>
          </w:rPr>
          <w:t xml:space="preserve"> اگر </w:t>
        </w:r>
        <w:r>
          <w:rPr>
            <w:rFonts w:hint="cs"/>
            <w:rtl/>
          </w:rPr>
          <w:t>ی</w:t>
        </w:r>
        <w:r>
          <w:rPr>
            <w:rFonts w:hint="eastAsia"/>
            <w:rtl/>
          </w:rPr>
          <w:t>ک</w:t>
        </w:r>
        <w:r>
          <w:rPr>
            <w:rtl/>
          </w:rPr>
          <w:t xml:space="preserve"> مقدار نماد</w:t>
        </w:r>
        <w:r>
          <w:rPr>
            <w:rFonts w:hint="cs"/>
            <w:rtl/>
          </w:rPr>
          <w:t>ی</w:t>
        </w:r>
        <w:r>
          <w:rPr>
            <w:rFonts w:hint="eastAsia"/>
            <w:rtl/>
          </w:rPr>
          <w:t>ن</w:t>
        </w:r>
        <w:r>
          <w:rPr>
            <w:rtl/>
          </w:rPr>
          <w:t xml:space="preserve"> از زم</w:t>
        </w:r>
        <w:r>
          <w:rPr>
            <w:rFonts w:hint="cs"/>
            <w:rtl/>
          </w:rPr>
          <w:t>ی</w:t>
        </w:r>
        <w:r>
          <w:rPr>
            <w:rFonts w:hint="eastAsia"/>
            <w:rtl/>
          </w:rPr>
          <w:t>نه</w:t>
        </w:r>
        <w:r>
          <w:rPr>
            <w:rtl/>
          </w:rPr>
          <w:t xml:space="preserve">  برنامه خارج شود، مثلا برا</w:t>
        </w:r>
        <w:r>
          <w:rPr>
            <w:rFonts w:hint="cs"/>
            <w:rtl/>
          </w:rPr>
          <w:t>ی</w:t>
        </w:r>
        <w:r>
          <w:rPr>
            <w:rtl/>
          </w:rPr>
          <w:t xml:space="preserve"> انجام </w:t>
        </w:r>
        <w:r>
          <w:rPr>
            <w:rFonts w:hint="cs"/>
            <w:rtl/>
          </w:rPr>
          <w:t>ی</w:t>
        </w:r>
        <w:r>
          <w:rPr>
            <w:rFonts w:hint="eastAsia"/>
            <w:rtl/>
          </w:rPr>
          <w:t>ک</w:t>
        </w:r>
        <w:r>
          <w:rPr>
            <w:rtl/>
          </w:rPr>
          <w:t xml:space="preserve"> پردازش به </w:t>
        </w:r>
        <w:r>
          <w:rPr>
            <w:rFonts w:hint="cs"/>
            <w:rtl/>
          </w:rPr>
          <w:t>ی</w:t>
        </w:r>
        <w:r>
          <w:rPr>
            <w:rFonts w:hint="eastAsia"/>
            <w:rtl/>
          </w:rPr>
          <w:t>ک</w:t>
        </w:r>
        <w:r>
          <w:rPr>
            <w:rtl/>
          </w:rPr>
          <w:t xml:space="preserve"> کتابخانه داده شود </w:t>
        </w:r>
        <w:r>
          <w:rPr>
            <w:rFonts w:hint="cs"/>
            <w:rtl/>
          </w:rPr>
          <w:t>ی</w:t>
        </w:r>
        <w:r>
          <w:rPr>
            <w:rFonts w:hint="eastAsia"/>
            <w:rtl/>
          </w:rPr>
          <w:t>ا</w:t>
        </w:r>
        <w:r>
          <w:rPr>
            <w:rtl/>
          </w:rPr>
          <w:t xml:space="preserve"> در اخت</w:t>
        </w:r>
        <w:r>
          <w:rPr>
            <w:rFonts w:hint="cs"/>
            <w:rtl/>
          </w:rPr>
          <w:t>ی</w:t>
        </w:r>
        <w:r>
          <w:rPr>
            <w:rFonts w:hint="eastAsia"/>
            <w:rtl/>
          </w:rPr>
          <w:t>ار</w:t>
        </w:r>
        <w:r>
          <w:rPr>
            <w:rtl/>
          </w:rPr>
          <w:t xml:space="preserve"> چارچوبه کا</w:t>
        </w:r>
        <w:r>
          <w:rPr>
            <w:rFonts w:hint="eastAsia"/>
            <w:rtl/>
          </w:rPr>
          <w:t>ر</w:t>
        </w:r>
        <w:r>
          <w:rPr>
            <w:rFonts w:hint="cs"/>
            <w:rtl/>
          </w:rPr>
          <w:t>ی</w:t>
        </w:r>
        <w:r>
          <w:rPr>
            <w:rtl/>
          </w:rPr>
          <w:t xml:space="preserve"> قرار گ</w:t>
        </w:r>
        <w:r>
          <w:rPr>
            <w:rFonts w:hint="cs"/>
            <w:rtl/>
          </w:rPr>
          <w:t>ی</w:t>
        </w:r>
        <w:r>
          <w:rPr>
            <w:rFonts w:hint="eastAsia"/>
            <w:rtl/>
          </w:rPr>
          <w:t>رد،</w:t>
        </w:r>
        <w:r>
          <w:rPr>
            <w:rtl/>
          </w:rPr>
          <w:t xml:space="preserve"> گفته م</w:t>
        </w:r>
        <w:r>
          <w:rPr>
            <w:rFonts w:hint="cs"/>
            <w:rtl/>
          </w:rPr>
          <w:t>ی‌</w:t>
        </w:r>
        <w:r>
          <w:rPr>
            <w:rFonts w:hint="eastAsia"/>
            <w:rtl/>
          </w:rPr>
          <w:t>شود</w:t>
        </w:r>
        <w:r>
          <w:rPr>
            <w:rtl/>
          </w:rPr>
          <w:t xml:space="preserve"> که واگرا</w:t>
        </w:r>
        <w:r>
          <w:rPr>
            <w:rFonts w:hint="cs"/>
            <w:rtl/>
          </w:rPr>
          <w:t>یی</w:t>
        </w:r>
        <w:r>
          <w:rPr>
            <w:rtl/>
          </w:rPr>
          <w:t xml:space="preserve"> مس</w:t>
        </w:r>
        <w:r>
          <w:rPr>
            <w:rFonts w:hint="cs"/>
            <w:rtl/>
          </w:rPr>
          <w:t>ی</w:t>
        </w:r>
        <w:r>
          <w:rPr>
            <w:rFonts w:hint="eastAsia"/>
            <w:rtl/>
          </w:rPr>
          <w:t>ر</w:t>
        </w:r>
        <w:r>
          <w:rPr>
            <w:rtl/>
          </w:rPr>
          <w:t xml:space="preserve"> اتفاق افتاده است. واگرا</w:t>
        </w:r>
        <w:r>
          <w:rPr>
            <w:rFonts w:hint="cs"/>
            <w:rtl/>
          </w:rPr>
          <w:t>یی</w:t>
        </w:r>
        <w:r>
          <w:rPr>
            <w:rtl/>
          </w:rPr>
          <w:t xml:space="preserve"> مس</w:t>
        </w:r>
        <w:r>
          <w:rPr>
            <w:rFonts w:hint="cs"/>
            <w:rtl/>
          </w:rPr>
          <w:t>ی</w:t>
        </w:r>
        <w:r>
          <w:rPr>
            <w:rFonts w:hint="eastAsia"/>
            <w:rtl/>
          </w:rPr>
          <w:t>ر</w:t>
        </w:r>
        <w:r>
          <w:rPr>
            <w:rtl/>
          </w:rPr>
          <w:t xml:space="preserve"> موجب ا</w:t>
        </w:r>
        <w:r>
          <w:rPr>
            <w:rFonts w:hint="cs"/>
            <w:rtl/>
          </w:rPr>
          <w:t>ی</w:t>
        </w:r>
        <w:r>
          <w:rPr>
            <w:rFonts w:hint="eastAsia"/>
            <w:rtl/>
          </w:rPr>
          <w:t>جاد</w:t>
        </w:r>
        <w:r>
          <w:rPr>
            <w:rtl/>
          </w:rPr>
          <w:t xml:space="preserve"> دو مشکل م</w:t>
        </w:r>
        <w:r>
          <w:rPr>
            <w:rFonts w:hint="cs"/>
            <w:rtl/>
          </w:rPr>
          <w:t>ی‌</w:t>
        </w:r>
        <w:r>
          <w:rPr>
            <w:rFonts w:hint="eastAsia"/>
            <w:rtl/>
          </w:rPr>
          <w:t>شود</w:t>
        </w:r>
        <w:r>
          <w:rPr>
            <w:rtl/>
          </w:rPr>
          <w:t>:</w:t>
        </w:r>
      </w:ins>
    </w:p>
    <w:p w14:paraId="78DAA764" w14:textId="77777777" w:rsidR="00B05E1E" w:rsidRDefault="00B05E1E" w:rsidP="00E03C69">
      <w:pPr>
        <w:rPr>
          <w:ins w:id="4873" w:author="Mahmoud" w:date="2017-10-07T20:40:00Z"/>
          <w:rtl/>
        </w:rPr>
      </w:pPr>
    </w:p>
    <w:p w14:paraId="30E7CA3A" w14:textId="77777777" w:rsidR="00640194" w:rsidRDefault="00640194" w:rsidP="00464003">
      <w:pPr>
        <w:rPr>
          <w:ins w:id="4874" w:author="Windows User" w:date="2017-10-03T23:14:00Z"/>
          <w:rtl/>
        </w:rPr>
      </w:pPr>
      <w:ins w:id="4875" w:author="Windows User" w:date="2017-10-03T23:14:00Z">
        <w:del w:id="4876" w:author="Mahmoud" w:date="2017-10-07T20:39:00Z">
          <w:r w:rsidDel="00B05E1E">
            <w:rPr>
              <w:rtl/>
            </w:rPr>
            <w:delText xml:space="preserve"> </w:delText>
          </w:r>
        </w:del>
        <w:r>
          <w:rPr>
            <w:rtl/>
          </w:rPr>
          <w:t>الف) موتور اجرا</w:t>
        </w:r>
        <w:r>
          <w:rPr>
            <w:rFonts w:hint="cs"/>
            <w:rtl/>
          </w:rPr>
          <w:t>ی</w:t>
        </w:r>
        <w:r>
          <w:rPr>
            <w:rtl/>
          </w:rPr>
          <w:t xml:space="preserve"> نماد</w:t>
        </w:r>
        <w:r>
          <w:rPr>
            <w:rFonts w:hint="cs"/>
            <w:rtl/>
          </w:rPr>
          <w:t>ی</w:t>
        </w:r>
        <w:r>
          <w:rPr>
            <w:rFonts w:hint="eastAsia"/>
            <w:rtl/>
          </w:rPr>
          <w:t>ن</w:t>
        </w:r>
        <w:r>
          <w:rPr>
            <w:rtl/>
          </w:rPr>
          <w:t xml:space="preserve"> ممکن است نتواند کتابخانه خارج</w:t>
        </w:r>
        <w:r>
          <w:rPr>
            <w:rFonts w:hint="cs"/>
            <w:rtl/>
          </w:rPr>
          <w:t>ی</w:t>
        </w:r>
        <w:r>
          <w:rPr>
            <w:rtl/>
          </w:rPr>
          <w:t xml:space="preserve"> را اجرا کند پس تلاش ب</w:t>
        </w:r>
        <w:r>
          <w:rPr>
            <w:rFonts w:hint="cs"/>
            <w:rtl/>
          </w:rPr>
          <w:t>ی</w:t>
        </w:r>
        <w:r>
          <w:rPr>
            <w:rFonts w:hint="eastAsia"/>
            <w:rtl/>
          </w:rPr>
          <w:t>شتر</w:t>
        </w:r>
        <w:r>
          <w:rPr>
            <w:rFonts w:hint="cs"/>
            <w:rtl/>
          </w:rPr>
          <w:t>ی</w:t>
        </w:r>
        <w:r>
          <w:rPr>
            <w:rtl/>
          </w:rPr>
          <w:t xml:space="preserve"> لازم است تا بتوان آن کتابخانه را ن</w:t>
        </w:r>
        <w:r>
          <w:rPr>
            <w:rFonts w:hint="cs"/>
            <w:rtl/>
          </w:rPr>
          <w:t>ی</w:t>
        </w:r>
        <w:r>
          <w:rPr>
            <w:rFonts w:hint="eastAsia"/>
            <w:rtl/>
          </w:rPr>
          <w:t>ز</w:t>
        </w:r>
        <w:r>
          <w:rPr>
            <w:rtl/>
          </w:rPr>
          <w:t xml:space="preserve"> به صورت نماد</w:t>
        </w:r>
        <w:r>
          <w:rPr>
            <w:rFonts w:hint="cs"/>
            <w:rtl/>
          </w:rPr>
          <w:t>ی</w:t>
        </w:r>
        <w:r>
          <w:rPr>
            <w:rFonts w:hint="eastAsia"/>
            <w:rtl/>
          </w:rPr>
          <w:t>ن</w:t>
        </w:r>
        <w:r>
          <w:rPr>
            <w:rtl/>
          </w:rPr>
          <w:t xml:space="preserve"> اجرا کرد.</w:t>
        </w:r>
      </w:ins>
    </w:p>
    <w:p w14:paraId="4745DDD9" w14:textId="77777777" w:rsidR="00640194" w:rsidRDefault="00640194" w:rsidP="00640194">
      <w:pPr>
        <w:rPr>
          <w:ins w:id="4877" w:author="Windows User" w:date="2017-10-03T23:14:00Z"/>
          <w:rtl/>
        </w:rPr>
      </w:pPr>
      <w:ins w:id="4878" w:author="Windows User" w:date="2017-10-03T23:14:00Z">
        <w:r>
          <w:rPr>
            <w:rtl/>
          </w:rPr>
          <w:t xml:space="preserve"> ب) در کتابخانه خارج</w:t>
        </w:r>
        <w:r>
          <w:rPr>
            <w:rFonts w:hint="cs"/>
            <w:rtl/>
          </w:rPr>
          <w:t>ی</w:t>
        </w:r>
        <w:r>
          <w:rPr>
            <w:rtl/>
          </w:rPr>
          <w:t xml:space="preserve"> ممکن است تعداد</w:t>
        </w:r>
        <w:r>
          <w:rPr>
            <w:rFonts w:hint="cs"/>
            <w:rtl/>
          </w:rPr>
          <w:t>ی</w:t>
        </w:r>
        <w:r>
          <w:rPr>
            <w:rtl/>
          </w:rPr>
          <w:t xml:space="preserve"> ق</w:t>
        </w:r>
        <w:r>
          <w:rPr>
            <w:rFonts w:hint="cs"/>
            <w:rtl/>
          </w:rPr>
          <w:t>ی</w:t>
        </w:r>
        <w:r>
          <w:rPr>
            <w:rFonts w:hint="eastAsia"/>
            <w:rtl/>
          </w:rPr>
          <w:t>د</w:t>
        </w:r>
        <w:r>
          <w:rPr>
            <w:rtl/>
          </w:rPr>
          <w:t xml:space="preserve"> وجود داشته باشد که در خروج</w:t>
        </w:r>
        <w:r>
          <w:rPr>
            <w:rFonts w:hint="cs"/>
            <w:rtl/>
          </w:rPr>
          <w:t>ی</w:t>
        </w:r>
        <w:r>
          <w:rPr>
            <w:rtl/>
          </w:rPr>
          <w:t xml:space="preserve"> و حاصل پردازش کتابخانه موثر باشند. از ا</w:t>
        </w:r>
        <w:r>
          <w:rPr>
            <w:rFonts w:hint="cs"/>
            <w:rtl/>
          </w:rPr>
          <w:t>ی</w:t>
        </w:r>
        <w:r>
          <w:rPr>
            <w:rFonts w:hint="eastAsia"/>
            <w:rtl/>
          </w:rPr>
          <w:t>ن</w:t>
        </w:r>
        <w:r>
          <w:rPr>
            <w:rtl/>
          </w:rPr>
          <w:t xml:space="preserve"> جهت ا</w:t>
        </w:r>
        <w:r>
          <w:rPr>
            <w:rFonts w:hint="cs"/>
            <w:rtl/>
          </w:rPr>
          <w:t>ی</w:t>
        </w:r>
        <w:r>
          <w:rPr>
            <w:rFonts w:hint="eastAsia"/>
            <w:rtl/>
          </w:rPr>
          <w:t>ن</w:t>
        </w:r>
        <w:r>
          <w:rPr>
            <w:rtl/>
          </w:rPr>
          <w:t xml:space="preserve"> ق</w:t>
        </w:r>
        <w:r>
          <w:rPr>
            <w:rFonts w:hint="cs"/>
            <w:rtl/>
          </w:rPr>
          <w:t>ی</w:t>
        </w:r>
        <w:r>
          <w:rPr>
            <w:rFonts w:hint="eastAsia"/>
            <w:rtl/>
          </w:rPr>
          <w:t>دها</w:t>
        </w:r>
        <w:r>
          <w:rPr>
            <w:rtl/>
          </w:rPr>
          <w:t xml:space="preserve"> در تول</w:t>
        </w:r>
        <w:r>
          <w:rPr>
            <w:rFonts w:hint="cs"/>
            <w:rtl/>
          </w:rPr>
          <w:t>ی</w:t>
        </w:r>
        <w:r>
          <w:rPr>
            <w:rFonts w:hint="eastAsia"/>
            <w:rtl/>
          </w:rPr>
          <w:t>د</w:t>
        </w:r>
        <w:r>
          <w:rPr>
            <w:rtl/>
          </w:rPr>
          <w:t xml:space="preserve"> مورد‌آزمون‌ها موثر خواهند بود و به جا</w:t>
        </w:r>
        <w:r>
          <w:rPr>
            <w:rFonts w:hint="cs"/>
            <w:rtl/>
          </w:rPr>
          <w:t>ی</w:t>
        </w:r>
        <w:r>
          <w:rPr>
            <w:rtl/>
          </w:rPr>
          <w:t xml:space="preserve"> آزمون برنامه اصل</w:t>
        </w:r>
        <w:r>
          <w:rPr>
            <w:rFonts w:hint="cs"/>
            <w:rtl/>
          </w:rPr>
          <w:t>ی</w:t>
        </w:r>
        <w:r>
          <w:rPr>
            <w:rFonts w:hint="eastAsia"/>
            <w:rtl/>
          </w:rPr>
          <w:t>،</w:t>
        </w:r>
        <w:r>
          <w:rPr>
            <w:rtl/>
          </w:rPr>
          <w:t xml:space="preserve"> تمرکز به آزمون مس</w:t>
        </w:r>
        <w:r>
          <w:rPr>
            <w:rFonts w:hint="cs"/>
            <w:rtl/>
          </w:rPr>
          <w:t>ی</w:t>
        </w:r>
        <w:r>
          <w:rPr>
            <w:rFonts w:hint="eastAsia"/>
            <w:rtl/>
          </w:rPr>
          <w:t>ر</w:t>
        </w:r>
        <w:r>
          <w:rPr>
            <w:rtl/>
          </w:rPr>
          <w:t xml:space="preserve"> واگرا شده در کتابخانه معطوف م</w:t>
        </w:r>
        <w:r>
          <w:rPr>
            <w:rFonts w:hint="cs"/>
            <w:rtl/>
          </w:rPr>
          <w:t>ی‌</w:t>
        </w:r>
        <w:r>
          <w:rPr>
            <w:rFonts w:hint="eastAsia"/>
            <w:rtl/>
          </w:rPr>
          <w:t>شود</w:t>
        </w:r>
        <w:r>
          <w:rPr>
            <w:rtl/>
          </w:rPr>
          <w:t xml:space="preserve"> و به طور پ</w:t>
        </w:r>
        <w:r>
          <w:rPr>
            <w:rFonts w:hint="cs"/>
            <w:rtl/>
          </w:rPr>
          <w:t>ی</w:t>
        </w:r>
        <w:r>
          <w:rPr>
            <w:rFonts w:hint="eastAsia"/>
            <w:rtl/>
          </w:rPr>
          <w:t>وسته</w:t>
        </w:r>
        <w:r>
          <w:rPr>
            <w:rtl/>
          </w:rPr>
          <w:t xml:space="preserve"> لازم است تا قسمت</w:t>
        </w:r>
        <w:r>
          <w:rPr>
            <w:rFonts w:hint="cs"/>
            <w:rtl/>
          </w:rPr>
          <w:t>ی</w:t>
        </w:r>
        <w:r>
          <w:rPr>
            <w:rtl/>
          </w:rPr>
          <w:t xml:space="preserve"> از س</w:t>
        </w:r>
        <w:r>
          <w:rPr>
            <w:rFonts w:hint="cs"/>
            <w:rtl/>
          </w:rPr>
          <w:t>ی</w:t>
        </w:r>
        <w:r>
          <w:rPr>
            <w:rFonts w:hint="eastAsia"/>
            <w:rtl/>
          </w:rPr>
          <w:t>ستم</w:t>
        </w:r>
        <w:r>
          <w:rPr>
            <w:rtl/>
          </w:rPr>
          <w:t xml:space="preserve"> عامل اندرو</w:t>
        </w:r>
        <w:r>
          <w:rPr>
            <w:rFonts w:hint="cs"/>
            <w:rtl/>
          </w:rPr>
          <w:t>ی</w:t>
        </w:r>
        <w:r>
          <w:rPr>
            <w:rFonts w:hint="eastAsia"/>
            <w:rtl/>
          </w:rPr>
          <w:t>د</w:t>
        </w:r>
        <w:r>
          <w:rPr>
            <w:rtl/>
          </w:rPr>
          <w:t xml:space="preserve"> به صورت نماد</w:t>
        </w:r>
        <w:r>
          <w:rPr>
            <w:rFonts w:hint="cs"/>
            <w:rtl/>
          </w:rPr>
          <w:t>ی</w:t>
        </w:r>
        <w:r>
          <w:rPr>
            <w:rFonts w:hint="eastAsia"/>
            <w:rtl/>
          </w:rPr>
          <w:t>ن</w:t>
        </w:r>
        <w:r>
          <w:rPr>
            <w:rtl/>
          </w:rPr>
          <w:t xml:space="preserve"> اجرا شود که در کل موجب ا</w:t>
        </w:r>
        <w:r>
          <w:rPr>
            <w:rFonts w:hint="cs"/>
            <w:rtl/>
          </w:rPr>
          <w:t>ی</w:t>
        </w:r>
        <w:r>
          <w:rPr>
            <w:rFonts w:hint="eastAsia"/>
            <w:rtl/>
          </w:rPr>
          <w:t>جاد</w:t>
        </w:r>
        <w:r>
          <w:rPr>
            <w:rtl/>
          </w:rPr>
          <w:t xml:space="preserve"> سربار ز</w:t>
        </w:r>
        <w:r>
          <w:rPr>
            <w:rFonts w:hint="cs"/>
            <w:rtl/>
          </w:rPr>
          <w:t>ی</w:t>
        </w:r>
        <w:r>
          <w:rPr>
            <w:rFonts w:hint="eastAsia"/>
            <w:rtl/>
          </w:rPr>
          <w:t>اد</w:t>
        </w:r>
        <w:r>
          <w:rPr>
            <w:rtl/>
          </w:rPr>
          <w:t xml:space="preserve"> در آزمون برنامه م</w:t>
        </w:r>
        <w:r>
          <w:rPr>
            <w:rFonts w:hint="cs"/>
            <w:rtl/>
          </w:rPr>
          <w:t>ی‌</w:t>
        </w:r>
        <w:r>
          <w:rPr>
            <w:rFonts w:hint="eastAsia"/>
            <w:rtl/>
          </w:rPr>
          <w:t>شود</w:t>
        </w:r>
        <w:r>
          <w:rPr>
            <w:rtl/>
          </w:rPr>
          <w:t xml:space="preserve">. </w:t>
        </w:r>
        <w:r>
          <w:rPr>
            <w:rFonts w:hint="cs"/>
            <w:rtl/>
          </w:rPr>
          <w:t>ی</w:t>
        </w:r>
        <w:r>
          <w:rPr>
            <w:rFonts w:hint="eastAsia"/>
            <w:rtl/>
          </w:rPr>
          <w:t>ک</w:t>
        </w:r>
        <w:r>
          <w:rPr>
            <w:rtl/>
          </w:rPr>
          <w:t xml:space="preserve"> مثال پرکاربرد از ا</w:t>
        </w:r>
        <w:r>
          <w:rPr>
            <w:rFonts w:hint="cs"/>
            <w:rtl/>
          </w:rPr>
          <w:t>ی</w:t>
        </w:r>
        <w:r>
          <w:rPr>
            <w:rFonts w:hint="eastAsia"/>
            <w:rtl/>
          </w:rPr>
          <w:t>ن</w:t>
        </w:r>
        <w:r>
          <w:rPr>
            <w:rtl/>
          </w:rPr>
          <w:t xml:space="preserve"> نوع م</w:t>
        </w:r>
        <w:r>
          <w:rPr>
            <w:rFonts w:hint="cs"/>
            <w:rtl/>
          </w:rPr>
          <w:t>ی‌</w:t>
        </w:r>
        <w:r>
          <w:rPr>
            <w:rFonts w:hint="eastAsia"/>
            <w:rtl/>
          </w:rPr>
          <w:t>تواند</w:t>
        </w:r>
        <w:r>
          <w:rPr>
            <w:rtl/>
          </w:rPr>
          <w:t xml:space="preserve"> </w:t>
        </w:r>
        <w:r>
          <w:t>Intent</w:t>
        </w:r>
        <w:r>
          <w:rPr>
            <w:rtl/>
          </w:rPr>
          <w:t>ها باشد که س</w:t>
        </w:r>
        <w:r>
          <w:rPr>
            <w:rFonts w:hint="cs"/>
            <w:rtl/>
          </w:rPr>
          <w:t>ی</w:t>
        </w:r>
        <w:r>
          <w:rPr>
            <w:rFonts w:hint="eastAsia"/>
            <w:rtl/>
          </w:rPr>
          <w:t>ستم</w:t>
        </w:r>
        <w:r>
          <w:rPr>
            <w:rtl/>
          </w:rPr>
          <w:t xml:space="preserve"> پ</w:t>
        </w:r>
        <w:r>
          <w:rPr>
            <w:rFonts w:hint="cs"/>
            <w:rtl/>
          </w:rPr>
          <w:t>ی</w:t>
        </w:r>
        <w:r>
          <w:rPr>
            <w:rFonts w:hint="eastAsia"/>
            <w:rtl/>
          </w:rPr>
          <w:t>ام‌رسان</w:t>
        </w:r>
        <w:r>
          <w:rPr>
            <w:rFonts w:hint="cs"/>
            <w:rtl/>
          </w:rPr>
          <w:t>ی</w:t>
        </w:r>
        <w:r>
          <w:rPr>
            <w:rtl/>
          </w:rPr>
          <w:t xml:space="preserve"> ب</w:t>
        </w:r>
        <w:r>
          <w:rPr>
            <w:rFonts w:hint="cs"/>
            <w:rtl/>
          </w:rPr>
          <w:t>ی</w:t>
        </w:r>
        <w:r>
          <w:rPr>
            <w:rFonts w:hint="eastAsia"/>
            <w:rtl/>
          </w:rPr>
          <w:t>ن</w:t>
        </w:r>
        <w:r>
          <w:rPr>
            <w:rtl/>
          </w:rPr>
          <w:t xml:space="preserve"> مولفه‌ها</w:t>
        </w:r>
        <w:r>
          <w:rPr>
            <w:rFonts w:hint="cs"/>
            <w:rtl/>
          </w:rPr>
          <w:t>ی</w:t>
        </w:r>
        <w:r>
          <w:rPr>
            <w:rtl/>
          </w:rPr>
          <w:t xml:space="preserve"> مختلف در اندرو</w:t>
        </w:r>
        <w:r>
          <w:rPr>
            <w:rFonts w:hint="cs"/>
            <w:rtl/>
          </w:rPr>
          <w:t>ی</w:t>
        </w:r>
        <w:r>
          <w:rPr>
            <w:rFonts w:hint="eastAsia"/>
            <w:rtl/>
          </w:rPr>
          <w:t>د</w:t>
        </w:r>
        <w:r>
          <w:rPr>
            <w:rtl/>
          </w:rPr>
          <w:t xml:space="preserve"> است. به وس</w:t>
        </w:r>
        <w:r>
          <w:rPr>
            <w:rFonts w:hint="cs"/>
            <w:rtl/>
          </w:rPr>
          <w:t>ی</w:t>
        </w:r>
        <w:r>
          <w:rPr>
            <w:rFonts w:hint="eastAsia"/>
            <w:rtl/>
          </w:rPr>
          <w:t>له</w:t>
        </w:r>
        <w:r>
          <w:rPr>
            <w:rtl/>
          </w:rPr>
          <w:t xml:space="preserve"> </w:t>
        </w:r>
        <w:r>
          <w:t>Intent</w:t>
        </w:r>
        <w:r>
          <w:rPr>
            <w:rtl/>
          </w:rPr>
          <w:t xml:space="preserve"> </w:t>
        </w:r>
        <w:r>
          <w:rPr>
            <w:rFonts w:hint="cs"/>
            <w:rtl/>
          </w:rPr>
          <w:t>ی</w:t>
        </w:r>
        <w:r>
          <w:rPr>
            <w:rFonts w:hint="eastAsia"/>
            <w:rtl/>
          </w:rPr>
          <w:t>ک</w:t>
        </w:r>
        <w:r>
          <w:rPr>
            <w:rtl/>
          </w:rPr>
          <w:t xml:space="preserve"> مقد</w:t>
        </w:r>
        <w:r>
          <w:rPr>
            <w:rFonts w:hint="eastAsia"/>
            <w:rtl/>
          </w:rPr>
          <w:t>ار</w:t>
        </w:r>
        <w:r>
          <w:rPr>
            <w:rtl/>
          </w:rPr>
          <w:t xml:space="preserve"> به </w:t>
        </w:r>
        <w:r>
          <w:rPr>
            <w:rFonts w:hint="cs"/>
            <w:rtl/>
          </w:rPr>
          <w:t>ی</w:t>
        </w:r>
        <w:r>
          <w:rPr>
            <w:rFonts w:hint="eastAsia"/>
            <w:rtl/>
          </w:rPr>
          <w:t>ک</w:t>
        </w:r>
        <w:r>
          <w:rPr>
            <w:rtl/>
          </w:rPr>
          <w:t xml:space="preserve"> مولفه در درون </w:t>
        </w:r>
        <w:r>
          <w:rPr>
            <w:rFonts w:hint="cs"/>
            <w:rtl/>
          </w:rPr>
          <w:t>ی</w:t>
        </w:r>
        <w:r>
          <w:rPr>
            <w:rFonts w:hint="eastAsia"/>
            <w:rtl/>
          </w:rPr>
          <w:t>ک</w:t>
        </w:r>
        <w:r>
          <w:rPr>
            <w:rtl/>
          </w:rPr>
          <w:t xml:space="preserve"> برنامه </w:t>
        </w:r>
        <w:r>
          <w:rPr>
            <w:rFonts w:hint="cs"/>
            <w:rtl/>
          </w:rPr>
          <w:t>ی</w:t>
        </w:r>
        <w:r>
          <w:rPr>
            <w:rFonts w:hint="eastAsia"/>
            <w:rtl/>
          </w:rPr>
          <w:t>ا</w:t>
        </w:r>
        <w:r>
          <w:rPr>
            <w:rtl/>
          </w:rPr>
          <w:t xml:space="preserve"> به مولفه‌ا</w:t>
        </w:r>
        <w:r>
          <w:rPr>
            <w:rFonts w:hint="cs"/>
            <w:rtl/>
          </w:rPr>
          <w:t>ی</w:t>
        </w:r>
        <w:r>
          <w:rPr>
            <w:rtl/>
          </w:rPr>
          <w:t xml:space="preserve"> در برنامه د</w:t>
        </w:r>
        <w:r>
          <w:rPr>
            <w:rFonts w:hint="cs"/>
            <w:rtl/>
          </w:rPr>
          <w:t>ی</w:t>
        </w:r>
        <w:r>
          <w:rPr>
            <w:rFonts w:hint="eastAsia"/>
            <w:rtl/>
          </w:rPr>
          <w:t>گر</w:t>
        </w:r>
        <w:r>
          <w:rPr>
            <w:rtl/>
          </w:rPr>
          <w:t xml:space="preserve"> ارسال م</w:t>
        </w:r>
        <w:r>
          <w:rPr>
            <w:rFonts w:hint="cs"/>
            <w:rtl/>
          </w:rPr>
          <w:t>ی‌</w:t>
        </w:r>
        <w:r>
          <w:rPr>
            <w:rFonts w:hint="eastAsia"/>
            <w:rtl/>
          </w:rPr>
          <w:t>شود</w:t>
        </w:r>
        <w:r>
          <w:rPr>
            <w:rtl/>
          </w:rPr>
          <w:t xml:space="preserve">. </w:t>
        </w:r>
        <w:r>
          <w:t>Intent</w:t>
        </w:r>
        <w:r>
          <w:rPr>
            <w:rtl/>
          </w:rPr>
          <w:t xml:space="preserve"> بعد از خارج شدن از محدوده برنامه وارد کتابخانه‌ها</w:t>
        </w:r>
        <w:r>
          <w:rPr>
            <w:rFonts w:hint="cs"/>
            <w:rtl/>
          </w:rPr>
          <w:t>ی</w:t>
        </w:r>
        <w:r>
          <w:rPr>
            <w:rtl/>
          </w:rPr>
          <w:t xml:space="preserve"> س</w:t>
        </w:r>
        <w:r>
          <w:rPr>
            <w:rFonts w:hint="cs"/>
            <w:rtl/>
          </w:rPr>
          <w:t>ی</w:t>
        </w:r>
        <w:r>
          <w:rPr>
            <w:rFonts w:hint="eastAsia"/>
            <w:rtl/>
          </w:rPr>
          <w:t>ستم</w:t>
        </w:r>
        <w:r>
          <w:rPr>
            <w:rFonts w:hint="cs"/>
            <w:rtl/>
          </w:rPr>
          <w:t>ی‌</w:t>
        </w:r>
        <w:r>
          <w:rPr>
            <w:rFonts w:hint="eastAsia"/>
            <w:rtl/>
          </w:rPr>
          <w:t>شده</w:t>
        </w:r>
        <w:r>
          <w:rPr>
            <w:rtl/>
          </w:rPr>
          <w:t xml:space="preserve"> و بعد از آن وارد مولفه مقصد م</w:t>
        </w:r>
        <w:r>
          <w:rPr>
            <w:rFonts w:hint="cs"/>
            <w:rtl/>
          </w:rPr>
          <w:t>ی‌</w:t>
        </w:r>
        <w:r>
          <w:rPr>
            <w:rFonts w:hint="eastAsia"/>
            <w:rtl/>
          </w:rPr>
          <w:t>شود</w:t>
        </w:r>
        <w:r>
          <w:rPr>
            <w:rtl/>
          </w:rPr>
          <w:t xml:space="preserve">. </w:t>
        </w:r>
      </w:ins>
    </w:p>
    <w:p w14:paraId="254764A1" w14:textId="028142A1" w:rsidR="00640194" w:rsidRDefault="00B05E1E">
      <w:pPr>
        <w:rPr>
          <w:ins w:id="4879" w:author="Mahmoud" w:date="2017-10-07T20:39:00Z"/>
          <w:rtl/>
        </w:rPr>
        <w:pPrChange w:id="4880" w:author="Windows User" w:date="2017-10-03T23:14:00Z">
          <w:pPr>
            <w:pStyle w:val="Heading2"/>
          </w:pPr>
        </w:pPrChange>
      </w:pPr>
      <w:ins w:id="4881" w:author="Mahmoud" w:date="2017-10-07T20:40:00Z">
        <w:r>
          <w:rPr>
            <w:rFonts w:hint="cs"/>
            <w:rtl/>
          </w:rPr>
          <w:t>2-</w:t>
        </w:r>
      </w:ins>
      <w:ins w:id="4882" w:author="Windows User" w:date="2017-10-03T23:14:00Z">
        <w:del w:id="4883" w:author="Mahmoud" w:date="2017-10-07T20:38:00Z">
          <w:r w:rsidR="00640194" w:rsidDel="00B05E1E">
            <w:rPr>
              <w:rtl/>
            </w:rPr>
            <w:delText>3.</w:delText>
          </w:r>
          <w:r w:rsidR="00640194" w:rsidDel="00B05E1E">
            <w:rPr>
              <w:rtl/>
            </w:rPr>
            <w:tab/>
          </w:r>
        </w:del>
        <w:r w:rsidR="00640194">
          <w:rPr>
            <w:rtl/>
          </w:rPr>
          <w:t>برنامه‌ها</w:t>
        </w:r>
        <w:r w:rsidR="00640194">
          <w:rPr>
            <w:rFonts w:hint="cs"/>
            <w:rtl/>
          </w:rPr>
          <w:t>ی</w:t>
        </w:r>
        <w:r w:rsidR="00640194">
          <w:rPr>
            <w:rtl/>
          </w:rPr>
          <w:t xml:space="preserve"> اندرو</w:t>
        </w:r>
        <w:r w:rsidR="00640194">
          <w:rPr>
            <w:rFonts w:hint="cs"/>
            <w:rtl/>
          </w:rPr>
          <w:t>ی</w:t>
        </w:r>
        <w:r w:rsidR="00640194">
          <w:rPr>
            <w:rFonts w:hint="eastAsia"/>
            <w:rtl/>
          </w:rPr>
          <w:t>د</w:t>
        </w:r>
        <w:r w:rsidR="00640194">
          <w:rPr>
            <w:rtl/>
          </w:rPr>
          <w:t xml:space="preserve"> رخدادمحور هستند. به ا</w:t>
        </w:r>
        <w:r w:rsidR="00640194">
          <w:rPr>
            <w:rFonts w:hint="cs"/>
            <w:rtl/>
          </w:rPr>
          <w:t>ی</w:t>
        </w:r>
        <w:r w:rsidR="00640194">
          <w:rPr>
            <w:rFonts w:hint="eastAsia"/>
            <w:rtl/>
          </w:rPr>
          <w:t>ن</w:t>
        </w:r>
        <w:r w:rsidR="00640194">
          <w:rPr>
            <w:rtl/>
          </w:rPr>
          <w:t xml:space="preserve"> معن</w:t>
        </w:r>
        <w:r w:rsidR="00640194">
          <w:rPr>
            <w:rFonts w:hint="cs"/>
            <w:rtl/>
          </w:rPr>
          <w:t>ی</w:t>
        </w:r>
        <w:r w:rsidR="00640194">
          <w:rPr>
            <w:rtl/>
          </w:rPr>
          <w:t xml:space="preserve"> که در اجرا</w:t>
        </w:r>
        <w:r w:rsidR="00640194">
          <w:rPr>
            <w:rFonts w:hint="cs"/>
            <w:rtl/>
          </w:rPr>
          <w:t>ی</w:t>
        </w:r>
        <w:r w:rsidR="00640194">
          <w:rPr>
            <w:rtl/>
          </w:rPr>
          <w:t xml:space="preserve"> نماد</w:t>
        </w:r>
        <w:r w:rsidR="00640194">
          <w:rPr>
            <w:rFonts w:hint="cs"/>
            <w:rtl/>
          </w:rPr>
          <w:t>ی</w:t>
        </w:r>
        <w:r w:rsidR="00640194">
          <w:rPr>
            <w:rFonts w:hint="eastAsia"/>
            <w:rtl/>
          </w:rPr>
          <w:t>ن</w:t>
        </w:r>
        <w:r w:rsidR="00640194">
          <w:rPr>
            <w:rtl/>
          </w:rPr>
          <w:t xml:space="preserve"> موتور اجرا با</w:t>
        </w:r>
        <w:r w:rsidR="00640194">
          <w:rPr>
            <w:rFonts w:hint="cs"/>
            <w:rtl/>
          </w:rPr>
          <w:t>ی</w:t>
        </w:r>
        <w:r w:rsidR="00640194">
          <w:rPr>
            <w:rFonts w:hint="eastAsia"/>
            <w:rtl/>
          </w:rPr>
          <w:t>د</w:t>
        </w:r>
        <w:r w:rsidR="00640194">
          <w:rPr>
            <w:rtl/>
          </w:rPr>
          <w:t xml:space="preserve"> منتظر کاربر بماند تا با تعامل با برنامه </w:t>
        </w:r>
        <w:r w:rsidR="00640194">
          <w:rPr>
            <w:rFonts w:hint="cs"/>
            <w:rtl/>
          </w:rPr>
          <w:t>ی</w:t>
        </w:r>
        <w:r w:rsidR="00640194">
          <w:rPr>
            <w:rFonts w:hint="eastAsia"/>
            <w:rtl/>
          </w:rPr>
          <w:t>ک</w:t>
        </w:r>
        <w:r w:rsidR="00640194">
          <w:rPr>
            <w:rtl/>
          </w:rPr>
          <w:t xml:space="preserve"> رخداد مثل لمس صفحه نما</w:t>
        </w:r>
        <w:r w:rsidR="00640194">
          <w:rPr>
            <w:rFonts w:hint="cs"/>
            <w:rtl/>
          </w:rPr>
          <w:t>ی</w:t>
        </w:r>
        <w:r w:rsidR="00640194">
          <w:rPr>
            <w:rFonts w:hint="eastAsia"/>
            <w:rtl/>
          </w:rPr>
          <w:t>ش</w:t>
        </w:r>
        <w:r w:rsidR="00640194">
          <w:rPr>
            <w:rtl/>
          </w:rPr>
          <w:t xml:space="preserve"> ا</w:t>
        </w:r>
        <w:r w:rsidR="00640194">
          <w:rPr>
            <w:rFonts w:hint="cs"/>
            <w:rtl/>
          </w:rPr>
          <w:t>ی</w:t>
        </w:r>
        <w:r w:rsidR="00640194">
          <w:rPr>
            <w:rFonts w:hint="eastAsia"/>
            <w:rtl/>
          </w:rPr>
          <w:t>جاد</w:t>
        </w:r>
        <w:r w:rsidR="00640194">
          <w:rPr>
            <w:rtl/>
          </w:rPr>
          <w:t xml:space="preserve"> شود. علاوه بر کاربر برنامه‌ها</w:t>
        </w:r>
        <w:r w:rsidR="00640194">
          <w:rPr>
            <w:rFonts w:hint="cs"/>
            <w:rtl/>
          </w:rPr>
          <w:t>ی</w:t>
        </w:r>
        <w:r w:rsidR="00640194">
          <w:rPr>
            <w:rtl/>
          </w:rPr>
          <w:t xml:space="preserve"> ثانو</w:t>
        </w:r>
        <w:r w:rsidR="00640194">
          <w:rPr>
            <w:rFonts w:hint="cs"/>
            <w:rtl/>
          </w:rPr>
          <w:t>ی</w:t>
        </w:r>
        <w:r w:rsidR="00640194">
          <w:rPr>
            <w:rFonts w:hint="eastAsia"/>
            <w:rtl/>
          </w:rPr>
          <w:t>ه</w:t>
        </w:r>
        <w:r w:rsidR="00640194">
          <w:rPr>
            <w:rtl/>
          </w:rPr>
          <w:t xml:space="preserve"> هم م</w:t>
        </w:r>
        <w:r w:rsidR="00640194">
          <w:rPr>
            <w:rFonts w:hint="cs"/>
            <w:rtl/>
          </w:rPr>
          <w:t>ی‌</w:t>
        </w:r>
        <w:r w:rsidR="00640194">
          <w:rPr>
            <w:rFonts w:hint="eastAsia"/>
            <w:rtl/>
          </w:rPr>
          <w:t>توانند</w:t>
        </w:r>
        <w:r w:rsidR="00640194">
          <w:rPr>
            <w:rtl/>
          </w:rPr>
          <w:t xml:space="preserve"> رخداد تول</w:t>
        </w:r>
        <w:r w:rsidR="00640194">
          <w:rPr>
            <w:rFonts w:hint="cs"/>
            <w:rtl/>
          </w:rPr>
          <w:t>ی</w:t>
        </w:r>
        <w:r w:rsidR="00640194">
          <w:rPr>
            <w:rFonts w:hint="eastAsia"/>
            <w:rtl/>
          </w:rPr>
          <w:t>د</w:t>
        </w:r>
        <w:r w:rsidR="00640194">
          <w:rPr>
            <w:rtl/>
          </w:rPr>
          <w:t xml:space="preserve"> کنند مثل رخداد تماس ورود</w:t>
        </w:r>
        <w:r w:rsidR="00640194">
          <w:rPr>
            <w:rFonts w:hint="cs"/>
            <w:rtl/>
          </w:rPr>
          <w:t>ی</w:t>
        </w:r>
        <w:r w:rsidR="00640194">
          <w:rPr>
            <w:rtl/>
          </w:rPr>
          <w:t xml:space="preserve"> </w:t>
        </w:r>
        <w:r w:rsidR="00640194">
          <w:rPr>
            <w:rFonts w:hint="cs"/>
            <w:rtl/>
          </w:rPr>
          <w:t>ی</w:t>
        </w:r>
        <w:r w:rsidR="00640194">
          <w:rPr>
            <w:rFonts w:hint="eastAsia"/>
            <w:rtl/>
          </w:rPr>
          <w:t>ا</w:t>
        </w:r>
        <w:r w:rsidR="00640194">
          <w:rPr>
            <w:rtl/>
          </w:rPr>
          <w:t xml:space="preserve"> در</w:t>
        </w:r>
        <w:r w:rsidR="00640194">
          <w:rPr>
            <w:rFonts w:hint="cs"/>
            <w:rtl/>
          </w:rPr>
          <w:t>ی</w:t>
        </w:r>
        <w:r w:rsidR="00640194">
          <w:rPr>
            <w:rFonts w:hint="eastAsia"/>
            <w:rtl/>
          </w:rPr>
          <w:t>افت</w:t>
        </w:r>
        <w:r w:rsidR="00640194">
          <w:rPr>
            <w:rtl/>
          </w:rPr>
          <w:t xml:space="preserve"> </w:t>
        </w:r>
        <w:r w:rsidR="00640194">
          <w:rPr>
            <w:rFonts w:hint="cs"/>
            <w:rtl/>
          </w:rPr>
          <w:t>ی</w:t>
        </w:r>
        <w:r w:rsidR="00640194">
          <w:rPr>
            <w:rFonts w:hint="eastAsia"/>
            <w:rtl/>
          </w:rPr>
          <w:t>ک</w:t>
        </w:r>
        <w:r w:rsidR="00640194">
          <w:rPr>
            <w:rtl/>
          </w:rPr>
          <w:t xml:space="preserve"> پ</w:t>
        </w:r>
        <w:r w:rsidR="00640194">
          <w:rPr>
            <w:rFonts w:hint="cs"/>
            <w:rtl/>
          </w:rPr>
          <w:t>ی</w:t>
        </w:r>
        <w:r w:rsidR="00640194">
          <w:rPr>
            <w:rFonts w:hint="eastAsia"/>
            <w:rtl/>
          </w:rPr>
          <w:t>ام</w:t>
        </w:r>
        <w:r w:rsidR="00640194">
          <w:rPr>
            <w:rtl/>
          </w:rPr>
          <w:t>.</w:t>
        </w:r>
      </w:ins>
    </w:p>
    <w:p w14:paraId="123B17D2" w14:textId="33E5B96F" w:rsidR="00B05E1E" w:rsidRPr="00640194" w:rsidRDefault="00B05E1E">
      <w:pPr>
        <w:rPr>
          <w:rPrChange w:id="4884" w:author="Windows User" w:date="2017-10-03T23:14:00Z">
            <w:rPr>
              <w:sz w:val="20"/>
              <w:szCs w:val="24"/>
            </w:rPr>
          </w:rPrChange>
        </w:rPr>
        <w:pPrChange w:id="4885" w:author="Mahmoud" w:date="2017-10-07T20:39:00Z">
          <w:pPr>
            <w:pStyle w:val="Heading2"/>
          </w:pPr>
        </w:pPrChange>
      </w:pPr>
      <w:ins w:id="4886" w:author="Mahmoud" w:date="2017-10-07T20:40:00Z">
        <w:r>
          <w:rPr>
            <w:rFonts w:hint="cs"/>
            <w:rtl/>
          </w:rPr>
          <w:t>3-</w:t>
        </w:r>
      </w:ins>
      <w:ins w:id="4887" w:author="Mahmoud" w:date="2017-10-07T20:39:00Z">
        <w:r>
          <w:rPr>
            <w:rtl/>
          </w:rPr>
          <w:t>برنامه‌ها</w:t>
        </w:r>
        <w:r>
          <w:rPr>
            <w:rFonts w:hint="cs"/>
            <w:rtl/>
          </w:rPr>
          <w:t>ی</w:t>
        </w:r>
        <w:r>
          <w:rPr>
            <w:rtl/>
          </w:rPr>
          <w:t xml:space="preserve"> کاربرد</w:t>
        </w:r>
        <w:r>
          <w:rPr>
            <w:rFonts w:hint="cs"/>
            <w:rtl/>
          </w:rPr>
          <w:t>ی</w:t>
        </w:r>
        <w:r>
          <w:rPr>
            <w:rtl/>
          </w:rPr>
          <w:t xml:space="preserve"> اندرو</w:t>
        </w:r>
        <w:r>
          <w:rPr>
            <w:rFonts w:hint="cs"/>
            <w:rtl/>
          </w:rPr>
          <w:t>ی</w:t>
        </w:r>
        <w:r>
          <w:rPr>
            <w:rFonts w:hint="eastAsia"/>
            <w:rtl/>
          </w:rPr>
          <w:t>د</w:t>
        </w:r>
        <w:r>
          <w:rPr>
            <w:rtl/>
          </w:rPr>
          <w:t xml:space="preserve"> وابسته به مجموعه ا</w:t>
        </w:r>
        <w:r>
          <w:rPr>
            <w:rFonts w:hint="cs"/>
            <w:rtl/>
          </w:rPr>
          <w:t>ی</w:t>
        </w:r>
        <w:r>
          <w:rPr>
            <w:rtl/>
          </w:rPr>
          <w:t xml:space="preserve"> از کتابخانه‌ها</w:t>
        </w:r>
        <w:r>
          <w:rPr>
            <w:rFonts w:hint="cs"/>
            <w:rtl/>
          </w:rPr>
          <w:t>ی</w:t>
        </w:r>
        <w:r>
          <w:rPr>
            <w:rtl/>
          </w:rPr>
          <w:t xml:space="preserve"> اندرو</w:t>
        </w:r>
        <w:r>
          <w:rPr>
            <w:rFonts w:hint="cs"/>
            <w:rtl/>
          </w:rPr>
          <w:t>ی</w:t>
        </w:r>
        <w:r>
          <w:rPr>
            <w:rFonts w:hint="eastAsia"/>
            <w:rtl/>
          </w:rPr>
          <w:t>د</w:t>
        </w:r>
        <w:r>
          <w:rPr>
            <w:rtl/>
          </w:rPr>
          <w:t xml:space="preserve"> هستند که خارج از دستگاه اندرو</w:t>
        </w:r>
        <w:r>
          <w:rPr>
            <w:rFonts w:hint="cs"/>
            <w:rtl/>
          </w:rPr>
          <w:t>ی</w:t>
        </w:r>
        <w:r>
          <w:rPr>
            <w:rFonts w:hint="eastAsia"/>
            <w:rtl/>
          </w:rPr>
          <w:t>د</w:t>
        </w:r>
        <w:r>
          <w:rPr>
            <w:rtl/>
          </w:rPr>
          <w:t xml:space="preserve"> </w:t>
        </w:r>
        <w:r>
          <w:rPr>
            <w:rFonts w:hint="cs"/>
            <w:rtl/>
          </w:rPr>
          <w:t>ی</w:t>
        </w:r>
        <w:r>
          <w:rPr>
            <w:rFonts w:hint="eastAsia"/>
            <w:rtl/>
          </w:rPr>
          <w:t>ا</w:t>
        </w:r>
        <w:r>
          <w:rPr>
            <w:rtl/>
          </w:rPr>
          <w:t xml:space="preserve"> شب</w:t>
        </w:r>
        <w:r>
          <w:rPr>
            <w:rFonts w:hint="cs"/>
            <w:rtl/>
          </w:rPr>
          <w:t>ی</w:t>
        </w:r>
        <w:r>
          <w:rPr>
            <w:rFonts w:hint="eastAsia"/>
            <w:rtl/>
          </w:rPr>
          <w:t>ه‌ساز</w:t>
        </w:r>
        <w:r>
          <w:rPr>
            <w:rtl/>
          </w:rPr>
          <w:t xml:space="preserve"> اندرو</w:t>
        </w:r>
        <w:r>
          <w:rPr>
            <w:rFonts w:hint="cs"/>
            <w:rtl/>
          </w:rPr>
          <w:t>ی</w:t>
        </w:r>
        <w:r>
          <w:rPr>
            <w:rFonts w:hint="eastAsia"/>
            <w:rtl/>
          </w:rPr>
          <w:t>د</w:t>
        </w:r>
        <w:r>
          <w:rPr>
            <w:rtl/>
          </w:rPr>
          <w:t xml:space="preserve"> دردسترس ن</w:t>
        </w:r>
        <w:r>
          <w:rPr>
            <w:rFonts w:hint="cs"/>
            <w:rtl/>
          </w:rPr>
          <w:t>ی</w:t>
        </w:r>
        <w:r>
          <w:rPr>
            <w:rFonts w:hint="eastAsia"/>
            <w:rtl/>
          </w:rPr>
          <w:t>ست</w:t>
        </w:r>
        <w:r>
          <w:rPr>
            <w:rtl/>
          </w:rPr>
          <w:t>. کد اندرو</w:t>
        </w:r>
        <w:r>
          <w:rPr>
            <w:rFonts w:hint="cs"/>
            <w:rtl/>
          </w:rPr>
          <w:t>ی</w:t>
        </w:r>
        <w:r>
          <w:rPr>
            <w:rFonts w:hint="eastAsia"/>
            <w:rtl/>
          </w:rPr>
          <w:t>د</w:t>
        </w:r>
        <w:r>
          <w:rPr>
            <w:rtl/>
          </w:rPr>
          <w:t xml:space="preserve"> برخلاف کد برنامه‌ها</w:t>
        </w:r>
        <w:r>
          <w:rPr>
            <w:rFonts w:hint="cs"/>
            <w:rtl/>
          </w:rPr>
          <w:t>ی</w:t>
        </w:r>
        <w:r>
          <w:rPr>
            <w:rtl/>
          </w:rPr>
          <w:t xml:space="preserve"> جاوا که در ماش</w:t>
        </w:r>
        <w:r>
          <w:rPr>
            <w:rFonts w:hint="cs"/>
            <w:rtl/>
          </w:rPr>
          <w:t>ی</w:t>
        </w:r>
        <w:r>
          <w:rPr>
            <w:rFonts w:hint="eastAsia"/>
            <w:rtl/>
          </w:rPr>
          <w:t>ن</w:t>
        </w:r>
        <w:r>
          <w:rPr>
            <w:rtl/>
          </w:rPr>
          <w:t xml:space="preserve"> مجاز</w:t>
        </w:r>
        <w:r>
          <w:rPr>
            <w:rFonts w:hint="cs"/>
            <w:rtl/>
          </w:rPr>
          <w:t>ی</w:t>
        </w:r>
        <w:r>
          <w:rPr>
            <w:rtl/>
          </w:rPr>
          <w:t xml:space="preserve"> جاوا  اجرا م</w:t>
        </w:r>
        <w:r>
          <w:rPr>
            <w:rFonts w:hint="cs"/>
            <w:rtl/>
          </w:rPr>
          <w:t>ی‌</w:t>
        </w:r>
        <w:r>
          <w:rPr>
            <w:rFonts w:hint="eastAsia"/>
            <w:rtl/>
          </w:rPr>
          <w:t>شوند</w:t>
        </w:r>
        <w:r>
          <w:rPr>
            <w:rtl/>
          </w:rPr>
          <w:t xml:space="preserve"> در ماش</w:t>
        </w:r>
        <w:r>
          <w:rPr>
            <w:rFonts w:hint="cs"/>
            <w:rtl/>
          </w:rPr>
          <w:t>ی</w:t>
        </w:r>
        <w:r>
          <w:rPr>
            <w:rFonts w:hint="eastAsia"/>
            <w:rtl/>
          </w:rPr>
          <w:t>ن</w:t>
        </w:r>
        <w:r>
          <w:rPr>
            <w:rtl/>
          </w:rPr>
          <w:t xml:space="preserve"> مجاز</w:t>
        </w:r>
        <w:r>
          <w:rPr>
            <w:rFonts w:hint="cs"/>
            <w:rtl/>
          </w:rPr>
          <w:t>ی</w:t>
        </w:r>
        <w:r>
          <w:rPr>
            <w:rtl/>
          </w:rPr>
          <w:t xml:space="preserve"> </w:t>
        </w:r>
        <w:r>
          <w:t>Dalvik</w:t>
        </w:r>
        <w:r>
          <w:rPr>
            <w:rFonts w:hint="cs"/>
            <w:rtl/>
          </w:rPr>
          <w:t xml:space="preserve"> </w:t>
        </w:r>
        <w:r>
          <w:rPr>
            <w:rtl/>
          </w:rPr>
          <w:t>اجرا م</w:t>
        </w:r>
        <w:r>
          <w:rPr>
            <w:rFonts w:hint="cs"/>
            <w:rtl/>
          </w:rPr>
          <w:t>ی‌</w:t>
        </w:r>
        <w:r>
          <w:rPr>
            <w:rFonts w:hint="eastAsia"/>
            <w:rtl/>
          </w:rPr>
          <w:t>گردد</w:t>
        </w:r>
        <w:r>
          <w:rPr>
            <w:rtl/>
          </w:rPr>
          <w:t>. پس ب</w:t>
        </w:r>
        <w:r>
          <w:rPr>
            <w:rFonts w:hint="eastAsia"/>
            <w:rtl/>
          </w:rPr>
          <w:t>ه</w:t>
        </w:r>
        <w:r>
          <w:rPr>
            <w:rtl/>
          </w:rPr>
          <w:t xml:space="preserve"> جا</w:t>
        </w:r>
        <w:r>
          <w:rPr>
            <w:rFonts w:hint="cs"/>
            <w:rtl/>
          </w:rPr>
          <w:t>ی</w:t>
        </w:r>
        <w:r>
          <w:rPr>
            <w:rtl/>
          </w:rPr>
          <w:t xml:space="preserve"> </w:t>
        </w:r>
        <w:r>
          <w:t>java byte-code</w:t>
        </w:r>
        <w:r>
          <w:rPr>
            <w:rtl/>
          </w:rPr>
          <w:t xml:space="preserve"> برنامه‌ها</w:t>
        </w:r>
        <w:r>
          <w:rPr>
            <w:rFonts w:hint="cs"/>
            <w:rtl/>
          </w:rPr>
          <w:t>ی</w:t>
        </w:r>
        <w:r>
          <w:rPr>
            <w:rtl/>
          </w:rPr>
          <w:t xml:space="preserve"> اندرو</w:t>
        </w:r>
        <w:r>
          <w:rPr>
            <w:rFonts w:hint="cs"/>
            <w:rtl/>
          </w:rPr>
          <w:t>ی</w:t>
        </w:r>
        <w:r>
          <w:rPr>
            <w:rFonts w:hint="eastAsia"/>
            <w:rtl/>
          </w:rPr>
          <w:t>د</w:t>
        </w:r>
        <w:r>
          <w:rPr>
            <w:rtl/>
          </w:rPr>
          <w:t xml:space="preserve"> به </w:t>
        </w:r>
        <w:r>
          <w:t>Dalvik byte-code</w:t>
        </w:r>
        <w:r>
          <w:rPr>
            <w:rtl/>
          </w:rPr>
          <w:t xml:space="preserve"> کامپا</w:t>
        </w:r>
        <w:r>
          <w:rPr>
            <w:rFonts w:hint="cs"/>
            <w:rtl/>
          </w:rPr>
          <w:t>ی</w:t>
        </w:r>
        <w:r>
          <w:rPr>
            <w:rFonts w:hint="eastAsia"/>
            <w:rtl/>
          </w:rPr>
          <w:t>ل</w:t>
        </w:r>
        <w:r>
          <w:rPr>
            <w:rtl/>
          </w:rPr>
          <w:t xml:space="preserve"> م</w:t>
        </w:r>
        <w:r>
          <w:rPr>
            <w:rFonts w:hint="cs"/>
            <w:rtl/>
          </w:rPr>
          <w:t>ی‌</w:t>
        </w:r>
        <w:r>
          <w:rPr>
            <w:rFonts w:hint="eastAsia"/>
            <w:rtl/>
          </w:rPr>
          <w:t>شوند</w:t>
        </w:r>
        <w:r>
          <w:rPr>
            <w:rtl/>
          </w:rPr>
          <w:t>.</w:t>
        </w:r>
        <w:r w:rsidRPr="00241BE5">
          <w:t xml:space="preserve"> </w:t>
        </w:r>
      </w:ins>
    </w:p>
    <w:p w14:paraId="302340C1" w14:textId="78791846" w:rsidR="00DD3BBD" w:rsidRDefault="00286B1F" w:rsidP="007916DF">
      <w:pPr>
        <w:pStyle w:val="Heading2"/>
        <w:rPr>
          <w:ins w:id="4888" w:author="Windows User" w:date="2017-09-30T18:41:00Z"/>
          <w:szCs w:val="32"/>
          <w:rtl/>
        </w:rPr>
      </w:pPr>
      <w:del w:id="4889" w:author="Windows User" w:date="2017-09-22T16:34:00Z">
        <w:r w:rsidRPr="007821E4" w:rsidDel="00547390">
          <w:rPr>
            <w:szCs w:val="32"/>
            <w:rtl/>
            <w:rPrChange w:id="4890" w:author="Windows User" w:date="2017-09-23T01:42:00Z">
              <w:rPr>
                <w:sz w:val="20"/>
                <w:szCs w:val="24"/>
                <w:rtl/>
              </w:rPr>
            </w:rPrChange>
          </w:rPr>
          <w:lastRenderedPageBreak/>
          <w:delText>3</w:delText>
        </w:r>
      </w:del>
      <w:bookmarkStart w:id="4891" w:name="_Toc495715035"/>
      <w:ins w:id="4892" w:author="Windows User" w:date="2017-09-22T16:34:00Z">
        <w:r w:rsidR="00547390" w:rsidRPr="007821E4">
          <w:rPr>
            <w:szCs w:val="32"/>
            <w:rtl/>
            <w:rPrChange w:id="4893" w:author="Windows User" w:date="2017-09-23T01:42:00Z">
              <w:rPr>
                <w:sz w:val="20"/>
                <w:szCs w:val="24"/>
                <w:rtl/>
              </w:rPr>
            </w:rPrChange>
          </w:rPr>
          <w:t>4</w:t>
        </w:r>
      </w:ins>
      <w:r w:rsidRPr="007821E4">
        <w:rPr>
          <w:szCs w:val="32"/>
          <w:rtl/>
          <w:rPrChange w:id="4894" w:author="Windows User" w:date="2017-09-23T01:42:00Z">
            <w:rPr>
              <w:sz w:val="20"/>
              <w:szCs w:val="24"/>
              <w:rtl/>
            </w:rPr>
          </w:rPrChange>
        </w:rPr>
        <w:t>-2-</w:t>
      </w:r>
      <w:ins w:id="4895" w:author="Windows User" w:date="2017-09-23T01:41:00Z">
        <w:r w:rsidR="007821E4" w:rsidRPr="007821E4">
          <w:rPr>
            <w:rFonts w:hint="eastAsia"/>
            <w:szCs w:val="32"/>
            <w:rtl/>
          </w:rPr>
          <w:t>ابزار</w:t>
        </w:r>
      </w:ins>
      <w:del w:id="4896" w:author="Windows User" w:date="2017-09-23T01:41:00Z">
        <w:r w:rsidR="00DD3BBD" w:rsidRPr="007821E4" w:rsidDel="007821E4">
          <w:rPr>
            <w:rPrChange w:id="4897" w:author="Windows User" w:date="2017-09-23T01:42:00Z">
              <w:rPr>
                <w:sz w:val="20"/>
                <w:szCs w:val="24"/>
              </w:rPr>
            </w:rPrChange>
          </w:rPr>
          <w:delText>(</w:delText>
        </w:r>
      </w:del>
      <w:del w:id="4898" w:author="Windows User" w:date="2017-09-23T01:40:00Z">
        <w:r w:rsidR="00DD3BBD" w:rsidRPr="007821E4" w:rsidDel="007821E4">
          <w:rPr>
            <w:rPrChange w:id="4899" w:author="Windows User" w:date="2017-09-23T01:42:00Z">
              <w:rPr>
                <w:sz w:val="20"/>
                <w:szCs w:val="24"/>
              </w:rPr>
            </w:rPrChange>
          </w:rPr>
          <w:delText>Automated concolic testing of smartphone apps)</w:delText>
        </w:r>
      </w:del>
      <w:r w:rsidR="00DD3BBD" w:rsidRPr="007821E4">
        <w:rPr>
          <w:rPrChange w:id="4900" w:author="Windows User" w:date="2017-09-23T01:42:00Z">
            <w:rPr>
              <w:sz w:val="20"/>
              <w:szCs w:val="24"/>
            </w:rPr>
          </w:rPrChange>
        </w:rPr>
        <w:t xml:space="preserve"> ACTEV</w:t>
      </w:r>
      <w:bookmarkEnd w:id="4891"/>
      <w:r w:rsidR="00DD3BBD" w:rsidRPr="007821E4">
        <w:rPr>
          <w:szCs w:val="32"/>
          <w:rtl/>
          <w:rPrChange w:id="4901" w:author="Windows User" w:date="2017-09-23T01:42:00Z">
            <w:rPr>
              <w:sz w:val="20"/>
              <w:szCs w:val="24"/>
              <w:rtl/>
            </w:rPr>
          </w:rPrChange>
        </w:rPr>
        <w:t xml:space="preserve"> </w:t>
      </w:r>
    </w:p>
    <w:p w14:paraId="41711149" w14:textId="10BDC3CD" w:rsidR="00BD4798" w:rsidRPr="007916DF" w:rsidRDefault="00BD4798">
      <w:pPr>
        <w:pStyle w:val="Heading3"/>
        <w:rPr>
          <w:ins w:id="4902" w:author="Windows User" w:date="2017-09-23T01:51:00Z"/>
          <w:rtl/>
        </w:rPr>
        <w:pPrChange w:id="4903" w:author="Windows User" w:date="2017-09-30T18:41:00Z">
          <w:pPr>
            <w:pStyle w:val="Heading2"/>
          </w:pPr>
        </w:pPrChange>
      </w:pPr>
      <w:bookmarkStart w:id="4904" w:name="_Toc495715036"/>
      <w:ins w:id="4905" w:author="Windows User" w:date="2017-09-30T18:41:00Z">
        <w:r>
          <w:rPr>
            <w:rFonts w:hint="cs"/>
            <w:rtl/>
          </w:rPr>
          <w:t>4-2-1-مقدمه</w:t>
        </w:r>
      </w:ins>
      <w:bookmarkEnd w:id="4904"/>
    </w:p>
    <w:p w14:paraId="16B72536" w14:textId="30FCF7D2" w:rsidR="00AD4B29" w:rsidRDefault="003E5ABC" w:rsidP="007916DF">
      <w:pPr>
        <w:ind w:firstLine="576"/>
        <w:rPr>
          <w:ins w:id="4906" w:author="Windows User" w:date="2017-09-30T18:46:00Z"/>
          <w:noProof/>
          <w:rtl/>
        </w:rPr>
      </w:pPr>
      <w:ins w:id="4907" w:author="Windows User" w:date="2017-09-30T18:42:00Z">
        <w:r>
          <w:rPr>
            <w:rFonts w:eastAsiaTheme="minorEastAsia" w:hint="cs"/>
            <w:rtl/>
          </w:rPr>
          <w:t xml:space="preserve">ابزار </w:t>
        </w:r>
      </w:ins>
      <w:ins w:id="4908" w:author="Windows User" w:date="2017-10-14T02:21:00Z">
        <w:r w:rsidR="003833B9">
          <w:rPr>
            <w:rFonts w:eastAsiaTheme="minorEastAsia"/>
          </w:rPr>
          <w:t>[8]</w:t>
        </w:r>
      </w:ins>
      <w:ins w:id="4909" w:author="Windows User" w:date="2017-09-30T18:43:00Z">
        <w:r w:rsidRPr="003E5ABC">
          <w:rPr>
            <w:rFonts w:eastAsiaTheme="minorEastAsia"/>
          </w:rPr>
          <w:t>ACTEV</w:t>
        </w:r>
        <w:r w:rsidRPr="003E5ABC">
          <w:rPr>
            <w:rFonts w:eastAsiaTheme="minorEastAsia"/>
            <w:rtl/>
          </w:rPr>
          <w:t xml:space="preserve"> </w:t>
        </w:r>
      </w:ins>
      <w:ins w:id="4910" w:author="Windows User" w:date="2017-09-30T19:47:00Z">
        <w:r w:rsidR="00D2268F">
          <w:rPr>
            <w:rFonts w:eastAsiaTheme="minorEastAsia" w:hint="cs"/>
            <w:rtl/>
          </w:rPr>
          <w:t>اولین ابزاری بود که</w:t>
        </w:r>
      </w:ins>
      <w:ins w:id="4911" w:author="Windows User" w:date="2017-09-30T19:48:00Z">
        <w:r w:rsidR="00D2268F">
          <w:rPr>
            <w:rFonts w:eastAsiaTheme="minorEastAsia" w:hint="cs"/>
            <w:rtl/>
          </w:rPr>
          <w:t xml:space="preserve"> </w:t>
        </w:r>
      </w:ins>
      <w:ins w:id="4912" w:author="Windows User" w:date="2017-09-30T18:44:00Z">
        <w:r w:rsidR="00AD4B29">
          <w:rPr>
            <w:rFonts w:eastAsiaTheme="minorEastAsia" w:hint="cs"/>
            <w:rtl/>
          </w:rPr>
          <w:t>اجرای پویانمادین را</w:t>
        </w:r>
      </w:ins>
      <w:ins w:id="4913" w:author="Windows User" w:date="2017-09-23T01:51:00Z">
        <w:r w:rsidR="00D058BE">
          <w:rPr>
            <w:rFonts w:eastAsiaTheme="minorEastAsia" w:hint="cs"/>
            <w:rtl/>
          </w:rPr>
          <w:t xml:space="preserve"> برای </w:t>
        </w:r>
      </w:ins>
      <w:ins w:id="4914" w:author="Windows User" w:date="2017-09-30T18:45:00Z">
        <w:r w:rsidR="00AD4B29">
          <w:rPr>
            <w:rFonts w:eastAsiaTheme="minorEastAsia" w:hint="cs"/>
            <w:rtl/>
          </w:rPr>
          <w:t xml:space="preserve">تحلیل خودکار </w:t>
        </w:r>
      </w:ins>
      <w:ins w:id="4915" w:author="Windows User" w:date="2017-09-23T01:51:00Z">
        <w:r w:rsidR="00AD4B29">
          <w:rPr>
            <w:rFonts w:eastAsiaTheme="minorEastAsia" w:hint="cs"/>
            <w:rtl/>
          </w:rPr>
          <w:t>برنامه‌های</w:t>
        </w:r>
      </w:ins>
      <w:ins w:id="4916" w:author="Windows User" w:date="2017-09-30T18:45:00Z">
        <w:r w:rsidR="00AD4B29">
          <w:rPr>
            <w:rFonts w:eastAsiaTheme="minorEastAsia" w:hint="cs"/>
            <w:rtl/>
          </w:rPr>
          <w:t xml:space="preserve"> </w:t>
        </w:r>
      </w:ins>
      <w:ins w:id="4917" w:author="Windows User" w:date="2017-09-23T01:51:00Z">
        <w:r w:rsidR="00D2268F">
          <w:rPr>
            <w:rFonts w:eastAsiaTheme="minorEastAsia" w:hint="cs"/>
            <w:rtl/>
          </w:rPr>
          <w:t>کاربردی</w:t>
        </w:r>
      </w:ins>
      <w:ins w:id="4918" w:author="Windows User" w:date="2017-09-30T19:48:00Z">
        <w:r w:rsidR="00D2268F">
          <w:rPr>
            <w:rFonts w:eastAsiaTheme="minorEastAsia" w:hint="cs"/>
            <w:rtl/>
          </w:rPr>
          <w:t xml:space="preserve"> </w:t>
        </w:r>
      </w:ins>
      <w:ins w:id="4919" w:author="Windows User" w:date="2017-09-23T01:51:00Z">
        <w:r w:rsidR="00D058BE">
          <w:rPr>
            <w:rFonts w:eastAsiaTheme="minorEastAsia" w:hint="cs"/>
            <w:rtl/>
          </w:rPr>
          <w:t>گوشی‌های هوشمند</w:t>
        </w:r>
        <w:r w:rsidR="00D058BE">
          <w:rPr>
            <w:rFonts w:hint="cs"/>
            <w:noProof/>
            <w:rtl/>
          </w:rPr>
          <w:t xml:space="preserve"> </w:t>
        </w:r>
      </w:ins>
      <w:ins w:id="4920" w:author="Windows User" w:date="2017-09-30T18:45:00Z">
        <w:r w:rsidR="00AD4B29">
          <w:rPr>
            <w:rFonts w:hint="cs"/>
            <w:noProof/>
            <w:rtl/>
          </w:rPr>
          <w:t xml:space="preserve">پیاده سازی </w:t>
        </w:r>
      </w:ins>
      <w:ins w:id="4921" w:author="Windows User" w:date="2017-09-30T19:48:00Z">
        <w:r w:rsidR="00D2268F">
          <w:rPr>
            <w:rFonts w:hint="cs"/>
            <w:noProof/>
            <w:rtl/>
          </w:rPr>
          <w:t>کرد</w:t>
        </w:r>
      </w:ins>
      <w:ins w:id="4922" w:author="Windows User" w:date="2017-09-30T18:45:00Z">
        <w:r w:rsidR="00AD4B29">
          <w:rPr>
            <w:rFonts w:hint="cs"/>
            <w:noProof/>
            <w:rtl/>
          </w:rPr>
          <w:t>.</w:t>
        </w:r>
      </w:ins>
      <w:ins w:id="4923" w:author="Windows User" w:date="2017-09-30T19:48:00Z">
        <w:r w:rsidR="00D2268F">
          <w:rPr>
            <w:rFonts w:hint="cs"/>
            <w:noProof/>
            <w:rtl/>
          </w:rPr>
          <w:t xml:space="preserve"> </w:t>
        </w:r>
      </w:ins>
      <w:ins w:id="4924" w:author="Windows User" w:date="2017-09-30T18:46:00Z">
        <w:r w:rsidR="00AD4B29">
          <w:rPr>
            <w:rFonts w:hint="cs"/>
            <w:noProof/>
            <w:rtl/>
          </w:rPr>
          <w:t xml:space="preserve">پلتفرم مورد نظر  ابزار </w:t>
        </w:r>
        <w:r w:rsidR="00AD4B29" w:rsidRPr="00AD4B29">
          <w:rPr>
            <w:noProof/>
          </w:rPr>
          <w:t>ACTEV</w:t>
        </w:r>
        <w:r w:rsidR="00AD4B29" w:rsidRPr="00AD4B29">
          <w:rPr>
            <w:noProof/>
            <w:rtl/>
          </w:rPr>
          <w:t xml:space="preserve"> </w:t>
        </w:r>
        <w:r w:rsidR="00AD4B29">
          <w:rPr>
            <w:rFonts w:hint="cs"/>
            <w:noProof/>
            <w:rtl/>
          </w:rPr>
          <w:t xml:space="preserve">، </w:t>
        </w:r>
      </w:ins>
      <w:ins w:id="4925" w:author="Windows User" w:date="2017-09-23T01:51:00Z">
        <w:r w:rsidR="00D058BE">
          <w:rPr>
            <w:rFonts w:hint="cs"/>
            <w:noProof/>
            <w:rtl/>
          </w:rPr>
          <w:t>سیستم عامل اندروید است.</w:t>
        </w:r>
      </w:ins>
    </w:p>
    <w:p w14:paraId="76D2835A" w14:textId="21CE8DBA" w:rsidR="00AD4B29" w:rsidRDefault="00A67B2B">
      <w:pPr>
        <w:rPr>
          <w:ins w:id="4926" w:author="Windows User" w:date="2017-09-30T18:51:00Z"/>
          <w:noProof/>
          <w:rtl/>
        </w:rPr>
        <w:pPrChange w:id="4927" w:author="Windows User" w:date="2017-09-30T19:35:00Z">
          <w:pPr>
            <w:ind w:firstLine="576"/>
          </w:pPr>
        </w:pPrChange>
      </w:pPr>
      <w:ins w:id="4928" w:author="Windows User" w:date="2017-09-30T19:34:00Z">
        <w:r>
          <w:rPr>
            <w:rFonts w:hint="cs"/>
            <w:noProof/>
            <w:rtl/>
          </w:rPr>
          <w:t>برنامه های کاربردی</w:t>
        </w:r>
      </w:ins>
      <w:ins w:id="4929" w:author="Windows User" w:date="2017-09-30T18:46:00Z">
        <w:r w:rsidR="00AD4B29">
          <w:rPr>
            <w:rFonts w:hint="cs"/>
            <w:noProof/>
            <w:rtl/>
          </w:rPr>
          <w:t xml:space="preserve"> اندروید</w:t>
        </w:r>
      </w:ins>
      <w:ins w:id="4930" w:author="Windows User" w:date="2017-09-23T01:51:00Z">
        <w:r w:rsidR="00D058BE">
          <w:rPr>
            <w:rFonts w:hint="cs"/>
            <w:noProof/>
            <w:rtl/>
          </w:rPr>
          <w:t xml:space="preserve"> دارای ویژگی‌هایی </w:t>
        </w:r>
      </w:ins>
      <w:ins w:id="4931" w:author="Windows User" w:date="2017-09-30T18:46:00Z">
        <w:r w:rsidR="00AD4B29">
          <w:rPr>
            <w:rFonts w:hint="cs"/>
            <w:noProof/>
            <w:rtl/>
          </w:rPr>
          <w:t xml:space="preserve"> منحصر به فردی </w:t>
        </w:r>
      </w:ins>
      <w:ins w:id="4932" w:author="Windows User" w:date="2017-09-23T01:51:00Z">
        <w:r w:rsidR="00D058BE">
          <w:rPr>
            <w:rFonts w:hint="cs"/>
            <w:noProof/>
            <w:rtl/>
          </w:rPr>
          <w:t>هستند که تحلیل ایستا در آن</w:t>
        </w:r>
      </w:ins>
      <w:ins w:id="4933" w:author="Windows User" w:date="2017-09-30T18:50:00Z">
        <w:r w:rsidR="00AD4B29">
          <w:rPr>
            <w:noProof/>
            <w:rtl/>
          </w:rPr>
          <w:softHyphen/>
        </w:r>
      </w:ins>
      <w:ins w:id="4934" w:author="Windows User" w:date="2017-09-23T01:51:00Z">
        <w:r w:rsidR="00AD4B29">
          <w:rPr>
            <w:rFonts w:hint="cs"/>
            <w:noProof/>
            <w:rtl/>
          </w:rPr>
          <w:t>ها دچار چالش</w:t>
        </w:r>
      </w:ins>
      <w:ins w:id="4935" w:author="Windows User" w:date="2017-09-30T18:50:00Z">
        <w:r w:rsidR="00AD4B29">
          <w:rPr>
            <w:rFonts w:hint="cs"/>
            <w:noProof/>
            <w:rtl/>
          </w:rPr>
          <w:t xml:space="preserve"> های جدیدی </w:t>
        </w:r>
      </w:ins>
      <w:ins w:id="4936" w:author="Windows User" w:date="2017-09-23T01:51:00Z">
        <w:r w:rsidR="00D058BE">
          <w:rPr>
            <w:rFonts w:hint="cs"/>
            <w:noProof/>
            <w:rtl/>
          </w:rPr>
          <w:t xml:space="preserve">می‌شود. </w:t>
        </w:r>
      </w:ins>
      <w:ins w:id="4937" w:author="Windows User" w:date="2017-09-30T18:47:00Z">
        <w:r w:rsidR="00AD4B29">
          <w:rPr>
            <w:rFonts w:hint="cs"/>
            <w:noProof/>
            <w:rtl/>
          </w:rPr>
          <w:t xml:space="preserve">به عنوان مثال </w:t>
        </w:r>
      </w:ins>
      <w:ins w:id="4938" w:author="Windows User" w:date="2017-09-23T01:51:00Z">
        <w:r w:rsidR="00D058BE">
          <w:rPr>
            <w:rFonts w:hint="cs"/>
            <w:noProof/>
            <w:rtl/>
          </w:rPr>
          <w:t xml:space="preserve">وجود </w:t>
        </w:r>
        <w:r w:rsidR="00D058BE">
          <w:rPr>
            <w:noProof/>
          </w:rPr>
          <w:t>SDK</w:t>
        </w:r>
      </w:ins>
      <w:ins w:id="4939" w:author="Windows User" w:date="2017-09-30T18:49:00Z">
        <w:r w:rsidR="00AD4B29">
          <w:rPr>
            <w:rFonts w:hint="cs"/>
            <w:noProof/>
            <w:rtl/>
          </w:rPr>
          <w:t xml:space="preserve"> </w:t>
        </w:r>
        <w:r w:rsidR="00AD4B29" w:rsidRPr="00E2341D">
          <w:rPr>
            <w:rStyle w:val="FootnoteReference"/>
            <w:rtl/>
            <w:rPrChange w:id="4940" w:author="ehsan edalat" w:date="2018-01-05T21:49:00Z">
              <w:rPr>
                <w:rStyle w:val="FootnoteReference"/>
                <w:noProof/>
                <w:rtl/>
              </w:rPr>
            </w:rPrChange>
          </w:rPr>
          <w:footnoteReference w:id="56"/>
        </w:r>
      </w:ins>
      <w:ins w:id="4942" w:author="Windows User" w:date="2017-09-23T01:51:00Z">
        <w:r w:rsidR="00D058BE">
          <w:rPr>
            <w:rFonts w:hint="cs"/>
            <w:noProof/>
            <w:rtl/>
          </w:rPr>
          <w:t>، ناهمگامی، تعامل میان‌پردازه‌ای</w:t>
        </w:r>
        <w:r w:rsidR="00D058BE" w:rsidRPr="00E2341D">
          <w:rPr>
            <w:rStyle w:val="FootnoteReference"/>
            <w:rtl/>
            <w:rPrChange w:id="4943" w:author="ehsan edalat" w:date="2018-01-05T21:49:00Z">
              <w:rPr>
                <w:rStyle w:val="FootnoteReference"/>
                <w:noProof/>
                <w:rtl/>
              </w:rPr>
            </w:rPrChange>
          </w:rPr>
          <w:footnoteReference w:id="57"/>
        </w:r>
        <w:r w:rsidR="00D058BE">
          <w:rPr>
            <w:rFonts w:hint="cs"/>
            <w:noProof/>
            <w:rtl/>
          </w:rPr>
          <w:t>، پایگاه‌داده‌ها و</w:t>
        </w:r>
      </w:ins>
      <w:ins w:id="4946" w:author="Windows User" w:date="2017-09-30T19:35:00Z">
        <w:r>
          <w:rPr>
            <w:noProof/>
            <w:rtl/>
          </w:rPr>
          <w:br/>
        </w:r>
      </w:ins>
      <w:ins w:id="4947" w:author="Windows User" w:date="2017-09-23T01:51:00Z">
        <w:r w:rsidR="00D058BE">
          <w:rPr>
            <w:rFonts w:hint="cs"/>
            <w:noProof/>
            <w:rtl/>
          </w:rPr>
          <w:t xml:space="preserve"> رابط کاربری گرافیکی</w:t>
        </w:r>
      </w:ins>
      <w:ins w:id="4948" w:author="Windows User" w:date="2017-09-30T18:51:00Z">
        <w:r w:rsidR="00AD4B29" w:rsidRPr="00E2341D">
          <w:rPr>
            <w:rStyle w:val="FootnoteReference"/>
            <w:rtl/>
            <w:rPrChange w:id="4949" w:author="ehsan edalat" w:date="2018-01-05T21:49:00Z">
              <w:rPr>
                <w:rStyle w:val="FootnoteReference"/>
                <w:noProof/>
                <w:rtl/>
              </w:rPr>
            </w:rPrChange>
          </w:rPr>
          <w:footnoteReference w:id="58"/>
        </w:r>
      </w:ins>
      <w:ins w:id="4951" w:author="Windows User" w:date="2017-09-30T18:50:00Z">
        <w:r w:rsidR="00AD4B29">
          <w:rPr>
            <w:rFonts w:hint="cs"/>
            <w:noProof/>
            <w:rtl/>
          </w:rPr>
          <w:t xml:space="preserve"> موجب می شود تا تحلیل ایستا برای</w:t>
        </w:r>
      </w:ins>
      <w:ins w:id="4952" w:author="Windows User" w:date="2017-09-30T19:35:00Z">
        <w:r>
          <w:rPr>
            <w:rFonts w:hint="cs"/>
            <w:noProof/>
            <w:rtl/>
          </w:rPr>
          <w:t xml:space="preserve"> برنامه </w:t>
        </w:r>
      </w:ins>
      <w:ins w:id="4953" w:author="Windows User" w:date="2017-09-30T18:50:00Z">
        <w:r w:rsidR="00AD4B29">
          <w:rPr>
            <w:rFonts w:hint="cs"/>
            <w:noProof/>
            <w:rtl/>
          </w:rPr>
          <w:t>های اندروید به کارایی و راحتی دیگر پلتفرم ها قابل اعمال نباشد</w:t>
        </w:r>
      </w:ins>
      <w:ins w:id="4954" w:author="Windows User" w:date="2017-09-23T01:51:00Z">
        <w:r w:rsidR="00D058BE">
          <w:rPr>
            <w:rFonts w:hint="cs"/>
            <w:noProof/>
            <w:rtl/>
          </w:rPr>
          <w:t>.</w:t>
        </w:r>
      </w:ins>
    </w:p>
    <w:p w14:paraId="007F642A" w14:textId="2FE9695D" w:rsidR="00D058BE" w:rsidRDefault="00A67B2B">
      <w:pPr>
        <w:rPr>
          <w:ins w:id="4955" w:author="Windows User" w:date="2017-09-23T01:51:00Z"/>
          <w:noProof/>
          <w:rtl/>
        </w:rPr>
        <w:pPrChange w:id="4956" w:author="Windows User" w:date="2017-09-30T19:37:00Z">
          <w:pPr>
            <w:ind w:firstLine="576"/>
          </w:pPr>
        </w:pPrChange>
      </w:pPr>
      <w:ins w:id="4957" w:author="Windows User" w:date="2017-09-30T19:35:00Z">
        <w:r>
          <w:rPr>
            <w:rFonts w:hint="cs"/>
            <w:noProof/>
            <w:rtl/>
          </w:rPr>
          <w:t xml:space="preserve">از سویی دیگر به طور کلی </w:t>
        </w:r>
      </w:ins>
      <w:ins w:id="4958" w:author="Windows User" w:date="2017-09-23T01:51:00Z">
        <w:r w:rsidR="00562D2F">
          <w:rPr>
            <w:rFonts w:hint="cs"/>
            <w:noProof/>
            <w:rtl/>
          </w:rPr>
          <w:t>در تحلیل پویا</w:t>
        </w:r>
      </w:ins>
      <w:ins w:id="4959" w:author="Windows User" w:date="2017-09-30T18:52:00Z">
        <w:r w:rsidR="00562D2F">
          <w:rPr>
            <w:rFonts w:hint="cs"/>
            <w:noProof/>
            <w:rtl/>
          </w:rPr>
          <w:t>،</w:t>
        </w:r>
      </w:ins>
      <w:ins w:id="4960" w:author="Windows User" w:date="2017-09-30T19:35:00Z">
        <w:r>
          <w:rPr>
            <w:rFonts w:hint="cs"/>
            <w:noProof/>
            <w:rtl/>
          </w:rPr>
          <w:t xml:space="preserve"> هدف</w:t>
        </w:r>
      </w:ins>
      <w:ins w:id="4961" w:author="Windows User" w:date="2017-09-23T01:51:00Z">
        <w:r w:rsidR="00D058BE">
          <w:rPr>
            <w:rFonts w:hint="cs"/>
            <w:noProof/>
            <w:rtl/>
          </w:rPr>
          <w:t xml:space="preserve"> تولید پویای ورودی‌ها</w:t>
        </w:r>
      </w:ins>
      <w:ins w:id="4962" w:author="Windows User" w:date="2017-09-30T18:52:00Z">
        <w:r w:rsidR="00562D2F">
          <w:rPr>
            <w:rFonts w:hint="cs"/>
            <w:noProof/>
            <w:rtl/>
          </w:rPr>
          <w:t xml:space="preserve">ی برنامه </w:t>
        </w:r>
      </w:ins>
      <w:ins w:id="4963" w:author="Windows User" w:date="2017-09-23T01:51:00Z">
        <w:r w:rsidR="00D058BE">
          <w:rPr>
            <w:rFonts w:hint="cs"/>
            <w:noProof/>
            <w:rtl/>
          </w:rPr>
          <w:t>است.</w:t>
        </w:r>
      </w:ins>
      <w:ins w:id="4964" w:author="Windows User" w:date="2017-09-30T19:36:00Z">
        <w:r>
          <w:rPr>
            <w:rFonts w:hint="cs"/>
            <w:noProof/>
            <w:rtl/>
          </w:rPr>
          <w:t xml:space="preserve">برنامه </w:t>
        </w:r>
      </w:ins>
      <w:ins w:id="4965" w:author="Windows User" w:date="2017-09-23T01:51:00Z">
        <w:r w:rsidR="00D058BE">
          <w:rPr>
            <w:rFonts w:hint="cs"/>
            <w:noProof/>
            <w:rtl/>
          </w:rPr>
          <w:t>ها</w:t>
        </w:r>
      </w:ins>
      <w:ins w:id="4966" w:author="Windows User" w:date="2017-09-30T18:52:00Z">
        <w:r w:rsidR="00562D2F">
          <w:rPr>
            <w:rFonts w:hint="cs"/>
            <w:noProof/>
            <w:rtl/>
          </w:rPr>
          <w:t>ی اندروید</w:t>
        </w:r>
      </w:ins>
      <w:ins w:id="4967" w:author="Windows User" w:date="2017-09-30T19:36:00Z">
        <w:r>
          <w:rPr>
            <w:rFonts w:hint="cs"/>
            <w:noProof/>
            <w:rtl/>
          </w:rPr>
          <w:t>ی</w:t>
        </w:r>
      </w:ins>
      <w:ins w:id="4968" w:author="Windows User" w:date="2017-09-23T01:51:00Z">
        <w:r w:rsidR="00D058BE">
          <w:rPr>
            <w:rFonts w:hint="cs"/>
            <w:noProof/>
            <w:rtl/>
          </w:rPr>
          <w:t xml:space="preserve"> علاوه بر ورودی‌های عادی که در</w:t>
        </w:r>
      </w:ins>
      <w:ins w:id="4969" w:author="Windows User" w:date="2017-09-30T19:29:00Z">
        <w:r>
          <w:rPr>
            <w:rFonts w:hint="cs"/>
            <w:noProof/>
            <w:rtl/>
          </w:rPr>
          <w:t xml:space="preserve"> هر</w:t>
        </w:r>
      </w:ins>
      <w:ins w:id="4970" w:author="Windows User" w:date="2017-09-23T01:51:00Z">
        <w:r w:rsidR="00D058BE">
          <w:rPr>
            <w:rFonts w:hint="cs"/>
            <w:noProof/>
            <w:rtl/>
          </w:rPr>
          <w:t xml:space="preserve"> </w:t>
        </w:r>
        <w:r>
          <w:rPr>
            <w:rFonts w:hint="cs"/>
            <w:noProof/>
            <w:rtl/>
          </w:rPr>
          <w:t>برنامه‌</w:t>
        </w:r>
        <w:r w:rsidR="00D058BE">
          <w:rPr>
            <w:rFonts w:hint="cs"/>
            <w:noProof/>
            <w:rtl/>
          </w:rPr>
          <w:t>ا</w:t>
        </w:r>
      </w:ins>
      <w:ins w:id="4971" w:author="Windows User" w:date="2017-09-30T19:29:00Z">
        <w:r>
          <w:rPr>
            <w:rFonts w:hint="cs"/>
            <w:noProof/>
            <w:rtl/>
          </w:rPr>
          <w:t>ی</w:t>
        </w:r>
      </w:ins>
      <w:ins w:id="4972" w:author="Windows User" w:date="2017-09-30T18:52:00Z">
        <w:r w:rsidR="00562D2F">
          <w:rPr>
            <w:rFonts w:hint="cs"/>
            <w:noProof/>
            <w:rtl/>
          </w:rPr>
          <w:t xml:space="preserve"> از پلتفرم</w:t>
        </w:r>
      </w:ins>
      <w:ins w:id="4973" w:author="Windows User" w:date="2017-09-30T19:29:00Z">
        <w:r>
          <w:rPr>
            <w:rFonts w:hint="cs"/>
            <w:noProof/>
            <w:rtl/>
          </w:rPr>
          <w:t xml:space="preserve"> ها</w:t>
        </w:r>
      </w:ins>
      <w:ins w:id="4974" w:author="Windows User" w:date="2017-09-30T18:52:00Z">
        <w:r w:rsidR="00562D2F">
          <w:rPr>
            <w:rFonts w:hint="cs"/>
            <w:noProof/>
            <w:rtl/>
          </w:rPr>
          <w:t>ی</w:t>
        </w:r>
      </w:ins>
      <w:ins w:id="4975" w:author="Windows User" w:date="2017-09-23T01:51:00Z">
        <w:r w:rsidR="00562D2F">
          <w:rPr>
            <w:rFonts w:hint="cs"/>
            <w:noProof/>
            <w:rtl/>
          </w:rPr>
          <w:t xml:space="preserve"> </w:t>
        </w:r>
      </w:ins>
      <w:ins w:id="4976" w:author="Windows User" w:date="2017-09-30T19:29:00Z">
        <w:r>
          <w:rPr>
            <w:rFonts w:hint="cs"/>
            <w:noProof/>
            <w:rtl/>
          </w:rPr>
          <w:t xml:space="preserve">مختلف </w:t>
        </w:r>
      </w:ins>
      <w:ins w:id="4977" w:author="Windows User" w:date="2017-09-23T01:51:00Z">
        <w:r w:rsidR="00562D2F">
          <w:rPr>
            <w:rFonts w:hint="cs"/>
            <w:noProof/>
            <w:rtl/>
          </w:rPr>
          <w:t>وجود دارند م</w:t>
        </w:r>
      </w:ins>
      <w:ins w:id="4978" w:author="Windows User" w:date="2017-09-30T18:53:00Z">
        <w:r w:rsidR="00562D2F">
          <w:rPr>
            <w:rFonts w:hint="cs"/>
            <w:noProof/>
            <w:rtl/>
          </w:rPr>
          <w:t>انند</w:t>
        </w:r>
      </w:ins>
      <w:ins w:id="4979" w:author="Windows User" w:date="2017-09-23T01:51:00Z">
        <w:r>
          <w:rPr>
            <w:rFonts w:hint="cs"/>
            <w:noProof/>
            <w:rtl/>
          </w:rPr>
          <w:t xml:space="preserve"> اعداد</w:t>
        </w:r>
      </w:ins>
      <w:ins w:id="4980" w:author="Windows User" w:date="2017-09-30T19:36:00Z">
        <w:r>
          <w:rPr>
            <w:rFonts w:hint="cs"/>
            <w:noProof/>
            <w:rtl/>
          </w:rPr>
          <w:t xml:space="preserve"> و </w:t>
        </w:r>
      </w:ins>
      <w:ins w:id="4981" w:author="Windows User" w:date="2017-09-23T01:51:00Z">
        <w:r>
          <w:rPr>
            <w:rFonts w:hint="cs"/>
            <w:noProof/>
            <w:rtl/>
          </w:rPr>
          <w:t>رشته‌ها</w:t>
        </w:r>
        <w:r w:rsidR="00D058BE">
          <w:rPr>
            <w:rFonts w:hint="cs"/>
            <w:noProof/>
            <w:rtl/>
          </w:rPr>
          <w:t>، رخداد</w:t>
        </w:r>
        <w:r w:rsidR="00D058BE" w:rsidRPr="00E2341D">
          <w:rPr>
            <w:rStyle w:val="FootnoteReference"/>
            <w:rtl/>
            <w:rPrChange w:id="4982" w:author="ehsan edalat" w:date="2018-01-05T21:49:00Z">
              <w:rPr>
                <w:rStyle w:val="FootnoteReference"/>
                <w:noProof/>
                <w:rtl/>
              </w:rPr>
            </w:rPrChange>
          </w:rPr>
          <w:footnoteReference w:id="59"/>
        </w:r>
        <w:r w:rsidR="00D058BE">
          <w:rPr>
            <w:rFonts w:hint="cs"/>
            <w:noProof/>
            <w:rtl/>
          </w:rPr>
          <w:t>ها</w:t>
        </w:r>
      </w:ins>
      <w:ins w:id="4985" w:author="Windows User" w:date="2017-09-30T19:36:00Z">
        <w:r>
          <w:rPr>
            <w:rFonts w:hint="cs"/>
            <w:noProof/>
            <w:rtl/>
          </w:rPr>
          <w:t xml:space="preserve"> را</w:t>
        </w:r>
      </w:ins>
      <w:ins w:id="4986" w:author="Windows User" w:date="2017-09-23T01:51:00Z">
        <w:r w:rsidR="00D058BE">
          <w:rPr>
            <w:rFonts w:hint="cs"/>
            <w:noProof/>
            <w:rtl/>
          </w:rPr>
          <w:t xml:space="preserve"> </w:t>
        </w:r>
      </w:ins>
      <w:ins w:id="4987" w:author="Windows User" w:date="2017-09-30T19:31:00Z">
        <w:r>
          <w:rPr>
            <w:rFonts w:hint="cs"/>
            <w:noProof/>
            <w:rtl/>
          </w:rPr>
          <w:t>نیز</w:t>
        </w:r>
      </w:ins>
      <w:ins w:id="4988" w:author="Windows User" w:date="2017-09-23T01:51:00Z">
        <w:r w:rsidR="00D058BE">
          <w:rPr>
            <w:rFonts w:hint="cs"/>
            <w:noProof/>
            <w:rtl/>
          </w:rPr>
          <w:t xml:space="preserve"> به عنوان ورودی </w:t>
        </w:r>
      </w:ins>
      <w:ins w:id="4989" w:author="Windows User" w:date="2017-09-30T19:36:00Z">
        <w:r>
          <w:rPr>
            <w:rFonts w:hint="cs"/>
            <w:noProof/>
            <w:rtl/>
          </w:rPr>
          <w:t>شامل می شوند</w:t>
        </w:r>
      </w:ins>
      <w:ins w:id="4990" w:author="Windows User" w:date="2017-09-23T01:51:00Z">
        <w:r w:rsidR="00D058BE">
          <w:rPr>
            <w:rFonts w:hint="cs"/>
            <w:noProof/>
            <w:rtl/>
          </w:rPr>
          <w:t xml:space="preserve">. یک </w:t>
        </w:r>
      </w:ins>
      <w:ins w:id="4991" w:author="Windows User" w:date="2017-09-30T19:32:00Z">
        <w:r>
          <w:rPr>
            <w:rFonts w:hint="cs"/>
            <w:noProof/>
            <w:rtl/>
          </w:rPr>
          <w:t xml:space="preserve">رویداد </w:t>
        </w:r>
      </w:ins>
      <w:ins w:id="4992" w:author="Windows User" w:date="2017-09-23T01:51:00Z">
        <w:r w:rsidR="00D058BE">
          <w:rPr>
            <w:rFonts w:hint="cs"/>
            <w:noProof/>
            <w:rtl/>
          </w:rPr>
          <w:t>ضربه</w:t>
        </w:r>
      </w:ins>
      <w:ins w:id="4993" w:author="Windows User" w:date="2017-09-30T19:32:00Z">
        <w:r w:rsidRPr="00E2341D">
          <w:rPr>
            <w:rStyle w:val="FootnoteReference"/>
            <w:rtl/>
            <w:rPrChange w:id="4994" w:author="ehsan edalat" w:date="2018-01-05T21:49:00Z">
              <w:rPr>
                <w:rStyle w:val="FootnoteReference"/>
                <w:noProof/>
                <w:rtl/>
              </w:rPr>
            </w:rPrChange>
          </w:rPr>
          <w:footnoteReference w:id="60"/>
        </w:r>
      </w:ins>
      <w:ins w:id="4997" w:author="Windows User" w:date="2017-09-23T01:51:00Z">
        <w:r w:rsidR="00D058BE">
          <w:rPr>
            <w:rFonts w:hint="cs"/>
            <w:noProof/>
            <w:rtl/>
          </w:rPr>
          <w:t xml:space="preserve"> روی صفحه نمایش، فشرد</w:t>
        </w:r>
        <w:r>
          <w:rPr>
            <w:rFonts w:hint="cs"/>
            <w:noProof/>
            <w:rtl/>
          </w:rPr>
          <w:t xml:space="preserve">ن یک کلید از دستگاه و </w:t>
        </w:r>
      </w:ins>
      <w:ins w:id="4998" w:author="Windows User" w:date="2017-09-30T19:33:00Z">
        <w:r>
          <w:rPr>
            <w:rFonts w:hint="cs"/>
            <w:noProof/>
            <w:rtl/>
          </w:rPr>
          <w:t>یا ورود یک پ</w:t>
        </w:r>
      </w:ins>
      <w:ins w:id="4999" w:author="Windows User" w:date="2017-09-23T01:51:00Z">
        <w:r w:rsidR="00D058BE">
          <w:rPr>
            <w:rFonts w:hint="cs"/>
            <w:noProof/>
            <w:rtl/>
          </w:rPr>
          <w:t>یامک‌ از جمله رخدادها</w:t>
        </w:r>
      </w:ins>
      <w:ins w:id="5000" w:author="Windows User" w:date="2017-09-30T19:33:00Z">
        <w:r>
          <w:rPr>
            <w:rFonts w:hint="cs"/>
            <w:noProof/>
            <w:rtl/>
          </w:rPr>
          <w:t xml:space="preserve">ی معمول برنامه های اندرویدی </w:t>
        </w:r>
      </w:ins>
      <w:ins w:id="5001" w:author="Windows User" w:date="2017-09-30T19:37:00Z">
        <w:r>
          <w:rPr>
            <w:rFonts w:hint="cs"/>
            <w:noProof/>
            <w:rtl/>
          </w:rPr>
          <w:t>است.</w:t>
        </w:r>
      </w:ins>
    </w:p>
    <w:p w14:paraId="32325F06" w14:textId="5A861F66" w:rsidR="00D058BE" w:rsidRDefault="00A67B2B" w:rsidP="007916DF">
      <w:pPr>
        <w:ind w:firstLine="360"/>
        <w:rPr>
          <w:ins w:id="5002" w:author="Windows User" w:date="2017-09-23T01:51:00Z"/>
          <w:noProof/>
          <w:rtl/>
        </w:rPr>
      </w:pPr>
      <w:ins w:id="5003" w:author="Windows User" w:date="2017-09-30T19:33:00Z">
        <w:r>
          <w:rPr>
            <w:rFonts w:hint="cs"/>
            <w:noProof/>
            <w:rtl/>
          </w:rPr>
          <w:t>برنامه های اندرویدی</w:t>
        </w:r>
      </w:ins>
      <w:ins w:id="5004" w:author="Windows User" w:date="2017-09-23T01:51:00Z">
        <w:r w:rsidR="00D058BE">
          <w:rPr>
            <w:rFonts w:hint="cs"/>
            <w:noProof/>
            <w:rtl/>
          </w:rPr>
          <w:t xml:space="preserve"> زیرمجموعه‌ای از برنامه‌های مبتنی بر رخداد</w:t>
        </w:r>
        <w:r w:rsidR="00D058BE" w:rsidRPr="00E2341D">
          <w:rPr>
            <w:rStyle w:val="FootnoteReference"/>
            <w:rtl/>
            <w:rPrChange w:id="5005" w:author="ehsan edalat" w:date="2018-01-05T21:49:00Z">
              <w:rPr>
                <w:rStyle w:val="FootnoteReference"/>
                <w:noProof/>
                <w:rtl/>
              </w:rPr>
            </w:rPrChange>
          </w:rPr>
          <w:footnoteReference w:id="61"/>
        </w:r>
        <w:r w:rsidR="00D058BE">
          <w:rPr>
            <w:rFonts w:hint="cs"/>
            <w:noProof/>
            <w:rtl/>
          </w:rPr>
          <w:t xml:space="preserve"> هستند. این گونه برنامه‌ها </w:t>
        </w:r>
      </w:ins>
      <w:ins w:id="5008" w:author="Windows User" w:date="2017-09-30T19:37:00Z">
        <w:r>
          <w:rPr>
            <w:rFonts w:hint="cs"/>
            <w:noProof/>
            <w:rtl/>
          </w:rPr>
          <w:t>دارای</w:t>
        </w:r>
      </w:ins>
      <w:ins w:id="5009" w:author="Windows User" w:date="2017-09-23T01:51:00Z">
        <w:r w:rsidR="00D058BE">
          <w:rPr>
            <w:rFonts w:hint="cs"/>
            <w:noProof/>
            <w:rtl/>
          </w:rPr>
          <w:t xml:space="preserve"> محاسباتی </w:t>
        </w:r>
      </w:ins>
      <w:ins w:id="5010" w:author="Windows User" w:date="2017-09-30T19:37:00Z">
        <w:r>
          <w:rPr>
            <w:rFonts w:hint="cs"/>
            <w:noProof/>
            <w:rtl/>
          </w:rPr>
          <w:t>حاصل از</w:t>
        </w:r>
      </w:ins>
      <w:ins w:id="5011" w:author="Windows User" w:date="2017-09-23T01:51:00Z">
        <w:r w:rsidR="00D058BE">
          <w:rPr>
            <w:rFonts w:hint="cs"/>
            <w:noProof/>
            <w:rtl/>
          </w:rPr>
          <w:t xml:space="preserve"> تعامل با ترتیب نامحدودی از رخدادها و پاسخ به آن</w:t>
        </w:r>
      </w:ins>
      <w:ins w:id="5012" w:author="Windows User" w:date="2017-09-30T19:38:00Z">
        <w:r>
          <w:rPr>
            <w:noProof/>
            <w:rtl/>
          </w:rPr>
          <w:softHyphen/>
        </w:r>
      </w:ins>
      <w:ins w:id="5013" w:author="Windows User" w:date="2017-09-23T01:51:00Z">
        <w:r w:rsidR="00D058BE">
          <w:rPr>
            <w:rFonts w:hint="cs"/>
            <w:noProof/>
            <w:rtl/>
          </w:rPr>
          <w:t>ها</w:t>
        </w:r>
      </w:ins>
      <w:ins w:id="5014" w:author="Windows User" w:date="2017-09-30T19:37:00Z">
        <w:r>
          <w:rPr>
            <w:rFonts w:hint="cs"/>
            <w:noProof/>
            <w:rtl/>
          </w:rPr>
          <w:t xml:space="preserve"> می</w:t>
        </w:r>
      </w:ins>
      <w:ins w:id="5015" w:author="Windows User" w:date="2017-09-30T19:38:00Z">
        <w:r>
          <w:rPr>
            <w:noProof/>
            <w:rtl/>
          </w:rPr>
          <w:softHyphen/>
        </w:r>
      </w:ins>
      <w:ins w:id="5016" w:author="Windows User" w:date="2017-09-30T19:37:00Z">
        <w:r>
          <w:rPr>
            <w:rFonts w:hint="cs"/>
            <w:noProof/>
            <w:rtl/>
          </w:rPr>
          <w:t>باش</w:t>
        </w:r>
      </w:ins>
      <w:ins w:id="5017" w:author="Windows User" w:date="2017-09-30T19:38:00Z">
        <w:r>
          <w:rPr>
            <w:rFonts w:hint="cs"/>
            <w:noProof/>
            <w:rtl/>
          </w:rPr>
          <w:t>ن</w:t>
        </w:r>
      </w:ins>
      <w:ins w:id="5018" w:author="Windows User" w:date="2017-09-30T19:37:00Z">
        <w:r>
          <w:rPr>
            <w:rFonts w:hint="cs"/>
            <w:noProof/>
            <w:rtl/>
          </w:rPr>
          <w:t>د</w:t>
        </w:r>
      </w:ins>
      <w:ins w:id="5019" w:author="Windows User" w:date="2017-09-23T01:51:00Z">
        <w:r w:rsidR="00D058BE">
          <w:rPr>
            <w:rFonts w:hint="cs"/>
            <w:noProof/>
            <w:rtl/>
          </w:rPr>
          <w:t xml:space="preserve">. در آزمون این گونه از برنامه‌ها با دو چالش </w:t>
        </w:r>
      </w:ins>
      <w:ins w:id="5020" w:author="Windows User" w:date="2017-09-30T19:38:00Z">
        <w:r>
          <w:rPr>
            <w:rFonts w:hint="cs"/>
            <w:noProof/>
            <w:rtl/>
          </w:rPr>
          <w:t xml:space="preserve">جدید علمی </w:t>
        </w:r>
      </w:ins>
      <w:ins w:id="5021" w:author="Windows User" w:date="2017-09-23T01:51:00Z">
        <w:r w:rsidR="00D058BE">
          <w:rPr>
            <w:rFonts w:hint="cs"/>
            <w:noProof/>
            <w:rtl/>
          </w:rPr>
          <w:t>رو‌به‌رو هستیم:</w:t>
        </w:r>
      </w:ins>
    </w:p>
    <w:p w14:paraId="517432C2" w14:textId="1D5BC408" w:rsidR="00D058BE" w:rsidRDefault="00D058BE" w:rsidP="00D058BE">
      <w:pPr>
        <w:pStyle w:val="ListParagraph"/>
        <w:numPr>
          <w:ilvl w:val="0"/>
          <w:numId w:val="76"/>
        </w:numPr>
        <w:rPr>
          <w:ins w:id="5022" w:author="Windows User" w:date="2017-09-23T01:51:00Z"/>
          <w:rFonts w:eastAsiaTheme="minorEastAsia"/>
        </w:rPr>
      </w:pPr>
      <w:ins w:id="5023" w:author="Windows User" w:date="2017-09-23T01:51:00Z">
        <w:r>
          <w:rPr>
            <w:rFonts w:eastAsiaTheme="minorEastAsia" w:hint="cs"/>
            <w:rtl/>
          </w:rPr>
          <w:t xml:space="preserve">چطور یک رخداد ایجاد </w:t>
        </w:r>
      </w:ins>
      <w:ins w:id="5024" w:author="Windows User" w:date="2017-09-30T19:49:00Z">
        <w:r w:rsidR="00D2268F">
          <w:rPr>
            <w:rFonts w:eastAsiaTheme="minorEastAsia" w:hint="cs"/>
            <w:rtl/>
          </w:rPr>
          <w:t>می</w:t>
        </w:r>
      </w:ins>
      <w:ins w:id="5025" w:author="Windows User" w:date="2017-09-30T19:50:00Z">
        <w:r w:rsidR="00D2268F">
          <w:rPr>
            <w:rFonts w:eastAsiaTheme="minorEastAsia"/>
            <w:rtl/>
          </w:rPr>
          <w:softHyphen/>
        </w:r>
      </w:ins>
      <w:ins w:id="5026" w:author="Windows User" w:date="2017-09-23T01:51:00Z">
        <w:r>
          <w:rPr>
            <w:rFonts w:eastAsiaTheme="minorEastAsia" w:hint="cs"/>
            <w:rtl/>
          </w:rPr>
          <w:t>شود؟</w:t>
        </w:r>
      </w:ins>
    </w:p>
    <w:p w14:paraId="71CC300D" w14:textId="0C5701E0" w:rsidR="00D058BE" w:rsidRDefault="00A67B2B" w:rsidP="00D058BE">
      <w:pPr>
        <w:pStyle w:val="ListParagraph"/>
        <w:numPr>
          <w:ilvl w:val="0"/>
          <w:numId w:val="76"/>
        </w:numPr>
        <w:rPr>
          <w:ins w:id="5027" w:author="Windows User" w:date="2017-09-23T01:51:00Z"/>
          <w:rFonts w:eastAsiaTheme="minorEastAsia"/>
        </w:rPr>
      </w:pPr>
      <w:ins w:id="5028" w:author="Windows User" w:date="2017-09-23T01:51:00Z">
        <w:r>
          <w:rPr>
            <w:rFonts w:eastAsiaTheme="minorEastAsia" w:hint="cs"/>
            <w:rtl/>
          </w:rPr>
          <w:t xml:space="preserve">چطور ترتیبی </w:t>
        </w:r>
      </w:ins>
      <w:ins w:id="5029" w:author="Windows User" w:date="2017-09-30T19:38:00Z">
        <w:r>
          <w:rPr>
            <w:rFonts w:eastAsiaTheme="minorEastAsia" w:hint="cs"/>
            <w:rtl/>
          </w:rPr>
          <w:t>ا</w:t>
        </w:r>
      </w:ins>
      <w:ins w:id="5030" w:author="Windows User" w:date="2017-09-23T01:51:00Z">
        <w:r w:rsidR="00D058BE">
          <w:rPr>
            <w:rFonts w:eastAsiaTheme="minorEastAsia" w:hint="cs"/>
            <w:rtl/>
          </w:rPr>
          <w:t xml:space="preserve">ز رخدادها ایجاد </w:t>
        </w:r>
      </w:ins>
      <w:ins w:id="5031" w:author="Windows User" w:date="2017-09-30T19:50:00Z">
        <w:r w:rsidR="00D2268F">
          <w:rPr>
            <w:rFonts w:eastAsiaTheme="minorEastAsia" w:hint="cs"/>
            <w:rtl/>
          </w:rPr>
          <w:t>می</w:t>
        </w:r>
        <w:r w:rsidR="00D2268F">
          <w:rPr>
            <w:rFonts w:eastAsiaTheme="minorEastAsia"/>
            <w:rtl/>
          </w:rPr>
          <w:softHyphen/>
        </w:r>
      </w:ins>
      <w:ins w:id="5032" w:author="Windows User" w:date="2017-09-23T01:51:00Z">
        <w:r w:rsidR="00D058BE">
          <w:rPr>
            <w:rFonts w:eastAsiaTheme="minorEastAsia" w:hint="cs"/>
            <w:rtl/>
          </w:rPr>
          <w:t>شود؟</w:t>
        </w:r>
      </w:ins>
    </w:p>
    <w:p w14:paraId="415C56B6" w14:textId="7B78C902" w:rsidR="00D058BE" w:rsidRDefault="00D058BE" w:rsidP="007916DF">
      <w:pPr>
        <w:ind w:firstLine="360"/>
        <w:rPr>
          <w:ins w:id="5033" w:author="Windows User" w:date="2017-09-23T01:51:00Z"/>
          <w:rFonts w:eastAsiaTheme="minorEastAsia"/>
          <w:rtl/>
        </w:rPr>
      </w:pPr>
      <w:ins w:id="5034" w:author="Windows User" w:date="2017-09-23T01:51:00Z">
        <w:r>
          <w:rPr>
            <w:rFonts w:eastAsiaTheme="minorEastAsia" w:hint="cs"/>
            <w:rtl/>
          </w:rPr>
          <w:t xml:space="preserve">این مقاله از روش اجرای </w:t>
        </w:r>
      </w:ins>
      <w:ins w:id="5035" w:author="Windows User" w:date="2017-09-30T19:50:00Z">
        <w:r w:rsidR="00D2268F">
          <w:rPr>
            <w:rFonts w:eastAsiaTheme="minorEastAsia" w:hint="cs"/>
            <w:rtl/>
          </w:rPr>
          <w:t>پویانمادین</w:t>
        </w:r>
      </w:ins>
      <w:ins w:id="5036" w:author="Windows User" w:date="2017-09-23T01:51:00Z">
        <w:r>
          <w:rPr>
            <w:rFonts w:eastAsiaTheme="minorEastAsia" w:hint="cs"/>
            <w:rtl/>
          </w:rPr>
          <w:t xml:space="preserve"> برای تولید رخدادها استفاده می‌کند.</w:t>
        </w:r>
      </w:ins>
      <w:ins w:id="5037" w:author="Windows User" w:date="2017-09-30T19:50:00Z">
        <w:r w:rsidR="00D2268F">
          <w:rPr>
            <w:rFonts w:eastAsiaTheme="minorEastAsia" w:hint="cs"/>
            <w:rtl/>
          </w:rPr>
          <w:t xml:space="preserve"> درواقع ابزار </w:t>
        </w:r>
        <w:r w:rsidR="00D2268F" w:rsidRPr="00D2268F">
          <w:rPr>
            <w:rFonts w:eastAsiaTheme="minorEastAsia"/>
          </w:rPr>
          <w:t>ACTEV</w:t>
        </w:r>
      </w:ins>
      <w:ins w:id="5038" w:author="Windows User" w:date="2017-09-23T01:51:00Z">
        <w:r>
          <w:rPr>
            <w:rFonts w:eastAsiaTheme="minorEastAsia" w:hint="cs"/>
            <w:rtl/>
          </w:rPr>
          <w:t xml:space="preserve"> رخدادها را از جای</w:t>
        </w:r>
      </w:ins>
      <w:ins w:id="5039" w:author="Windows User" w:date="2017-09-30T19:50:00Z">
        <w:r w:rsidR="00D2268F">
          <w:rPr>
            <w:rFonts w:eastAsiaTheme="minorEastAsia" w:hint="cs"/>
            <w:rtl/>
          </w:rPr>
          <w:t>ی</w:t>
        </w:r>
      </w:ins>
      <w:ins w:id="5040" w:author="Windows User" w:date="2017-09-23T01:51:00Z">
        <w:r>
          <w:rPr>
            <w:rFonts w:eastAsiaTheme="minorEastAsia" w:hint="cs"/>
            <w:rtl/>
          </w:rPr>
          <w:t xml:space="preserve"> که تولید می‌شوند تا جایی که کنترل می‌شوند، دنبال می‌کند. در مورد چالش دوم اگر از </w:t>
        </w:r>
      </w:ins>
      <w:ins w:id="5041" w:author="Windows User" w:date="2017-09-30T19:51:00Z">
        <w:r w:rsidR="00D2268F">
          <w:rPr>
            <w:rFonts w:eastAsiaTheme="minorEastAsia" w:hint="cs"/>
            <w:rtl/>
          </w:rPr>
          <w:t>اجرای پویانمادین</w:t>
        </w:r>
      </w:ins>
      <w:ins w:id="5042" w:author="Windows User" w:date="2017-09-23T01:51:00Z">
        <w:r>
          <w:rPr>
            <w:rFonts w:eastAsiaTheme="minorEastAsia" w:hint="cs"/>
            <w:rtl/>
          </w:rPr>
          <w:t xml:space="preserve"> مرسوم استفاده شود، در مورد برنامه‌های واقعی با مشکل انفجار مسیر رو‌به‌رو می‌شو</w:t>
        </w:r>
      </w:ins>
      <w:ins w:id="5043" w:author="Windows User" w:date="2017-09-30T19:51:00Z">
        <w:r w:rsidR="00D2268F">
          <w:rPr>
            <w:rFonts w:eastAsiaTheme="minorEastAsia" w:hint="cs"/>
            <w:rtl/>
          </w:rPr>
          <w:t>یم</w:t>
        </w:r>
      </w:ins>
      <w:ins w:id="5044" w:author="Windows User" w:date="2017-09-23T01:51:00Z">
        <w:r w:rsidR="00D2268F">
          <w:rPr>
            <w:rFonts w:eastAsiaTheme="minorEastAsia" w:hint="cs"/>
            <w:rtl/>
          </w:rPr>
          <w:t>.</w:t>
        </w:r>
      </w:ins>
      <w:ins w:id="5045" w:author="Windows User" w:date="2017-09-30T19:55:00Z">
        <w:r w:rsidR="00584AD9">
          <w:rPr>
            <w:rFonts w:eastAsiaTheme="minorEastAsia"/>
          </w:rPr>
          <w:t xml:space="preserve"> </w:t>
        </w:r>
        <w:r w:rsidR="00584AD9">
          <w:rPr>
            <w:rFonts w:eastAsiaTheme="minorEastAsia" w:hint="cs"/>
            <w:rtl/>
          </w:rPr>
          <w:t xml:space="preserve">درواقع حجم </w:t>
        </w:r>
        <w:r w:rsidR="00584AD9">
          <w:rPr>
            <w:rFonts w:eastAsiaTheme="minorEastAsia" w:hint="cs"/>
            <w:rtl/>
          </w:rPr>
          <w:lastRenderedPageBreak/>
          <w:t>مجموعه رخداد های مم</w:t>
        </w:r>
        <w:r w:rsidR="00FE7606">
          <w:rPr>
            <w:rFonts w:eastAsiaTheme="minorEastAsia" w:hint="cs"/>
            <w:rtl/>
          </w:rPr>
          <w:t xml:space="preserve">کن برای </w:t>
        </w:r>
      </w:ins>
      <w:ins w:id="5046" w:author="Windows User" w:date="2017-09-30T20:00:00Z">
        <w:r w:rsidR="00FE7606">
          <w:rPr>
            <w:rFonts w:eastAsiaTheme="minorEastAsia" w:hint="cs"/>
            <w:rtl/>
          </w:rPr>
          <w:t xml:space="preserve">اجرای پویانمادین </w:t>
        </w:r>
      </w:ins>
      <w:ins w:id="5047" w:author="Windows User" w:date="2017-09-30T19:55:00Z">
        <w:r w:rsidR="00FE7606">
          <w:rPr>
            <w:rFonts w:eastAsiaTheme="minorEastAsia" w:hint="cs"/>
            <w:rtl/>
          </w:rPr>
          <w:t>یک برنامه ی معمول اندرو</w:t>
        </w:r>
      </w:ins>
      <w:ins w:id="5048" w:author="Windows User" w:date="2017-09-30T20:00:00Z">
        <w:r w:rsidR="00FE7606">
          <w:rPr>
            <w:rFonts w:eastAsiaTheme="minorEastAsia" w:hint="cs"/>
            <w:rtl/>
          </w:rPr>
          <w:t>ی</w:t>
        </w:r>
      </w:ins>
      <w:ins w:id="5049" w:author="Windows User" w:date="2017-09-30T19:55:00Z">
        <w:r w:rsidR="00584AD9">
          <w:rPr>
            <w:rFonts w:eastAsiaTheme="minorEastAsia" w:hint="cs"/>
            <w:rtl/>
          </w:rPr>
          <w:t xml:space="preserve">د به قدری زیاد </w:t>
        </w:r>
      </w:ins>
      <w:ins w:id="5050" w:author="Windows User" w:date="2017-09-30T20:00:00Z">
        <w:r w:rsidR="00FE7606">
          <w:rPr>
            <w:rFonts w:eastAsiaTheme="minorEastAsia" w:hint="cs"/>
            <w:rtl/>
          </w:rPr>
          <w:t>است</w:t>
        </w:r>
      </w:ins>
      <w:ins w:id="5051" w:author="Windows User" w:date="2017-09-30T19:55:00Z">
        <w:r w:rsidR="00584AD9">
          <w:rPr>
            <w:rFonts w:eastAsiaTheme="minorEastAsia" w:hint="cs"/>
            <w:rtl/>
          </w:rPr>
          <w:t xml:space="preserve"> که منابع سیستم</w:t>
        </w:r>
      </w:ins>
      <w:ins w:id="5052" w:author="Windows User" w:date="2017-09-30T19:56:00Z">
        <w:r w:rsidR="00584AD9">
          <w:rPr>
            <w:rFonts w:eastAsiaTheme="minorEastAsia" w:hint="cs"/>
            <w:rtl/>
          </w:rPr>
          <w:t xml:space="preserve"> توان پاسخگویی به آن را نخواهند داشت و ابزار در عمل قادر به تست برنامه های اندرویدی واقعی نخواهد بود.</w:t>
        </w:r>
      </w:ins>
      <w:ins w:id="5053" w:author="Windows User" w:date="2017-09-23T01:51:00Z">
        <w:r w:rsidR="00D2268F">
          <w:rPr>
            <w:rFonts w:eastAsiaTheme="minorEastAsia" w:hint="cs"/>
            <w:rtl/>
          </w:rPr>
          <w:t xml:space="preserve"> برای بهبود این موضوع</w:t>
        </w:r>
      </w:ins>
      <w:ins w:id="5054" w:author="Windows User" w:date="2017-09-30T19:51:00Z">
        <w:r w:rsidR="00D2268F">
          <w:rPr>
            <w:rFonts w:eastAsiaTheme="minorEastAsia" w:hint="cs"/>
            <w:rtl/>
          </w:rPr>
          <w:t>،</w:t>
        </w:r>
      </w:ins>
      <w:ins w:id="5055" w:author="Windows User" w:date="2017-09-23T01:51:00Z">
        <w:r>
          <w:rPr>
            <w:rFonts w:eastAsiaTheme="minorEastAsia" w:hint="cs"/>
            <w:rtl/>
          </w:rPr>
          <w:t xml:space="preserve"> سعی شده </w:t>
        </w:r>
      </w:ins>
      <w:ins w:id="5056" w:author="Windows User" w:date="2017-09-30T19:51:00Z">
        <w:r w:rsidR="00D2268F">
          <w:rPr>
            <w:rFonts w:eastAsiaTheme="minorEastAsia" w:hint="cs"/>
            <w:rtl/>
          </w:rPr>
          <w:t xml:space="preserve">است تا </w:t>
        </w:r>
      </w:ins>
      <w:ins w:id="5057" w:author="Windows User" w:date="2017-09-23T01:51:00Z">
        <w:r w:rsidR="00D2268F">
          <w:rPr>
            <w:rFonts w:eastAsiaTheme="minorEastAsia" w:hint="cs"/>
            <w:rtl/>
          </w:rPr>
          <w:t>ورودی‌های</w:t>
        </w:r>
      </w:ins>
      <w:ins w:id="5058" w:author="Windows User" w:date="2017-09-30T19:51:00Z">
        <w:r w:rsidR="00D2268F">
          <w:rPr>
            <w:rFonts w:eastAsiaTheme="minorEastAsia" w:hint="cs"/>
            <w:rtl/>
          </w:rPr>
          <w:t xml:space="preserve"> </w:t>
        </w:r>
      </w:ins>
      <w:ins w:id="5059" w:author="Windows User" w:date="2017-09-23T01:51:00Z">
        <w:r>
          <w:rPr>
            <w:rFonts w:eastAsiaTheme="minorEastAsia" w:hint="cs"/>
            <w:rtl/>
          </w:rPr>
          <w:t>تولید</w:t>
        </w:r>
      </w:ins>
      <w:ins w:id="5060" w:author="Windows User" w:date="2017-09-30T19:52:00Z">
        <w:r w:rsidR="00D2268F">
          <w:rPr>
            <w:rFonts w:eastAsiaTheme="minorEastAsia" w:hint="cs"/>
            <w:rtl/>
          </w:rPr>
          <w:t xml:space="preserve">ی که </w:t>
        </w:r>
      </w:ins>
      <w:ins w:id="5061" w:author="Windows User" w:date="2017-09-23T01:51:00Z">
        <w:r>
          <w:rPr>
            <w:rFonts w:eastAsiaTheme="minorEastAsia" w:hint="cs"/>
            <w:rtl/>
          </w:rPr>
          <w:t>مجموعه‌ای از رخدادها</w:t>
        </w:r>
      </w:ins>
      <w:ins w:id="5062" w:author="Windows User" w:date="2017-09-30T19:52:00Z">
        <w:r w:rsidR="00D2268F">
          <w:rPr>
            <w:rFonts w:eastAsiaTheme="minorEastAsia" w:hint="cs"/>
            <w:rtl/>
          </w:rPr>
          <w:t xml:space="preserve"> هستند</w:t>
        </w:r>
      </w:ins>
      <w:ins w:id="5063" w:author="Windows User" w:date="2017-09-30T19:59:00Z">
        <w:r w:rsidR="00584AD9">
          <w:rPr>
            <w:rFonts w:eastAsiaTheme="minorEastAsia" w:hint="cs"/>
            <w:rtl/>
          </w:rPr>
          <w:t xml:space="preserve"> </w:t>
        </w:r>
      </w:ins>
      <w:ins w:id="5064" w:author="Windows User" w:date="2017-09-30T19:57:00Z">
        <w:r w:rsidR="00584AD9">
          <w:rPr>
            <w:rFonts w:eastAsiaTheme="minorEastAsia" w:hint="cs"/>
            <w:rtl/>
          </w:rPr>
          <w:t>مورد بررسی قرار گیرند.</w:t>
        </w:r>
      </w:ins>
      <w:ins w:id="5065" w:author="Windows User" w:date="2017-09-30T19:59:00Z">
        <w:r w:rsidR="00584AD9">
          <w:rPr>
            <w:rFonts w:eastAsiaTheme="minorEastAsia" w:hint="cs"/>
            <w:rtl/>
          </w:rPr>
          <w:t xml:space="preserve"> </w:t>
        </w:r>
      </w:ins>
      <w:ins w:id="5066" w:author="Windows User" w:date="2017-09-30T19:57:00Z">
        <w:r w:rsidR="00584AD9">
          <w:rPr>
            <w:rFonts w:eastAsiaTheme="minorEastAsia" w:hint="cs"/>
            <w:rtl/>
          </w:rPr>
          <w:t>در واقع درمورد هر مجموعه از رخدادها</w:t>
        </w:r>
      </w:ins>
      <w:ins w:id="5067" w:author="Windows User" w:date="2017-09-23T01:51:00Z">
        <w:r>
          <w:rPr>
            <w:rFonts w:eastAsiaTheme="minorEastAsia" w:hint="cs"/>
            <w:rtl/>
          </w:rPr>
          <w:t xml:space="preserve"> </w:t>
        </w:r>
      </w:ins>
      <w:ins w:id="5068" w:author="Windows User" w:date="2017-09-30T19:58:00Z">
        <w:r w:rsidR="00584AD9">
          <w:rPr>
            <w:rFonts w:eastAsiaTheme="minorEastAsia" w:hint="cs"/>
            <w:rtl/>
          </w:rPr>
          <w:t>بررسی می شود که آیا در</w:t>
        </w:r>
      </w:ins>
      <w:ins w:id="5069" w:author="Windows User" w:date="2017-09-23T01:51:00Z">
        <w:r>
          <w:rPr>
            <w:rFonts w:eastAsiaTheme="minorEastAsia" w:hint="cs"/>
            <w:rtl/>
          </w:rPr>
          <w:t xml:space="preserve"> مجموعه‌</w:t>
        </w:r>
      </w:ins>
      <w:ins w:id="5070" w:author="Windows User" w:date="2017-09-30T19:58:00Z">
        <w:r w:rsidR="00584AD9">
          <w:rPr>
            <w:rFonts w:eastAsiaTheme="minorEastAsia" w:hint="cs"/>
            <w:rtl/>
          </w:rPr>
          <w:t>ه</w:t>
        </w:r>
      </w:ins>
      <w:ins w:id="5071" w:author="Windows User" w:date="2017-09-23T01:51:00Z">
        <w:r>
          <w:rPr>
            <w:rFonts w:eastAsiaTheme="minorEastAsia" w:hint="cs"/>
            <w:rtl/>
          </w:rPr>
          <w:t>ای</w:t>
        </w:r>
      </w:ins>
      <w:ins w:id="5072" w:author="Windows User" w:date="2017-09-30T19:59:00Z">
        <w:r w:rsidR="00584AD9">
          <w:rPr>
            <w:rFonts w:eastAsiaTheme="minorEastAsia" w:hint="cs"/>
            <w:rtl/>
          </w:rPr>
          <w:t xml:space="preserve"> دیگر</w:t>
        </w:r>
      </w:ins>
      <w:ins w:id="5073" w:author="Windows User" w:date="2017-09-23T01:51:00Z">
        <w:r>
          <w:rPr>
            <w:rFonts w:eastAsiaTheme="minorEastAsia" w:hint="cs"/>
            <w:rtl/>
          </w:rPr>
          <w:t xml:space="preserve"> ورودی‌</w:t>
        </w:r>
      </w:ins>
      <w:ins w:id="5074" w:author="Windows User" w:date="2017-09-30T19:59:00Z">
        <w:r w:rsidR="00584AD9">
          <w:rPr>
            <w:rFonts w:eastAsiaTheme="minorEastAsia" w:hint="cs"/>
            <w:rtl/>
          </w:rPr>
          <w:t xml:space="preserve"> نیز</w:t>
        </w:r>
      </w:ins>
      <w:ins w:id="5075" w:author="Windows User" w:date="2017-09-23T01:51:00Z">
        <w:r>
          <w:rPr>
            <w:rFonts w:eastAsiaTheme="minorEastAsia" w:hint="cs"/>
            <w:rtl/>
          </w:rPr>
          <w:t xml:space="preserve"> حضور دارند یا </w:t>
        </w:r>
      </w:ins>
      <w:ins w:id="5076" w:author="Windows User" w:date="2017-09-30T19:59:00Z">
        <w:r w:rsidR="00584AD9">
          <w:rPr>
            <w:rFonts w:eastAsiaTheme="minorEastAsia" w:hint="cs"/>
            <w:rtl/>
          </w:rPr>
          <w:t>خیر</w:t>
        </w:r>
      </w:ins>
      <w:ins w:id="5077" w:author="Windows User" w:date="2017-09-23T01:51:00Z">
        <w:r>
          <w:rPr>
            <w:rFonts w:eastAsiaTheme="minorEastAsia" w:hint="cs"/>
            <w:rtl/>
          </w:rPr>
          <w:t xml:space="preserve">. در صورت </w:t>
        </w:r>
      </w:ins>
      <w:ins w:id="5078" w:author="Windows User" w:date="2017-09-30T19:59:00Z">
        <w:r w:rsidR="00584AD9">
          <w:rPr>
            <w:rFonts w:eastAsiaTheme="minorEastAsia" w:hint="cs"/>
            <w:rtl/>
          </w:rPr>
          <w:t xml:space="preserve">وجود این مجموعه ها در موارد دیگر، </w:t>
        </w:r>
      </w:ins>
      <w:ins w:id="5079" w:author="Windows User" w:date="2017-09-23T01:51:00Z">
        <w:r>
          <w:rPr>
            <w:rFonts w:eastAsiaTheme="minorEastAsia" w:hint="cs"/>
            <w:rtl/>
          </w:rPr>
          <w:t>این ورودی‌ها اجرا ن</w:t>
        </w:r>
      </w:ins>
      <w:ins w:id="5080" w:author="Windows User" w:date="2017-09-30T20:00:00Z">
        <w:r w:rsidR="00584AD9">
          <w:rPr>
            <w:rFonts w:eastAsiaTheme="minorEastAsia" w:hint="cs"/>
            <w:rtl/>
          </w:rPr>
          <w:t>خواهند شد</w:t>
        </w:r>
      </w:ins>
      <w:ins w:id="5081" w:author="Windows User" w:date="2017-09-23T01:51:00Z">
        <w:r>
          <w:rPr>
            <w:rFonts w:eastAsiaTheme="minorEastAsia" w:hint="cs"/>
            <w:rtl/>
          </w:rPr>
          <w:t>.</w:t>
        </w:r>
      </w:ins>
    </w:p>
    <w:p w14:paraId="322F9E5D" w14:textId="6A689177" w:rsidR="007034C2" w:rsidRPr="007034C2" w:rsidRDefault="00BD4798">
      <w:pPr>
        <w:pStyle w:val="Heading3"/>
        <w:rPr>
          <w:ins w:id="5082" w:author="Windows User" w:date="2017-10-01T01:47:00Z"/>
          <w:rtl/>
          <w:rPrChange w:id="5083" w:author="Windows User" w:date="2017-10-01T01:49:00Z">
            <w:rPr>
              <w:ins w:id="5084" w:author="Windows User" w:date="2017-10-01T01:47:00Z"/>
              <w:rFonts w:eastAsiaTheme="minorEastAsia"/>
              <w:noProof/>
              <w:rtl/>
              <w:lang w:bidi="ar-SA"/>
            </w:rPr>
          </w:rPrChange>
        </w:rPr>
        <w:pPrChange w:id="5085" w:author="Windows User" w:date="2017-10-01T01:49:00Z">
          <w:pPr>
            <w:ind w:firstLine="720"/>
          </w:pPr>
        </w:pPrChange>
      </w:pPr>
      <w:bookmarkStart w:id="5086" w:name="_Toc464205831"/>
      <w:bookmarkStart w:id="5087" w:name="_Toc495715037"/>
      <w:ins w:id="5088" w:author="Windows User" w:date="2017-09-30T18:41:00Z">
        <w:r w:rsidRPr="00BD4798">
          <w:rPr>
            <w:rtl/>
            <w:rPrChange w:id="5089" w:author="Windows User" w:date="2017-09-30T18:41:00Z">
              <w:rPr>
                <w:rFonts w:eastAsiaTheme="minorEastAsia"/>
                <w:rtl/>
              </w:rPr>
            </w:rPrChange>
          </w:rPr>
          <w:t>4-2-2-</w:t>
        </w:r>
      </w:ins>
      <w:ins w:id="5090" w:author="Windows User" w:date="2017-09-23T01:51:00Z">
        <w:r w:rsidR="00D058BE" w:rsidRPr="00BD4798">
          <w:rPr>
            <w:rFonts w:hint="eastAsia"/>
            <w:rtl/>
            <w:rPrChange w:id="5091" w:author="Windows User" w:date="2017-09-30T18:41:00Z">
              <w:rPr>
                <w:rFonts w:eastAsiaTheme="minorEastAsia" w:hint="eastAsia"/>
                <w:rtl/>
              </w:rPr>
            </w:rPrChange>
          </w:rPr>
          <w:t>کل</w:t>
        </w:r>
        <w:r w:rsidR="00D058BE" w:rsidRPr="00BD4798">
          <w:rPr>
            <w:rFonts w:hint="cs"/>
            <w:rtl/>
            <w:rPrChange w:id="5092" w:author="Windows User" w:date="2017-09-30T18:41:00Z">
              <w:rPr>
                <w:rFonts w:eastAsiaTheme="minorEastAsia" w:hint="cs"/>
                <w:rtl/>
              </w:rPr>
            </w:rPrChange>
          </w:rPr>
          <w:t>ی</w:t>
        </w:r>
        <w:r w:rsidR="00D058BE" w:rsidRPr="00BD4798">
          <w:rPr>
            <w:rFonts w:hint="eastAsia"/>
            <w:rtl/>
            <w:rPrChange w:id="5093" w:author="Windows User" w:date="2017-09-30T18:41:00Z">
              <w:rPr>
                <w:rFonts w:eastAsiaTheme="minorEastAsia" w:hint="eastAsia"/>
                <w:rtl/>
              </w:rPr>
            </w:rPrChange>
          </w:rPr>
          <w:t>ات</w:t>
        </w:r>
        <w:r w:rsidR="00D058BE" w:rsidRPr="00BD4798">
          <w:rPr>
            <w:rtl/>
            <w:rPrChange w:id="5094" w:author="Windows User" w:date="2017-09-30T18:41:00Z">
              <w:rPr>
                <w:rFonts w:eastAsiaTheme="minorEastAsia"/>
                <w:rtl/>
              </w:rPr>
            </w:rPrChange>
          </w:rPr>
          <w:t xml:space="preserve"> </w:t>
        </w:r>
        <w:r w:rsidR="00D058BE" w:rsidRPr="00BD4798">
          <w:rPr>
            <w:rFonts w:hint="eastAsia"/>
            <w:rtl/>
            <w:rPrChange w:id="5095" w:author="Windows User" w:date="2017-09-30T18:41:00Z">
              <w:rPr>
                <w:rFonts w:eastAsiaTheme="minorEastAsia" w:hint="eastAsia"/>
                <w:rtl/>
              </w:rPr>
            </w:rPrChange>
          </w:rPr>
          <w:t>طرح</w:t>
        </w:r>
      </w:ins>
      <w:bookmarkEnd w:id="5086"/>
      <w:bookmarkEnd w:id="5087"/>
    </w:p>
    <w:p w14:paraId="05379F0D" w14:textId="03DA55C9" w:rsidR="00BD012D" w:rsidRDefault="006C0312" w:rsidP="00464003">
      <w:pPr>
        <w:ind w:firstLine="720"/>
        <w:rPr>
          <w:ins w:id="5096" w:author="Windows User" w:date="2017-10-01T01:52:00Z"/>
          <w:rFonts w:eastAsiaTheme="minorEastAsia"/>
          <w:rtl/>
        </w:rPr>
      </w:pPr>
      <w:r>
        <w:rPr>
          <w:noProof/>
          <w:lang w:bidi="ar-SA"/>
        </w:rPr>
        <mc:AlternateContent>
          <mc:Choice Requires="wpg">
            <w:drawing>
              <wp:anchor distT="0" distB="0" distL="114300" distR="114300" simplePos="0" relativeHeight="251661824" behindDoc="0" locked="0" layoutInCell="1" allowOverlap="1" wp14:anchorId="416D38E7" wp14:editId="4B9B42FF">
                <wp:simplePos x="0" y="0"/>
                <wp:positionH relativeFrom="column">
                  <wp:posOffset>1047750</wp:posOffset>
                </wp:positionH>
                <wp:positionV relativeFrom="paragraph">
                  <wp:posOffset>1159510</wp:posOffset>
                </wp:positionV>
                <wp:extent cx="3846830" cy="4718050"/>
                <wp:effectExtent l="0" t="0" r="1270" b="6350"/>
                <wp:wrapTopAndBottom/>
                <wp:docPr id="49" name="Group 49"/>
                <wp:cNvGraphicFramePr/>
                <a:graphic xmlns:a="http://schemas.openxmlformats.org/drawingml/2006/main">
                  <a:graphicData uri="http://schemas.microsoft.com/office/word/2010/wordprocessingGroup">
                    <wpg:wgp>
                      <wpg:cNvGrpSpPr/>
                      <wpg:grpSpPr>
                        <a:xfrm>
                          <a:off x="0" y="0"/>
                          <a:ext cx="3846830" cy="4718050"/>
                          <a:chOff x="0" y="0"/>
                          <a:chExt cx="3846830" cy="4718050"/>
                        </a:xfrm>
                      </wpg:grpSpPr>
                      <pic:pic xmlns:pic="http://schemas.openxmlformats.org/drawingml/2006/picture">
                        <pic:nvPicPr>
                          <pic:cNvPr id="150" name="Picture 150"/>
                          <pic:cNvPicPr>
                            <a:picLocks noChangeAspect="1"/>
                          </pic:cNvPicPr>
                        </pic:nvPicPr>
                        <pic:blipFill rotWithShape="1">
                          <a:blip r:embed="rId38">
                            <a:extLst>
                              <a:ext uri="{28A0092B-C50C-407E-A947-70E740481C1C}">
                                <a14:useLocalDpi xmlns:a14="http://schemas.microsoft.com/office/drawing/2010/main" val="0"/>
                              </a:ext>
                            </a:extLst>
                          </a:blip>
                          <a:srcRect b="1172"/>
                          <a:stretch/>
                        </pic:blipFill>
                        <pic:spPr bwMode="auto">
                          <a:xfrm>
                            <a:off x="28575" y="0"/>
                            <a:ext cx="3818255" cy="4229100"/>
                          </a:xfrm>
                          <a:prstGeom prst="rect">
                            <a:avLst/>
                          </a:prstGeom>
                          <a:ln>
                            <a:noFill/>
                          </a:ln>
                          <a:extLst>
                            <a:ext uri="{53640926-AAD7-44D8-BBD7-CCE9431645EC}">
                              <a14:shadowObscured xmlns:a14="http://schemas.microsoft.com/office/drawing/2010/main"/>
                            </a:ext>
                          </a:extLst>
                        </pic:spPr>
                      </pic:pic>
                      <wps:wsp>
                        <wps:cNvPr id="41" name="Text Box 41"/>
                        <wps:cNvSpPr txBox="1"/>
                        <wps:spPr>
                          <a:xfrm>
                            <a:off x="0" y="4410075"/>
                            <a:ext cx="3818255" cy="307975"/>
                          </a:xfrm>
                          <a:prstGeom prst="rect">
                            <a:avLst/>
                          </a:prstGeom>
                          <a:solidFill>
                            <a:prstClr val="white"/>
                          </a:solidFill>
                          <a:ln>
                            <a:noFill/>
                          </a:ln>
                          <a:effectLst/>
                        </wps:spPr>
                        <wps:txbx>
                          <w:txbxContent>
                            <w:p w14:paraId="4F0DC8C8" w14:textId="3785EE3C" w:rsidR="00AE34A0" w:rsidRPr="00E2341D" w:rsidRDefault="00AE34A0">
                              <w:pPr>
                                <w:pStyle w:val="Caption"/>
                                <w:bidi/>
                                <w:jc w:val="center"/>
                                <w:rPr>
                                  <w:noProof/>
                                </w:rPr>
                                <w:pPrChange w:id="5097" w:author="Mahmoud" w:date="2017-10-08T14:03:00Z">
                                  <w:pPr>
                                    <w:ind w:firstLine="720"/>
                                  </w:pPr>
                                </w:pPrChange>
                              </w:pPr>
                              <w:bookmarkStart w:id="5098" w:name="_Toc495237212"/>
                              <w:ins w:id="5099" w:author="Mahmoud" w:date="2017-10-08T14:02:00Z">
                                <w:r w:rsidRPr="00464003">
                                  <w:rPr>
                                    <w:rtl/>
                                  </w:rPr>
                                  <w:t xml:space="preserve">شکل </w:t>
                                </w:r>
                                <w:r w:rsidRPr="00E2341D">
                                  <w:rPr>
                                    <w:rtl/>
                                  </w:rPr>
                                  <w:fldChar w:fldCharType="begin"/>
                                </w:r>
                                <w:r w:rsidRPr="00E2341D">
                                  <w:rPr>
                                    <w:rtl/>
                                  </w:rPr>
                                  <w:instrText xml:space="preserve"> </w:instrText>
                                </w:r>
                                <w:r w:rsidRPr="00E2341D">
                                  <w:instrText>SEQ</w:instrText>
                                </w:r>
                                <w:r w:rsidRPr="00E2341D">
                                  <w:rPr>
                                    <w:rtl/>
                                  </w:rPr>
                                  <w:instrText xml:space="preserve"> شکل \* </w:instrText>
                                </w:r>
                                <w:r w:rsidRPr="00E2341D">
                                  <w:instrText>ARABIC</w:instrText>
                                </w:r>
                                <w:r w:rsidRPr="00E2341D">
                                  <w:rPr>
                                    <w:rtl/>
                                  </w:rPr>
                                  <w:instrText xml:space="preserve"> </w:instrText>
                                </w:r>
                              </w:ins>
                              <w:r w:rsidRPr="00E2341D">
                                <w:rPr>
                                  <w:rtl/>
                                </w:rPr>
                                <w:fldChar w:fldCharType="separate"/>
                              </w:r>
                              <w:ins w:id="5100" w:author="Windows User" w:date="2017-10-14T03:40:00Z">
                                <w:r>
                                  <w:rPr>
                                    <w:noProof/>
                                    <w:rtl/>
                                  </w:rPr>
                                  <w:t>11</w:t>
                                </w:r>
                              </w:ins>
                              <w:ins w:id="5101" w:author="Mahmoud" w:date="2017-10-08T14:02:00Z">
                                <w:del w:id="5102" w:author="Windows User" w:date="2017-10-14T03:40:00Z">
                                  <w:r w:rsidRPr="00E2341D" w:rsidDel="000D5978">
                                    <w:rPr>
                                      <w:noProof/>
                                      <w:rtl/>
                                    </w:rPr>
                                    <w:delText>12</w:delText>
                                  </w:r>
                                </w:del>
                                <w:r w:rsidRPr="00E2341D">
                                  <w:rPr>
                                    <w:rtl/>
                                  </w:rPr>
                                  <w:fldChar w:fldCharType="end"/>
                                </w:r>
                                <w:r w:rsidRPr="00E2341D">
                                  <w:rPr>
                                    <w:rtl/>
                                  </w:rPr>
                                  <w:t>-</w:t>
                                </w:r>
                                <w:r w:rsidRPr="000F5351">
                                  <w:rPr>
                                    <w:rFonts w:cs="B Nazanin"/>
                                    <w:rtl/>
                                    <w:rPrChange w:id="5103" w:author="Mahmoud" w:date="2017-10-08T14:03:00Z">
                                      <w:rPr>
                                        <w:b/>
                                        <w:bCs/>
                                        <w:rtl/>
                                      </w:rPr>
                                    </w:rPrChange>
                                  </w:rPr>
                                  <w:t xml:space="preserve"> کد برنامه </w:t>
                                </w:r>
                                <w:r w:rsidRPr="000F5351">
                                  <w:rPr>
                                    <w:rFonts w:cs="B Nazanin" w:hint="cs"/>
                                    <w:rtl/>
                                    <w:rPrChange w:id="5104" w:author="Mahmoud" w:date="2017-10-08T14:03:00Z">
                                      <w:rPr>
                                        <w:rFonts w:hint="cs"/>
                                        <w:rtl/>
                                      </w:rPr>
                                    </w:rPrChange>
                                  </w:rPr>
                                  <w:t>ی</w:t>
                                </w:r>
                                <w:r w:rsidRPr="000F5351">
                                  <w:rPr>
                                    <w:rFonts w:cs="B Nazanin"/>
                                    <w:rtl/>
                                    <w:rPrChange w:id="5105" w:author="Mahmoud" w:date="2017-10-08T14:03:00Z">
                                      <w:rPr>
                                        <w:rtl/>
                                      </w:rPr>
                                    </w:rPrChange>
                                  </w:rPr>
                                  <w:t xml:space="preserve"> اندرو</w:t>
                                </w:r>
                                <w:r w:rsidRPr="000F5351">
                                  <w:rPr>
                                    <w:rFonts w:cs="B Nazanin" w:hint="cs"/>
                                    <w:rtl/>
                                    <w:rPrChange w:id="5106" w:author="Mahmoud" w:date="2017-10-08T14:03:00Z">
                                      <w:rPr>
                                        <w:rFonts w:hint="cs"/>
                                        <w:rtl/>
                                      </w:rPr>
                                    </w:rPrChange>
                                  </w:rPr>
                                  <w:t>یدی</w:t>
                                </w:r>
                                <w:r w:rsidRPr="000F5351">
                                  <w:rPr>
                                    <w:rFonts w:cs="B Nazanin"/>
                                    <w:rtl/>
                                    <w:rPrChange w:id="5107" w:author="Mahmoud" w:date="2017-10-08T14:03:00Z">
                                      <w:rPr>
                                        <w:rtl/>
                                      </w:rPr>
                                    </w:rPrChange>
                                  </w:rPr>
                                  <w:t xml:space="preserve"> برا</w:t>
                                </w:r>
                                <w:r w:rsidRPr="000F5351">
                                  <w:rPr>
                                    <w:rFonts w:cs="B Nazanin" w:hint="cs"/>
                                    <w:rtl/>
                                    <w:rPrChange w:id="5108" w:author="Mahmoud" w:date="2017-10-08T14:03:00Z">
                                      <w:rPr>
                                        <w:rFonts w:hint="cs"/>
                                        <w:rtl/>
                                      </w:rPr>
                                    </w:rPrChange>
                                  </w:rPr>
                                  <w:t>ی</w:t>
                                </w:r>
                                <w:r w:rsidRPr="000F5351">
                                  <w:rPr>
                                    <w:rFonts w:cs="B Nazanin"/>
                                    <w:rtl/>
                                    <w:rPrChange w:id="5109" w:author="Mahmoud" w:date="2017-10-08T14:03:00Z">
                                      <w:rPr>
                                        <w:rtl/>
                                      </w:rPr>
                                    </w:rPrChange>
                                  </w:rPr>
                                  <w:t xml:space="preserve"> تست با ابزار </w:t>
                                </w:r>
                                <w:r w:rsidRPr="000F5351">
                                  <w:rPr>
                                    <w:rFonts w:cs="B Nazanin"/>
                                    <w:rPrChange w:id="5110" w:author="Mahmoud" w:date="2017-10-08T14:03:00Z">
                                      <w:rPr/>
                                    </w:rPrChange>
                                  </w:rPr>
                                  <w:t>ACTEV</w:t>
                                </w:r>
                              </w:ins>
                              <w:bookmarkEnd w:id="50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6D38E7" id="Group 49" o:spid="_x0000_s1027" style="position:absolute;left:0;text-align:left;margin-left:82.5pt;margin-top:91.3pt;width:302.9pt;height:371.5pt;z-index:251661824" coordsize="38468,47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">
                <v:shape id="Picture 150" o:spid="_x0000_s1028" type="#_x0000_t75" style="position:absolute;left:285;width:38183;height:4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">
                  <v:imagedata r:id="rId39" o:title="" cropbottom="768f"/>
                  <v:path arrowok="t"/>
                </v:shape>
                <v:shape id="Text Box 41" o:spid="_x0000_s1029" type="#_x0000_t202" style="position:absolute;top:44100;width:38182;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F0DC8C8" w14:textId="3785EE3C" w:rsidR="00AE34A0" w:rsidRPr="00E2341D" w:rsidRDefault="00AE34A0">
                        <w:pPr>
                          <w:pStyle w:val="Caption"/>
                          <w:bidi/>
                          <w:jc w:val="center"/>
                          <w:rPr>
                            <w:noProof/>
                          </w:rPr>
                          <w:pPrChange w:id="5111" w:author="Mahmoud" w:date="2017-10-08T14:03:00Z">
                            <w:pPr>
                              <w:ind w:firstLine="720"/>
                            </w:pPr>
                          </w:pPrChange>
                        </w:pPr>
                        <w:bookmarkStart w:id="5112" w:name="_Toc495237212"/>
                        <w:ins w:id="5113" w:author="Mahmoud" w:date="2017-10-08T14:02:00Z">
                          <w:r w:rsidRPr="00464003">
                            <w:rPr>
                              <w:rtl/>
                            </w:rPr>
                            <w:t xml:space="preserve">شکل </w:t>
                          </w:r>
                          <w:r w:rsidRPr="00E2341D">
                            <w:rPr>
                              <w:rtl/>
                            </w:rPr>
                            <w:fldChar w:fldCharType="begin"/>
                          </w:r>
                          <w:r w:rsidRPr="00E2341D">
                            <w:rPr>
                              <w:rtl/>
                            </w:rPr>
                            <w:instrText xml:space="preserve"> </w:instrText>
                          </w:r>
                          <w:r w:rsidRPr="00E2341D">
                            <w:instrText>SEQ</w:instrText>
                          </w:r>
                          <w:r w:rsidRPr="00E2341D">
                            <w:rPr>
                              <w:rtl/>
                            </w:rPr>
                            <w:instrText xml:space="preserve"> شکل \* </w:instrText>
                          </w:r>
                          <w:r w:rsidRPr="00E2341D">
                            <w:instrText>ARABIC</w:instrText>
                          </w:r>
                          <w:r w:rsidRPr="00E2341D">
                            <w:rPr>
                              <w:rtl/>
                            </w:rPr>
                            <w:instrText xml:space="preserve"> </w:instrText>
                          </w:r>
                        </w:ins>
                        <w:r w:rsidRPr="00E2341D">
                          <w:rPr>
                            <w:rtl/>
                          </w:rPr>
                          <w:fldChar w:fldCharType="separate"/>
                        </w:r>
                        <w:ins w:id="5114" w:author="Windows User" w:date="2017-10-14T03:40:00Z">
                          <w:r>
                            <w:rPr>
                              <w:noProof/>
                              <w:rtl/>
                            </w:rPr>
                            <w:t>11</w:t>
                          </w:r>
                        </w:ins>
                        <w:ins w:id="5115" w:author="Mahmoud" w:date="2017-10-08T14:02:00Z">
                          <w:del w:id="5116" w:author="Windows User" w:date="2017-10-14T03:40:00Z">
                            <w:r w:rsidRPr="00E2341D" w:rsidDel="000D5978">
                              <w:rPr>
                                <w:noProof/>
                                <w:rtl/>
                              </w:rPr>
                              <w:delText>12</w:delText>
                            </w:r>
                          </w:del>
                          <w:r w:rsidRPr="00E2341D">
                            <w:rPr>
                              <w:rtl/>
                            </w:rPr>
                            <w:fldChar w:fldCharType="end"/>
                          </w:r>
                          <w:r w:rsidRPr="00E2341D">
                            <w:rPr>
                              <w:rtl/>
                            </w:rPr>
                            <w:t>-</w:t>
                          </w:r>
                          <w:r w:rsidRPr="000F5351">
                            <w:rPr>
                              <w:rFonts w:cs="B Nazanin"/>
                              <w:rtl/>
                              <w:rPrChange w:id="5117" w:author="Mahmoud" w:date="2017-10-08T14:03:00Z">
                                <w:rPr>
                                  <w:b/>
                                  <w:bCs/>
                                  <w:rtl/>
                                </w:rPr>
                              </w:rPrChange>
                            </w:rPr>
                            <w:t xml:space="preserve"> کد برنامه </w:t>
                          </w:r>
                          <w:r w:rsidRPr="000F5351">
                            <w:rPr>
                              <w:rFonts w:cs="B Nazanin" w:hint="cs"/>
                              <w:rtl/>
                              <w:rPrChange w:id="5118" w:author="Mahmoud" w:date="2017-10-08T14:03:00Z">
                                <w:rPr>
                                  <w:rFonts w:hint="cs"/>
                                  <w:rtl/>
                                </w:rPr>
                              </w:rPrChange>
                            </w:rPr>
                            <w:t>ی</w:t>
                          </w:r>
                          <w:r w:rsidRPr="000F5351">
                            <w:rPr>
                              <w:rFonts w:cs="B Nazanin"/>
                              <w:rtl/>
                              <w:rPrChange w:id="5119" w:author="Mahmoud" w:date="2017-10-08T14:03:00Z">
                                <w:rPr>
                                  <w:rtl/>
                                </w:rPr>
                              </w:rPrChange>
                            </w:rPr>
                            <w:t xml:space="preserve"> اندرو</w:t>
                          </w:r>
                          <w:r w:rsidRPr="000F5351">
                            <w:rPr>
                              <w:rFonts w:cs="B Nazanin" w:hint="cs"/>
                              <w:rtl/>
                              <w:rPrChange w:id="5120" w:author="Mahmoud" w:date="2017-10-08T14:03:00Z">
                                <w:rPr>
                                  <w:rFonts w:hint="cs"/>
                                  <w:rtl/>
                                </w:rPr>
                              </w:rPrChange>
                            </w:rPr>
                            <w:t>یدی</w:t>
                          </w:r>
                          <w:r w:rsidRPr="000F5351">
                            <w:rPr>
                              <w:rFonts w:cs="B Nazanin"/>
                              <w:rtl/>
                              <w:rPrChange w:id="5121" w:author="Mahmoud" w:date="2017-10-08T14:03:00Z">
                                <w:rPr>
                                  <w:rtl/>
                                </w:rPr>
                              </w:rPrChange>
                            </w:rPr>
                            <w:t xml:space="preserve"> برا</w:t>
                          </w:r>
                          <w:r w:rsidRPr="000F5351">
                            <w:rPr>
                              <w:rFonts w:cs="B Nazanin" w:hint="cs"/>
                              <w:rtl/>
                              <w:rPrChange w:id="5122" w:author="Mahmoud" w:date="2017-10-08T14:03:00Z">
                                <w:rPr>
                                  <w:rFonts w:hint="cs"/>
                                  <w:rtl/>
                                </w:rPr>
                              </w:rPrChange>
                            </w:rPr>
                            <w:t>ی</w:t>
                          </w:r>
                          <w:r w:rsidRPr="000F5351">
                            <w:rPr>
                              <w:rFonts w:cs="B Nazanin"/>
                              <w:rtl/>
                              <w:rPrChange w:id="5123" w:author="Mahmoud" w:date="2017-10-08T14:03:00Z">
                                <w:rPr>
                                  <w:rtl/>
                                </w:rPr>
                              </w:rPrChange>
                            </w:rPr>
                            <w:t xml:space="preserve"> تست با ابزار </w:t>
                          </w:r>
                          <w:r w:rsidRPr="000F5351">
                            <w:rPr>
                              <w:rFonts w:cs="B Nazanin"/>
                              <w:rPrChange w:id="5124" w:author="Mahmoud" w:date="2017-10-08T14:03:00Z">
                                <w:rPr/>
                              </w:rPrChange>
                            </w:rPr>
                            <w:t>ACTEV</w:t>
                          </w:r>
                        </w:ins>
                        <w:bookmarkEnd w:id="5112"/>
                      </w:p>
                    </w:txbxContent>
                  </v:textbox>
                </v:shape>
                <w10:wrap type="topAndBottom"/>
              </v:group>
            </w:pict>
          </mc:Fallback>
        </mc:AlternateContent>
      </w:r>
      <w:ins w:id="5125" w:author="Windows User" w:date="2017-10-01T01:48:00Z">
        <w:del w:id="5126" w:author="Mahmoud" w:date="2017-10-08T14:03:00Z">
          <w:r w:rsidR="000F5351" w:rsidDel="000F5351">
            <w:rPr>
              <w:noProof/>
              <w:lang w:bidi="ar-SA"/>
            </w:rPr>
            <mc:AlternateContent>
              <mc:Choice Requires="wps">
                <w:drawing>
                  <wp:anchor distT="0" distB="0" distL="114300" distR="114300" simplePos="0" relativeHeight="251650560" behindDoc="0" locked="0" layoutInCell="1" allowOverlap="1" wp14:anchorId="4A476A21" wp14:editId="1E6604A2">
                    <wp:simplePos x="0" y="0"/>
                    <wp:positionH relativeFrom="column">
                      <wp:posOffset>1028700</wp:posOffset>
                    </wp:positionH>
                    <wp:positionV relativeFrom="paragraph">
                      <wp:posOffset>5982970</wp:posOffset>
                    </wp:positionV>
                    <wp:extent cx="381825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818255" cy="635"/>
                            </a:xfrm>
                            <a:prstGeom prst="rect">
                              <a:avLst/>
                            </a:prstGeom>
                            <a:solidFill>
                              <a:prstClr val="white"/>
                            </a:solidFill>
                            <a:ln>
                              <a:noFill/>
                            </a:ln>
                            <a:effectLst/>
                          </wps:spPr>
                          <wps:txbx>
                            <w:txbxContent>
                              <w:p w14:paraId="7D78EA19" w14:textId="695CEA82" w:rsidR="00AE34A0" w:rsidRPr="00E2341D" w:rsidRDefault="00AE34A0">
                                <w:pPr>
                                  <w:pStyle w:val="Caption"/>
                                  <w:bidi/>
                                  <w:jc w:val="center"/>
                                  <w:rPr>
                                    <w:noProof/>
                                  </w:rPr>
                                  <w:pPrChange w:id="5127" w:author="Mahmoud" w:date="2017-10-08T14:02:00Z">
                                    <w:pPr>
                                      <w:ind w:firstLine="720"/>
                                    </w:pPr>
                                  </w:pPrChange>
                                </w:pPr>
                                <w:bookmarkStart w:id="5128" w:name="_Toc495237213"/>
                                <w:bookmarkStart w:id="5129" w:name="_Toc495237543"/>
                                <w:bookmarkStart w:id="5130" w:name="_Toc495714994"/>
                                <w:ins w:id="5131" w:author="Windows User" w:date="2017-10-01T01:48:00Z">
                                  <w:r w:rsidRPr="007034C2">
                                    <w:rPr>
                                      <w:rFonts w:cs="B Nazanin"/>
                                      <w:rtl/>
                                      <w:rPrChange w:id="5132" w:author="Windows User" w:date="2017-10-01T01:49:00Z">
                                        <w:rPr>
                                          <w:rtl/>
                                        </w:rPr>
                                      </w:rPrChange>
                                    </w:rPr>
                                    <w:t xml:space="preserve">شکل </w:t>
                                  </w:r>
                                  <w:r w:rsidRPr="007034C2">
                                    <w:rPr>
                                      <w:rFonts w:cs="B Nazanin"/>
                                      <w:rtl/>
                                      <w:rPrChange w:id="5133" w:author="Windows User" w:date="2017-10-01T01:49:00Z">
                                        <w:rPr>
                                          <w:rtl/>
                                        </w:rPr>
                                      </w:rPrChange>
                                    </w:rPr>
                                    <w:fldChar w:fldCharType="begin"/>
                                  </w:r>
                                  <w:r w:rsidRPr="007034C2">
                                    <w:rPr>
                                      <w:rFonts w:cs="B Nazanin"/>
                                      <w:rtl/>
                                      <w:rPrChange w:id="5134" w:author="Windows User" w:date="2017-10-01T01:49:00Z">
                                        <w:rPr>
                                          <w:rtl/>
                                        </w:rPr>
                                      </w:rPrChange>
                                    </w:rPr>
                                    <w:instrText xml:space="preserve"> </w:instrText>
                                  </w:r>
                                  <w:r w:rsidRPr="007034C2">
                                    <w:rPr>
                                      <w:rFonts w:cs="B Nazanin"/>
                                      <w:rPrChange w:id="5135" w:author="Windows User" w:date="2017-10-01T01:49:00Z">
                                        <w:rPr/>
                                      </w:rPrChange>
                                    </w:rPr>
                                    <w:instrText>SEQ</w:instrText>
                                  </w:r>
                                  <w:r w:rsidRPr="007034C2">
                                    <w:rPr>
                                      <w:rFonts w:cs="B Nazanin"/>
                                      <w:rtl/>
                                      <w:rPrChange w:id="5136" w:author="Windows User" w:date="2017-10-01T01:49:00Z">
                                        <w:rPr>
                                          <w:rtl/>
                                        </w:rPr>
                                      </w:rPrChange>
                                    </w:rPr>
                                    <w:instrText xml:space="preserve"> شکل \* </w:instrText>
                                  </w:r>
                                  <w:r w:rsidRPr="007034C2">
                                    <w:rPr>
                                      <w:rFonts w:cs="B Nazanin"/>
                                      <w:rPrChange w:id="5137" w:author="Windows User" w:date="2017-10-01T01:49:00Z">
                                        <w:rPr/>
                                      </w:rPrChange>
                                    </w:rPr>
                                    <w:instrText>ARABIC</w:instrText>
                                  </w:r>
                                  <w:r w:rsidRPr="007034C2">
                                    <w:rPr>
                                      <w:rFonts w:cs="B Nazanin"/>
                                      <w:rtl/>
                                      <w:rPrChange w:id="5138" w:author="Windows User" w:date="2017-10-01T01:49:00Z">
                                        <w:rPr>
                                          <w:rtl/>
                                        </w:rPr>
                                      </w:rPrChange>
                                    </w:rPr>
                                    <w:instrText xml:space="preserve"> </w:instrText>
                                  </w:r>
                                </w:ins>
                                <w:r w:rsidRPr="007034C2">
                                  <w:rPr>
                                    <w:rFonts w:cs="B Nazanin"/>
                                    <w:rtl/>
                                    <w:rPrChange w:id="5139" w:author="Windows User" w:date="2017-10-01T01:49:00Z">
                                      <w:rPr>
                                        <w:rtl/>
                                      </w:rPr>
                                    </w:rPrChange>
                                  </w:rPr>
                                  <w:fldChar w:fldCharType="separate"/>
                                </w:r>
                                <w:ins w:id="5140" w:author="Windows User" w:date="2017-10-14T03:40:00Z">
                                  <w:r>
                                    <w:rPr>
                                      <w:rFonts w:cs="B Nazanin"/>
                                      <w:noProof/>
                                      <w:rtl/>
                                    </w:rPr>
                                    <w:t>12</w:t>
                                  </w:r>
                                </w:ins>
                                <w:ins w:id="5141" w:author="Windows User" w:date="2017-10-01T01:48:00Z">
                                  <w:r w:rsidRPr="007034C2">
                                    <w:rPr>
                                      <w:rFonts w:cs="B Nazanin"/>
                                      <w:rtl/>
                                      <w:rPrChange w:id="5142" w:author="Windows User" w:date="2017-10-01T01:49:00Z">
                                        <w:rPr>
                                          <w:rtl/>
                                        </w:rPr>
                                      </w:rPrChange>
                                    </w:rPr>
                                    <w:fldChar w:fldCharType="end"/>
                                  </w:r>
                                  <w:r w:rsidRPr="007034C2">
                                    <w:rPr>
                                      <w:rFonts w:cs="B Nazanin"/>
                                      <w:rtl/>
                                      <w:rPrChange w:id="5143" w:author="Windows User" w:date="2017-10-01T01:49:00Z">
                                        <w:rPr>
                                          <w:rtl/>
                                        </w:rPr>
                                      </w:rPrChange>
                                    </w:rPr>
                                    <w:t>-</w:t>
                                  </w:r>
                                  <w:bookmarkEnd w:id="5128"/>
                                  <w:bookmarkEnd w:id="5129"/>
                                  <w:bookmarkEnd w:id="5130"/>
                                  <w:del w:id="5144" w:author="Mahmoud" w:date="2017-10-08T14:02:00Z">
                                    <w:r w:rsidRPr="007034C2" w:rsidDel="000F5351">
                                      <w:rPr>
                                        <w:rFonts w:cs="B Nazanin"/>
                                        <w:rtl/>
                                        <w:rPrChange w:id="5145" w:author="Windows User" w:date="2017-10-01T01:49:00Z">
                                          <w:rPr>
                                            <w:rtl/>
                                          </w:rPr>
                                        </w:rPrChange>
                                      </w:rPr>
                                      <w:delText xml:space="preserve">کد برنامه </w:delText>
                                    </w:r>
                                    <w:r w:rsidRPr="007034C2" w:rsidDel="000F5351">
                                      <w:rPr>
                                        <w:rFonts w:cs="B Nazanin" w:hint="cs"/>
                                        <w:rtl/>
                                        <w:rPrChange w:id="5146" w:author="Windows User" w:date="2017-10-01T01:49:00Z">
                                          <w:rPr>
                                            <w:rFonts w:hint="cs"/>
                                            <w:rtl/>
                                          </w:rPr>
                                        </w:rPrChange>
                                      </w:rPr>
                                      <w:delText>ی</w:delText>
                                    </w:r>
                                    <w:r w:rsidRPr="007034C2" w:rsidDel="000F5351">
                                      <w:rPr>
                                        <w:rFonts w:cs="B Nazanin"/>
                                        <w:rtl/>
                                        <w:rPrChange w:id="5147" w:author="Windows User" w:date="2017-10-01T01:49:00Z">
                                          <w:rPr>
                                            <w:rtl/>
                                          </w:rPr>
                                        </w:rPrChange>
                                      </w:rPr>
                                      <w:delText xml:space="preserve"> اندرو</w:delText>
                                    </w:r>
                                    <w:r w:rsidRPr="007034C2" w:rsidDel="000F5351">
                                      <w:rPr>
                                        <w:rFonts w:cs="B Nazanin" w:hint="cs"/>
                                        <w:rtl/>
                                        <w:rPrChange w:id="5148" w:author="Windows User" w:date="2017-10-01T01:49:00Z">
                                          <w:rPr>
                                            <w:rFonts w:hint="cs"/>
                                            <w:rtl/>
                                          </w:rPr>
                                        </w:rPrChange>
                                      </w:rPr>
                                      <w:delText>یدی</w:delText>
                                    </w:r>
                                    <w:r w:rsidRPr="007034C2" w:rsidDel="000F5351">
                                      <w:rPr>
                                        <w:rFonts w:cs="B Nazanin"/>
                                        <w:rtl/>
                                        <w:rPrChange w:id="5149" w:author="Windows User" w:date="2017-10-01T01:49:00Z">
                                          <w:rPr>
                                            <w:rtl/>
                                          </w:rPr>
                                        </w:rPrChange>
                                      </w:rPr>
                                      <w:delText xml:space="preserve"> برا</w:delText>
                                    </w:r>
                                    <w:r w:rsidRPr="007034C2" w:rsidDel="000F5351">
                                      <w:rPr>
                                        <w:rFonts w:cs="B Nazanin" w:hint="cs"/>
                                        <w:rtl/>
                                        <w:rPrChange w:id="5150" w:author="Windows User" w:date="2017-10-01T01:49:00Z">
                                          <w:rPr>
                                            <w:rFonts w:hint="cs"/>
                                            <w:rtl/>
                                          </w:rPr>
                                        </w:rPrChange>
                                      </w:rPr>
                                      <w:delText>ی</w:delText>
                                    </w:r>
                                    <w:r w:rsidRPr="007034C2" w:rsidDel="000F5351">
                                      <w:rPr>
                                        <w:rFonts w:cs="B Nazanin"/>
                                        <w:rtl/>
                                        <w:rPrChange w:id="5151" w:author="Windows User" w:date="2017-10-01T01:49:00Z">
                                          <w:rPr>
                                            <w:rtl/>
                                          </w:rPr>
                                        </w:rPrChange>
                                      </w:rPr>
                                      <w:delText xml:space="preserve"> تست با ابزار </w:delText>
                                    </w:r>
                                    <w:r w:rsidRPr="007034C2" w:rsidDel="000F5351">
                                      <w:rPr>
                                        <w:rFonts w:cs="B Nazanin"/>
                                        <w:rPrChange w:id="5152" w:author="Windows User" w:date="2017-10-01T01:49:00Z">
                                          <w:rPr/>
                                        </w:rPrChange>
                                      </w:rPr>
                                      <w:delText>ACTEV</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6A21" id="Text Box 34" o:spid="_x0000_s1030" type="#_x0000_t202" style="position:absolute;left:0;text-align:left;margin-left:81pt;margin-top:471.1pt;width:300.6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" stroked="f">
                    <v:textbox style="mso-fit-shape-to-text:t" inset="0,0,0,0">
                      <w:txbxContent>
                        <w:p w14:paraId="7D78EA19" w14:textId="695CEA82" w:rsidR="00AE34A0" w:rsidRPr="00E2341D" w:rsidRDefault="00AE34A0">
                          <w:pPr>
                            <w:pStyle w:val="Caption"/>
                            <w:bidi/>
                            <w:jc w:val="center"/>
                            <w:rPr>
                              <w:noProof/>
                            </w:rPr>
                            <w:pPrChange w:id="5153" w:author="Mahmoud" w:date="2017-10-08T14:02:00Z">
                              <w:pPr>
                                <w:ind w:firstLine="720"/>
                              </w:pPr>
                            </w:pPrChange>
                          </w:pPr>
                          <w:bookmarkStart w:id="5154" w:name="_Toc495237213"/>
                          <w:bookmarkStart w:id="5155" w:name="_Toc495237543"/>
                          <w:bookmarkStart w:id="5156" w:name="_Toc495714994"/>
                          <w:ins w:id="5157" w:author="Windows User" w:date="2017-10-01T01:48:00Z">
                            <w:r w:rsidRPr="007034C2">
                              <w:rPr>
                                <w:rFonts w:cs="B Nazanin"/>
                                <w:rtl/>
                                <w:rPrChange w:id="5158" w:author="Windows User" w:date="2017-10-01T01:49:00Z">
                                  <w:rPr>
                                    <w:rtl/>
                                  </w:rPr>
                                </w:rPrChange>
                              </w:rPr>
                              <w:t xml:space="preserve">شکل </w:t>
                            </w:r>
                            <w:r w:rsidRPr="007034C2">
                              <w:rPr>
                                <w:rFonts w:cs="B Nazanin"/>
                                <w:rtl/>
                                <w:rPrChange w:id="5159" w:author="Windows User" w:date="2017-10-01T01:49:00Z">
                                  <w:rPr>
                                    <w:rtl/>
                                  </w:rPr>
                                </w:rPrChange>
                              </w:rPr>
                              <w:fldChar w:fldCharType="begin"/>
                            </w:r>
                            <w:r w:rsidRPr="007034C2">
                              <w:rPr>
                                <w:rFonts w:cs="B Nazanin"/>
                                <w:rtl/>
                                <w:rPrChange w:id="5160" w:author="Windows User" w:date="2017-10-01T01:49:00Z">
                                  <w:rPr>
                                    <w:rtl/>
                                  </w:rPr>
                                </w:rPrChange>
                              </w:rPr>
                              <w:instrText xml:space="preserve"> </w:instrText>
                            </w:r>
                            <w:r w:rsidRPr="007034C2">
                              <w:rPr>
                                <w:rFonts w:cs="B Nazanin"/>
                                <w:rPrChange w:id="5161" w:author="Windows User" w:date="2017-10-01T01:49:00Z">
                                  <w:rPr/>
                                </w:rPrChange>
                              </w:rPr>
                              <w:instrText>SEQ</w:instrText>
                            </w:r>
                            <w:r w:rsidRPr="007034C2">
                              <w:rPr>
                                <w:rFonts w:cs="B Nazanin"/>
                                <w:rtl/>
                                <w:rPrChange w:id="5162" w:author="Windows User" w:date="2017-10-01T01:49:00Z">
                                  <w:rPr>
                                    <w:rtl/>
                                  </w:rPr>
                                </w:rPrChange>
                              </w:rPr>
                              <w:instrText xml:space="preserve"> شکل \* </w:instrText>
                            </w:r>
                            <w:r w:rsidRPr="007034C2">
                              <w:rPr>
                                <w:rFonts w:cs="B Nazanin"/>
                                <w:rPrChange w:id="5163" w:author="Windows User" w:date="2017-10-01T01:49:00Z">
                                  <w:rPr/>
                                </w:rPrChange>
                              </w:rPr>
                              <w:instrText>ARABIC</w:instrText>
                            </w:r>
                            <w:r w:rsidRPr="007034C2">
                              <w:rPr>
                                <w:rFonts w:cs="B Nazanin"/>
                                <w:rtl/>
                                <w:rPrChange w:id="5164" w:author="Windows User" w:date="2017-10-01T01:49:00Z">
                                  <w:rPr>
                                    <w:rtl/>
                                  </w:rPr>
                                </w:rPrChange>
                              </w:rPr>
                              <w:instrText xml:space="preserve"> </w:instrText>
                            </w:r>
                          </w:ins>
                          <w:r w:rsidRPr="007034C2">
                            <w:rPr>
                              <w:rFonts w:cs="B Nazanin"/>
                              <w:rtl/>
                              <w:rPrChange w:id="5165" w:author="Windows User" w:date="2017-10-01T01:49:00Z">
                                <w:rPr>
                                  <w:rtl/>
                                </w:rPr>
                              </w:rPrChange>
                            </w:rPr>
                            <w:fldChar w:fldCharType="separate"/>
                          </w:r>
                          <w:ins w:id="5166" w:author="Windows User" w:date="2017-10-14T03:40:00Z">
                            <w:r>
                              <w:rPr>
                                <w:rFonts w:cs="B Nazanin"/>
                                <w:noProof/>
                                <w:rtl/>
                              </w:rPr>
                              <w:t>12</w:t>
                            </w:r>
                          </w:ins>
                          <w:ins w:id="5167" w:author="Windows User" w:date="2017-10-01T01:48:00Z">
                            <w:r w:rsidRPr="007034C2">
                              <w:rPr>
                                <w:rFonts w:cs="B Nazanin"/>
                                <w:rtl/>
                                <w:rPrChange w:id="5168" w:author="Windows User" w:date="2017-10-01T01:49:00Z">
                                  <w:rPr>
                                    <w:rtl/>
                                  </w:rPr>
                                </w:rPrChange>
                              </w:rPr>
                              <w:fldChar w:fldCharType="end"/>
                            </w:r>
                            <w:r w:rsidRPr="007034C2">
                              <w:rPr>
                                <w:rFonts w:cs="B Nazanin"/>
                                <w:rtl/>
                                <w:rPrChange w:id="5169" w:author="Windows User" w:date="2017-10-01T01:49:00Z">
                                  <w:rPr>
                                    <w:rtl/>
                                  </w:rPr>
                                </w:rPrChange>
                              </w:rPr>
                              <w:t>-</w:t>
                            </w:r>
                            <w:bookmarkEnd w:id="5154"/>
                            <w:bookmarkEnd w:id="5155"/>
                            <w:bookmarkEnd w:id="5156"/>
                            <w:del w:id="5170" w:author="Mahmoud" w:date="2017-10-08T14:02:00Z">
                              <w:r w:rsidRPr="007034C2" w:rsidDel="000F5351">
                                <w:rPr>
                                  <w:rFonts w:cs="B Nazanin"/>
                                  <w:rtl/>
                                  <w:rPrChange w:id="5171" w:author="Windows User" w:date="2017-10-01T01:49:00Z">
                                    <w:rPr>
                                      <w:rtl/>
                                    </w:rPr>
                                  </w:rPrChange>
                                </w:rPr>
                                <w:delText xml:space="preserve">کد برنامه </w:delText>
                              </w:r>
                              <w:r w:rsidRPr="007034C2" w:rsidDel="000F5351">
                                <w:rPr>
                                  <w:rFonts w:cs="B Nazanin" w:hint="cs"/>
                                  <w:rtl/>
                                  <w:rPrChange w:id="5172" w:author="Windows User" w:date="2017-10-01T01:49:00Z">
                                    <w:rPr>
                                      <w:rFonts w:hint="cs"/>
                                      <w:rtl/>
                                    </w:rPr>
                                  </w:rPrChange>
                                </w:rPr>
                                <w:delText>ی</w:delText>
                              </w:r>
                              <w:r w:rsidRPr="007034C2" w:rsidDel="000F5351">
                                <w:rPr>
                                  <w:rFonts w:cs="B Nazanin"/>
                                  <w:rtl/>
                                  <w:rPrChange w:id="5173" w:author="Windows User" w:date="2017-10-01T01:49:00Z">
                                    <w:rPr>
                                      <w:rtl/>
                                    </w:rPr>
                                  </w:rPrChange>
                                </w:rPr>
                                <w:delText xml:space="preserve"> اندرو</w:delText>
                              </w:r>
                              <w:r w:rsidRPr="007034C2" w:rsidDel="000F5351">
                                <w:rPr>
                                  <w:rFonts w:cs="B Nazanin" w:hint="cs"/>
                                  <w:rtl/>
                                  <w:rPrChange w:id="5174" w:author="Windows User" w:date="2017-10-01T01:49:00Z">
                                    <w:rPr>
                                      <w:rFonts w:hint="cs"/>
                                      <w:rtl/>
                                    </w:rPr>
                                  </w:rPrChange>
                                </w:rPr>
                                <w:delText>یدی</w:delText>
                              </w:r>
                              <w:r w:rsidRPr="007034C2" w:rsidDel="000F5351">
                                <w:rPr>
                                  <w:rFonts w:cs="B Nazanin"/>
                                  <w:rtl/>
                                  <w:rPrChange w:id="5175" w:author="Windows User" w:date="2017-10-01T01:49:00Z">
                                    <w:rPr>
                                      <w:rtl/>
                                    </w:rPr>
                                  </w:rPrChange>
                                </w:rPr>
                                <w:delText xml:space="preserve"> برا</w:delText>
                              </w:r>
                              <w:r w:rsidRPr="007034C2" w:rsidDel="000F5351">
                                <w:rPr>
                                  <w:rFonts w:cs="B Nazanin" w:hint="cs"/>
                                  <w:rtl/>
                                  <w:rPrChange w:id="5176" w:author="Windows User" w:date="2017-10-01T01:49:00Z">
                                    <w:rPr>
                                      <w:rFonts w:hint="cs"/>
                                      <w:rtl/>
                                    </w:rPr>
                                  </w:rPrChange>
                                </w:rPr>
                                <w:delText>ی</w:delText>
                              </w:r>
                              <w:r w:rsidRPr="007034C2" w:rsidDel="000F5351">
                                <w:rPr>
                                  <w:rFonts w:cs="B Nazanin"/>
                                  <w:rtl/>
                                  <w:rPrChange w:id="5177" w:author="Windows User" w:date="2017-10-01T01:49:00Z">
                                    <w:rPr>
                                      <w:rtl/>
                                    </w:rPr>
                                  </w:rPrChange>
                                </w:rPr>
                                <w:delText xml:space="preserve"> تست با ابزار </w:delText>
                              </w:r>
                              <w:r w:rsidRPr="007034C2" w:rsidDel="000F5351">
                                <w:rPr>
                                  <w:rFonts w:cs="B Nazanin"/>
                                  <w:rPrChange w:id="5178" w:author="Windows User" w:date="2017-10-01T01:49:00Z">
                                    <w:rPr/>
                                  </w:rPrChange>
                                </w:rPr>
                                <w:delText>ACTEV</w:delText>
                              </w:r>
                            </w:del>
                          </w:ins>
                        </w:p>
                      </w:txbxContent>
                    </v:textbox>
                    <w10:wrap type="topAndBottom"/>
                  </v:shape>
                </w:pict>
              </mc:Fallback>
            </mc:AlternateContent>
          </w:r>
        </w:del>
      </w:ins>
      <w:ins w:id="5179" w:author="Mahmoud" w:date="2017-10-08T14:43:00Z">
        <w:r w:rsidR="006F21AB">
          <w:rPr>
            <w:rFonts w:asciiTheme="minorHAnsi" w:hAnsiTheme="minorHAnsi" w:cstheme="minorBidi" w:hint="cs"/>
            <w:b/>
            <w:bCs/>
            <w:color w:val="4F81BD" w:themeColor="accent1"/>
            <w:sz w:val="18"/>
            <w:szCs w:val="18"/>
            <w:rtl/>
            <w:lang w:bidi="ar-SA"/>
          </w:rPr>
          <w:t xml:space="preserve">   </w:t>
        </w:r>
      </w:ins>
      <w:ins w:id="5180" w:author="Windows User" w:date="2017-09-23T01:51:00Z">
        <w:r w:rsidR="00D058BE">
          <w:rPr>
            <w:rFonts w:eastAsiaTheme="minorEastAsia" w:hint="cs"/>
            <w:rtl/>
          </w:rPr>
          <w:t xml:space="preserve">برای توضیح طرح از یک برنامه ساده به زبان اندروید استفاده </w:t>
        </w:r>
      </w:ins>
      <w:ins w:id="5181" w:author="Windows User" w:date="2017-09-30T20:45:00Z">
        <w:r w:rsidR="00E61758">
          <w:rPr>
            <w:rFonts w:eastAsiaTheme="minorEastAsia" w:hint="cs"/>
            <w:rtl/>
          </w:rPr>
          <w:t>شده است. کد مربوط به این برنامه در شکل</w:t>
        </w:r>
      </w:ins>
      <w:ins w:id="5182" w:author="Windows User" w:date="2017-10-01T01:49:00Z">
        <w:r w:rsidR="007034C2">
          <w:rPr>
            <w:rFonts w:eastAsiaTheme="minorEastAsia" w:hint="cs"/>
            <w:rtl/>
          </w:rPr>
          <w:t xml:space="preserve"> 1</w:t>
        </w:r>
        <w:del w:id="5183" w:author="Mahmoud" w:date="2017-10-08T14:25:00Z">
          <w:r w:rsidR="007034C2" w:rsidDel="006C0312">
            <w:rPr>
              <w:rFonts w:eastAsiaTheme="minorEastAsia" w:hint="cs"/>
              <w:rtl/>
            </w:rPr>
            <w:delText>3</w:delText>
          </w:r>
        </w:del>
      </w:ins>
      <w:ins w:id="5184" w:author="Mahmoud" w:date="2017-10-08T14:25:00Z">
        <w:r>
          <w:rPr>
            <w:rFonts w:eastAsiaTheme="minorEastAsia" w:hint="cs"/>
            <w:rtl/>
          </w:rPr>
          <w:t>2</w:t>
        </w:r>
      </w:ins>
      <w:ins w:id="5185" w:author="Windows User" w:date="2017-09-30T20:46:00Z">
        <w:r w:rsidR="00E61758">
          <w:rPr>
            <w:rFonts w:eastAsiaTheme="minorEastAsia" w:hint="cs"/>
            <w:rtl/>
          </w:rPr>
          <w:t>و نمایی از این برنامه اندرویدی نیز در شکل</w:t>
        </w:r>
      </w:ins>
      <w:ins w:id="5186" w:author="Windows User" w:date="2017-10-01T01:49:00Z">
        <w:r w:rsidR="007034C2">
          <w:rPr>
            <w:rFonts w:eastAsiaTheme="minorEastAsia" w:hint="cs"/>
            <w:rtl/>
          </w:rPr>
          <w:t>1</w:t>
        </w:r>
        <w:del w:id="5187" w:author="Mahmoud" w:date="2017-10-08T14:25:00Z">
          <w:r w:rsidR="007034C2" w:rsidDel="006C0312">
            <w:rPr>
              <w:rFonts w:eastAsiaTheme="minorEastAsia" w:hint="cs"/>
              <w:rtl/>
            </w:rPr>
            <w:delText>4</w:delText>
          </w:r>
        </w:del>
      </w:ins>
      <w:ins w:id="5188" w:author="Mahmoud" w:date="2017-10-08T14:25:00Z">
        <w:r>
          <w:rPr>
            <w:rFonts w:eastAsiaTheme="minorEastAsia" w:hint="cs"/>
            <w:rtl/>
          </w:rPr>
          <w:t>3</w:t>
        </w:r>
      </w:ins>
      <w:ins w:id="5189" w:author="Windows User" w:date="2017-09-30T20:46:00Z">
        <w:r w:rsidR="00E61758">
          <w:rPr>
            <w:rFonts w:eastAsiaTheme="minorEastAsia" w:hint="cs"/>
            <w:rtl/>
          </w:rPr>
          <w:t xml:space="preserve"> </w:t>
        </w:r>
      </w:ins>
      <w:ins w:id="5190" w:author="Windows User" w:date="2017-09-23T01:51:00Z">
        <w:r w:rsidR="00D058BE">
          <w:rPr>
            <w:rFonts w:eastAsiaTheme="minorEastAsia" w:hint="cs"/>
            <w:rtl/>
          </w:rPr>
          <w:t xml:space="preserve">آمده است. برنامه‌های اندرویدی خود به تنهایی تابع </w:t>
        </w:r>
        <w:r w:rsidR="00D058BE">
          <w:rPr>
            <w:rFonts w:eastAsiaTheme="minorEastAsia"/>
          </w:rPr>
          <w:t>main</w:t>
        </w:r>
        <w:r w:rsidR="00D058BE">
          <w:rPr>
            <w:rFonts w:eastAsiaTheme="minorEastAsia" w:hint="cs"/>
            <w:rtl/>
          </w:rPr>
          <w:t xml:space="preserve"> ندارند. بلکه این برنامه‌ها کامل کننده </w:t>
        </w:r>
        <w:r w:rsidR="00D058BE">
          <w:rPr>
            <w:rFonts w:eastAsiaTheme="minorEastAsia"/>
          </w:rPr>
          <w:t>SDK</w:t>
        </w:r>
        <w:r w:rsidR="00D058BE">
          <w:rPr>
            <w:rFonts w:eastAsiaTheme="minorEastAsia" w:hint="cs"/>
            <w:rtl/>
          </w:rPr>
          <w:t xml:space="preserve"> اندروید هستند.</w:t>
        </w:r>
      </w:ins>
      <w:ins w:id="5191" w:author="Windows User" w:date="2017-09-30T20:44:00Z">
        <w:r w:rsidR="00E61758">
          <w:rPr>
            <w:rFonts w:eastAsiaTheme="minorEastAsia" w:hint="cs"/>
            <w:rtl/>
          </w:rPr>
          <w:t xml:space="preserve"> درواقع</w:t>
        </w:r>
      </w:ins>
      <w:ins w:id="5192" w:author="Windows User" w:date="2017-09-23T01:51:00Z">
        <w:r w:rsidR="00E61758">
          <w:rPr>
            <w:rFonts w:eastAsiaTheme="minorEastAsia" w:hint="cs"/>
            <w:rtl/>
          </w:rPr>
          <w:t xml:space="preserve"> هر</w:t>
        </w:r>
      </w:ins>
      <w:ins w:id="5193" w:author="Windows User" w:date="2017-09-30T20:44:00Z">
        <w:r w:rsidR="00E61758">
          <w:rPr>
            <w:rFonts w:eastAsiaTheme="minorEastAsia" w:hint="cs"/>
            <w:rtl/>
          </w:rPr>
          <w:t xml:space="preserve"> </w:t>
        </w:r>
      </w:ins>
      <w:ins w:id="5194" w:author="Windows User" w:date="2017-09-23T01:51:00Z">
        <w:r w:rsidR="00D058BE">
          <w:rPr>
            <w:rFonts w:eastAsiaTheme="minorEastAsia" w:hint="cs"/>
            <w:rtl/>
          </w:rPr>
          <w:t>برنامه</w:t>
        </w:r>
      </w:ins>
      <w:ins w:id="5195" w:author="Windows User" w:date="2017-09-30T20:46:00Z">
        <w:r w:rsidR="00A3675B">
          <w:rPr>
            <w:rFonts w:eastAsiaTheme="minorEastAsia" w:hint="cs"/>
            <w:rtl/>
          </w:rPr>
          <w:t xml:space="preserve"> اندرویدی</w:t>
        </w:r>
      </w:ins>
      <w:ins w:id="5196" w:author="Windows User" w:date="2017-09-23T01:51:00Z">
        <w:r w:rsidR="00D058BE">
          <w:rPr>
            <w:rFonts w:eastAsiaTheme="minorEastAsia" w:hint="cs"/>
            <w:rtl/>
          </w:rPr>
          <w:t xml:space="preserve"> از تعدادی </w:t>
        </w:r>
      </w:ins>
    </w:p>
    <w:p w14:paraId="1C48FF9C" w14:textId="49828F23" w:rsidR="000F5351" w:rsidRDefault="000F5351" w:rsidP="00464003">
      <w:pPr>
        <w:keepNext/>
        <w:ind w:firstLine="720"/>
        <w:jc w:val="center"/>
        <w:rPr>
          <w:ins w:id="5197" w:author="Mahmoud" w:date="2017-10-08T14:03:00Z"/>
        </w:rPr>
      </w:pPr>
      <w:r>
        <w:rPr>
          <w:noProof/>
          <w:lang w:bidi="ar-SA"/>
        </w:rPr>
        <w:lastRenderedPageBreak/>
        <mc:AlternateContent>
          <mc:Choice Requires="wpg">
            <w:drawing>
              <wp:anchor distT="0" distB="0" distL="114300" distR="114300" simplePos="0" relativeHeight="251662848" behindDoc="0" locked="0" layoutInCell="1" allowOverlap="1" wp14:anchorId="030C2631" wp14:editId="4ACC8614">
                <wp:simplePos x="0" y="0"/>
                <wp:positionH relativeFrom="column">
                  <wp:posOffset>781050</wp:posOffset>
                </wp:positionH>
                <wp:positionV relativeFrom="paragraph">
                  <wp:posOffset>9525</wp:posOffset>
                </wp:positionV>
                <wp:extent cx="4295775" cy="3175000"/>
                <wp:effectExtent l="0" t="0" r="9525" b="6350"/>
                <wp:wrapTopAndBottom/>
                <wp:docPr id="48" name="Group 48"/>
                <wp:cNvGraphicFramePr/>
                <a:graphic xmlns:a="http://schemas.openxmlformats.org/drawingml/2006/main">
                  <a:graphicData uri="http://schemas.microsoft.com/office/word/2010/wordprocessingGroup">
                    <wpg:wgp>
                      <wpg:cNvGrpSpPr/>
                      <wpg:grpSpPr>
                        <a:xfrm>
                          <a:off x="0" y="0"/>
                          <a:ext cx="4295775" cy="3175000"/>
                          <a:chOff x="0" y="0"/>
                          <a:chExt cx="4295775" cy="3175000"/>
                        </a:xfrm>
                      </wpg:grpSpPr>
                      <wpg:grpSp>
                        <wpg:cNvPr id="46" name="Group 46"/>
                        <wpg:cNvGrpSpPr/>
                        <wpg:grpSpPr>
                          <a:xfrm>
                            <a:off x="0" y="0"/>
                            <a:ext cx="4295775" cy="2809875"/>
                            <a:chOff x="0" y="0"/>
                            <a:chExt cx="4295775" cy="2809875"/>
                          </a:xfrm>
                        </wpg:grpSpPr>
                        <pic:pic xmlns:pic="http://schemas.openxmlformats.org/drawingml/2006/picture">
                          <pic:nvPicPr>
                            <pic:cNvPr id="36" name="Picture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028825" cy="2809875"/>
                            </a:xfrm>
                            <a:prstGeom prst="rect">
                              <a:avLst/>
                            </a:prstGeom>
                          </pic:spPr>
                        </pic:pic>
                        <pic:pic xmlns:pic="http://schemas.openxmlformats.org/drawingml/2006/picture">
                          <pic:nvPicPr>
                            <pic:cNvPr id="38" name="Picture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505075" y="0"/>
                              <a:ext cx="1790700" cy="2762250"/>
                            </a:xfrm>
                            <a:prstGeom prst="rect">
                              <a:avLst/>
                            </a:prstGeom>
                          </pic:spPr>
                        </pic:pic>
                      </wpg:grpSp>
                      <wps:wsp>
                        <wps:cNvPr id="47" name="Text Box 47"/>
                        <wps:cNvSpPr txBox="1"/>
                        <wps:spPr>
                          <a:xfrm>
                            <a:off x="0" y="2867025"/>
                            <a:ext cx="4295775" cy="307975"/>
                          </a:xfrm>
                          <a:prstGeom prst="rect">
                            <a:avLst/>
                          </a:prstGeom>
                          <a:solidFill>
                            <a:prstClr val="white"/>
                          </a:solidFill>
                          <a:ln>
                            <a:noFill/>
                          </a:ln>
                          <a:effectLst/>
                        </wps:spPr>
                        <wps:txbx>
                          <w:txbxContent>
                            <w:p w14:paraId="48AE63DB" w14:textId="6D166D41" w:rsidR="00AE34A0" w:rsidRPr="000F5351" w:rsidRDefault="00AE34A0">
                              <w:pPr>
                                <w:pStyle w:val="Caption"/>
                                <w:bidi/>
                                <w:jc w:val="center"/>
                                <w:rPr>
                                  <w:rPrChange w:id="5198" w:author="Mahmoud" w:date="2017-10-08T14:07:00Z">
                                    <w:rPr>
                                      <w:noProof/>
                                    </w:rPr>
                                  </w:rPrChange>
                                </w:rPr>
                                <w:pPrChange w:id="5199" w:author="Mahmoud" w:date="2017-10-08T14:07:00Z">
                                  <w:pPr>
                                    <w:keepNext/>
                                    <w:ind w:firstLine="720"/>
                                    <w:jc w:val="center"/>
                                  </w:pPr>
                                </w:pPrChange>
                              </w:pPr>
                              <w:bookmarkStart w:id="5200" w:name="_Toc495237214"/>
                              <w:ins w:id="5201" w:author="Mahmoud" w:date="2017-10-08T14:07:00Z">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ins>
                              <w:r>
                                <w:rPr>
                                  <w:rtl/>
                                </w:rPr>
                                <w:fldChar w:fldCharType="separate"/>
                              </w:r>
                              <w:ins w:id="5202" w:author="Windows User" w:date="2017-10-14T03:40:00Z">
                                <w:r>
                                  <w:rPr>
                                    <w:noProof/>
                                    <w:rtl/>
                                  </w:rPr>
                                  <w:t>13</w:t>
                                </w:r>
                              </w:ins>
                              <w:ins w:id="5203" w:author="Mahmoud" w:date="2017-10-08T14:07:00Z">
                                <w:r>
                                  <w:rPr>
                                    <w:rtl/>
                                  </w:rPr>
                                  <w:fldChar w:fldCharType="end"/>
                                </w:r>
                                <w:r>
                                  <w:rPr>
                                    <w:rFonts w:hint="cs"/>
                                    <w:rtl/>
                                  </w:rPr>
                                  <w:t>-</w:t>
                                </w:r>
                                <w:r w:rsidRPr="000F5351">
                                  <w:rPr>
                                    <w:rFonts w:cs="B Nazanin"/>
                                    <w:rtl/>
                                  </w:rPr>
                                  <w:t xml:space="preserve"> </w:t>
                                </w:r>
                                <w:r w:rsidRPr="00142AD6">
                                  <w:rPr>
                                    <w:rFonts w:cs="B Nazanin"/>
                                    <w:rtl/>
                                  </w:rPr>
                                  <w:t>نما</w:t>
                                </w:r>
                                <w:r w:rsidRPr="00142AD6">
                                  <w:rPr>
                                    <w:rFonts w:cs="B Nazanin" w:hint="cs"/>
                                    <w:rtl/>
                                  </w:rPr>
                                  <w:t>یی</w:t>
                                </w:r>
                                <w:r w:rsidRPr="00142AD6">
                                  <w:rPr>
                                    <w:rFonts w:cs="B Nazanin"/>
                                    <w:rtl/>
                                  </w:rPr>
                                  <w:t xml:space="preserve"> از برنامه </w:t>
                                </w:r>
                                <w:r w:rsidRPr="00142AD6">
                                  <w:rPr>
                                    <w:rFonts w:cs="B Nazanin" w:hint="cs"/>
                                    <w:rtl/>
                                  </w:rPr>
                                  <w:t>ی</w:t>
                                </w:r>
                                <w:r w:rsidRPr="00142AD6">
                                  <w:rPr>
                                    <w:rFonts w:cs="B Nazanin"/>
                                    <w:rtl/>
                                  </w:rPr>
                                  <w:t xml:space="preserve"> اندرو</w:t>
                                </w:r>
                                <w:r w:rsidRPr="00142AD6">
                                  <w:rPr>
                                    <w:rFonts w:cs="B Nazanin" w:hint="cs"/>
                                    <w:rtl/>
                                  </w:rPr>
                                  <w:t>ی</w:t>
                                </w:r>
                                <w:r w:rsidRPr="00142AD6">
                                  <w:rPr>
                                    <w:rFonts w:cs="B Nazanin" w:hint="eastAsia"/>
                                    <w:rtl/>
                                  </w:rPr>
                                  <w:t>د</w:t>
                                </w:r>
                                <w:r w:rsidRPr="00142AD6">
                                  <w:rPr>
                                    <w:rFonts w:cs="B Nazanin" w:hint="cs"/>
                                    <w:rtl/>
                                  </w:rPr>
                                  <w:t>ی</w:t>
                                </w:r>
                                <w:r w:rsidRPr="00142AD6">
                                  <w:rPr>
                                    <w:rFonts w:cs="B Nazanin"/>
                                    <w:rtl/>
                                  </w:rPr>
                                  <w:t xml:space="preserve"> برا</w:t>
                                </w:r>
                                <w:r w:rsidRPr="00142AD6">
                                  <w:rPr>
                                    <w:rFonts w:cs="B Nazanin" w:hint="cs"/>
                                    <w:rtl/>
                                  </w:rPr>
                                  <w:t>ی</w:t>
                                </w:r>
                                <w:r w:rsidRPr="00142AD6">
                                  <w:rPr>
                                    <w:rFonts w:cs="B Nazanin"/>
                                    <w:rtl/>
                                  </w:rPr>
                                  <w:t xml:space="preserve"> تست با ابزار </w:t>
                                </w:r>
                                <w:r w:rsidRPr="00142AD6">
                                  <w:rPr>
                                    <w:rFonts w:cs="B Nazanin"/>
                                  </w:rPr>
                                  <w:t>ACTEV</w:t>
                                </w:r>
                              </w:ins>
                              <w:bookmarkEnd w:id="5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0C2631" id="Group 48" o:spid="_x0000_s1031" style="position:absolute;left:0;text-align:left;margin-left:61.5pt;margin-top:.75pt;width:338.25pt;height:250pt;z-index:251662848" coordsize="42957,31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">
                <v:group id="Group 46" o:spid="_x0000_s1032" style="position:absolute;width:42957;height:28098" coordsize="42957,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36" o:spid="_x0000_s1033" type="#_x0000_t75" style="position:absolute;width:20288;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">
                    <v:imagedata r:id="rId42" o:title=""/>
                    <v:path arrowok="t"/>
                  </v:shape>
                  <v:shape id="Picture 38" o:spid="_x0000_s1034" type="#_x0000_t75" style="position:absolute;left:25050;width:17907;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">
                    <v:imagedata r:id="rId43" o:title=""/>
                    <v:path arrowok="t"/>
                  </v:shape>
                </v:group>
                <v:shape id="Text Box 47" o:spid="_x0000_s1035" type="#_x0000_t202" style="position:absolute;top:28670;width:42957;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8AE63DB" w14:textId="6D166D41" w:rsidR="00AE34A0" w:rsidRPr="000F5351" w:rsidRDefault="00AE34A0">
                        <w:pPr>
                          <w:pStyle w:val="Caption"/>
                          <w:bidi/>
                          <w:jc w:val="center"/>
                          <w:rPr>
                            <w:rPrChange w:id="5204" w:author="Mahmoud" w:date="2017-10-08T14:07:00Z">
                              <w:rPr>
                                <w:noProof/>
                              </w:rPr>
                            </w:rPrChange>
                          </w:rPr>
                          <w:pPrChange w:id="5205" w:author="Mahmoud" w:date="2017-10-08T14:07:00Z">
                            <w:pPr>
                              <w:keepNext/>
                              <w:ind w:firstLine="720"/>
                              <w:jc w:val="center"/>
                            </w:pPr>
                          </w:pPrChange>
                        </w:pPr>
                        <w:bookmarkStart w:id="5206" w:name="_Toc495237214"/>
                        <w:ins w:id="5207" w:author="Mahmoud" w:date="2017-10-08T14:07:00Z">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ins>
                        <w:r>
                          <w:rPr>
                            <w:rtl/>
                          </w:rPr>
                          <w:fldChar w:fldCharType="separate"/>
                        </w:r>
                        <w:ins w:id="5208" w:author="Windows User" w:date="2017-10-14T03:40:00Z">
                          <w:r>
                            <w:rPr>
                              <w:noProof/>
                              <w:rtl/>
                            </w:rPr>
                            <w:t>13</w:t>
                          </w:r>
                        </w:ins>
                        <w:ins w:id="5209" w:author="Mahmoud" w:date="2017-10-08T14:07:00Z">
                          <w:r>
                            <w:rPr>
                              <w:rtl/>
                            </w:rPr>
                            <w:fldChar w:fldCharType="end"/>
                          </w:r>
                          <w:r>
                            <w:rPr>
                              <w:rFonts w:hint="cs"/>
                              <w:rtl/>
                            </w:rPr>
                            <w:t>-</w:t>
                          </w:r>
                          <w:r w:rsidRPr="000F5351">
                            <w:rPr>
                              <w:rFonts w:cs="B Nazanin"/>
                              <w:rtl/>
                            </w:rPr>
                            <w:t xml:space="preserve"> </w:t>
                          </w:r>
                          <w:r w:rsidRPr="00142AD6">
                            <w:rPr>
                              <w:rFonts w:cs="B Nazanin"/>
                              <w:rtl/>
                            </w:rPr>
                            <w:t>نما</w:t>
                          </w:r>
                          <w:r w:rsidRPr="00142AD6">
                            <w:rPr>
                              <w:rFonts w:cs="B Nazanin" w:hint="cs"/>
                              <w:rtl/>
                            </w:rPr>
                            <w:t>یی</w:t>
                          </w:r>
                          <w:r w:rsidRPr="00142AD6">
                            <w:rPr>
                              <w:rFonts w:cs="B Nazanin"/>
                              <w:rtl/>
                            </w:rPr>
                            <w:t xml:space="preserve"> از برنامه </w:t>
                          </w:r>
                          <w:r w:rsidRPr="00142AD6">
                            <w:rPr>
                              <w:rFonts w:cs="B Nazanin" w:hint="cs"/>
                              <w:rtl/>
                            </w:rPr>
                            <w:t>ی</w:t>
                          </w:r>
                          <w:r w:rsidRPr="00142AD6">
                            <w:rPr>
                              <w:rFonts w:cs="B Nazanin"/>
                              <w:rtl/>
                            </w:rPr>
                            <w:t xml:space="preserve"> اندرو</w:t>
                          </w:r>
                          <w:r w:rsidRPr="00142AD6">
                            <w:rPr>
                              <w:rFonts w:cs="B Nazanin" w:hint="cs"/>
                              <w:rtl/>
                            </w:rPr>
                            <w:t>ی</w:t>
                          </w:r>
                          <w:r w:rsidRPr="00142AD6">
                            <w:rPr>
                              <w:rFonts w:cs="B Nazanin" w:hint="eastAsia"/>
                              <w:rtl/>
                            </w:rPr>
                            <w:t>د</w:t>
                          </w:r>
                          <w:r w:rsidRPr="00142AD6">
                            <w:rPr>
                              <w:rFonts w:cs="B Nazanin" w:hint="cs"/>
                              <w:rtl/>
                            </w:rPr>
                            <w:t>ی</w:t>
                          </w:r>
                          <w:r w:rsidRPr="00142AD6">
                            <w:rPr>
                              <w:rFonts w:cs="B Nazanin"/>
                              <w:rtl/>
                            </w:rPr>
                            <w:t xml:space="preserve"> برا</w:t>
                          </w:r>
                          <w:r w:rsidRPr="00142AD6">
                            <w:rPr>
                              <w:rFonts w:cs="B Nazanin" w:hint="cs"/>
                              <w:rtl/>
                            </w:rPr>
                            <w:t>ی</w:t>
                          </w:r>
                          <w:r w:rsidRPr="00142AD6">
                            <w:rPr>
                              <w:rFonts w:cs="B Nazanin"/>
                              <w:rtl/>
                            </w:rPr>
                            <w:t xml:space="preserve"> تست با ابزار </w:t>
                          </w:r>
                          <w:r w:rsidRPr="00142AD6">
                            <w:rPr>
                              <w:rFonts w:cs="B Nazanin"/>
                            </w:rPr>
                            <w:t>ACTEV</w:t>
                          </w:r>
                        </w:ins>
                        <w:bookmarkEnd w:id="5206"/>
                      </w:p>
                    </w:txbxContent>
                  </v:textbox>
                </v:shape>
                <w10:wrap type="topAndBottom"/>
              </v:group>
            </w:pict>
          </mc:Fallback>
        </mc:AlternateContent>
      </w:r>
    </w:p>
    <w:p w14:paraId="5FEA9A1D" w14:textId="42D0CA57" w:rsidR="000F5351" w:rsidRPr="000F5351" w:rsidDel="000F5351" w:rsidRDefault="00391A8E" w:rsidP="00464003">
      <w:pPr>
        <w:pStyle w:val="Caption"/>
        <w:bidi/>
        <w:jc w:val="center"/>
        <w:rPr>
          <w:del w:id="5210" w:author="Mahmoud" w:date="2017-10-08T14:03:00Z"/>
          <w:rFonts w:eastAsiaTheme="minorEastAsia" w:cs="B Nazanin"/>
          <w:rtl/>
          <w:rPrChange w:id="5211" w:author="Mahmoud" w:date="2017-10-08T14:03:00Z">
            <w:rPr>
              <w:del w:id="5212" w:author="Mahmoud" w:date="2017-10-08T14:03:00Z"/>
              <w:rFonts w:eastAsiaTheme="minorEastAsia"/>
              <w:rtl/>
            </w:rPr>
          </w:rPrChange>
        </w:rPr>
      </w:pPr>
      <w:r>
        <w:rPr>
          <w:noProof/>
          <w:rtl/>
        </w:rPr>
        <mc:AlternateContent>
          <mc:Choice Requires="wpg">
            <w:drawing>
              <wp:anchor distT="0" distB="0" distL="114300" distR="114300" simplePos="0" relativeHeight="251663872" behindDoc="0" locked="0" layoutInCell="1" allowOverlap="1" wp14:anchorId="48E6B6D1" wp14:editId="23409531">
                <wp:simplePos x="0" y="0"/>
                <wp:positionH relativeFrom="column">
                  <wp:posOffset>533400</wp:posOffset>
                </wp:positionH>
                <wp:positionV relativeFrom="paragraph">
                  <wp:posOffset>1616075</wp:posOffset>
                </wp:positionV>
                <wp:extent cx="3581400" cy="3556000"/>
                <wp:effectExtent l="0" t="0" r="0" b="6350"/>
                <wp:wrapThrough wrapText="bothSides">
                  <wp:wrapPolygon edited="0">
                    <wp:start x="2413" y="0"/>
                    <wp:lineTo x="2413" y="17010"/>
                    <wp:lineTo x="9421" y="18514"/>
                    <wp:lineTo x="10800" y="18514"/>
                    <wp:lineTo x="0" y="19671"/>
                    <wp:lineTo x="0" y="21523"/>
                    <wp:lineTo x="19072" y="21523"/>
                    <wp:lineTo x="19302" y="19787"/>
                    <wp:lineTo x="10800" y="18514"/>
                    <wp:lineTo x="21485" y="17010"/>
                    <wp:lineTo x="21485" y="0"/>
                    <wp:lineTo x="2413" y="0"/>
                  </wp:wrapPolygon>
                </wp:wrapThrough>
                <wp:docPr id="51" name="Group 51"/>
                <wp:cNvGraphicFramePr/>
                <a:graphic xmlns:a="http://schemas.openxmlformats.org/drawingml/2006/main">
                  <a:graphicData uri="http://schemas.microsoft.com/office/word/2010/wordprocessingGroup">
                    <wpg:wgp>
                      <wpg:cNvGrpSpPr/>
                      <wpg:grpSpPr>
                        <a:xfrm>
                          <a:off x="0" y="0"/>
                          <a:ext cx="3581400" cy="3556000"/>
                          <a:chOff x="0" y="-504825"/>
                          <a:chExt cx="3581400" cy="3556000"/>
                        </a:xfrm>
                      </wpg:grpSpPr>
                      <pic:pic xmlns:pic="http://schemas.openxmlformats.org/drawingml/2006/picture">
                        <pic:nvPicPr>
                          <pic:cNvPr id="33" name="Picture 33" descr="http://ptgmedia.pearsoncmg.com/images/chap4_9780321902931/elementLinks/04fig07.jp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438150" y="-504825"/>
                            <a:ext cx="3143250" cy="2802890"/>
                          </a:xfrm>
                          <a:prstGeom prst="rect">
                            <a:avLst/>
                          </a:prstGeom>
                          <a:noFill/>
                          <a:ln>
                            <a:noFill/>
                          </a:ln>
                        </pic:spPr>
                      </pic:pic>
                      <wps:wsp>
                        <wps:cNvPr id="50" name="Text Box 50"/>
                        <wps:cNvSpPr txBox="1"/>
                        <wps:spPr>
                          <a:xfrm>
                            <a:off x="0" y="2743200"/>
                            <a:ext cx="3143250" cy="307975"/>
                          </a:xfrm>
                          <a:prstGeom prst="rect">
                            <a:avLst/>
                          </a:prstGeom>
                          <a:solidFill>
                            <a:prstClr val="white"/>
                          </a:solidFill>
                          <a:ln>
                            <a:noFill/>
                          </a:ln>
                          <a:effectLst/>
                        </wps:spPr>
                        <wps:txbx>
                          <w:txbxContent>
                            <w:p w14:paraId="1E503C1B" w14:textId="46C558D9" w:rsidR="00AE34A0" w:rsidRPr="00464003" w:rsidRDefault="00AE34A0">
                              <w:pPr>
                                <w:pStyle w:val="Caption"/>
                                <w:bidi/>
                                <w:jc w:val="center"/>
                                <w:rPr>
                                  <w:noProof/>
                                </w:rPr>
                                <w:pPrChange w:id="5213" w:author="Mahmoud" w:date="2017-10-08T14:09:00Z">
                                  <w:pPr/>
                                </w:pPrChange>
                              </w:pPr>
                              <w:bookmarkStart w:id="5214" w:name="_Toc495237215"/>
                              <w:ins w:id="5215" w:author="Mahmoud" w:date="2017-10-08T14:08:00Z">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ins>
                              <w:r>
                                <w:rPr>
                                  <w:rtl/>
                                </w:rPr>
                                <w:fldChar w:fldCharType="separate"/>
                              </w:r>
                              <w:ins w:id="5216" w:author="Windows User" w:date="2017-10-14T03:40:00Z">
                                <w:r>
                                  <w:rPr>
                                    <w:noProof/>
                                    <w:rtl/>
                                  </w:rPr>
                                  <w:t>14</w:t>
                                </w:r>
                              </w:ins>
                              <w:ins w:id="5217" w:author="Mahmoud" w:date="2017-10-08T14:08:00Z">
                                <w:r>
                                  <w:rPr>
                                    <w:rtl/>
                                  </w:rPr>
                                  <w:fldChar w:fldCharType="end"/>
                                </w:r>
                              </w:ins>
                              <w:ins w:id="5218" w:author="Mahmoud" w:date="2017-10-08T14:09:00Z">
                                <w:r>
                                  <w:rPr>
                                    <w:rFonts w:hint="cs"/>
                                    <w:rtl/>
                                  </w:rPr>
                                  <w:t>-</w:t>
                                </w:r>
                                <w:r w:rsidRPr="000F5351">
                                  <w:rPr>
                                    <w:rFonts w:cs="B Nazanin"/>
                                    <w:rtl/>
                                  </w:rPr>
                                  <w:t xml:space="preserve"> </w:t>
                                </w:r>
                                <w:r w:rsidRPr="00142AD6">
                                  <w:rPr>
                                    <w:rFonts w:cs="B Nazanin"/>
                                    <w:rtl/>
                                  </w:rPr>
                                  <w:t xml:space="preserve">چرخه </w:t>
                                </w:r>
                                <w:r w:rsidRPr="00142AD6">
                                  <w:rPr>
                                    <w:rFonts w:cs="B Nazanin" w:hint="cs"/>
                                    <w:rtl/>
                                  </w:rPr>
                                  <w:t>ی</w:t>
                                </w:r>
                                <w:r w:rsidRPr="00142AD6">
                                  <w:rPr>
                                    <w:rFonts w:cs="B Nazanin"/>
                                    <w:rtl/>
                                  </w:rPr>
                                  <w:t xml:space="preserve"> ح</w:t>
                                </w:r>
                                <w:r w:rsidRPr="00142AD6">
                                  <w:rPr>
                                    <w:rFonts w:cs="B Nazanin" w:hint="cs"/>
                                    <w:rtl/>
                                  </w:rPr>
                                  <w:t>ی</w:t>
                                </w:r>
                                <w:r w:rsidRPr="00142AD6">
                                  <w:rPr>
                                    <w:rFonts w:cs="B Nazanin" w:hint="eastAsia"/>
                                    <w:rtl/>
                                  </w:rPr>
                                  <w:t>ات</w:t>
                                </w:r>
                                <w:r w:rsidRPr="00142AD6">
                                  <w:rPr>
                                    <w:rFonts w:cs="B Nazanin"/>
                                    <w:rtl/>
                                  </w:rPr>
                                  <w:t xml:space="preserve"> </w:t>
                                </w:r>
                                <w:r w:rsidRPr="00142AD6">
                                  <w:rPr>
                                    <w:rFonts w:cs="B Nazanin" w:hint="cs"/>
                                    <w:rtl/>
                                  </w:rPr>
                                  <w:t>ی</w:t>
                                </w:r>
                                <w:r w:rsidRPr="00142AD6">
                                  <w:rPr>
                                    <w:rFonts w:cs="B Nazanin" w:hint="eastAsia"/>
                                    <w:rtl/>
                                  </w:rPr>
                                  <w:t>ک</w:t>
                                </w:r>
                                <w:r w:rsidRPr="00142AD6">
                                  <w:rPr>
                                    <w:rFonts w:cs="B Nazanin"/>
                                    <w:rtl/>
                                  </w:rPr>
                                  <w:t xml:space="preserve"> </w:t>
                                </w:r>
                                <w:r w:rsidRPr="00142AD6">
                                  <w:rPr>
                                    <w:rFonts w:cs="B Nazanin"/>
                                  </w:rPr>
                                  <w:t>Activity</w:t>
                                </w:r>
                                <w:r w:rsidRPr="00142AD6">
                                  <w:rPr>
                                    <w:rFonts w:cs="B Nazanin"/>
                                    <w:rtl/>
                                  </w:rPr>
                                  <w:t xml:space="preserve"> در اندرو</w:t>
                                </w:r>
                                <w:r w:rsidRPr="00142AD6">
                                  <w:rPr>
                                    <w:rFonts w:cs="B Nazanin" w:hint="cs"/>
                                    <w:rtl/>
                                  </w:rPr>
                                  <w:t>ی</w:t>
                                </w:r>
                                <w:r w:rsidRPr="00142AD6">
                                  <w:rPr>
                                    <w:rFonts w:cs="B Nazanin" w:hint="eastAsia"/>
                                    <w:rtl/>
                                  </w:rPr>
                                  <w:t>د</w:t>
                                </w:r>
                              </w:ins>
                              <w:bookmarkEnd w:id="5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E6B6D1" id="Group 51" o:spid="_x0000_s1036" style="position:absolute;left:0;text-align:left;margin-left:42pt;margin-top:127.25pt;width:282pt;height:280pt;z-index:251663872;mso-width-relative:margin;mso-height-relative:margin" coordorigin=",-5048" coordsize="35814,355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bAA&#10;AAAAUmdodGxvbmcAAAHl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">
                <v:shape id="Picture 33" o:spid="_x0000_s1037" type="#_x0000_t75" alt="http://ptgmedia.pearsoncmg.com/images/chap4_9780321902931/elementLinks/04fig07.jpg" style="position:absolute;left:4381;top:-5048;width:31433;height:28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">
                  <v:imagedata r:id="rId45" o:title="04fig07"/>
                  <v:path arrowok="t"/>
                </v:shape>
                <v:shape id="Text Box 50" o:spid="_x0000_s1038" type="#_x0000_t202" style="position:absolute;top:27432;width:31432;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E503C1B" w14:textId="46C558D9" w:rsidR="00AE34A0" w:rsidRPr="00464003" w:rsidRDefault="00AE34A0">
                        <w:pPr>
                          <w:pStyle w:val="Caption"/>
                          <w:bidi/>
                          <w:jc w:val="center"/>
                          <w:rPr>
                            <w:noProof/>
                          </w:rPr>
                          <w:pPrChange w:id="5219" w:author="Mahmoud" w:date="2017-10-08T14:09:00Z">
                            <w:pPr/>
                          </w:pPrChange>
                        </w:pPr>
                        <w:bookmarkStart w:id="5220" w:name="_Toc495237215"/>
                        <w:ins w:id="5221" w:author="Mahmoud" w:date="2017-10-08T14:08:00Z">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ins>
                        <w:r>
                          <w:rPr>
                            <w:rtl/>
                          </w:rPr>
                          <w:fldChar w:fldCharType="separate"/>
                        </w:r>
                        <w:ins w:id="5222" w:author="Windows User" w:date="2017-10-14T03:40:00Z">
                          <w:r>
                            <w:rPr>
                              <w:noProof/>
                              <w:rtl/>
                            </w:rPr>
                            <w:t>14</w:t>
                          </w:r>
                        </w:ins>
                        <w:ins w:id="5223" w:author="Mahmoud" w:date="2017-10-08T14:08:00Z">
                          <w:r>
                            <w:rPr>
                              <w:rtl/>
                            </w:rPr>
                            <w:fldChar w:fldCharType="end"/>
                          </w:r>
                        </w:ins>
                        <w:ins w:id="5224" w:author="Mahmoud" w:date="2017-10-08T14:09:00Z">
                          <w:r>
                            <w:rPr>
                              <w:rFonts w:hint="cs"/>
                              <w:rtl/>
                            </w:rPr>
                            <w:t>-</w:t>
                          </w:r>
                          <w:r w:rsidRPr="000F5351">
                            <w:rPr>
                              <w:rFonts w:cs="B Nazanin"/>
                              <w:rtl/>
                            </w:rPr>
                            <w:t xml:space="preserve"> </w:t>
                          </w:r>
                          <w:r w:rsidRPr="00142AD6">
                            <w:rPr>
                              <w:rFonts w:cs="B Nazanin"/>
                              <w:rtl/>
                            </w:rPr>
                            <w:t xml:space="preserve">چرخه </w:t>
                          </w:r>
                          <w:r w:rsidRPr="00142AD6">
                            <w:rPr>
                              <w:rFonts w:cs="B Nazanin" w:hint="cs"/>
                              <w:rtl/>
                            </w:rPr>
                            <w:t>ی</w:t>
                          </w:r>
                          <w:r w:rsidRPr="00142AD6">
                            <w:rPr>
                              <w:rFonts w:cs="B Nazanin"/>
                              <w:rtl/>
                            </w:rPr>
                            <w:t xml:space="preserve"> ح</w:t>
                          </w:r>
                          <w:r w:rsidRPr="00142AD6">
                            <w:rPr>
                              <w:rFonts w:cs="B Nazanin" w:hint="cs"/>
                              <w:rtl/>
                            </w:rPr>
                            <w:t>ی</w:t>
                          </w:r>
                          <w:r w:rsidRPr="00142AD6">
                            <w:rPr>
                              <w:rFonts w:cs="B Nazanin" w:hint="eastAsia"/>
                              <w:rtl/>
                            </w:rPr>
                            <w:t>ات</w:t>
                          </w:r>
                          <w:r w:rsidRPr="00142AD6">
                            <w:rPr>
                              <w:rFonts w:cs="B Nazanin"/>
                              <w:rtl/>
                            </w:rPr>
                            <w:t xml:space="preserve"> </w:t>
                          </w:r>
                          <w:r w:rsidRPr="00142AD6">
                            <w:rPr>
                              <w:rFonts w:cs="B Nazanin" w:hint="cs"/>
                              <w:rtl/>
                            </w:rPr>
                            <w:t>ی</w:t>
                          </w:r>
                          <w:r w:rsidRPr="00142AD6">
                            <w:rPr>
                              <w:rFonts w:cs="B Nazanin" w:hint="eastAsia"/>
                              <w:rtl/>
                            </w:rPr>
                            <w:t>ک</w:t>
                          </w:r>
                          <w:r w:rsidRPr="00142AD6">
                            <w:rPr>
                              <w:rFonts w:cs="B Nazanin"/>
                              <w:rtl/>
                            </w:rPr>
                            <w:t xml:space="preserve"> </w:t>
                          </w:r>
                          <w:r w:rsidRPr="00142AD6">
                            <w:rPr>
                              <w:rFonts w:cs="B Nazanin"/>
                            </w:rPr>
                            <w:t>Activity</w:t>
                          </w:r>
                          <w:r w:rsidRPr="00142AD6">
                            <w:rPr>
                              <w:rFonts w:cs="B Nazanin"/>
                              <w:rtl/>
                            </w:rPr>
                            <w:t xml:space="preserve"> در اندرو</w:t>
                          </w:r>
                          <w:r w:rsidRPr="00142AD6">
                            <w:rPr>
                              <w:rFonts w:cs="B Nazanin" w:hint="cs"/>
                              <w:rtl/>
                            </w:rPr>
                            <w:t>ی</w:t>
                          </w:r>
                          <w:r w:rsidRPr="00142AD6">
                            <w:rPr>
                              <w:rFonts w:cs="B Nazanin" w:hint="eastAsia"/>
                              <w:rtl/>
                            </w:rPr>
                            <w:t>د</w:t>
                          </w:r>
                        </w:ins>
                        <w:bookmarkEnd w:id="5220"/>
                      </w:p>
                    </w:txbxContent>
                  </v:textbox>
                </v:shape>
                <w10:wrap type="through"/>
              </v:group>
            </w:pict>
          </mc:Fallback>
        </mc:AlternateContent>
      </w:r>
      <w:moveToRangeStart w:id="5225" w:author="Mahmoud" w:date="2017-10-08T14:03:00Z" w:name="move495234736"/>
      <w:moveTo w:id="5226" w:author="Mahmoud" w:date="2017-10-08T14:03:00Z">
        <w:del w:id="5227" w:author="Mahmoud" w:date="2017-10-08T14:03:00Z">
          <w:r w:rsidR="000F5351" w:rsidRPr="000F5351" w:rsidDel="000F5351">
            <w:rPr>
              <w:b w:val="0"/>
              <w:bCs w:val="0"/>
              <w:rtl/>
            </w:rPr>
            <w:delText xml:space="preserve">شکل </w:delText>
          </w:r>
          <w:r w:rsidR="000F5351" w:rsidRPr="000F5351" w:rsidDel="000F5351">
            <w:rPr>
              <w:b w:val="0"/>
              <w:bCs w:val="0"/>
              <w:rtl/>
            </w:rPr>
            <w:fldChar w:fldCharType="begin"/>
          </w:r>
          <w:r w:rsidR="000F5351" w:rsidRPr="000F5351" w:rsidDel="000F5351">
            <w:rPr>
              <w:b w:val="0"/>
              <w:bCs w:val="0"/>
              <w:rtl/>
            </w:rPr>
            <w:delInstrText xml:space="preserve"> </w:delInstrText>
          </w:r>
          <w:r w:rsidR="000F5351" w:rsidRPr="000F5351" w:rsidDel="000F5351">
            <w:rPr>
              <w:b w:val="0"/>
              <w:bCs w:val="0"/>
            </w:rPr>
            <w:delInstrText>SEQ</w:delInstrText>
          </w:r>
          <w:r w:rsidR="000F5351" w:rsidRPr="000F5351" w:rsidDel="000F5351">
            <w:rPr>
              <w:b w:val="0"/>
              <w:bCs w:val="0"/>
              <w:rtl/>
            </w:rPr>
            <w:delInstrText xml:space="preserve"> شکل \* </w:delInstrText>
          </w:r>
          <w:r w:rsidR="000F5351" w:rsidRPr="000F5351" w:rsidDel="000F5351">
            <w:rPr>
              <w:b w:val="0"/>
              <w:bCs w:val="0"/>
            </w:rPr>
            <w:delInstrText>ARABIC</w:delInstrText>
          </w:r>
          <w:r w:rsidR="000F5351" w:rsidRPr="000F5351" w:rsidDel="000F5351">
            <w:rPr>
              <w:b w:val="0"/>
              <w:bCs w:val="0"/>
              <w:rtl/>
            </w:rPr>
            <w:delInstrText xml:space="preserve"> </w:delInstrText>
          </w:r>
          <w:r w:rsidR="000F5351" w:rsidRPr="00E2341D" w:rsidDel="000F5351">
            <w:rPr>
              <w:b w:val="0"/>
              <w:bCs w:val="0"/>
              <w:rtl/>
            </w:rPr>
            <w:fldChar w:fldCharType="separate"/>
          </w:r>
          <w:r w:rsidR="000F5351" w:rsidRPr="000F5351" w:rsidDel="000F5351">
            <w:rPr>
              <w:b w:val="0"/>
              <w:bCs w:val="0"/>
              <w:noProof/>
              <w:rtl/>
            </w:rPr>
            <w:delText>14</w:delText>
          </w:r>
          <w:r w:rsidR="000F5351" w:rsidRPr="00E2341D" w:rsidDel="000F5351">
            <w:rPr>
              <w:b w:val="0"/>
              <w:bCs w:val="0"/>
              <w:rtl/>
            </w:rPr>
            <w:fldChar w:fldCharType="end"/>
          </w:r>
          <w:r w:rsidR="000F5351" w:rsidRPr="000F5351" w:rsidDel="000F5351">
            <w:rPr>
              <w:b w:val="0"/>
              <w:bCs w:val="0"/>
              <w:rtl/>
            </w:rPr>
            <w:delText>-</w:delText>
          </w:r>
        </w:del>
        <w:del w:id="5228" w:author="Mahmoud" w:date="2017-10-08T14:06:00Z">
          <w:r w:rsidR="000F5351" w:rsidRPr="000F5351" w:rsidDel="000F5351">
            <w:rPr>
              <w:b w:val="0"/>
              <w:bCs w:val="0"/>
              <w:rtl/>
            </w:rPr>
            <w:delText>نما</w:delText>
          </w:r>
          <w:r w:rsidR="000F5351" w:rsidRPr="000F5351" w:rsidDel="000F5351">
            <w:rPr>
              <w:rFonts w:hint="cs"/>
              <w:b w:val="0"/>
              <w:bCs w:val="0"/>
              <w:rtl/>
            </w:rPr>
            <w:delText>یی</w:delText>
          </w:r>
          <w:r w:rsidR="000F5351" w:rsidRPr="000F5351" w:rsidDel="000F5351">
            <w:rPr>
              <w:b w:val="0"/>
              <w:bCs w:val="0"/>
              <w:rtl/>
            </w:rPr>
            <w:delText xml:space="preserve"> از برنامه </w:delText>
          </w:r>
          <w:r w:rsidR="000F5351" w:rsidRPr="000F5351" w:rsidDel="000F5351">
            <w:rPr>
              <w:rFonts w:hint="cs"/>
              <w:b w:val="0"/>
              <w:bCs w:val="0"/>
              <w:rtl/>
            </w:rPr>
            <w:delText>ی</w:delText>
          </w:r>
          <w:r w:rsidR="000F5351" w:rsidRPr="000F5351" w:rsidDel="000F5351">
            <w:rPr>
              <w:b w:val="0"/>
              <w:bCs w:val="0"/>
              <w:rtl/>
            </w:rPr>
            <w:delText xml:space="preserve"> اندرو</w:delText>
          </w:r>
          <w:r w:rsidR="000F5351" w:rsidRPr="000F5351" w:rsidDel="000F5351">
            <w:rPr>
              <w:rFonts w:hint="cs"/>
              <w:b w:val="0"/>
              <w:bCs w:val="0"/>
              <w:rtl/>
            </w:rPr>
            <w:delText>ی</w:delText>
          </w:r>
          <w:r w:rsidR="000F5351" w:rsidRPr="000F5351" w:rsidDel="000F5351">
            <w:rPr>
              <w:rFonts w:hint="eastAsia"/>
              <w:b w:val="0"/>
              <w:bCs w:val="0"/>
              <w:rtl/>
            </w:rPr>
            <w:delText>د</w:delText>
          </w:r>
          <w:r w:rsidR="000F5351" w:rsidRPr="000F5351" w:rsidDel="000F5351">
            <w:rPr>
              <w:rFonts w:hint="cs"/>
              <w:b w:val="0"/>
              <w:bCs w:val="0"/>
              <w:rtl/>
            </w:rPr>
            <w:delText>ی</w:delText>
          </w:r>
          <w:r w:rsidR="000F5351" w:rsidRPr="000F5351" w:rsidDel="000F5351">
            <w:rPr>
              <w:b w:val="0"/>
              <w:bCs w:val="0"/>
              <w:rtl/>
            </w:rPr>
            <w:delText xml:space="preserve"> برا</w:delText>
          </w:r>
          <w:r w:rsidR="000F5351" w:rsidRPr="000F5351" w:rsidDel="000F5351">
            <w:rPr>
              <w:rFonts w:hint="cs"/>
              <w:b w:val="0"/>
              <w:bCs w:val="0"/>
              <w:rtl/>
            </w:rPr>
            <w:delText>ی</w:delText>
          </w:r>
          <w:r w:rsidR="000F5351" w:rsidRPr="000F5351" w:rsidDel="000F5351">
            <w:rPr>
              <w:b w:val="0"/>
              <w:bCs w:val="0"/>
              <w:rtl/>
            </w:rPr>
            <w:delText xml:space="preserve"> تست با ابزار </w:delText>
          </w:r>
          <w:r w:rsidR="000F5351" w:rsidRPr="000F5351" w:rsidDel="000F5351">
            <w:rPr>
              <w:b w:val="0"/>
              <w:bCs w:val="0"/>
            </w:rPr>
            <w:delText>ACTEV</w:delText>
          </w:r>
        </w:del>
      </w:moveTo>
    </w:p>
    <w:moveToRangeEnd w:id="5225"/>
    <w:p w14:paraId="17ECCA92" w14:textId="5040D514" w:rsidR="00BD012D" w:rsidDel="000F5351" w:rsidRDefault="00BD012D">
      <w:pPr>
        <w:pStyle w:val="Caption"/>
        <w:bidi/>
        <w:jc w:val="center"/>
        <w:rPr>
          <w:ins w:id="5229" w:author="Windows User" w:date="2017-10-01T01:55:00Z"/>
          <w:del w:id="5230" w:author="Mahmoud" w:date="2017-10-08T14:06:00Z"/>
        </w:rPr>
        <w:pPrChange w:id="5231" w:author="Mahmoud" w:date="2017-10-08T14:06:00Z">
          <w:pPr>
            <w:ind w:firstLine="720"/>
            <w:jc w:val="center"/>
          </w:pPr>
        </w:pPrChange>
      </w:pPr>
    </w:p>
    <w:p w14:paraId="670B1055" w14:textId="6B7BCA0D" w:rsidR="00BD012D" w:rsidRPr="00464003" w:rsidDel="000F5351" w:rsidRDefault="000F5351">
      <w:pPr>
        <w:pStyle w:val="Caption"/>
        <w:bidi/>
        <w:jc w:val="center"/>
        <w:rPr>
          <w:ins w:id="5232" w:author="Windows User" w:date="2017-10-01T01:52:00Z"/>
          <w:rFonts w:eastAsiaTheme="minorEastAsia"/>
          <w:rtl/>
        </w:rPr>
        <w:pPrChange w:id="5233" w:author="Windows User" w:date="2017-10-01T01:55:00Z">
          <w:pPr>
            <w:ind w:firstLine="720"/>
          </w:pPr>
        </w:pPrChange>
      </w:pPr>
      <w:ins w:id="5234" w:author="Windows User" w:date="2017-10-01T01:57:00Z">
        <w:del w:id="5235" w:author="Mahmoud" w:date="2017-10-08T14:08:00Z">
          <w:r w:rsidRPr="00241BE5" w:rsidDel="000F5351">
            <w:rPr>
              <w:b w:val="0"/>
              <w:bCs w:val="0"/>
              <w:noProof/>
              <w:rPrChange w:id="5236" w:author="Unknown">
                <w:rPr>
                  <w:noProof/>
                </w:rPr>
              </w:rPrChange>
            </w:rPr>
            <mc:AlternateContent>
              <mc:Choice Requires="wps">
                <w:drawing>
                  <wp:anchor distT="0" distB="0" distL="114300" distR="114300" simplePos="0" relativeHeight="251653632" behindDoc="0" locked="0" layoutInCell="1" allowOverlap="1" wp14:anchorId="4A8B79A5" wp14:editId="7FA8502A">
                    <wp:simplePos x="0" y="0"/>
                    <wp:positionH relativeFrom="column">
                      <wp:posOffset>2247900</wp:posOffset>
                    </wp:positionH>
                    <wp:positionV relativeFrom="paragraph">
                      <wp:posOffset>5439410</wp:posOffset>
                    </wp:positionV>
                    <wp:extent cx="3143250" cy="63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a:effectLst/>
                          </wps:spPr>
                          <wps:txbx>
                            <w:txbxContent>
                              <w:p w14:paraId="3591BD50" w14:textId="7B664549" w:rsidR="00AE34A0" w:rsidRPr="007916DF" w:rsidRDefault="00AE34A0">
                                <w:pPr>
                                  <w:pStyle w:val="Caption"/>
                                  <w:bidi/>
                                  <w:jc w:val="center"/>
                                  <w:rPr>
                                    <w:noProof/>
                                  </w:rPr>
                                  <w:pPrChange w:id="5237" w:author="Mahmoud" w:date="2017-10-08T14:08:00Z">
                                    <w:pPr/>
                                  </w:pPrChange>
                                </w:pPr>
                                <w:bookmarkStart w:id="5238" w:name="_Toc495237216"/>
                                <w:bookmarkStart w:id="5239" w:name="_Toc495237546"/>
                                <w:bookmarkStart w:id="5240" w:name="_Toc495714997"/>
                                <w:ins w:id="5241" w:author="Windows User" w:date="2017-10-01T01:57:00Z">
                                  <w:r w:rsidRPr="007029CA">
                                    <w:rPr>
                                      <w:rFonts w:cs="B Nazanin"/>
                                      <w:rtl/>
                                      <w:rPrChange w:id="5242" w:author="Windows User" w:date="2017-10-01T01:57:00Z">
                                        <w:rPr>
                                          <w:rtl/>
                                        </w:rPr>
                                      </w:rPrChange>
                                    </w:rPr>
                                    <w:t xml:space="preserve">شکل </w:t>
                                  </w:r>
                                  <w:r w:rsidRPr="007029CA">
                                    <w:rPr>
                                      <w:rFonts w:cs="B Nazanin"/>
                                      <w:rtl/>
                                      <w:rPrChange w:id="5243" w:author="Windows User" w:date="2017-10-01T01:57:00Z">
                                        <w:rPr>
                                          <w:rtl/>
                                        </w:rPr>
                                      </w:rPrChange>
                                    </w:rPr>
                                    <w:fldChar w:fldCharType="begin"/>
                                  </w:r>
                                  <w:r w:rsidRPr="007029CA">
                                    <w:rPr>
                                      <w:rFonts w:cs="B Nazanin"/>
                                      <w:rtl/>
                                      <w:rPrChange w:id="5244" w:author="Windows User" w:date="2017-10-01T01:57:00Z">
                                        <w:rPr>
                                          <w:rtl/>
                                        </w:rPr>
                                      </w:rPrChange>
                                    </w:rPr>
                                    <w:instrText xml:space="preserve"> </w:instrText>
                                  </w:r>
                                  <w:r w:rsidRPr="007029CA">
                                    <w:rPr>
                                      <w:rFonts w:cs="B Nazanin"/>
                                      <w:rPrChange w:id="5245" w:author="Windows User" w:date="2017-10-01T01:57:00Z">
                                        <w:rPr/>
                                      </w:rPrChange>
                                    </w:rPr>
                                    <w:instrText>SEQ</w:instrText>
                                  </w:r>
                                  <w:r w:rsidRPr="007029CA">
                                    <w:rPr>
                                      <w:rFonts w:cs="B Nazanin"/>
                                      <w:rtl/>
                                      <w:rPrChange w:id="5246" w:author="Windows User" w:date="2017-10-01T01:57:00Z">
                                        <w:rPr>
                                          <w:rtl/>
                                        </w:rPr>
                                      </w:rPrChange>
                                    </w:rPr>
                                    <w:instrText xml:space="preserve"> شکل \* </w:instrText>
                                  </w:r>
                                  <w:r w:rsidRPr="007029CA">
                                    <w:rPr>
                                      <w:rFonts w:cs="B Nazanin"/>
                                      <w:rPrChange w:id="5247" w:author="Windows User" w:date="2017-10-01T01:57:00Z">
                                        <w:rPr/>
                                      </w:rPrChange>
                                    </w:rPr>
                                    <w:instrText>ARABIC</w:instrText>
                                  </w:r>
                                  <w:r w:rsidRPr="007029CA">
                                    <w:rPr>
                                      <w:rFonts w:cs="B Nazanin"/>
                                      <w:rtl/>
                                      <w:rPrChange w:id="5248" w:author="Windows User" w:date="2017-10-01T01:57:00Z">
                                        <w:rPr>
                                          <w:rtl/>
                                        </w:rPr>
                                      </w:rPrChange>
                                    </w:rPr>
                                    <w:instrText xml:space="preserve"> </w:instrText>
                                  </w:r>
                                </w:ins>
                                <w:r w:rsidRPr="007029CA">
                                  <w:rPr>
                                    <w:rFonts w:cs="B Nazanin"/>
                                    <w:rtl/>
                                    <w:rPrChange w:id="5249" w:author="Windows User" w:date="2017-10-01T01:57:00Z">
                                      <w:rPr>
                                        <w:rtl/>
                                      </w:rPr>
                                    </w:rPrChange>
                                  </w:rPr>
                                  <w:fldChar w:fldCharType="separate"/>
                                </w:r>
                                <w:ins w:id="5250" w:author="Windows User" w:date="2017-10-14T03:40:00Z">
                                  <w:r>
                                    <w:rPr>
                                      <w:rFonts w:cs="B Nazanin"/>
                                      <w:noProof/>
                                      <w:rtl/>
                                    </w:rPr>
                                    <w:t>15</w:t>
                                  </w:r>
                                </w:ins>
                                <w:ins w:id="5251" w:author="Windows User" w:date="2017-10-01T01:57:00Z">
                                  <w:r w:rsidRPr="007029CA">
                                    <w:rPr>
                                      <w:rFonts w:cs="B Nazanin"/>
                                      <w:rtl/>
                                      <w:rPrChange w:id="5252" w:author="Windows User" w:date="2017-10-01T01:57:00Z">
                                        <w:rPr>
                                          <w:rtl/>
                                        </w:rPr>
                                      </w:rPrChange>
                                    </w:rPr>
                                    <w:fldChar w:fldCharType="end"/>
                                  </w:r>
                                  <w:r w:rsidRPr="007029CA">
                                    <w:rPr>
                                      <w:rFonts w:cs="B Nazanin"/>
                                      <w:rtl/>
                                      <w:rPrChange w:id="5253" w:author="Windows User" w:date="2017-10-01T01:57:00Z">
                                        <w:rPr>
                                          <w:rtl/>
                                        </w:rPr>
                                      </w:rPrChange>
                                    </w:rPr>
                                    <w:t>-</w:t>
                                  </w:r>
                                  <w:bookmarkEnd w:id="5238"/>
                                  <w:bookmarkEnd w:id="5239"/>
                                  <w:bookmarkEnd w:id="5240"/>
                                  <w:del w:id="5254" w:author="Mahmoud" w:date="2017-10-08T14:08:00Z">
                                    <w:r w:rsidRPr="007029CA" w:rsidDel="000F5351">
                                      <w:rPr>
                                        <w:rFonts w:cs="B Nazanin"/>
                                        <w:rtl/>
                                        <w:rPrChange w:id="5255" w:author="Windows User" w:date="2017-10-01T01:57:00Z">
                                          <w:rPr>
                                            <w:rtl/>
                                          </w:rPr>
                                        </w:rPrChange>
                                      </w:rPr>
                                      <w:delText xml:space="preserve">چرخه </w:delText>
                                    </w:r>
                                    <w:r w:rsidRPr="007029CA" w:rsidDel="000F5351">
                                      <w:rPr>
                                        <w:rFonts w:cs="B Nazanin" w:hint="cs"/>
                                        <w:rtl/>
                                        <w:rPrChange w:id="5256" w:author="Windows User" w:date="2017-10-01T01:57:00Z">
                                          <w:rPr>
                                            <w:rFonts w:hint="cs"/>
                                            <w:rtl/>
                                          </w:rPr>
                                        </w:rPrChange>
                                      </w:rPr>
                                      <w:delText>ی</w:delText>
                                    </w:r>
                                    <w:r w:rsidRPr="007029CA" w:rsidDel="000F5351">
                                      <w:rPr>
                                        <w:rFonts w:cs="B Nazanin"/>
                                        <w:rtl/>
                                        <w:rPrChange w:id="5257" w:author="Windows User" w:date="2017-10-01T01:57:00Z">
                                          <w:rPr>
                                            <w:rtl/>
                                          </w:rPr>
                                        </w:rPrChange>
                                      </w:rPr>
                                      <w:delText xml:space="preserve"> ح</w:delText>
                                    </w:r>
                                    <w:r w:rsidRPr="007029CA" w:rsidDel="000F5351">
                                      <w:rPr>
                                        <w:rFonts w:cs="B Nazanin" w:hint="cs"/>
                                        <w:rtl/>
                                        <w:rPrChange w:id="5258" w:author="Windows User" w:date="2017-10-01T01:57:00Z">
                                          <w:rPr>
                                            <w:rFonts w:hint="cs"/>
                                            <w:rtl/>
                                          </w:rPr>
                                        </w:rPrChange>
                                      </w:rPr>
                                      <w:delText>یات</w:delText>
                                    </w:r>
                                    <w:r w:rsidRPr="007029CA" w:rsidDel="000F5351">
                                      <w:rPr>
                                        <w:rFonts w:cs="B Nazanin"/>
                                        <w:rtl/>
                                        <w:rPrChange w:id="5259" w:author="Windows User" w:date="2017-10-01T01:57:00Z">
                                          <w:rPr>
                                            <w:rtl/>
                                          </w:rPr>
                                        </w:rPrChange>
                                      </w:rPr>
                                      <w:delText xml:space="preserve"> </w:delText>
                                    </w:r>
                                    <w:r w:rsidRPr="007029CA" w:rsidDel="000F5351">
                                      <w:rPr>
                                        <w:rFonts w:cs="B Nazanin" w:hint="cs"/>
                                        <w:rtl/>
                                        <w:rPrChange w:id="5260" w:author="Windows User" w:date="2017-10-01T01:57:00Z">
                                          <w:rPr>
                                            <w:rFonts w:hint="cs"/>
                                            <w:rtl/>
                                          </w:rPr>
                                        </w:rPrChange>
                                      </w:rPr>
                                      <w:delText>یک</w:delText>
                                    </w:r>
                                    <w:r w:rsidRPr="007029CA" w:rsidDel="000F5351">
                                      <w:rPr>
                                        <w:rFonts w:cs="B Nazanin"/>
                                        <w:rtl/>
                                        <w:rPrChange w:id="5261" w:author="Windows User" w:date="2017-10-01T01:57:00Z">
                                          <w:rPr>
                                            <w:rtl/>
                                          </w:rPr>
                                        </w:rPrChange>
                                      </w:rPr>
                                      <w:delText xml:space="preserve"> </w:delText>
                                    </w:r>
                                    <w:r w:rsidRPr="007029CA" w:rsidDel="000F5351">
                                      <w:rPr>
                                        <w:rFonts w:cs="B Nazanin"/>
                                        <w:rPrChange w:id="5262" w:author="Windows User" w:date="2017-10-01T01:57:00Z">
                                          <w:rPr/>
                                        </w:rPrChange>
                                      </w:rPr>
                                      <w:delText>Activity</w:delText>
                                    </w:r>
                                    <w:r w:rsidRPr="007029CA" w:rsidDel="000F5351">
                                      <w:rPr>
                                        <w:rFonts w:cs="B Nazanin"/>
                                        <w:rtl/>
                                        <w:rPrChange w:id="5263" w:author="Windows User" w:date="2017-10-01T01:57:00Z">
                                          <w:rPr>
                                            <w:rtl/>
                                          </w:rPr>
                                        </w:rPrChange>
                                      </w:rPr>
                                      <w:delText xml:space="preserve"> در اندرو</w:delText>
                                    </w:r>
                                    <w:r w:rsidRPr="007029CA" w:rsidDel="000F5351">
                                      <w:rPr>
                                        <w:rFonts w:cs="B Nazanin" w:hint="cs"/>
                                        <w:rtl/>
                                        <w:rPrChange w:id="5264" w:author="Windows User" w:date="2017-10-01T01:57:00Z">
                                          <w:rPr>
                                            <w:rFonts w:hint="cs"/>
                                            <w:rtl/>
                                          </w:rPr>
                                        </w:rPrChange>
                                      </w:rPr>
                                      <w:delText>ید</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B79A5" id="Text Box 39" o:spid="_x0000_s1039" type="#_x0000_t202" style="position:absolute;left:0;text-align:left;margin-left:177pt;margin-top:428.3pt;width:24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" stroked="f">
                    <v:textbox style="mso-fit-shape-to-text:t" inset="0,0,0,0">
                      <w:txbxContent>
                        <w:p w14:paraId="3591BD50" w14:textId="7B664549" w:rsidR="00AE34A0" w:rsidRPr="007916DF" w:rsidRDefault="00AE34A0">
                          <w:pPr>
                            <w:pStyle w:val="Caption"/>
                            <w:bidi/>
                            <w:jc w:val="center"/>
                            <w:rPr>
                              <w:noProof/>
                            </w:rPr>
                            <w:pPrChange w:id="5265" w:author="Mahmoud" w:date="2017-10-08T14:08:00Z">
                              <w:pPr/>
                            </w:pPrChange>
                          </w:pPr>
                          <w:bookmarkStart w:id="5266" w:name="_Toc495237216"/>
                          <w:bookmarkStart w:id="5267" w:name="_Toc495237546"/>
                          <w:bookmarkStart w:id="5268" w:name="_Toc495714997"/>
                          <w:ins w:id="5269" w:author="Windows User" w:date="2017-10-01T01:57:00Z">
                            <w:r w:rsidRPr="007029CA">
                              <w:rPr>
                                <w:rFonts w:cs="B Nazanin"/>
                                <w:rtl/>
                                <w:rPrChange w:id="5270" w:author="Windows User" w:date="2017-10-01T01:57:00Z">
                                  <w:rPr>
                                    <w:rtl/>
                                  </w:rPr>
                                </w:rPrChange>
                              </w:rPr>
                              <w:t xml:space="preserve">شکل </w:t>
                            </w:r>
                            <w:r w:rsidRPr="007029CA">
                              <w:rPr>
                                <w:rFonts w:cs="B Nazanin"/>
                                <w:rtl/>
                                <w:rPrChange w:id="5271" w:author="Windows User" w:date="2017-10-01T01:57:00Z">
                                  <w:rPr>
                                    <w:rtl/>
                                  </w:rPr>
                                </w:rPrChange>
                              </w:rPr>
                              <w:fldChar w:fldCharType="begin"/>
                            </w:r>
                            <w:r w:rsidRPr="007029CA">
                              <w:rPr>
                                <w:rFonts w:cs="B Nazanin"/>
                                <w:rtl/>
                                <w:rPrChange w:id="5272" w:author="Windows User" w:date="2017-10-01T01:57:00Z">
                                  <w:rPr>
                                    <w:rtl/>
                                  </w:rPr>
                                </w:rPrChange>
                              </w:rPr>
                              <w:instrText xml:space="preserve"> </w:instrText>
                            </w:r>
                            <w:r w:rsidRPr="007029CA">
                              <w:rPr>
                                <w:rFonts w:cs="B Nazanin"/>
                                <w:rPrChange w:id="5273" w:author="Windows User" w:date="2017-10-01T01:57:00Z">
                                  <w:rPr/>
                                </w:rPrChange>
                              </w:rPr>
                              <w:instrText>SEQ</w:instrText>
                            </w:r>
                            <w:r w:rsidRPr="007029CA">
                              <w:rPr>
                                <w:rFonts w:cs="B Nazanin"/>
                                <w:rtl/>
                                <w:rPrChange w:id="5274" w:author="Windows User" w:date="2017-10-01T01:57:00Z">
                                  <w:rPr>
                                    <w:rtl/>
                                  </w:rPr>
                                </w:rPrChange>
                              </w:rPr>
                              <w:instrText xml:space="preserve"> شکل \* </w:instrText>
                            </w:r>
                            <w:r w:rsidRPr="007029CA">
                              <w:rPr>
                                <w:rFonts w:cs="B Nazanin"/>
                                <w:rPrChange w:id="5275" w:author="Windows User" w:date="2017-10-01T01:57:00Z">
                                  <w:rPr/>
                                </w:rPrChange>
                              </w:rPr>
                              <w:instrText>ARABIC</w:instrText>
                            </w:r>
                            <w:r w:rsidRPr="007029CA">
                              <w:rPr>
                                <w:rFonts w:cs="B Nazanin"/>
                                <w:rtl/>
                                <w:rPrChange w:id="5276" w:author="Windows User" w:date="2017-10-01T01:57:00Z">
                                  <w:rPr>
                                    <w:rtl/>
                                  </w:rPr>
                                </w:rPrChange>
                              </w:rPr>
                              <w:instrText xml:space="preserve"> </w:instrText>
                            </w:r>
                          </w:ins>
                          <w:r w:rsidRPr="007029CA">
                            <w:rPr>
                              <w:rFonts w:cs="B Nazanin"/>
                              <w:rtl/>
                              <w:rPrChange w:id="5277" w:author="Windows User" w:date="2017-10-01T01:57:00Z">
                                <w:rPr>
                                  <w:rtl/>
                                </w:rPr>
                              </w:rPrChange>
                            </w:rPr>
                            <w:fldChar w:fldCharType="separate"/>
                          </w:r>
                          <w:ins w:id="5278" w:author="Windows User" w:date="2017-10-14T03:40:00Z">
                            <w:r>
                              <w:rPr>
                                <w:rFonts w:cs="B Nazanin"/>
                                <w:noProof/>
                                <w:rtl/>
                              </w:rPr>
                              <w:t>15</w:t>
                            </w:r>
                          </w:ins>
                          <w:ins w:id="5279" w:author="Windows User" w:date="2017-10-01T01:57:00Z">
                            <w:r w:rsidRPr="007029CA">
                              <w:rPr>
                                <w:rFonts w:cs="B Nazanin"/>
                                <w:rtl/>
                                <w:rPrChange w:id="5280" w:author="Windows User" w:date="2017-10-01T01:57:00Z">
                                  <w:rPr>
                                    <w:rtl/>
                                  </w:rPr>
                                </w:rPrChange>
                              </w:rPr>
                              <w:fldChar w:fldCharType="end"/>
                            </w:r>
                            <w:r w:rsidRPr="007029CA">
                              <w:rPr>
                                <w:rFonts w:cs="B Nazanin"/>
                                <w:rtl/>
                                <w:rPrChange w:id="5281" w:author="Windows User" w:date="2017-10-01T01:57:00Z">
                                  <w:rPr>
                                    <w:rtl/>
                                  </w:rPr>
                                </w:rPrChange>
                              </w:rPr>
                              <w:t>-</w:t>
                            </w:r>
                            <w:bookmarkEnd w:id="5266"/>
                            <w:bookmarkEnd w:id="5267"/>
                            <w:bookmarkEnd w:id="5268"/>
                            <w:del w:id="5282" w:author="Mahmoud" w:date="2017-10-08T14:08:00Z">
                              <w:r w:rsidRPr="007029CA" w:rsidDel="000F5351">
                                <w:rPr>
                                  <w:rFonts w:cs="B Nazanin"/>
                                  <w:rtl/>
                                  <w:rPrChange w:id="5283" w:author="Windows User" w:date="2017-10-01T01:57:00Z">
                                    <w:rPr>
                                      <w:rtl/>
                                    </w:rPr>
                                  </w:rPrChange>
                                </w:rPr>
                                <w:delText xml:space="preserve">چرخه </w:delText>
                              </w:r>
                              <w:r w:rsidRPr="007029CA" w:rsidDel="000F5351">
                                <w:rPr>
                                  <w:rFonts w:cs="B Nazanin" w:hint="cs"/>
                                  <w:rtl/>
                                  <w:rPrChange w:id="5284" w:author="Windows User" w:date="2017-10-01T01:57:00Z">
                                    <w:rPr>
                                      <w:rFonts w:hint="cs"/>
                                      <w:rtl/>
                                    </w:rPr>
                                  </w:rPrChange>
                                </w:rPr>
                                <w:delText>ی</w:delText>
                              </w:r>
                              <w:r w:rsidRPr="007029CA" w:rsidDel="000F5351">
                                <w:rPr>
                                  <w:rFonts w:cs="B Nazanin"/>
                                  <w:rtl/>
                                  <w:rPrChange w:id="5285" w:author="Windows User" w:date="2017-10-01T01:57:00Z">
                                    <w:rPr>
                                      <w:rtl/>
                                    </w:rPr>
                                  </w:rPrChange>
                                </w:rPr>
                                <w:delText xml:space="preserve"> ح</w:delText>
                              </w:r>
                              <w:r w:rsidRPr="007029CA" w:rsidDel="000F5351">
                                <w:rPr>
                                  <w:rFonts w:cs="B Nazanin" w:hint="cs"/>
                                  <w:rtl/>
                                  <w:rPrChange w:id="5286" w:author="Windows User" w:date="2017-10-01T01:57:00Z">
                                    <w:rPr>
                                      <w:rFonts w:hint="cs"/>
                                      <w:rtl/>
                                    </w:rPr>
                                  </w:rPrChange>
                                </w:rPr>
                                <w:delText>یات</w:delText>
                              </w:r>
                              <w:r w:rsidRPr="007029CA" w:rsidDel="000F5351">
                                <w:rPr>
                                  <w:rFonts w:cs="B Nazanin"/>
                                  <w:rtl/>
                                  <w:rPrChange w:id="5287" w:author="Windows User" w:date="2017-10-01T01:57:00Z">
                                    <w:rPr>
                                      <w:rtl/>
                                    </w:rPr>
                                  </w:rPrChange>
                                </w:rPr>
                                <w:delText xml:space="preserve"> </w:delText>
                              </w:r>
                              <w:r w:rsidRPr="007029CA" w:rsidDel="000F5351">
                                <w:rPr>
                                  <w:rFonts w:cs="B Nazanin" w:hint="cs"/>
                                  <w:rtl/>
                                  <w:rPrChange w:id="5288" w:author="Windows User" w:date="2017-10-01T01:57:00Z">
                                    <w:rPr>
                                      <w:rFonts w:hint="cs"/>
                                      <w:rtl/>
                                    </w:rPr>
                                  </w:rPrChange>
                                </w:rPr>
                                <w:delText>یک</w:delText>
                              </w:r>
                              <w:r w:rsidRPr="007029CA" w:rsidDel="000F5351">
                                <w:rPr>
                                  <w:rFonts w:cs="B Nazanin"/>
                                  <w:rtl/>
                                  <w:rPrChange w:id="5289" w:author="Windows User" w:date="2017-10-01T01:57:00Z">
                                    <w:rPr>
                                      <w:rtl/>
                                    </w:rPr>
                                  </w:rPrChange>
                                </w:rPr>
                                <w:delText xml:space="preserve"> </w:delText>
                              </w:r>
                              <w:r w:rsidRPr="007029CA" w:rsidDel="000F5351">
                                <w:rPr>
                                  <w:rFonts w:cs="B Nazanin"/>
                                  <w:rPrChange w:id="5290" w:author="Windows User" w:date="2017-10-01T01:57:00Z">
                                    <w:rPr/>
                                  </w:rPrChange>
                                </w:rPr>
                                <w:delText>Activity</w:delText>
                              </w:r>
                              <w:r w:rsidRPr="007029CA" w:rsidDel="000F5351">
                                <w:rPr>
                                  <w:rFonts w:cs="B Nazanin"/>
                                  <w:rtl/>
                                  <w:rPrChange w:id="5291" w:author="Windows User" w:date="2017-10-01T01:57:00Z">
                                    <w:rPr>
                                      <w:rtl/>
                                    </w:rPr>
                                  </w:rPrChange>
                                </w:rPr>
                                <w:delText xml:space="preserve"> در اندرو</w:delText>
                              </w:r>
                              <w:r w:rsidRPr="007029CA" w:rsidDel="000F5351">
                                <w:rPr>
                                  <w:rFonts w:cs="B Nazanin" w:hint="cs"/>
                                  <w:rtl/>
                                  <w:rPrChange w:id="5292" w:author="Windows User" w:date="2017-10-01T01:57:00Z">
                                    <w:rPr>
                                      <w:rFonts w:hint="cs"/>
                                      <w:rtl/>
                                    </w:rPr>
                                  </w:rPrChange>
                                </w:rPr>
                                <w:delText>ید</w:delText>
                              </w:r>
                            </w:del>
                          </w:ins>
                        </w:p>
                      </w:txbxContent>
                    </v:textbox>
                    <w10:wrap type="topAndBottom"/>
                  </v:shape>
                </w:pict>
              </mc:Fallback>
            </mc:AlternateContent>
          </w:r>
        </w:del>
      </w:ins>
      <w:moveFromRangeStart w:id="5293" w:author="Mahmoud" w:date="2017-10-08T14:03:00Z" w:name="move495234736"/>
      <w:moveFrom w:id="5294" w:author="Mahmoud" w:date="2017-10-08T14:03:00Z">
        <w:ins w:id="5295" w:author="Windows User" w:date="2017-10-01T01:55:00Z">
          <w:r w:rsidR="00BD012D" w:rsidRPr="00BD012D" w:rsidDel="000F5351">
            <w:rPr>
              <w:b w:val="0"/>
              <w:bCs w:val="0"/>
              <w:rtl/>
              <w:rPrChange w:id="5296" w:author="Windows User" w:date="2017-10-01T01:55:00Z">
                <w:rPr>
                  <w:b/>
                  <w:bCs/>
                  <w:rtl/>
                </w:rPr>
              </w:rPrChange>
            </w:rPr>
            <w:t xml:space="preserve">شکل </w:t>
          </w:r>
          <w:r w:rsidR="00BD012D" w:rsidRPr="00BD012D" w:rsidDel="000F5351">
            <w:rPr>
              <w:b w:val="0"/>
              <w:bCs w:val="0"/>
              <w:rtl/>
              <w:rPrChange w:id="5297" w:author="Windows User" w:date="2017-10-01T01:55:00Z">
                <w:rPr>
                  <w:b/>
                  <w:bCs/>
                  <w:rtl/>
                </w:rPr>
              </w:rPrChange>
            </w:rPr>
            <w:fldChar w:fldCharType="begin"/>
          </w:r>
          <w:r w:rsidR="00BD012D" w:rsidRPr="00BD012D" w:rsidDel="000F5351">
            <w:rPr>
              <w:b w:val="0"/>
              <w:bCs w:val="0"/>
              <w:rtl/>
              <w:rPrChange w:id="5298" w:author="Windows User" w:date="2017-10-01T01:55:00Z">
                <w:rPr>
                  <w:b/>
                  <w:bCs/>
                  <w:rtl/>
                </w:rPr>
              </w:rPrChange>
            </w:rPr>
            <w:instrText xml:space="preserve"> </w:instrText>
          </w:r>
          <w:r w:rsidR="00BD012D" w:rsidRPr="00BD012D" w:rsidDel="000F5351">
            <w:rPr>
              <w:b w:val="0"/>
              <w:bCs w:val="0"/>
              <w:rPrChange w:id="5299" w:author="Windows User" w:date="2017-10-01T01:55:00Z">
                <w:rPr>
                  <w:b/>
                  <w:bCs/>
                </w:rPr>
              </w:rPrChange>
            </w:rPr>
            <w:instrText>SEQ</w:instrText>
          </w:r>
          <w:r w:rsidR="00BD012D" w:rsidRPr="00BD012D" w:rsidDel="000F5351">
            <w:rPr>
              <w:b w:val="0"/>
              <w:bCs w:val="0"/>
              <w:rtl/>
              <w:rPrChange w:id="5300" w:author="Windows User" w:date="2017-10-01T01:55:00Z">
                <w:rPr>
                  <w:b/>
                  <w:bCs/>
                  <w:rtl/>
                </w:rPr>
              </w:rPrChange>
            </w:rPr>
            <w:instrText xml:space="preserve"> شکل \* </w:instrText>
          </w:r>
          <w:r w:rsidR="00BD012D" w:rsidRPr="00BD012D" w:rsidDel="000F5351">
            <w:rPr>
              <w:b w:val="0"/>
              <w:bCs w:val="0"/>
              <w:rPrChange w:id="5301" w:author="Windows User" w:date="2017-10-01T01:55:00Z">
                <w:rPr>
                  <w:b/>
                  <w:bCs/>
                </w:rPr>
              </w:rPrChange>
            </w:rPr>
            <w:instrText>ARABIC</w:instrText>
          </w:r>
          <w:r w:rsidR="00BD012D" w:rsidRPr="00BD012D" w:rsidDel="000F5351">
            <w:rPr>
              <w:b w:val="0"/>
              <w:bCs w:val="0"/>
              <w:rtl/>
              <w:rPrChange w:id="5302" w:author="Windows User" w:date="2017-10-01T01:55:00Z">
                <w:rPr>
                  <w:b/>
                  <w:bCs/>
                  <w:rtl/>
                </w:rPr>
              </w:rPrChange>
            </w:rPr>
            <w:instrText xml:space="preserve"> </w:instrText>
          </w:r>
        </w:ins>
        <w:r w:rsidR="00BD012D" w:rsidRPr="00BD012D" w:rsidDel="000F5351">
          <w:rPr>
            <w:b w:val="0"/>
            <w:bCs w:val="0"/>
            <w:rtl/>
            <w:rPrChange w:id="5303" w:author="Windows User" w:date="2017-10-01T01:55:00Z">
              <w:rPr>
                <w:b/>
                <w:bCs/>
                <w:rtl/>
              </w:rPr>
            </w:rPrChange>
          </w:rPr>
          <w:fldChar w:fldCharType="separate"/>
        </w:r>
        <w:ins w:id="5304" w:author="Windows User" w:date="2017-10-01T01:55:00Z">
          <w:r w:rsidR="00BD012D" w:rsidRPr="00BD012D" w:rsidDel="000F5351">
            <w:rPr>
              <w:b w:val="0"/>
              <w:bCs w:val="0"/>
              <w:noProof/>
              <w:rtl/>
              <w:rPrChange w:id="5305" w:author="Windows User" w:date="2017-10-01T01:55:00Z">
                <w:rPr>
                  <w:b/>
                  <w:bCs/>
                  <w:noProof/>
                  <w:rtl/>
                </w:rPr>
              </w:rPrChange>
            </w:rPr>
            <w:t>14</w:t>
          </w:r>
          <w:r w:rsidR="00BD012D" w:rsidRPr="00BD012D" w:rsidDel="000F5351">
            <w:rPr>
              <w:b w:val="0"/>
              <w:bCs w:val="0"/>
              <w:rtl/>
              <w:rPrChange w:id="5306" w:author="Windows User" w:date="2017-10-01T01:55:00Z">
                <w:rPr>
                  <w:b/>
                  <w:bCs/>
                  <w:rtl/>
                </w:rPr>
              </w:rPrChange>
            </w:rPr>
            <w:fldChar w:fldCharType="end"/>
          </w:r>
          <w:r w:rsidR="00BD012D" w:rsidRPr="00BD012D" w:rsidDel="000F5351">
            <w:rPr>
              <w:b w:val="0"/>
              <w:bCs w:val="0"/>
              <w:rtl/>
              <w:rPrChange w:id="5307" w:author="Windows User" w:date="2017-10-01T01:55:00Z">
                <w:rPr>
                  <w:b/>
                  <w:bCs/>
                  <w:rtl/>
                </w:rPr>
              </w:rPrChange>
            </w:rPr>
            <w:t>-نما</w:t>
          </w:r>
          <w:r w:rsidR="00BD012D" w:rsidRPr="00BD012D" w:rsidDel="000F5351">
            <w:rPr>
              <w:rFonts w:hint="cs"/>
              <w:b w:val="0"/>
              <w:bCs w:val="0"/>
              <w:rtl/>
              <w:rPrChange w:id="5308" w:author="Windows User" w:date="2017-10-01T01:55:00Z">
                <w:rPr>
                  <w:rFonts w:hint="cs"/>
                  <w:b/>
                  <w:bCs/>
                  <w:rtl/>
                </w:rPr>
              </w:rPrChange>
            </w:rPr>
            <w:t>یی</w:t>
          </w:r>
          <w:r w:rsidR="00BD012D" w:rsidRPr="00BD012D" w:rsidDel="000F5351">
            <w:rPr>
              <w:b w:val="0"/>
              <w:bCs w:val="0"/>
              <w:rtl/>
              <w:rPrChange w:id="5309" w:author="Windows User" w:date="2017-10-01T01:55:00Z">
                <w:rPr>
                  <w:b/>
                  <w:bCs/>
                  <w:rtl/>
                </w:rPr>
              </w:rPrChange>
            </w:rPr>
            <w:t xml:space="preserve"> از برنامه </w:t>
          </w:r>
          <w:r w:rsidR="00BD012D" w:rsidRPr="00BD012D" w:rsidDel="000F5351">
            <w:rPr>
              <w:rFonts w:cs="B Nazanin" w:hint="cs"/>
              <w:b w:val="0"/>
              <w:bCs w:val="0"/>
              <w:rtl/>
              <w:rPrChange w:id="5310" w:author="Windows User" w:date="2017-10-01T01:55:00Z">
                <w:rPr>
                  <w:rFonts w:cs="Arial" w:hint="cs"/>
                  <w:b/>
                  <w:bCs/>
                  <w:szCs w:val="26"/>
                  <w:rtl/>
                </w:rPr>
              </w:rPrChange>
            </w:rPr>
            <w:t>ی</w:t>
          </w:r>
          <w:r w:rsidR="00BD012D" w:rsidRPr="00BD012D" w:rsidDel="000F5351">
            <w:rPr>
              <w:rFonts w:cs="B Nazanin"/>
              <w:b w:val="0"/>
              <w:bCs w:val="0"/>
              <w:rtl/>
              <w:rPrChange w:id="5311" w:author="Windows User" w:date="2017-10-01T01:55:00Z">
                <w:rPr>
                  <w:rFonts w:cs="Arial"/>
                  <w:b/>
                  <w:bCs/>
                  <w:szCs w:val="26"/>
                  <w:rtl/>
                </w:rPr>
              </w:rPrChange>
            </w:rPr>
            <w:t xml:space="preserve"> اندرو</w:t>
          </w:r>
          <w:r w:rsidR="00BD012D" w:rsidRPr="00BD012D" w:rsidDel="000F5351">
            <w:rPr>
              <w:rFonts w:cs="B Nazanin" w:hint="cs"/>
              <w:b w:val="0"/>
              <w:bCs w:val="0"/>
              <w:rtl/>
              <w:rPrChange w:id="5312" w:author="Windows User" w:date="2017-10-01T01:55:00Z">
                <w:rPr>
                  <w:rFonts w:cs="Arial" w:hint="cs"/>
                  <w:b/>
                  <w:bCs/>
                  <w:szCs w:val="26"/>
                  <w:rtl/>
                </w:rPr>
              </w:rPrChange>
            </w:rPr>
            <w:t>یدی</w:t>
          </w:r>
          <w:r w:rsidR="00BD012D" w:rsidRPr="00BD012D" w:rsidDel="000F5351">
            <w:rPr>
              <w:rFonts w:cs="B Nazanin"/>
              <w:b w:val="0"/>
              <w:bCs w:val="0"/>
              <w:rtl/>
              <w:rPrChange w:id="5313" w:author="Windows User" w:date="2017-10-01T01:55:00Z">
                <w:rPr>
                  <w:rFonts w:cs="Arial"/>
                  <w:b/>
                  <w:bCs/>
                  <w:szCs w:val="26"/>
                  <w:rtl/>
                </w:rPr>
              </w:rPrChange>
            </w:rPr>
            <w:t xml:space="preserve"> برا</w:t>
          </w:r>
          <w:r w:rsidR="00BD012D" w:rsidRPr="00BD012D" w:rsidDel="000F5351">
            <w:rPr>
              <w:rFonts w:cs="B Nazanin" w:hint="cs"/>
              <w:b w:val="0"/>
              <w:bCs w:val="0"/>
              <w:rtl/>
              <w:rPrChange w:id="5314" w:author="Windows User" w:date="2017-10-01T01:55:00Z">
                <w:rPr>
                  <w:rFonts w:cs="Arial" w:hint="cs"/>
                  <w:b/>
                  <w:bCs/>
                  <w:szCs w:val="26"/>
                  <w:rtl/>
                </w:rPr>
              </w:rPrChange>
            </w:rPr>
            <w:t>ی</w:t>
          </w:r>
          <w:r w:rsidR="00BD012D" w:rsidRPr="00BD012D" w:rsidDel="000F5351">
            <w:rPr>
              <w:rFonts w:cs="B Nazanin"/>
              <w:b w:val="0"/>
              <w:bCs w:val="0"/>
              <w:rtl/>
              <w:rPrChange w:id="5315" w:author="Windows User" w:date="2017-10-01T01:55:00Z">
                <w:rPr>
                  <w:rFonts w:cs="Arial"/>
                  <w:b/>
                  <w:bCs/>
                  <w:szCs w:val="26"/>
                  <w:rtl/>
                </w:rPr>
              </w:rPrChange>
            </w:rPr>
            <w:t xml:space="preserve"> تست با ابزار </w:t>
          </w:r>
          <w:r w:rsidR="00BD012D" w:rsidRPr="00BD012D" w:rsidDel="000F5351">
            <w:rPr>
              <w:b w:val="0"/>
              <w:bCs w:val="0"/>
              <w:rPrChange w:id="5316" w:author="Windows User" w:date="2017-10-01T01:55:00Z">
                <w:rPr>
                  <w:b/>
                  <w:bCs/>
                  <w:szCs w:val="26"/>
                </w:rPr>
              </w:rPrChange>
            </w:rPr>
            <w:t>ACTEV</w:t>
          </w:r>
        </w:ins>
      </w:moveFrom>
    </w:p>
    <w:moveFromRangeEnd w:id="5293"/>
    <w:p w14:paraId="129147FC" w14:textId="09C12DDC" w:rsidR="00BD4798" w:rsidRDefault="00D058BE">
      <w:pPr>
        <w:rPr>
          <w:ins w:id="5317" w:author="Mahmoud" w:date="2017-10-08T14:09:00Z"/>
          <w:noProof/>
          <w:rtl/>
          <w:lang w:bidi="ar-SA"/>
        </w:rPr>
        <w:pPrChange w:id="5318" w:author="Mahmoud" w:date="2017-10-08T14:16:00Z">
          <w:pPr>
            <w:pStyle w:val="Heading3"/>
            <w:numPr>
              <w:ilvl w:val="2"/>
            </w:numPr>
            <w:ind w:left="720" w:hanging="720"/>
          </w:pPr>
        </w:pPrChange>
      </w:pPr>
      <w:ins w:id="5319" w:author="Windows User" w:date="2017-09-23T01:51:00Z">
        <w:r>
          <w:rPr>
            <w:rFonts w:eastAsiaTheme="minorEastAsia"/>
          </w:rPr>
          <w:t>Activity</w:t>
        </w:r>
        <w:r>
          <w:rPr>
            <w:rFonts w:eastAsiaTheme="minorEastAsia" w:hint="cs"/>
            <w:rtl/>
          </w:rPr>
          <w:t xml:space="preserve"> تشکیل شده است</w:t>
        </w:r>
      </w:ins>
      <w:ins w:id="5320" w:author="Windows User" w:date="2017-09-30T20:46:00Z">
        <w:r w:rsidR="00A3675B">
          <w:rPr>
            <w:rFonts w:eastAsiaTheme="minorEastAsia" w:hint="cs"/>
            <w:rtl/>
          </w:rPr>
          <w:t xml:space="preserve"> و در ابتدا مشخص نیست که کدام یک از این </w:t>
        </w:r>
      </w:ins>
      <w:ins w:id="5321" w:author="Windows User" w:date="2017-09-30T20:47:00Z">
        <w:r w:rsidR="00A3675B" w:rsidRPr="00A3675B">
          <w:rPr>
            <w:rFonts w:eastAsiaTheme="minorEastAsia"/>
          </w:rPr>
          <w:t>Activity</w:t>
        </w:r>
        <w:r w:rsidR="00A3675B">
          <w:rPr>
            <w:rFonts w:eastAsiaTheme="minorEastAsia" w:hint="cs"/>
            <w:rtl/>
          </w:rPr>
          <w:t xml:space="preserve"> ها فراخوانی می</w:t>
        </w:r>
        <w:r w:rsidR="00A3675B">
          <w:rPr>
            <w:rFonts w:eastAsiaTheme="minorEastAsia"/>
            <w:rtl/>
          </w:rPr>
          <w:softHyphen/>
        </w:r>
        <w:r w:rsidR="00A3675B">
          <w:rPr>
            <w:rFonts w:eastAsiaTheme="minorEastAsia" w:hint="cs"/>
            <w:rtl/>
          </w:rPr>
          <w:t>شود</w:t>
        </w:r>
      </w:ins>
      <w:ins w:id="5322" w:author="Windows User" w:date="2017-09-23T01:51:00Z">
        <w:r>
          <w:rPr>
            <w:rFonts w:eastAsiaTheme="minorEastAsia" w:hint="cs"/>
            <w:rtl/>
          </w:rPr>
          <w:t xml:space="preserve">. </w:t>
        </w:r>
      </w:ins>
      <w:ins w:id="5323" w:author="Mahmoud" w:date="2017-10-08T14:16:00Z">
        <w:r w:rsidR="00391A8E">
          <w:rPr>
            <w:rFonts w:eastAsiaTheme="minorEastAsia"/>
            <w:rtl/>
          </w:rPr>
          <w:br/>
        </w:r>
      </w:ins>
      <w:ins w:id="5324" w:author="Windows User" w:date="2017-09-23T01:51:00Z">
        <w:r>
          <w:rPr>
            <w:rFonts w:eastAsiaTheme="minorEastAsia" w:hint="cs"/>
            <w:rtl/>
          </w:rPr>
          <w:t xml:space="preserve">هر </w:t>
        </w:r>
        <w:r>
          <w:rPr>
            <w:rFonts w:eastAsiaTheme="minorEastAsia"/>
          </w:rPr>
          <w:t>Activity</w:t>
        </w:r>
        <w:r>
          <w:rPr>
            <w:rFonts w:eastAsiaTheme="minorEastAsia" w:hint="cs"/>
            <w:rtl/>
          </w:rPr>
          <w:t xml:space="preserve"> </w:t>
        </w:r>
      </w:ins>
      <w:ins w:id="5325" w:author="Windows User" w:date="2017-09-30T20:45:00Z">
        <w:r w:rsidR="00E61758">
          <w:rPr>
            <w:rFonts w:eastAsiaTheme="minorEastAsia" w:hint="cs"/>
            <w:rtl/>
          </w:rPr>
          <w:t>از</w:t>
        </w:r>
      </w:ins>
      <w:ins w:id="5326" w:author="Windows User" w:date="2017-09-23T01:51:00Z">
        <w:r>
          <w:rPr>
            <w:rFonts w:eastAsiaTheme="minorEastAsia" w:hint="cs"/>
            <w:rtl/>
          </w:rPr>
          <w:t xml:space="preserve"> چرخه حیات</w:t>
        </w:r>
      </w:ins>
      <w:ins w:id="5327" w:author="Windows User" w:date="2017-09-30T20:45:00Z">
        <w:r w:rsidR="00E61758">
          <w:rPr>
            <w:rFonts w:eastAsiaTheme="minorEastAsia" w:hint="cs"/>
            <w:rtl/>
          </w:rPr>
          <w:t xml:space="preserve"> </w:t>
        </w:r>
        <w:r w:rsidR="00E61758" w:rsidRPr="00E61758">
          <w:rPr>
            <w:rFonts w:eastAsiaTheme="minorEastAsia"/>
          </w:rPr>
          <w:t>Activity</w:t>
        </w:r>
        <w:r w:rsidR="00E61758">
          <w:rPr>
            <w:rFonts w:eastAsiaTheme="minorEastAsia" w:hint="cs"/>
            <w:rtl/>
          </w:rPr>
          <w:t xml:space="preserve"> در اندروید پیروی می کند.</w:t>
        </w:r>
      </w:ins>
      <w:ins w:id="5328" w:author="Windows User" w:date="2017-10-01T01:50:00Z">
        <w:r w:rsidR="007034C2">
          <w:rPr>
            <w:rFonts w:eastAsiaTheme="minorEastAsia" w:hint="cs"/>
            <w:rtl/>
          </w:rPr>
          <w:t xml:space="preserve"> چرخه ی حیات یک</w:t>
        </w:r>
        <w:r w:rsidR="007034C2" w:rsidRPr="007034C2">
          <w:t xml:space="preserve"> </w:t>
        </w:r>
        <w:r w:rsidR="007034C2" w:rsidRPr="007034C2">
          <w:rPr>
            <w:rFonts w:eastAsiaTheme="minorEastAsia"/>
          </w:rPr>
          <w:t>Activity</w:t>
        </w:r>
        <w:r w:rsidR="007034C2">
          <w:rPr>
            <w:rFonts w:eastAsiaTheme="minorEastAsia" w:hint="cs"/>
            <w:rtl/>
          </w:rPr>
          <w:t xml:space="preserve"> مطابق </w:t>
        </w:r>
      </w:ins>
      <w:ins w:id="5329" w:author="Windows User" w:date="2017-10-01T01:56:00Z">
        <w:r w:rsidR="00BD012D">
          <w:rPr>
            <w:rFonts w:eastAsiaTheme="minorEastAsia"/>
            <w:rtl/>
          </w:rPr>
          <w:br/>
        </w:r>
      </w:ins>
      <w:ins w:id="5330" w:author="Windows User" w:date="2017-10-01T01:50:00Z">
        <w:r w:rsidR="007034C2">
          <w:rPr>
            <w:rFonts w:eastAsiaTheme="minorEastAsia" w:hint="cs"/>
            <w:rtl/>
          </w:rPr>
          <w:t>شکل 1</w:t>
        </w:r>
        <w:del w:id="5331" w:author="Mahmoud" w:date="2017-10-08T14:16:00Z">
          <w:r w:rsidR="007034C2" w:rsidDel="00391A8E">
            <w:rPr>
              <w:rFonts w:eastAsiaTheme="minorEastAsia" w:hint="cs"/>
              <w:rtl/>
            </w:rPr>
            <w:delText>5</w:delText>
          </w:r>
        </w:del>
      </w:ins>
      <w:ins w:id="5332" w:author="Mahmoud" w:date="2017-10-08T14:16:00Z">
        <w:r w:rsidR="00391A8E">
          <w:rPr>
            <w:rFonts w:eastAsiaTheme="minorEastAsia" w:hint="cs"/>
            <w:rtl/>
          </w:rPr>
          <w:t>4</w:t>
        </w:r>
      </w:ins>
      <w:ins w:id="5333" w:author="Windows User" w:date="2017-10-01T01:56:00Z">
        <w:r w:rsidR="00BD012D">
          <w:rPr>
            <w:rFonts w:eastAsiaTheme="minorEastAsia" w:hint="cs"/>
            <w:rtl/>
          </w:rPr>
          <w:t>،</w:t>
        </w:r>
      </w:ins>
      <w:ins w:id="5334" w:author="Windows User" w:date="2017-10-01T01:50:00Z">
        <w:r w:rsidR="007034C2">
          <w:rPr>
            <w:rFonts w:eastAsiaTheme="minorEastAsia" w:hint="cs"/>
            <w:rtl/>
          </w:rPr>
          <w:t xml:space="preserve"> شامل توابع </w:t>
        </w:r>
      </w:ins>
      <w:ins w:id="5335" w:author="Windows User" w:date="2017-09-23T01:51:00Z">
        <w:r>
          <w:rPr>
            <w:rFonts w:eastAsiaTheme="minorEastAsia"/>
          </w:rPr>
          <w:t>onCreate()</w:t>
        </w:r>
        <w:r>
          <w:rPr>
            <w:rFonts w:eastAsiaTheme="minorEastAsia" w:hint="cs"/>
            <w:rtl/>
          </w:rPr>
          <w:t xml:space="preserve">، </w:t>
        </w:r>
        <w:r>
          <w:rPr>
            <w:rFonts w:eastAsiaTheme="minorEastAsia"/>
          </w:rPr>
          <w:t>onStart()</w:t>
        </w:r>
        <w:r>
          <w:rPr>
            <w:rFonts w:eastAsiaTheme="minorEastAsia" w:hint="cs"/>
            <w:rtl/>
          </w:rPr>
          <w:t xml:space="preserve">، </w:t>
        </w:r>
        <w:r>
          <w:rPr>
            <w:rFonts w:eastAsiaTheme="minorEastAsia"/>
          </w:rPr>
          <w:t>onResume</w:t>
        </w:r>
      </w:ins>
      <w:ins w:id="5336" w:author="Windows User" w:date="2017-10-01T01:50:00Z">
        <w:r w:rsidR="007034C2">
          <w:rPr>
            <w:rFonts w:eastAsiaTheme="minorEastAsia" w:hint="cs"/>
            <w:rtl/>
          </w:rPr>
          <w:t xml:space="preserve"> می باشد.</w:t>
        </w:r>
      </w:ins>
      <w:ins w:id="5337" w:author="Windows User" w:date="2017-09-23T01:51:00Z">
        <w:r>
          <w:rPr>
            <w:rFonts w:eastAsiaTheme="minorEastAsia" w:hint="cs"/>
            <w:rtl/>
          </w:rPr>
          <w:t xml:space="preserve"> </w:t>
        </w:r>
      </w:ins>
      <w:ins w:id="5338" w:author="Windows User" w:date="2017-10-01T01:51:00Z">
        <w:r w:rsidR="007034C2">
          <w:rPr>
            <w:rFonts w:eastAsiaTheme="minorEastAsia" w:hint="cs"/>
            <w:rtl/>
          </w:rPr>
          <w:t>در کد موجود در شکل 1</w:t>
        </w:r>
        <w:del w:id="5339" w:author="Mahmoud" w:date="2017-10-08T14:16:00Z">
          <w:r w:rsidR="007034C2" w:rsidDel="00391A8E">
            <w:rPr>
              <w:rFonts w:eastAsiaTheme="minorEastAsia" w:hint="cs"/>
              <w:rtl/>
            </w:rPr>
            <w:delText>3</w:delText>
          </w:r>
        </w:del>
      </w:ins>
      <w:ins w:id="5340" w:author="Mahmoud" w:date="2017-10-08T14:16:00Z">
        <w:r w:rsidR="00391A8E">
          <w:rPr>
            <w:rFonts w:eastAsiaTheme="minorEastAsia" w:hint="cs"/>
            <w:rtl/>
          </w:rPr>
          <w:t>2</w:t>
        </w:r>
      </w:ins>
      <w:ins w:id="5341" w:author="Windows User" w:date="2017-10-01T01:56:00Z">
        <w:r w:rsidR="00BD012D">
          <w:rPr>
            <w:rFonts w:eastAsiaTheme="minorEastAsia"/>
            <w:rtl/>
          </w:rPr>
          <w:br/>
        </w:r>
      </w:ins>
      <w:ins w:id="5342" w:author="Windows User" w:date="2017-09-23T01:51:00Z">
        <w:r>
          <w:rPr>
            <w:rFonts w:eastAsiaTheme="minorEastAsia" w:hint="cs"/>
            <w:rtl/>
          </w:rPr>
          <w:t xml:space="preserve">تابع </w:t>
        </w:r>
        <w:r>
          <w:rPr>
            <w:rFonts w:eastAsiaTheme="minorEastAsia"/>
          </w:rPr>
          <w:t>onCreate</w:t>
        </w:r>
        <w:r>
          <w:rPr>
            <w:rFonts w:eastAsiaTheme="minorEastAsia" w:hint="cs"/>
            <w:rtl/>
          </w:rPr>
          <w:t xml:space="preserve"> </w:t>
        </w:r>
      </w:ins>
      <w:ins w:id="5343" w:author="Windows User" w:date="2017-10-01T01:51:00Z">
        <w:r w:rsidR="007034C2">
          <w:rPr>
            <w:rFonts w:eastAsiaTheme="minorEastAsia" w:hint="cs"/>
            <w:rtl/>
          </w:rPr>
          <w:t>به همراه</w:t>
        </w:r>
      </w:ins>
      <w:ins w:id="5344" w:author="Windows User" w:date="2017-09-23T01:51:00Z">
        <w:r>
          <w:rPr>
            <w:rFonts w:eastAsiaTheme="minorEastAsia" w:hint="cs"/>
            <w:rtl/>
          </w:rPr>
          <w:t xml:space="preserve"> تعدادی دکمه تعریف شده است</w:t>
        </w:r>
      </w:ins>
      <w:ins w:id="5345" w:author="Windows User" w:date="2017-10-01T01:51:00Z">
        <w:r w:rsidR="007034C2">
          <w:rPr>
            <w:rFonts w:eastAsiaTheme="minorEastAsia" w:hint="cs"/>
            <w:rtl/>
          </w:rPr>
          <w:t xml:space="preserve">. به ازای </w:t>
        </w:r>
      </w:ins>
      <w:ins w:id="5346" w:author="Windows User" w:date="2017-09-23T01:51:00Z">
        <w:r>
          <w:rPr>
            <w:rFonts w:eastAsiaTheme="minorEastAsia" w:hint="cs"/>
            <w:rtl/>
          </w:rPr>
          <w:t>هر</w:t>
        </w:r>
      </w:ins>
      <w:ins w:id="5347" w:author="Windows User" w:date="2017-10-01T01:51:00Z">
        <w:r w:rsidR="007034C2">
          <w:rPr>
            <w:rFonts w:eastAsiaTheme="minorEastAsia" w:hint="cs"/>
            <w:rtl/>
          </w:rPr>
          <w:t>یک از این دکمه ها،</w:t>
        </w:r>
      </w:ins>
      <w:ins w:id="5348" w:author="Windows User" w:date="2017-09-23T01:51:00Z">
        <w:r>
          <w:rPr>
            <w:rFonts w:eastAsiaTheme="minorEastAsia" w:hint="cs"/>
            <w:rtl/>
          </w:rPr>
          <w:t xml:space="preserve"> تابع </w:t>
        </w:r>
        <w:r>
          <w:rPr>
            <w:rFonts w:eastAsiaTheme="minorEastAsia"/>
          </w:rPr>
          <w:t>onClickListener</w:t>
        </w:r>
        <w:r>
          <w:rPr>
            <w:rFonts w:eastAsiaTheme="minorEastAsia" w:hint="cs"/>
            <w:rtl/>
          </w:rPr>
          <w:t xml:space="preserve"> </w:t>
        </w:r>
      </w:ins>
      <w:ins w:id="5349" w:author="Windows User" w:date="2017-10-01T01:52:00Z">
        <w:r w:rsidR="007034C2">
          <w:rPr>
            <w:rFonts w:eastAsiaTheme="minorEastAsia" w:hint="cs"/>
            <w:rtl/>
          </w:rPr>
          <w:t xml:space="preserve">مربوطه </w:t>
        </w:r>
      </w:ins>
      <w:ins w:id="5350" w:author="Windows User" w:date="2017-09-23T01:51:00Z">
        <w:r>
          <w:rPr>
            <w:rFonts w:eastAsiaTheme="minorEastAsia" w:hint="cs"/>
            <w:rtl/>
          </w:rPr>
          <w:t xml:space="preserve">تعریف شده است. کلاس </w:t>
        </w:r>
        <w:r>
          <w:rPr>
            <w:rFonts w:eastAsiaTheme="minorEastAsia"/>
          </w:rPr>
          <w:t>MusicService</w:t>
        </w:r>
        <w:r>
          <w:rPr>
            <w:rFonts w:eastAsiaTheme="minorEastAsia" w:hint="cs"/>
            <w:rtl/>
          </w:rPr>
          <w:t xml:space="preserve"> هم برای اجرای سرویس خاص هر دکمه پیاده‌سازی شده است.</w:t>
        </w:r>
      </w:ins>
      <w:ins w:id="5351" w:author="Windows User" w:date="2017-10-01T01:56:00Z">
        <w:r w:rsidR="00BD012D" w:rsidRPr="00BD012D">
          <w:rPr>
            <w:noProof/>
            <w:lang w:bidi="ar-SA"/>
          </w:rPr>
          <w:t xml:space="preserve"> </w:t>
        </w:r>
      </w:ins>
      <w:bookmarkStart w:id="5352" w:name="_Toc464205832"/>
    </w:p>
    <w:p w14:paraId="4A5EEA89" w14:textId="0CDE2F7F" w:rsidR="000F5351" w:rsidRDefault="000F5351">
      <w:pPr>
        <w:rPr>
          <w:ins w:id="5353" w:author="Mahmoud" w:date="2017-10-08T14:09:00Z"/>
          <w:noProof/>
          <w:rtl/>
          <w:lang w:bidi="ar-SA"/>
        </w:rPr>
        <w:pPrChange w:id="5354" w:author="Windows User" w:date="2017-10-01T01:56:00Z">
          <w:pPr>
            <w:pStyle w:val="Heading3"/>
            <w:numPr>
              <w:ilvl w:val="2"/>
            </w:numPr>
            <w:ind w:left="720" w:hanging="720"/>
          </w:pPr>
        </w:pPrChange>
      </w:pPr>
    </w:p>
    <w:p w14:paraId="36ED8200" w14:textId="00A34031" w:rsidR="000F5351" w:rsidRDefault="000F5351">
      <w:pPr>
        <w:rPr>
          <w:ins w:id="5355" w:author="Mahmoud" w:date="2017-10-08T14:09:00Z"/>
          <w:noProof/>
          <w:rtl/>
          <w:lang w:bidi="ar-SA"/>
        </w:rPr>
        <w:pPrChange w:id="5356" w:author="Windows User" w:date="2017-10-01T01:56:00Z">
          <w:pPr>
            <w:pStyle w:val="Heading3"/>
            <w:numPr>
              <w:ilvl w:val="2"/>
            </w:numPr>
            <w:ind w:left="720" w:hanging="720"/>
          </w:pPr>
        </w:pPrChange>
      </w:pPr>
    </w:p>
    <w:p w14:paraId="50A0FD82" w14:textId="0FF05478" w:rsidR="000F5351" w:rsidRDefault="000F5351">
      <w:pPr>
        <w:rPr>
          <w:ins w:id="5357" w:author="Mahmoud" w:date="2017-10-08T14:09:00Z"/>
          <w:noProof/>
          <w:rtl/>
          <w:lang w:bidi="ar-SA"/>
        </w:rPr>
        <w:pPrChange w:id="5358" w:author="Windows User" w:date="2017-10-01T01:56:00Z">
          <w:pPr>
            <w:pStyle w:val="Heading3"/>
            <w:numPr>
              <w:ilvl w:val="2"/>
            </w:numPr>
            <w:ind w:left="720" w:hanging="720"/>
          </w:pPr>
        </w:pPrChange>
      </w:pPr>
    </w:p>
    <w:p w14:paraId="4B2A5751" w14:textId="6D797F8D" w:rsidR="000F5351" w:rsidRDefault="000F5351">
      <w:pPr>
        <w:rPr>
          <w:ins w:id="5359" w:author="Mahmoud" w:date="2017-10-08T14:09:00Z"/>
          <w:noProof/>
          <w:rtl/>
          <w:lang w:bidi="ar-SA"/>
        </w:rPr>
        <w:pPrChange w:id="5360" w:author="Windows User" w:date="2017-10-01T01:56:00Z">
          <w:pPr>
            <w:pStyle w:val="Heading3"/>
            <w:numPr>
              <w:ilvl w:val="2"/>
            </w:numPr>
            <w:ind w:left="720" w:hanging="720"/>
          </w:pPr>
        </w:pPrChange>
      </w:pPr>
    </w:p>
    <w:p w14:paraId="32649844" w14:textId="0D08F92B" w:rsidR="000F5351" w:rsidRDefault="000F5351">
      <w:pPr>
        <w:rPr>
          <w:ins w:id="5361" w:author="Mahmoud" w:date="2017-10-08T14:09:00Z"/>
          <w:noProof/>
          <w:rtl/>
          <w:lang w:bidi="ar-SA"/>
        </w:rPr>
        <w:pPrChange w:id="5362" w:author="Windows User" w:date="2017-10-01T01:56:00Z">
          <w:pPr>
            <w:pStyle w:val="Heading3"/>
            <w:numPr>
              <w:ilvl w:val="2"/>
            </w:numPr>
            <w:ind w:left="720" w:hanging="720"/>
          </w:pPr>
        </w:pPrChange>
      </w:pPr>
    </w:p>
    <w:p w14:paraId="58323A60" w14:textId="55397500" w:rsidR="000F5351" w:rsidRDefault="000F5351">
      <w:pPr>
        <w:rPr>
          <w:ins w:id="5363" w:author="Mahmoud" w:date="2017-10-08T14:08:00Z"/>
          <w:noProof/>
          <w:rtl/>
          <w:lang w:bidi="ar-SA"/>
        </w:rPr>
        <w:pPrChange w:id="5364" w:author="Windows User" w:date="2017-10-01T01:56:00Z">
          <w:pPr>
            <w:pStyle w:val="Heading3"/>
            <w:numPr>
              <w:ilvl w:val="2"/>
            </w:numPr>
            <w:ind w:left="720" w:hanging="720"/>
          </w:pPr>
        </w:pPrChange>
      </w:pPr>
    </w:p>
    <w:p w14:paraId="045F5325" w14:textId="66DD73C9" w:rsidR="000F5351" w:rsidDel="000F5351" w:rsidRDefault="000F5351">
      <w:pPr>
        <w:pStyle w:val="Caption"/>
        <w:bidi/>
        <w:jc w:val="center"/>
        <w:rPr>
          <w:ins w:id="5365" w:author="Windows User" w:date="2017-09-30T18:42:00Z"/>
          <w:del w:id="5366" w:author="Mahmoud" w:date="2017-10-08T14:09:00Z"/>
          <w:noProof/>
          <w:rtl/>
        </w:rPr>
        <w:pPrChange w:id="5367" w:author="Mahmoud" w:date="2017-10-08T14:08:00Z">
          <w:pPr>
            <w:pStyle w:val="Heading3"/>
            <w:numPr>
              <w:ilvl w:val="2"/>
            </w:numPr>
            <w:ind w:left="720" w:hanging="720"/>
          </w:pPr>
        </w:pPrChange>
      </w:pPr>
    </w:p>
    <w:p w14:paraId="5604412D" w14:textId="70ADF348" w:rsidR="00D058BE" w:rsidRPr="00BD4798" w:rsidRDefault="00BD4798">
      <w:pPr>
        <w:pStyle w:val="Heading3"/>
        <w:rPr>
          <w:ins w:id="5368" w:author="Windows User" w:date="2017-09-23T01:51:00Z"/>
          <w:rtl/>
          <w:rPrChange w:id="5369" w:author="Windows User" w:date="2017-09-30T18:42:00Z">
            <w:rPr>
              <w:ins w:id="5370" w:author="Windows User" w:date="2017-09-23T01:51:00Z"/>
              <w:rFonts w:eastAsiaTheme="minorEastAsia"/>
              <w:rtl/>
            </w:rPr>
          </w:rPrChange>
        </w:rPr>
        <w:pPrChange w:id="5371" w:author="Windows User" w:date="2017-09-30T18:42:00Z">
          <w:pPr>
            <w:pStyle w:val="Heading3"/>
            <w:numPr>
              <w:ilvl w:val="2"/>
            </w:numPr>
            <w:ind w:left="720" w:hanging="720"/>
          </w:pPr>
        </w:pPrChange>
      </w:pPr>
      <w:bookmarkStart w:id="5372" w:name="_Toc495715038"/>
      <w:ins w:id="5373" w:author="Windows User" w:date="2017-09-30T18:41:00Z">
        <w:r w:rsidRPr="00BD4798">
          <w:rPr>
            <w:rtl/>
            <w:rPrChange w:id="5374" w:author="Windows User" w:date="2017-09-30T18:42:00Z">
              <w:rPr>
                <w:rFonts w:eastAsiaTheme="minorEastAsia"/>
                <w:rtl/>
              </w:rPr>
            </w:rPrChange>
          </w:rPr>
          <w:t>4-2-3-</w:t>
        </w:r>
      </w:ins>
      <w:ins w:id="5375" w:author="Windows User" w:date="2017-09-23T01:51:00Z">
        <w:r w:rsidR="00D058BE" w:rsidRPr="00BD4798">
          <w:rPr>
            <w:rFonts w:hint="eastAsia"/>
            <w:rtl/>
            <w:rPrChange w:id="5376" w:author="Windows User" w:date="2017-09-30T18:42:00Z">
              <w:rPr>
                <w:rFonts w:eastAsiaTheme="minorEastAsia" w:hint="eastAsia"/>
                <w:rtl/>
              </w:rPr>
            </w:rPrChange>
          </w:rPr>
          <w:t>تول</w:t>
        </w:r>
        <w:r w:rsidR="00D058BE" w:rsidRPr="00BD4798">
          <w:rPr>
            <w:rFonts w:hint="cs"/>
            <w:rtl/>
            <w:rPrChange w:id="5377" w:author="Windows User" w:date="2017-09-30T18:42:00Z">
              <w:rPr>
                <w:rFonts w:eastAsiaTheme="minorEastAsia" w:hint="cs"/>
                <w:rtl/>
              </w:rPr>
            </w:rPrChange>
          </w:rPr>
          <w:t>ی</w:t>
        </w:r>
        <w:r w:rsidR="00D058BE" w:rsidRPr="00BD4798">
          <w:rPr>
            <w:rFonts w:hint="eastAsia"/>
            <w:rtl/>
            <w:rPrChange w:id="5378" w:author="Windows User" w:date="2017-09-30T18:42:00Z">
              <w:rPr>
                <w:rFonts w:eastAsiaTheme="minorEastAsia" w:hint="eastAsia"/>
                <w:rtl/>
              </w:rPr>
            </w:rPrChange>
          </w:rPr>
          <w:t>د</w:t>
        </w:r>
        <w:r w:rsidR="00D058BE" w:rsidRPr="00BD4798">
          <w:rPr>
            <w:rtl/>
            <w:rPrChange w:id="5379" w:author="Windows User" w:date="2017-09-30T18:42:00Z">
              <w:rPr>
                <w:rFonts w:eastAsiaTheme="minorEastAsia"/>
                <w:rtl/>
              </w:rPr>
            </w:rPrChange>
          </w:rPr>
          <w:t xml:space="preserve"> </w:t>
        </w:r>
        <w:r w:rsidR="00D058BE" w:rsidRPr="00BD4798">
          <w:rPr>
            <w:rFonts w:hint="cs"/>
            <w:rtl/>
            <w:rPrChange w:id="5380" w:author="Windows User" w:date="2017-09-30T18:42:00Z">
              <w:rPr>
                <w:rFonts w:eastAsiaTheme="minorEastAsia" w:hint="cs"/>
                <w:rtl/>
              </w:rPr>
            </w:rPrChange>
          </w:rPr>
          <w:t>ی</w:t>
        </w:r>
        <w:r w:rsidR="00D058BE" w:rsidRPr="00BD4798">
          <w:rPr>
            <w:rFonts w:hint="eastAsia"/>
            <w:rtl/>
            <w:rPrChange w:id="5381" w:author="Windows User" w:date="2017-09-30T18:42:00Z">
              <w:rPr>
                <w:rFonts w:eastAsiaTheme="minorEastAsia" w:hint="eastAsia"/>
                <w:rtl/>
              </w:rPr>
            </w:rPrChange>
          </w:rPr>
          <w:t>ک</w:t>
        </w:r>
        <w:r w:rsidR="00D058BE" w:rsidRPr="00BD4798">
          <w:rPr>
            <w:rtl/>
            <w:rPrChange w:id="5382" w:author="Windows User" w:date="2017-09-30T18:42:00Z">
              <w:rPr>
                <w:rFonts w:eastAsiaTheme="minorEastAsia"/>
                <w:rtl/>
              </w:rPr>
            </w:rPrChange>
          </w:rPr>
          <w:t xml:space="preserve"> </w:t>
        </w:r>
        <w:r w:rsidR="00D058BE" w:rsidRPr="00BD4798">
          <w:rPr>
            <w:rFonts w:hint="eastAsia"/>
            <w:rtl/>
            <w:rPrChange w:id="5383" w:author="Windows User" w:date="2017-09-30T18:42:00Z">
              <w:rPr>
                <w:rFonts w:eastAsiaTheme="minorEastAsia" w:hint="eastAsia"/>
                <w:rtl/>
              </w:rPr>
            </w:rPrChange>
          </w:rPr>
          <w:t>رخداد</w:t>
        </w:r>
        <w:bookmarkEnd w:id="5352"/>
        <w:bookmarkEnd w:id="5372"/>
      </w:ins>
    </w:p>
    <w:p w14:paraId="7C454C09" w14:textId="55F83B49" w:rsidR="00D058BE" w:rsidDel="00391A8E" w:rsidRDefault="00391A8E" w:rsidP="00464003">
      <w:pPr>
        <w:ind w:firstLine="720"/>
        <w:rPr>
          <w:del w:id="5384" w:author="Mahmoud" w:date="2017-10-08T14:11:00Z"/>
          <w:rFonts w:eastAsiaTheme="minorEastAsia"/>
        </w:rPr>
      </w:pPr>
      <w:del w:id="5385" w:author="Mahmoud" w:date="2017-10-08T14:19:00Z">
        <w:r w:rsidDel="00391A8E">
          <w:rPr>
            <w:noProof/>
            <w:lang w:bidi="ar-SA"/>
          </w:rPr>
          <mc:AlternateContent>
            <mc:Choice Requires="wpg">
              <w:drawing>
                <wp:anchor distT="0" distB="0" distL="114300" distR="114300" simplePos="0" relativeHeight="251666944" behindDoc="0" locked="0" layoutInCell="1" allowOverlap="1" wp14:anchorId="4F4ED48A" wp14:editId="77185384">
                  <wp:simplePos x="0" y="0"/>
                  <wp:positionH relativeFrom="column">
                    <wp:posOffset>904875</wp:posOffset>
                  </wp:positionH>
                  <wp:positionV relativeFrom="paragraph">
                    <wp:posOffset>3687445</wp:posOffset>
                  </wp:positionV>
                  <wp:extent cx="3781425" cy="2822575"/>
                  <wp:effectExtent l="0" t="0" r="9525" b="0"/>
                  <wp:wrapTopAndBottom/>
                  <wp:docPr id="60" name="Group 60"/>
                  <wp:cNvGraphicFramePr/>
                  <a:graphic xmlns:a="http://schemas.openxmlformats.org/drawingml/2006/main">
                    <a:graphicData uri="http://schemas.microsoft.com/office/word/2010/wordprocessingGroup">
                      <wpg:wgp>
                        <wpg:cNvGrpSpPr/>
                        <wpg:grpSpPr>
                          <a:xfrm>
                            <a:off x="0" y="0"/>
                            <a:ext cx="3781425" cy="2822575"/>
                            <a:chOff x="0" y="0"/>
                            <a:chExt cx="3781425" cy="2822575"/>
                          </a:xfrm>
                        </wpg:grpSpPr>
                        <pic:pic xmlns:pic="http://schemas.openxmlformats.org/drawingml/2006/picture">
                          <pic:nvPicPr>
                            <pic:cNvPr id="58" name="Picture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81425" cy="2458085"/>
                            </a:xfrm>
                            <a:prstGeom prst="rect">
                              <a:avLst/>
                            </a:prstGeom>
                          </pic:spPr>
                        </pic:pic>
                        <wps:wsp>
                          <wps:cNvPr id="59" name="Text Box 59"/>
                          <wps:cNvSpPr txBox="1"/>
                          <wps:spPr>
                            <a:xfrm>
                              <a:off x="0" y="2514600"/>
                              <a:ext cx="3781425" cy="307975"/>
                            </a:xfrm>
                            <a:prstGeom prst="rect">
                              <a:avLst/>
                            </a:prstGeom>
                            <a:solidFill>
                              <a:prstClr val="white"/>
                            </a:solidFill>
                            <a:ln>
                              <a:noFill/>
                            </a:ln>
                            <a:effectLst/>
                          </wps:spPr>
                          <wps:txbx>
                            <w:txbxContent>
                              <w:p w14:paraId="723F039C" w14:textId="54ABAC49" w:rsidR="00AE34A0" w:rsidRPr="00E2341D" w:rsidRDefault="00AE34A0">
                                <w:pPr>
                                  <w:pStyle w:val="Caption"/>
                                  <w:bidi/>
                                  <w:jc w:val="center"/>
                                  <w:rPr>
                                    <w:noProof/>
                                  </w:rPr>
                                  <w:pPrChange w:id="5386" w:author="Mahmoud" w:date="2017-10-08T14:19:00Z">
                                    <w:pPr/>
                                  </w:pPrChange>
                                </w:pPr>
                                <w:bookmarkStart w:id="5387" w:name="_Toc495237217"/>
                                <w:bookmarkStart w:id="5388" w:name="_Toc495237547"/>
                                <w:ins w:id="5389" w:author="Mahmoud" w:date="2017-10-08T14:18:00Z">
                                  <w:r w:rsidRPr="00391A8E">
                                    <w:rPr>
                                      <w:rFonts w:cs="B Nazanin"/>
                                      <w:rtl/>
                                      <w:rPrChange w:id="5390" w:author="Mahmoud" w:date="2017-10-08T14:18:00Z">
                                        <w:rPr>
                                          <w:b/>
                                          <w:bCs/>
                                          <w:rtl/>
                                        </w:rPr>
                                      </w:rPrChange>
                                    </w:rPr>
                                    <w:t xml:space="preserve">شکل </w:t>
                                  </w:r>
                                  <w:r w:rsidRPr="00391A8E">
                                    <w:rPr>
                                      <w:rFonts w:cs="B Nazanin"/>
                                      <w:rtl/>
                                      <w:rPrChange w:id="5391" w:author="Mahmoud" w:date="2017-10-08T14:18:00Z">
                                        <w:rPr>
                                          <w:b/>
                                          <w:bCs/>
                                          <w:rtl/>
                                        </w:rPr>
                                      </w:rPrChange>
                                    </w:rPr>
                                    <w:fldChar w:fldCharType="begin"/>
                                  </w:r>
                                  <w:r w:rsidRPr="00391A8E">
                                    <w:rPr>
                                      <w:rFonts w:cs="B Nazanin"/>
                                      <w:rtl/>
                                      <w:rPrChange w:id="5392" w:author="Mahmoud" w:date="2017-10-08T14:18:00Z">
                                        <w:rPr>
                                          <w:b/>
                                          <w:bCs/>
                                          <w:rtl/>
                                        </w:rPr>
                                      </w:rPrChange>
                                    </w:rPr>
                                    <w:instrText xml:space="preserve"> </w:instrText>
                                  </w:r>
                                  <w:r w:rsidRPr="00391A8E">
                                    <w:rPr>
                                      <w:rFonts w:cs="B Nazanin"/>
                                      <w:rPrChange w:id="5393" w:author="Mahmoud" w:date="2017-10-08T14:18:00Z">
                                        <w:rPr>
                                          <w:b/>
                                          <w:bCs/>
                                        </w:rPr>
                                      </w:rPrChange>
                                    </w:rPr>
                                    <w:instrText>SEQ</w:instrText>
                                  </w:r>
                                  <w:r w:rsidRPr="00391A8E">
                                    <w:rPr>
                                      <w:rFonts w:cs="B Nazanin"/>
                                      <w:rtl/>
                                      <w:rPrChange w:id="5394" w:author="Mahmoud" w:date="2017-10-08T14:18:00Z">
                                        <w:rPr>
                                          <w:b/>
                                          <w:bCs/>
                                          <w:rtl/>
                                        </w:rPr>
                                      </w:rPrChange>
                                    </w:rPr>
                                    <w:instrText xml:space="preserve"> شکل \* </w:instrText>
                                  </w:r>
                                  <w:r w:rsidRPr="00391A8E">
                                    <w:rPr>
                                      <w:rFonts w:cs="B Nazanin"/>
                                      <w:rPrChange w:id="5395" w:author="Mahmoud" w:date="2017-10-08T14:18:00Z">
                                        <w:rPr>
                                          <w:b/>
                                          <w:bCs/>
                                        </w:rPr>
                                      </w:rPrChange>
                                    </w:rPr>
                                    <w:instrText>ARABIC</w:instrText>
                                  </w:r>
                                  <w:r w:rsidRPr="00391A8E">
                                    <w:rPr>
                                      <w:rFonts w:cs="B Nazanin"/>
                                      <w:rtl/>
                                      <w:rPrChange w:id="5396" w:author="Mahmoud" w:date="2017-10-08T14:18:00Z">
                                        <w:rPr>
                                          <w:b/>
                                          <w:bCs/>
                                          <w:rtl/>
                                        </w:rPr>
                                      </w:rPrChange>
                                    </w:rPr>
                                    <w:instrText xml:space="preserve"> </w:instrText>
                                  </w:r>
                                </w:ins>
                                <w:r w:rsidRPr="00391A8E">
                                  <w:rPr>
                                    <w:rFonts w:cs="B Nazanin"/>
                                    <w:rtl/>
                                    <w:rPrChange w:id="5397" w:author="Mahmoud" w:date="2017-10-08T14:18:00Z">
                                      <w:rPr>
                                        <w:b/>
                                        <w:bCs/>
                                        <w:rtl/>
                                      </w:rPr>
                                    </w:rPrChange>
                                  </w:rPr>
                                  <w:fldChar w:fldCharType="separate"/>
                                </w:r>
                                <w:ins w:id="5398" w:author="Windows User" w:date="2017-10-14T03:40:00Z">
                                  <w:r>
                                    <w:rPr>
                                      <w:rFonts w:cs="B Nazanin"/>
                                      <w:noProof/>
                                      <w:rtl/>
                                    </w:rPr>
                                    <w:t>16</w:t>
                                  </w:r>
                                </w:ins>
                                <w:ins w:id="5399" w:author="Mahmoud" w:date="2017-10-08T14:18:00Z">
                                  <w:del w:id="5400" w:author="Windows User" w:date="2017-10-14T03:40:00Z">
                                    <w:r w:rsidRPr="00391A8E" w:rsidDel="000D5978">
                                      <w:rPr>
                                        <w:rFonts w:cs="B Nazanin"/>
                                        <w:noProof/>
                                        <w:rtl/>
                                        <w:rPrChange w:id="5401" w:author="Mahmoud" w:date="2017-10-08T14:18:00Z">
                                          <w:rPr>
                                            <w:b/>
                                            <w:bCs/>
                                            <w:noProof/>
                                            <w:rtl/>
                                          </w:rPr>
                                        </w:rPrChange>
                                      </w:rPr>
                                      <w:delText>16</w:delText>
                                    </w:r>
                                  </w:del>
                                  <w:r w:rsidRPr="00391A8E">
                                    <w:rPr>
                                      <w:rFonts w:cs="B Nazanin"/>
                                      <w:rtl/>
                                      <w:rPrChange w:id="5402" w:author="Mahmoud" w:date="2017-10-08T14:18:00Z">
                                        <w:rPr>
                                          <w:b/>
                                          <w:bCs/>
                                          <w:rtl/>
                                        </w:rPr>
                                      </w:rPrChange>
                                    </w:rPr>
                                    <w:fldChar w:fldCharType="end"/>
                                  </w:r>
                                  <w:r w:rsidRPr="00391A8E">
                                    <w:rPr>
                                      <w:rFonts w:cs="B Nazanin"/>
                                      <w:rtl/>
                                      <w:rPrChange w:id="5403" w:author="Mahmoud" w:date="2017-10-08T14:18:00Z">
                                        <w:rPr>
                                          <w:b/>
                                          <w:bCs/>
                                          <w:rtl/>
                                        </w:rPr>
                                      </w:rPrChange>
                                    </w:rPr>
                                    <w:t>-ساختار کل</w:t>
                                  </w:r>
                                  <w:r w:rsidRPr="00391A8E">
                                    <w:rPr>
                                      <w:rFonts w:cs="B Nazanin" w:hint="cs"/>
                                      <w:rtl/>
                                      <w:rPrChange w:id="5404" w:author="Mahmoud" w:date="2017-10-08T14:18:00Z">
                                        <w:rPr>
                                          <w:rFonts w:hint="cs"/>
                                          <w:b/>
                                          <w:bCs/>
                                          <w:rtl/>
                                        </w:rPr>
                                      </w:rPrChange>
                                    </w:rPr>
                                    <w:t>ی</w:t>
                                  </w:r>
                                  <w:r w:rsidRPr="00391A8E">
                                    <w:rPr>
                                      <w:rFonts w:cs="B Nazanin"/>
                                      <w:rtl/>
                                      <w:rPrChange w:id="5405" w:author="Mahmoud" w:date="2017-10-08T14:18:00Z">
                                        <w:rPr>
                                          <w:b/>
                                          <w:bCs/>
                                          <w:rtl/>
                                        </w:rPr>
                                      </w:rPrChange>
                                    </w:rPr>
                                    <w:t xml:space="preserve"> ابزار </w:t>
                                  </w:r>
                                  <w:r w:rsidRPr="00391A8E">
                                    <w:rPr>
                                      <w:rFonts w:cs="B Nazanin"/>
                                      <w:rPrChange w:id="5406" w:author="Mahmoud" w:date="2017-10-08T14:18:00Z">
                                        <w:rPr>
                                          <w:b/>
                                          <w:bCs/>
                                        </w:rPr>
                                      </w:rPrChange>
                                    </w:rPr>
                                    <w:t>ACTEV</w:t>
                                  </w:r>
                                </w:ins>
                                <w:bookmarkEnd w:id="5387"/>
                                <w:bookmarkEnd w:id="5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4ED48A" id="Group 60" o:spid="_x0000_s1040" style="position:absolute;left:0;text-align:left;margin-left:71.25pt;margin-top:290.35pt;width:297.75pt;height:222.25pt;z-index:251666944" coordsize="37814,28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">
                  <v:shape id="Picture 58" o:spid="_x0000_s1041" type="#_x0000_t75" style="position:absolute;width:37814;height:24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">
                    <v:imagedata r:id="rId47" o:title=""/>
                    <v:path arrowok="t"/>
                  </v:shape>
                  <v:shape id="Text Box 59" o:spid="_x0000_s1042" type="#_x0000_t202" style="position:absolute;top:25146;width:37814;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723F039C" w14:textId="54ABAC49" w:rsidR="00AE34A0" w:rsidRPr="00E2341D" w:rsidRDefault="00AE34A0">
                          <w:pPr>
                            <w:pStyle w:val="Caption"/>
                            <w:bidi/>
                            <w:jc w:val="center"/>
                            <w:rPr>
                              <w:noProof/>
                            </w:rPr>
                            <w:pPrChange w:id="5407" w:author="Mahmoud" w:date="2017-10-08T14:19:00Z">
                              <w:pPr/>
                            </w:pPrChange>
                          </w:pPr>
                          <w:bookmarkStart w:id="5408" w:name="_Toc495237217"/>
                          <w:bookmarkStart w:id="5409" w:name="_Toc495237547"/>
                          <w:ins w:id="5410" w:author="Mahmoud" w:date="2017-10-08T14:18:00Z">
                            <w:r w:rsidRPr="00391A8E">
                              <w:rPr>
                                <w:rFonts w:cs="B Nazanin"/>
                                <w:rtl/>
                                <w:rPrChange w:id="5411" w:author="Mahmoud" w:date="2017-10-08T14:18:00Z">
                                  <w:rPr>
                                    <w:b/>
                                    <w:bCs/>
                                    <w:rtl/>
                                  </w:rPr>
                                </w:rPrChange>
                              </w:rPr>
                              <w:t xml:space="preserve">شکل </w:t>
                            </w:r>
                            <w:r w:rsidRPr="00391A8E">
                              <w:rPr>
                                <w:rFonts w:cs="B Nazanin"/>
                                <w:rtl/>
                                <w:rPrChange w:id="5412" w:author="Mahmoud" w:date="2017-10-08T14:18:00Z">
                                  <w:rPr>
                                    <w:b/>
                                    <w:bCs/>
                                    <w:rtl/>
                                  </w:rPr>
                                </w:rPrChange>
                              </w:rPr>
                              <w:fldChar w:fldCharType="begin"/>
                            </w:r>
                            <w:r w:rsidRPr="00391A8E">
                              <w:rPr>
                                <w:rFonts w:cs="B Nazanin"/>
                                <w:rtl/>
                                <w:rPrChange w:id="5413" w:author="Mahmoud" w:date="2017-10-08T14:18:00Z">
                                  <w:rPr>
                                    <w:b/>
                                    <w:bCs/>
                                    <w:rtl/>
                                  </w:rPr>
                                </w:rPrChange>
                              </w:rPr>
                              <w:instrText xml:space="preserve"> </w:instrText>
                            </w:r>
                            <w:r w:rsidRPr="00391A8E">
                              <w:rPr>
                                <w:rFonts w:cs="B Nazanin"/>
                                <w:rPrChange w:id="5414" w:author="Mahmoud" w:date="2017-10-08T14:18:00Z">
                                  <w:rPr>
                                    <w:b/>
                                    <w:bCs/>
                                  </w:rPr>
                                </w:rPrChange>
                              </w:rPr>
                              <w:instrText>SEQ</w:instrText>
                            </w:r>
                            <w:r w:rsidRPr="00391A8E">
                              <w:rPr>
                                <w:rFonts w:cs="B Nazanin"/>
                                <w:rtl/>
                                <w:rPrChange w:id="5415" w:author="Mahmoud" w:date="2017-10-08T14:18:00Z">
                                  <w:rPr>
                                    <w:b/>
                                    <w:bCs/>
                                    <w:rtl/>
                                  </w:rPr>
                                </w:rPrChange>
                              </w:rPr>
                              <w:instrText xml:space="preserve"> شکل \* </w:instrText>
                            </w:r>
                            <w:r w:rsidRPr="00391A8E">
                              <w:rPr>
                                <w:rFonts w:cs="B Nazanin"/>
                                <w:rPrChange w:id="5416" w:author="Mahmoud" w:date="2017-10-08T14:18:00Z">
                                  <w:rPr>
                                    <w:b/>
                                    <w:bCs/>
                                  </w:rPr>
                                </w:rPrChange>
                              </w:rPr>
                              <w:instrText>ARABIC</w:instrText>
                            </w:r>
                            <w:r w:rsidRPr="00391A8E">
                              <w:rPr>
                                <w:rFonts w:cs="B Nazanin"/>
                                <w:rtl/>
                                <w:rPrChange w:id="5417" w:author="Mahmoud" w:date="2017-10-08T14:18:00Z">
                                  <w:rPr>
                                    <w:b/>
                                    <w:bCs/>
                                    <w:rtl/>
                                  </w:rPr>
                                </w:rPrChange>
                              </w:rPr>
                              <w:instrText xml:space="preserve"> </w:instrText>
                            </w:r>
                          </w:ins>
                          <w:r w:rsidRPr="00391A8E">
                            <w:rPr>
                              <w:rFonts w:cs="B Nazanin"/>
                              <w:rtl/>
                              <w:rPrChange w:id="5418" w:author="Mahmoud" w:date="2017-10-08T14:18:00Z">
                                <w:rPr>
                                  <w:b/>
                                  <w:bCs/>
                                  <w:rtl/>
                                </w:rPr>
                              </w:rPrChange>
                            </w:rPr>
                            <w:fldChar w:fldCharType="separate"/>
                          </w:r>
                          <w:ins w:id="5419" w:author="Windows User" w:date="2017-10-14T03:40:00Z">
                            <w:r>
                              <w:rPr>
                                <w:rFonts w:cs="B Nazanin"/>
                                <w:noProof/>
                                <w:rtl/>
                              </w:rPr>
                              <w:t>16</w:t>
                            </w:r>
                          </w:ins>
                          <w:ins w:id="5420" w:author="Mahmoud" w:date="2017-10-08T14:18:00Z">
                            <w:del w:id="5421" w:author="Windows User" w:date="2017-10-14T03:40:00Z">
                              <w:r w:rsidRPr="00391A8E" w:rsidDel="000D5978">
                                <w:rPr>
                                  <w:rFonts w:cs="B Nazanin"/>
                                  <w:noProof/>
                                  <w:rtl/>
                                  <w:rPrChange w:id="5422" w:author="Mahmoud" w:date="2017-10-08T14:18:00Z">
                                    <w:rPr>
                                      <w:b/>
                                      <w:bCs/>
                                      <w:noProof/>
                                      <w:rtl/>
                                    </w:rPr>
                                  </w:rPrChange>
                                </w:rPr>
                                <w:delText>16</w:delText>
                              </w:r>
                            </w:del>
                            <w:r w:rsidRPr="00391A8E">
                              <w:rPr>
                                <w:rFonts w:cs="B Nazanin"/>
                                <w:rtl/>
                                <w:rPrChange w:id="5423" w:author="Mahmoud" w:date="2017-10-08T14:18:00Z">
                                  <w:rPr>
                                    <w:b/>
                                    <w:bCs/>
                                    <w:rtl/>
                                  </w:rPr>
                                </w:rPrChange>
                              </w:rPr>
                              <w:fldChar w:fldCharType="end"/>
                            </w:r>
                            <w:r w:rsidRPr="00391A8E">
                              <w:rPr>
                                <w:rFonts w:cs="B Nazanin"/>
                                <w:rtl/>
                                <w:rPrChange w:id="5424" w:author="Mahmoud" w:date="2017-10-08T14:18:00Z">
                                  <w:rPr>
                                    <w:b/>
                                    <w:bCs/>
                                    <w:rtl/>
                                  </w:rPr>
                                </w:rPrChange>
                              </w:rPr>
                              <w:t>-ساختار کل</w:t>
                            </w:r>
                            <w:r w:rsidRPr="00391A8E">
                              <w:rPr>
                                <w:rFonts w:cs="B Nazanin" w:hint="cs"/>
                                <w:rtl/>
                                <w:rPrChange w:id="5425" w:author="Mahmoud" w:date="2017-10-08T14:18:00Z">
                                  <w:rPr>
                                    <w:rFonts w:hint="cs"/>
                                    <w:b/>
                                    <w:bCs/>
                                    <w:rtl/>
                                  </w:rPr>
                                </w:rPrChange>
                              </w:rPr>
                              <w:t>ی</w:t>
                            </w:r>
                            <w:r w:rsidRPr="00391A8E">
                              <w:rPr>
                                <w:rFonts w:cs="B Nazanin"/>
                                <w:rtl/>
                                <w:rPrChange w:id="5426" w:author="Mahmoud" w:date="2017-10-08T14:18:00Z">
                                  <w:rPr>
                                    <w:b/>
                                    <w:bCs/>
                                    <w:rtl/>
                                  </w:rPr>
                                </w:rPrChange>
                              </w:rPr>
                              <w:t xml:space="preserve"> ابزار </w:t>
                            </w:r>
                            <w:r w:rsidRPr="00391A8E">
                              <w:rPr>
                                <w:rFonts w:cs="B Nazanin"/>
                                <w:rPrChange w:id="5427" w:author="Mahmoud" w:date="2017-10-08T14:18:00Z">
                                  <w:rPr>
                                    <w:b/>
                                    <w:bCs/>
                                  </w:rPr>
                                </w:rPrChange>
                              </w:rPr>
                              <w:t>ACTEV</w:t>
                            </w:r>
                          </w:ins>
                          <w:bookmarkEnd w:id="5408"/>
                          <w:bookmarkEnd w:id="5409"/>
                        </w:p>
                      </w:txbxContent>
                    </v:textbox>
                  </v:shape>
                  <w10:wrap type="topAndBottom"/>
                </v:group>
              </w:pict>
            </mc:Fallback>
          </mc:AlternateContent>
        </w:r>
      </w:del>
      <w:ins w:id="5428" w:author="Mahmoud" w:date="2017-10-08T14:17:00Z">
        <w:r>
          <w:rPr>
            <w:noProof/>
            <w:lang w:bidi="ar-SA"/>
          </w:rPr>
          <mc:AlternateContent>
            <mc:Choice Requires="wpg">
              <w:drawing>
                <wp:anchor distT="0" distB="0" distL="114300" distR="114300" simplePos="0" relativeHeight="251665920" behindDoc="0" locked="0" layoutInCell="1" allowOverlap="1" wp14:anchorId="3ACEEF25" wp14:editId="7B48DD52">
                  <wp:simplePos x="0" y="0"/>
                  <wp:positionH relativeFrom="column">
                    <wp:posOffset>1170940</wp:posOffset>
                  </wp:positionH>
                  <wp:positionV relativeFrom="paragraph">
                    <wp:posOffset>1367155</wp:posOffset>
                  </wp:positionV>
                  <wp:extent cx="3591560" cy="2212975"/>
                  <wp:effectExtent l="0" t="0" r="8890" b="0"/>
                  <wp:wrapTopAndBottom/>
                  <wp:docPr id="55" name="Group 55"/>
                  <wp:cNvGraphicFramePr/>
                  <a:graphic xmlns:a="http://schemas.openxmlformats.org/drawingml/2006/main">
                    <a:graphicData uri="http://schemas.microsoft.com/office/word/2010/wordprocessingGroup">
                      <wpg:wgp>
                        <wpg:cNvGrpSpPr/>
                        <wpg:grpSpPr>
                          <a:xfrm>
                            <a:off x="0" y="0"/>
                            <a:ext cx="3591560" cy="2212975"/>
                            <a:chOff x="0" y="0"/>
                            <a:chExt cx="3591560" cy="2212975"/>
                          </a:xfrm>
                        </wpg:grpSpPr>
                        <pic:pic xmlns:pic="http://schemas.openxmlformats.org/drawingml/2006/picture">
                          <pic:nvPicPr>
                            <pic:cNvPr id="56" name="Picture 5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591560" cy="1784350"/>
                            </a:xfrm>
                            <a:prstGeom prst="rect">
                              <a:avLst/>
                            </a:prstGeom>
                          </pic:spPr>
                        </pic:pic>
                        <wps:wsp>
                          <wps:cNvPr id="57" name="Text Box 57"/>
                          <wps:cNvSpPr txBox="1"/>
                          <wps:spPr>
                            <a:xfrm>
                              <a:off x="0" y="1905000"/>
                              <a:ext cx="3591560" cy="307975"/>
                            </a:xfrm>
                            <a:prstGeom prst="rect">
                              <a:avLst/>
                            </a:prstGeom>
                            <a:solidFill>
                              <a:prstClr val="white"/>
                            </a:solidFill>
                            <a:ln>
                              <a:noFill/>
                            </a:ln>
                            <a:effectLst/>
                          </wps:spPr>
                          <wps:txbx>
                            <w:txbxContent>
                              <w:p w14:paraId="5D1CEAA7" w14:textId="77777777" w:rsidR="00AE34A0" w:rsidRPr="00464003" w:rsidRDefault="00AE34A0">
                                <w:pPr>
                                  <w:pStyle w:val="Caption"/>
                                  <w:bidi/>
                                  <w:jc w:val="center"/>
                                  <w:rPr>
                                    <w:noProof/>
                                    <w:rtl/>
                                  </w:rPr>
                                  <w:pPrChange w:id="5429" w:author="Mahmoud" w:date="2017-10-08T14:14:00Z">
                                    <w:pPr/>
                                  </w:pPrChange>
                                </w:pPr>
                                <w:bookmarkStart w:id="5430" w:name="_Toc495237218"/>
                                <w:ins w:id="5431" w:author="Mahmoud" w:date="2017-10-08T14:13:00Z">
                                  <w:r w:rsidRPr="00391A8E">
                                    <w:rPr>
                                      <w:rFonts w:cs="B Nazanin"/>
                                      <w:rtl/>
                                      <w:rPrChange w:id="5432" w:author="Mahmoud" w:date="2017-10-08T14:14:00Z">
                                        <w:rPr>
                                          <w:b/>
                                          <w:bCs/>
                                          <w:rtl/>
                                        </w:rPr>
                                      </w:rPrChange>
                                    </w:rPr>
                                    <w:t xml:space="preserve">شکل </w:t>
                                  </w:r>
                                  <w:r w:rsidRPr="00391A8E">
                                    <w:rPr>
                                      <w:rFonts w:cs="B Nazanin"/>
                                      <w:rtl/>
                                      <w:rPrChange w:id="5433" w:author="Mahmoud" w:date="2017-10-08T14:14:00Z">
                                        <w:rPr>
                                          <w:b/>
                                          <w:bCs/>
                                          <w:rtl/>
                                        </w:rPr>
                                      </w:rPrChange>
                                    </w:rPr>
                                    <w:fldChar w:fldCharType="begin"/>
                                  </w:r>
                                  <w:r w:rsidRPr="00391A8E">
                                    <w:rPr>
                                      <w:rFonts w:cs="B Nazanin"/>
                                      <w:rtl/>
                                      <w:rPrChange w:id="5434" w:author="Mahmoud" w:date="2017-10-08T14:14:00Z">
                                        <w:rPr>
                                          <w:b/>
                                          <w:bCs/>
                                          <w:rtl/>
                                        </w:rPr>
                                      </w:rPrChange>
                                    </w:rPr>
                                    <w:instrText xml:space="preserve"> </w:instrText>
                                  </w:r>
                                  <w:r w:rsidRPr="00391A8E">
                                    <w:rPr>
                                      <w:rFonts w:cs="B Nazanin"/>
                                      <w:rPrChange w:id="5435" w:author="Mahmoud" w:date="2017-10-08T14:14:00Z">
                                        <w:rPr>
                                          <w:b/>
                                          <w:bCs/>
                                        </w:rPr>
                                      </w:rPrChange>
                                    </w:rPr>
                                    <w:instrText>SEQ</w:instrText>
                                  </w:r>
                                  <w:r w:rsidRPr="00391A8E">
                                    <w:rPr>
                                      <w:rFonts w:cs="B Nazanin"/>
                                      <w:rtl/>
                                      <w:rPrChange w:id="5436" w:author="Mahmoud" w:date="2017-10-08T14:14:00Z">
                                        <w:rPr>
                                          <w:b/>
                                          <w:bCs/>
                                          <w:rtl/>
                                        </w:rPr>
                                      </w:rPrChange>
                                    </w:rPr>
                                    <w:instrText xml:space="preserve"> شکل \* </w:instrText>
                                  </w:r>
                                  <w:r w:rsidRPr="00391A8E">
                                    <w:rPr>
                                      <w:rFonts w:cs="B Nazanin"/>
                                      <w:rPrChange w:id="5437" w:author="Mahmoud" w:date="2017-10-08T14:14:00Z">
                                        <w:rPr>
                                          <w:b/>
                                          <w:bCs/>
                                        </w:rPr>
                                      </w:rPrChange>
                                    </w:rPr>
                                    <w:instrText>ARABIC</w:instrText>
                                  </w:r>
                                  <w:r w:rsidRPr="00391A8E">
                                    <w:rPr>
                                      <w:rFonts w:cs="B Nazanin"/>
                                      <w:rtl/>
                                      <w:rPrChange w:id="5438" w:author="Mahmoud" w:date="2017-10-08T14:14:00Z">
                                        <w:rPr>
                                          <w:b/>
                                          <w:bCs/>
                                          <w:rtl/>
                                        </w:rPr>
                                      </w:rPrChange>
                                    </w:rPr>
                                    <w:instrText xml:space="preserve"> </w:instrText>
                                  </w:r>
                                </w:ins>
                                <w:r w:rsidRPr="00391A8E">
                                  <w:rPr>
                                    <w:rFonts w:cs="B Nazanin"/>
                                    <w:rtl/>
                                    <w:rPrChange w:id="5439" w:author="Mahmoud" w:date="2017-10-08T14:14:00Z">
                                      <w:rPr>
                                        <w:b/>
                                        <w:bCs/>
                                        <w:rtl/>
                                      </w:rPr>
                                    </w:rPrChange>
                                  </w:rPr>
                                  <w:fldChar w:fldCharType="separate"/>
                                </w:r>
                                <w:ins w:id="5440" w:author="Windows User" w:date="2017-10-14T03:40:00Z">
                                  <w:r>
                                    <w:rPr>
                                      <w:rFonts w:cs="B Nazanin"/>
                                      <w:noProof/>
                                      <w:rtl/>
                                    </w:rPr>
                                    <w:t>17</w:t>
                                  </w:r>
                                </w:ins>
                                <w:ins w:id="5441" w:author="Mahmoud" w:date="2017-10-08T14:13:00Z">
                                  <w:del w:id="5442" w:author="Windows User" w:date="2017-10-14T03:40:00Z">
                                    <w:r w:rsidRPr="00391A8E" w:rsidDel="000D5978">
                                      <w:rPr>
                                        <w:rFonts w:cs="B Nazanin"/>
                                        <w:noProof/>
                                        <w:rtl/>
                                        <w:rPrChange w:id="5443" w:author="Mahmoud" w:date="2017-10-08T14:14:00Z">
                                          <w:rPr>
                                            <w:b/>
                                            <w:bCs/>
                                            <w:noProof/>
                                            <w:rtl/>
                                          </w:rPr>
                                        </w:rPrChange>
                                      </w:rPr>
                                      <w:delText>15</w:delText>
                                    </w:r>
                                  </w:del>
                                  <w:r w:rsidRPr="00391A8E">
                                    <w:rPr>
                                      <w:rFonts w:cs="B Nazanin"/>
                                      <w:rtl/>
                                      <w:rPrChange w:id="5444" w:author="Mahmoud" w:date="2017-10-08T14:14:00Z">
                                        <w:rPr>
                                          <w:b/>
                                          <w:bCs/>
                                          <w:rtl/>
                                        </w:rPr>
                                      </w:rPrChange>
                                    </w:rPr>
                                    <w:fldChar w:fldCharType="end"/>
                                  </w:r>
                                  <w:r w:rsidRPr="00391A8E">
                                    <w:rPr>
                                      <w:rFonts w:cs="B Nazanin"/>
                                      <w:rPrChange w:id="5445" w:author="Mahmoud" w:date="2017-10-08T14:14:00Z">
                                        <w:rPr>
                                          <w:b/>
                                          <w:bCs/>
                                        </w:rPr>
                                      </w:rPrChange>
                                    </w:rPr>
                                    <w:t>-</w:t>
                                  </w:r>
                                </w:ins>
                                <w:ins w:id="5446" w:author="Mahmoud" w:date="2017-10-08T14:14:00Z">
                                  <w:r w:rsidRPr="00391A8E">
                                    <w:rPr>
                                      <w:rFonts w:cs="B Nazanin"/>
                                      <w:rtl/>
                                      <w:lang w:bidi="fa-IR"/>
                                      <w:rPrChange w:id="5447" w:author="Mahmoud" w:date="2017-10-08T14:14:00Z">
                                        <w:rPr>
                                          <w:b/>
                                          <w:bCs/>
                                          <w:rtl/>
                                        </w:rPr>
                                      </w:rPrChange>
                                    </w:rPr>
                                    <w:t xml:space="preserve"> سلسله مراتب و</w:t>
                                  </w:r>
                                  <w:r w:rsidRPr="00391A8E">
                                    <w:rPr>
                                      <w:rFonts w:cs="B Nazanin" w:hint="cs"/>
                                      <w:rtl/>
                                      <w:lang w:bidi="fa-IR"/>
                                      <w:rPrChange w:id="5448" w:author="Mahmoud" w:date="2017-10-08T14:14:00Z">
                                        <w:rPr>
                                          <w:rFonts w:hint="cs"/>
                                          <w:b/>
                                          <w:bCs/>
                                          <w:rtl/>
                                        </w:rPr>
                                      </w:rPrChange>
                                    </w:rPr>
                                    <w:t>یجت</w:t>
                                  </w:r>
                                  <w:r w:rsidRPr="00391A8E">
                                    <w:rPr>
                                      <w:rFonts w:cs="B Nazanin"/>
                                      <w:rtl/>
                                      <w:lang w:bidi="fa-IR"/>
                                      <w:rPrChange w:id="5449" w:author="Mahmoud" w:date="2017-10-08T14:14:00Z">
                                        <w:rPr>
                                          <w:b/>
                                          <w:bCs/>
                                          <w:rtl/>
                                        </w:rPr>
                                      </w:rPrChange>
                                    </w:rPr>
                                    <w:t xml:space="preserve"> ها در صفحه </w:t>
                                  </w:r>
                                  <w:r w:rsidRPr="00391A8E">
                                    <w:rPr>
                                      <w:rFonts w:cs="B Nazanin" w:hint="cs"/>
                                      <w:rtl/>
                                      <w:lang w:bidi="fa-IR"/>
                                      <w:rPrChange w:id="5450" w:author="Mahmoud" w:date="2017-10-08T14:14:00Z">
                                        <w:rPr>
                                          <w:rFonts w:hint="cs"/>
                                          <w:b/>
                                          <w:bCs/>
                                          <w:rtl/>
                                        </w:rPr>
                                      </w:rPrChange>
                                    </w:rPr>
                                    <w:t>ی</w:t>
                                  </w:r>
                                  <w:r w:rsidRPr="00391A8E">
                                    <w:rPr>
                                      <w:rFonts w:cs="B Nazanin"/>
                                      <w:rtl/>
                                      <w:lang w:bidi="fa-IR"/>
                                      <w:rPrChange w:id="5451" w:author="Mahmoud" w:date="2017-10-08T14:14:00Z">
                                        <w:rPr>
                                          <w:b/>
                                          <w:bCs/>
                                          <w:rtl/>
                                        </w:rPr>
                                      </w:rPrChange>
                                    </w:rPr>
                                    <w:t xml:space="preserve"> اصل</w:t>
                                  </w:r>
                                  <w:r w:rsidRPr="00391A8E">
                                    <w:rPr>
                                      <w:rFonts w:cs="B Nazanin" w:hint="cs"/>
                                      <w:rtl/>
                                      <w:lang w:bidi="fa-IR"/>
                                      <w:rPrChange w:id="5452" w:author="Mahmoud" w:date="2017-10-08T14:14:00Z">
                                        <w:rPr>
                                          <w:rFonts w:hint="cs"/>
                                          <w:b/>
                                          <w:bCs/>
                                          <w:rtl/>
                                        </w:rPr>
                                      </w:rPrChange>
                                    </w:rPr>
                                    <w:t>ی</w:t>
                                  </w:r>
                                  <w:r w:rsidRPr="00391A8E">
                                    <w:rPr>
                                      <w:rFonts w:cs="B Nazanin"/>
                                      <w:rtl/>
                                      <w:lang w:bidi="fa-IR"/>
                                      <w:rPrChange w:id="5453" w:author="Mahmoud" w:date="2017-10-08T14:14:00Z">
                                        <w:rPr>
                                          <w:b/>
                                          <w:bCs/>
                                          <w:rtl/>
                                        </w:rPr>
                                      </w:rPrChange>
                                    </w:rPr>
                                    <w:t xml:space="preserve"> برنامه</w:t>
                                  </w:r>
                                </w:ins>
                                <w:bookmarkEnd w:id="5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EEF25" id="Group 55" o:spid="_x0000_s1043" style="position:absolute;left:0;text-align:left;margin-left:92.2pt;margin-top:107.65pt;width:282.8pt;height:174.25pt;z-index:251665920" coordsize="35915,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">
                  <v:shape id="Picture 56" o:spid="_x0000_s1044" type="#_x0000_t75" style="position:absolute;width:35915;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">
                    <v:imagedata r:id="rId49" o:title=""/>
                    <v:path arrowok="t"/>
                  </v:shape>
                  <v:shape id="Text Box 57" o:spid="_x0000_s1045" type="#_x0000_t202" style="position:absolute;top:19050;width:35915;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5D1CEAA7" w14:textId="77777777" w:rsidR="00AE34A0" w:rsidRPr="00464003" w:rsidRDefault="00AE34A0">
                          <w:pPr>
                            <w:pStyle w:val="Caption"/>
                            <w:bidi/>
                            <w:jc w:val="center"/>
                            <w:rPr>
                              <w:noProof/>
                              <w:rtl/>
                            </w:rPr>
                            <w:pPrChange w:id="5454" w:author="Mahmoud" w:date="2017-10-08T14:14:00Z">
                              <w:pPr/>
                            </w:pPrChange>
                          </w:pPr>
                          <w:bookmarkStart w:id="5455" w:name="_Toc495237218"/>
                          <w:ins w:id="5456" w:author="Mahmoud" w:date="2017-10-08T14:13:00Z">
                            <w:r w:rsidRPr="00391A8E">
                              <w:rPr>
                                <w:rFonts w:cs="B Nazanin"/>
                                <w:rtl/>
                                <w:rPrChange w:id="5457" w:author="Mahmoud" w:date="2017-10-08T14:14:00Z">
                                  <w:rPr>
                                    <w:b/>
                                    <w:bCs/>
                                    <w:rtl/>
                                  </w:rPr>
                                </w:rPrChange>
                              </w:rPr>
                              <w:t xml:space="preserve">شکل </w:t>
                            </w:r>
                            <w:r w:rsidRPr="00391A8E">
                              <w:rPr>
                                <w:rFonts w:cs="B Nazanin"/>
                                <w:rtl/>
                                <w:rPrChange w:id="5458" w:author="Mahmoud" w:date="2017-10-08T14:14:00Z">
                                  <w:rPr>
                                    <w:b/>
                                    <w:bCs/>
                                    <w:rtl/>
                                  </w:rPr>
                                </w:rPrChange>
                              </w:rPr>
                              <w:fldChar w:fldCharType="begin"/>
                            </w:r>
                            <w:r w:rsidRPr="00391A8E">
                              <w:rPr>
                                <w:rFonts w:cs="B Nazanin"/>
                                <w:rtl/>
                                <w:rPrChange w:id="5459" w:author="Mahmoud" w:date="2017-10-08T14:14:00Z">
                                  <w:rPr>
                                    <w:b/>
                                    <w:bCs/>
                                    <w:rtl/>
                                  </w:rPr>
                                </w:rPrChange>
                              </w:rPr>
                              <w:instrText xml:space="preserve"> </w:instrText>
                            </w:r>
                            <w:r w:rsidRPr="00391A8E">
                              <w:rPr>
                                <w:rFonts w:cs="B Nazanin"/>
                                <w:rPrChange w:id="5460" w:author="Mahmoud" w:date="2017-10-08T14:14:00Z">
                                  <w:rPr>
                                    <w:b/>
                                    <w:bCs/>
                                  </w:rPr>
                                </w:rPrChange>
                              </w:rPr>
                              <w:instrText>SEQ</w:instrText>
                            </w:r>
                            <w:r w:rsidRPr="00391A8E">
                              <w:rPr>
                                <w:rFonts w:cs="B Nazanin"/>
                                <w:rtl/>
                                <w:rPrChange w:id="5461" w:author="Mahmoud" w:date="2017-10-08T14:14:00Z">
                                  <w:rPr>
                                    <w:b/>
                                    <w:bCs/>
                                    <w:rtl/>
                                  </w:rPr>
                                </w:rPrChange>
                              </w:rPr>
                              <w:instrText xml:space="preserve"> شکل \* </w:instrText>
                            </w:r>
                            <w:r w:rsidRPr="00391A8E">
                              <w:rPr>
                                <w:rFonts w:cs="B Nazanin"/>
                                <w:rPrChange w:id="5462" w:author="Mahmoud" w:date="2017-10-08T14:14:00Z">
                                  <w:rPr>
                                    <w:b/>
                                    <w:bCs/>
                                  </w:rPr>
                                </w:rPrChange>
                              </w:rPr>
                              <w:instrText>ARABIC</w:instrText>
                            </w:r>
                            <w:r w:rsidRPr="00391A8E">
                              <w:rPr>
                                <w:rFonts w:cs="B Nazanin"/>
                                <w:rtl/>
                                <w:rPrChange w:id="5463" w:author="Mahmoud" w:date="2017-10-08T14:14:00Z">
                                  <w:rPr>
                                    <w:b/>
                                    <w:bCs/>
                                    <w:rtl/>
                                  </w:rPr>
                                </w:rPrChange>
                              </w:rPr>
                              <w:instrText xml:space="preserve"> </w:instrText>
                            </w:r>
                          </w:ins>
                          <w:r w:rsidRPr="00391A8E">
                            <w:rPr>
                              <w:rFonts w:cs="B Nazanin"/>
                              <w:rtl/>
                              <w:rPrChange w:id="5464" w:author="Mahmoud" w:date="2017-10-08T14:14:00Z">
                                <w:rPr>
                                  <w:b/>
                                  <w:bCs/>
                                  <w:rtl/>
                                </w:rPr>
                              </w:rPrChange>
                            </w:rPr>
                            <w:fldChar w:fldCharType="separate"/>
                          </w:r>
                          <w:ins w:id="5465" w:author="Windows User" w:date="2017-10-14T03:40:00Z">
                            <w:r>
                              <w:rPr>
                                <w:rFonts w:cs="B Nazanin"/>
                                <w:noProof/>
                                <w:rtl/>
                              </w:rPr>
                              <w:t>17</w:t>
                            </w:r>
                          </w:ins>
                          <w:ins w:id="5466" w:author="Mahmoud" w:date="2017-10-08T14:13:00Z">
                            <w:del w:id="5467" w:author="Windows User" w:date="2017-10-14T03:40:00Z">
                              <w:r w:rsidRPr="00391A8E" w:rsidDel="000D5978">
                                <w:rPr>
                                  <w:rFonts w:cs="B Nazanin"/>
                                  <w:noProof/>
                                  <w:rtl/>
                                  <w:rPrChange w:id="5468" w:author="Mahmoud" w:date="2017-10-08T14:14:00Z">
                                    <w:rPr>
                                      <w:b/>
                                      <w:bCs/>
                                      <w:noProof/>
                                      <w:rtl/>
                                    </w:rPr>
                                  </w:rPrChange>
                                </w:rPr>
                                <w:delText>15</w:delText>
                              </w:r>
                            </w:del>
                            <w:r w:rsidRPr="00391A8E">
                              <w:rPr>
                                <w:rFonts w:cs="B Nazanin"/>
                                <w:rtl/>
                                <w:rPrChange w:id="5469" w:author="Mahmoud" w:date="2017-10-08T14:14:00Z">
                                  <w:rPr>
                                    <w:b/>
                                    <w:bCs/>
                                    <w:rtl/>
                                  </w:rPr>
                                </w:rPrChange>
                              </w:rPr>
                              <w:fldChar w:fldCharType="end"/>
                            </w:r>
                            <w:r w:rsidRPr="00391A8E">
                              <w:rPr>
                                <w:rFonts w:cs="B Nazanin"/>
                                <w:rPrChange w:id="5470" w:author="Mahmoud" w:date="2017-10-08T14:14:00Z">
                                  <w:rPr>
                                    <w:b/>
                                    <w:bCs/>
                                  </w:rPr>
                                </w:rPrChange>
                              </w:rPr>
                              <w:t>-</w:t>
                            </w:r>
                          </w:ins>
                          <w:ins w:id="5471" w:author="Mahmoud" w:date="2017-10-08T14:14:00Z">
                            <w:r w:rsidRPr="00391A8E">
                              <w:rPr>
                                <w:rFonts w:cs="B Nazanin"/>
                                <w:rtl/>
                                <w:lang w:bidi="fa-IR"/>
                                <w:rPrChange w:id="5472" w:author="Mahmoud" w:date="2017-10-08T14:14:00Z">
                                  <w:rPr>
                                    <w:b/>
                                    <w:bCs/>
                                    <w:rtl/>
                                  </w:rPr>
                                </w:rPrChange>
                              </w:rPr>
                              <w:t xml:space="preserve"> سلسله مراتب و</w:t>
                            </w:r>
                            <w:r w:rsidRPr="00391A8E">
                              <w:rPr>
                                <w:rFonts w:cs="B Nazanin" w:hint="cs"/>
                                <w:rtl/>
                                <w:lang w:bidi="fa-IR"/>
                                <w:rPrChange w:id="5473" w:author="Mahmoud" w:date="2017-10-08T14:14:00Z">
                                  <w:rPr>
                                    <w:rFonts w:hint="cs"/>
                                    <w:b/>
                                    <w:bCs/>
                                    <w:rtl/>
                                  </w:rPr>
                                </w:rPrChange>
                              </w:rPr>
                              <w:t>یجت</w:t>
                            </w:r>
                            <w:r w:rsidRPr="00391A8E">
                              <w:rPr>
                                <w:rFonts w:cs="B Nazanin"/>
                                <w:rtl/>
                                <w:lang w:bidi="fa-IR"/>
                                <w:rPrChange w:id="5474" w:author="Mahmoud" w:date="2017-10-08T14:14:00Z">
                                  <w:rPr>
                                    <w:b/>
                                    <w:bCs/>
                                    <w:rtl/>
                                  </w:rPr>
                                </w:rPrChange>
                              </w:rPr>
                              <w:t xml:space="preserve"> ها در صفحه </w:t>
                            </w:r>
                            <w:r w:rsidRPr="00391A8E">
                              <w:rPr>
                                <w:rFonts w:cs="B Nazanin" w:hint="cs"/>
                                <w:rtl/>
                                <w:lang w:bidi="fa-IR"/>
                                <w:rPrChange w:id="5475" w:author="Mahmoud" w:date="2017-10-08T14:14:00Z">
                                  <w:rPr>
                                    <w:rFonts w:hint="cs"/>
                                    <w:b/>
                                    <w:bCs/>
                                    <w:rtl/>
                                  </w:rPr>
                                </w:rPrChange>
                              </w:rPr>
                              <w:t>ی</w:t>
                            </w:r>
                            <w:r w:rsidRPr="00391A8E">
                              <w:rPr>
                                <w:rFonts w:cs="B Nazanin"/>
                                <w:rtl/>
                                <w:lang w:bidi="fa-IR"/>
                                <w:rPrChange w:id="5476" w:author="Mahmoud" w:date="2017-10-08T14:14:00Z">
                                  <w:rPr>
                                    <w:b/>
                                    <w:bCs/>
                                    <w:rtl/>
                                  </w:rPr>
                                </w:rPrChange>
                              </w:rPr>
                              <w:t xml:space="preserve"> اصل</w:t>
                            </w:r>
                            <w:r w:rsidRPr="00391A8E">
                              <w:rPr>
                                <w:rFonts w:cs="B Nazanin" w:hint="cs"/>
                                <w:rtl/>
                                <w:lang w:bidi="fa-IR"/>
                                <w:rPrChange w:id="5477" w:author="Mahmoud" w:date="2017-10-08T14:14:00Z">
                                  <w:rPr>
                                    <w:rFonts w:hint="cs"/>
                                    <w:b/>
                                    <w:bCs/>
                                    <w:rtl/>
                                  </w:rPr>
                                </w:rPrChange>
                              </w:rPr>
                              <w:t>ی</w:t>
                            </w:r>
                            <w:r w:rsidRPr="00391A8E">
                              <w:rPr>
                                <w:rFonts w:cs="B Nazanin"/>
                                <w:rtl/>
                                <w:lang w:bidi="fa-IR"/>
                                <w:rPrChange w:id="5478" w:author="Mahmoud" w:date="2017-10-08T14:14:00Z">
                                  <w:rPr>
                                    <w:b/>
                                    <w:bCs/>
                                    <w:rtl/>
                                  </w:rPr>
                                </w:rPrChange>
                              </w:rPr>
                              <w:t xml:space="preserve"> برنامه</w:t>
                            </w:r>
                          </w:ins>
                          <w:bookmarkEnd w:id="5455"/>
                        </w:p>
                      </w:txbxContent>
                    </v:textbox>
                  </v:shape>
                  <w10:wrap type="topAndBottom"/>
                </v:group>
              </w:pict>
            </mc:Fallback>
          </mc:AlternateContent>
        </w:r>
      </w:ins>
      <w:ins w:id="5479" w:author="Windows User" w:date="2017-10-01T01:59:00Z">
        <w:del w:id="5480" w:author="Mahmoud" w:date="2017-10-08T14:11:00Z">
          <w:r w:rsidR="003262C8" w:rsidDel="000F5351">
            <w:rPr>
              <w:noProof/>
              <w:lang w:bidi="ar-SA"/>
            </w:rPr>
            <w:drawing>
              <wp:anchor distT="0" distB="0" distL="114300" distR="114300" simplePos="0" relativeHeight="251648512" behindDoc="0" locked="0" layoutInCell="1" allowOverlap="1" wp14:anchorId="2D8C88E9" wp14:editId="355F820F">
                <wp:simplePos x="0" y="0"/>
                <wp:positionH relativeFrom="column">
                  <wp:posOffset>1019175</wp:posOffset>
                </wp:positionH>
                <wp:positionV relativeFrom="paragraph">
                  <wp:posOffset>1410970</wp:posOffset>
                </wp:positionV>
                <wp:extent cx="3591560" cy="1784350"/>
                <wp:effectExtent l="0" t="0" r="8890" b="635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591560" cy="1784350"/>
                        </a:xfrm>
                        <a:prstGeom prst="rect">
                          <a:avLst/>
                        </a:prstGeom>
                      </pic:spPr>
                    </pic:pic>
                  </a:graphicData>
                </a:graphic>
              </wp:anchor>
            </w:drawing>
          </w:r>
        </w:del>
      </w:ins>
      <w:ins w:id="5481" w:author="Windows User" w:date="2017-10-01T01:58:00Z">
        <w:r w:rsidR="003262C8">
          <w:rPr>
            <w:rFonts w:eastAsiaTheme="minorEastAsia" w:hint="cs"/>
            <w:rtl/>
          </w:rPr>
          <w:t>در</w:t>
        </w:r>
      </w:ins>
      <w:ins w:id="5482" w:author="Windows User" w:date="2017-09-23T01:51:00Z">
        <w:r w:rsidR="00D058BE">
          <w:rPr>
            <w:rFonts w:eastAsiaTheme="minorEastAsia" w:hint="cs"/>
            <w:rtl/>
          </w:rPr>
          <w:t xml:space="preserve"> برنامه</w:t>
        </w:r>
      </w:ins>
      <w:ins w:id="5483" w:author="Windows User" w:date="2017-10-01T01:58:00Z">
        <w:r w:rsidR="003262C8">
          <w:rPr>
            <w:rFonts w:eastAsiaTheme="minorEastAsia"/>
            <w:rtl/>
          </w:rPr>
          <w:softHyphen/>
        </w:r>
        <w:r w:rsidR="003262C8">
          <w:rPr>
            <w:rFonts w:eastAsiaTheme="minorEastAsia" w:hint="cs"/>
            <w:rtl/>
          </w:rPr>
          <w:t>ی اندرویدی شکل14</w:t>
        </w:r>
      </w:ins>
      <w:ins w:id="5484" w:author="Windows User" w:date="2017-09-23T01:51:00Z">
        <w:r w:rsidR="00D058BE">
          <w:rPr>
            <w:rFonts w:eastAsiaTheme="minorEastAsia" w:hint="cs"/>
            <w:rtl/>
          </w:rPr>
          <w:t xml:space="preserve"> رخداد ضربه</w:t>
        </w:r>
        <w:r w:rsidR="00D058BE" w:rsidRPr="00E2341D">
          <w:rPr>
            <w:rStyle w:val="FootnoteReference"/>
            <w:rtl/>
            <w:rPrChange w:id="5485" w:author="ehsan edalat" w:date="2018-01-05T21:49:00Z">
              <w:rPr>
                <w:rStyle w:val="FootnoteReference"/>
                <w:rFonts w:eastAsiaTheme="minorEastAsia"/>
                <w:rtl/>
              </w:rPr>
            </w:rPrChange>
          </w:rPr>
          <w:footnoteReference w:id="62"/>
        </w:r>
        <w:r w:rsidR="00D058BE">
          <w:rPr>
            <w:rFonts w:eastAsiaTheme="minorEastAsia" w:hint="cs"/>
            <w:rtl/>
          </w:rPr>
          <w:t xml:space="preserve"> در نظر گرفته شده است. </w:t>
        </w:r>
      </w:ins>
      <w:ins w:id="5488" w:author="Windows User" w:date="2017-10-01T02:05:00Z">
        <w:r w:rsidR="003262C8">
          <w:rPr>
            <w:rFonts w:eastAsiaTheme="minorEastAsia" w:hint="cs"/>
            <w:rtl/>
          </w:rPr>
          <w:t>شکل16</w:t>
        </w:r>
      </w:ins>
      <w:ins w:id="5489" w:author="Windows User" w:date="2017-09-23T01:51:00Z">
        <w:r w:rsidR="00D058BE">
          <w:rPr>
            <w:rFonts w:eastAsiaTheme="minorEastAsia" w:hint="cs"/>
            <w:rtl/>
          </w:rPr>
          <w:t xml:space="preserve"> نمایی از سلسله مراتب ویجت</w:t>
        </w:r>
        <w:r w:rsidR="00D058BE" w:rsidRPr="00E2341D">
          <w:rPr>
            <w:rStyle w:val="FootnoteReference"/>
            <w:rtl/>
            <w:rPrChange w:id="5490" w:author="ehsan edalat" w:date="2018-01-05T21:49:00Z">
              <w:rPr>
                <w:rStyle w:val="FootnoteReference"/>
                <w:rFonts w:eastAsiaTheme="minorEastAsia"/>
                <w:rtl/>
              </w:rPr>
            </w:rPrChange>
          </w:rPr>
          <w:footnoteReference w:id="63"/>
        </w:r>
        <w:r w:rsidR="00D058BE">
          <w:rPr>
            <w:rFonts w:eastAsiaTheme="minorEastAsia" w:hint="cs"/>
            <w:rtl/>
          </w:rPr>
          <w:t>های موجود در صفحه اصلی برنامه را نشان می‌دهد. برگ‌های درخت در نهایت دکمه‌های روی صفحه و نمایشگر متن</w:t>
        </w:r>
        <w:r w:rsidR="00D058BE" w:rsidRPr="00E2341D">
          <w:rPr>
            <w:rStyle w:val="FootnoteReference"/>
            <w:rtl/>
            <w:rPrChange w:id="5493" w:author="ehsan edalat" w:date="2018-01-05T21:49:00Z">
              <w:rPr>
                <w:rStyle w:val="FootnoteReference"/>
                <w:rFonts w:eastAsiaTheme="minorEastAsia"/>
                <w:rtl/>
              </w:rPr>
            </w:rPrChange>
          </w:rPr>
          <w:footnoteReference w:id="64"/>
        </w:r>
        <w:r w:rsidR="00D058BE">
          <w:rPr>
            <w:rFonts w:eastAsiaTheme="minorEastAsia" w:hint="cs"/>
            <w:rtl/>
          </w:rPr>
          <w:t xml:space="preserve"> هستند. هدف، تولید رخدادهایی است که برای همه  این </w:t>
        </w:r>
      </w:ins>
      <w:ins w:id="5496" w:author="Windows User" w:date="2017-10-01T02:00:00Z">
        <w:r w:rsidR="003262C8">
          <w:rPr>
            <w:rFonts w:eastAsiaTheme="minorEastAsia" w:hint="cs"/>
            <w:rtl/>
          </w:rPr>
          <w:t>یازده</w:t>
        </w:r>
      </w:ins>
      <w:ins w:id="5497" w:author="Windows User" w:date="2017-09-23T01:51:00Z">
        <w:r w:rsidR="00D058BE">
          <w:rPr>
            <w:rFonts w:eastAsiaTheme="minorEastAsia" w:hint="cs"/>
            <w:rtl/>
          </w:rPr>
          <w:t xml:space="preserve"> ویجت رخداد ضربه</w:t>
        </w:r>
      </w:ins>
      <w:ins w:id="5498" w:author="Windows User" w:date="2017-10-01T02:00:00Z">
        <w:r w:rsidR="003262C8">
          <w:rPr>
            <w:rFonts w:eastAsiaTheme="minorEastAsia" w:hint="cs"/>
            <w:rtl/>
          </w:rPr>
          <w:t xml:space="preserve"> را به طور خودکار</w:t>
        </w:r>
      </w:ins>
      <w:ins w:id="5499" w:author="Windows User" w:date="2017-09-23T01:51:00Z">
        <w:r w:rsidR="00D058BE">
          <w:rPr>
            <w:rFonts w:eastAsiaTheme="minorEastAsia" w:hint="cs"/>
            <w:rtl/>
          </w:rPr>
          <w:t xml:space="preserve"> تولید </w:t>
        </w:r>
      </w:ins>
      <w:ins w:id="5500" w:author="Windows User" w:date="2017-10-01T02:00:00Z">
        <w:r w:rsidR="003262C8">
          <w:rPr>
            <w:rFonts w:eastAsiaTheme="minorEastAsia" w:hint="cs"/>
            <w:rtl/>
          </w:rPr>
          <w:t>نماید</w:t>
        </w:r>
      </w:ins>
      <w:ins w:id="5501" w:author="Windows User" w:date="2017-09-23T01:51:00Z">
        <w:r w:rsidR="00D058BE">
          <w:rPr>
            <w:rFonts w:eastAsiaTheme="minorEastAsia" w:hint="cs"/>
            <w:rtl/>
          </w:rPr>
          <w:t xml:space="preserve">. </w:t>
        </w:r>
      </w:ins>
    </w:p>
    <w:p w14:paraId="15D4DF86" w14:textId="16EA1D3D" w:rsidR="000F5351" w:rsidRDefault="000F5351">
      <w:pPr>
        <w:rPr>
          <w:ins w:id="5502" w:author="Mahmoud" w:date="2017-10-08T14:10:00Z"/>
          <w:rFonts w:eastAsiaTheme="minorEastAsia"/>
          <w:rtl/>
        </w:rPr>
        <w:pPrChange w:id="5503" w:author="Mahmoud" w:date="2017-10-08T14:17:00Z">
          <w:pPr>
            <w:ind w:firstLine="720"/>
          </w:pPr>
        </w:pPrChange>
      </w:pPr>
    </w:p>
    <w:p w14:paraId="0982FCAB" w14:textId="6BD77179" w:rsidR="00D058BE" w:rsidRDefault="00391A8E">
      <w:pPr>
        <w:rPr>
          <w:ins w:id="5504" w:author="Mahmoud" w:date="2017-10-08T14:19:00Z"/>
          <w:rFonts w:eastAsiaTheme="minorEastAsia"/>
        </w:rPr>
        <w:pPrChange w:id="5505" w:author="Mahmoud" w:date="2017-10-08T14:19:00Z">
          <w:pPr>
            <w:ind w:firstLine="720"/>
          </w:pPr>
        </w:pPrChange>
      </w:pPr>
      <w:del w:id="5506" w:author="Mahmoud" w:date="2017-10-08T14:17:00Z">
        <w:r w:rsidDel="00391A8E">
          <w:rPr>
            <w:noProof/>
            <w:lang w:bidi="ar-SA"/>
          </w:rPr>
          <mc:AlternateContent>
            <mc:Choice Requires="wpg">
              <w:drawing>
                <wp:anchor distT="0" distB="0" distL="114300" distR="114300" simplePos="0" relativeHeight="251664896" behindDoc="0" locked="0" layoutInCell="1" allowOverlap="1" wp14:anchorId="1B563BA2" wp14:editId="2C0D4940">
                  <wp:simplePos x="0" y="0"/>
                  <wp:positionH relativeFrom="column">
                    <wp:posOffset>1647825</wp:posOffset>
                  </wp:positionH>
                  <wp:positionV relativeFrom="paragraph">
                    <wp:posOffset>3458210</wp:posOffset>
                  </wp:positionV>
                  <wp:extent cx="3591560" cy="2212975"/>
                  <wp:effectExtent l="0" t="0" r="8890" b="0"/>
                  <wp:wrapTopAndBottom/>
                  <wp:docPr id="54" name="Group 54"/>
                  <wp:cNvGraphicFramePr/>
                  <a:graphic xmlns:a="http://schemas.openxmlformats.org/drawingml/2006/main">
                    <a:graphicData uri="http://schemas.microsoft.com/office/word/2010/wordprocessingGroup">
                      <wpg:wgp>
                        <wpg:cNvGrpSpPr/>
                        <wpg:grpSpPr>
                          <a:xfrm>
                            <a:off x="0" y="0"/>
                            <a:ext cx="3591560" cy="2212975"/>
                            <a:chOff x="0" y="0"/>
                            <a:chExt cx="3591560" cy="2212975"/>
                          </a:xfrm>
                        </wpg:grpSpPr>
                        <pic:pic xmlns:pic="http://schemas.openxmlformats.org/drawingml/2006/picture">
                          <pic:nvPicPr>
                            <pic:cNvPr id="52" name="Picture 5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591560" cy="1784350"/>
                            </a:xfrm>
                            <a:prstGeom prst="rect">
                              <a:avLst/>
                            </a:prstGeom>
                          </pic:spPr>
                        </pic:pic>
                        <wps:wsp>
                          <wps:cNvPr id="53" name="Text Box 53"/>
                          <wps:cNvSpPr txBox="1"/>
                          <wps:spPr>
                            <a:xfrm>
                              <a:off x="0" y="1905000"/>
                              <a:ext cx="3591560" cy="307975"/>
                            </a:xfrm>
                            <a:prstGeom prst="rect">
                              <a:avLst/>
                            </a:prstGeom>
                            <a:solidFill>
                              <a:prstClr val="white"/>
                            </a:solidFill>
                            <a:ln>
                              <a:noFill/>
                            </a:ln>
                            <a:effectLst/>
                          </wps:spPr>
                          <wps:txbx>
                            <w:txbxContent>
                              <w:p w14:paraId="2F53FF98" w14:textId="5F788ECE" w:rsidR="00AE34A0" w:rsidRPr="00464003" w:rsidRDefault="00AE34A0">
                                <w:pPr>
                                  <w:pStyle w:val="Caption"/>
                                  <w:bidi/>
                                  <w:jc w:val="center"/>
                                  <w:rPr>
                                    <w:noProof/>
                                    <w:rtl/>
                                  </w:rPr>
                                  <w:pPrChange w:id="5507" w:author="Mahmoud" w:date="2017-10-08T14:14:00Z">
                                    <w:pPr/>
                                  </w:pPrChange>
                                </w:pPr>
                                <w:bookmarkStart w:id="5508" w:name="_Toc495237219"/>
                                <w:bookmarkStart w:id="5509" w:name="_Toc495237549"/>
                                <w:bookmarkStart w:id="5510" w:name="_Toc495715000"/>
                                <w:ins w:id="5511" w:author="Mahmoud" w:date="2017-10-08T14:13:00Z">
                                  <w:r w:rsidRPr="00391A8E">
                                    <w:rPr>
                                      <w:rFonts w:cs="B Nazanin"/>
                                      <w:rtl/>
                                      <w:rPrChange w:id="5512" w:author="Mahmoud" w:date="2017-10-08T14:14:00Z">
                                        <w:rPr>
                                          <w:b/>
                                          <w:bCs/>
                                          <w:rtl/>
                                        </w:rPr>
                                      </w:rPrChange>
                                    </w:rPr>
                                    <w:t xml:space="preserve">شکل </w:t>
                                  </w:r>
                                  <w:r w:rsidRPr="00391A8E">
                                    <w:rPr>
                                      <w:rFonts w:cs="B Nazanin"/>
                                      <w:rtl/>
                                      <w:rPrChange w:id="5513" w:author="Mahmoud" w:date="2017-10-08T14:14:00Z">
                                        <w:rPr>
                                          <w:b/>
                                          <w:bCs/>
                                          <w:rtl/>
                                        </w:rPr>
                                      </w:rPrChange>
                                    </w:rPr>
                                    <w:fldChar w:fldCharType="begin"/>
                                  </w:r>
                                  <w:r w:rsidRPr="00391A8E">
                                    <w:rPr>
                                      <w:rFonts w:cs="B Nazanin"/>
                                      <w:rtl/>
                                      <w:rPrChange w:id="5514" w:author="Mahmoud" w:date="2017-10-08T14:14:00Z">
                                        <w:rPr>
                                          <w:b/>
                                          <w:bCs/>
                                          <w:rtl/>
                                        </w:rPr>
                                      </w:rPrChange>
                                    </w:rPr>
                                    <w:instrText xml:space="preserve"> </w:instrText>
                                  </w:r>
                                  <w:r w:rsidRPr="00391A8E">
                                    <w:rPr>
                                      <w:rFonts w:cs="B Nazanin"/>
                                      <w:rPrChange w:id="5515" w:author="Mahmoud" w:date="2017-10-08T14:14:00Z">
                                        <w:rPr>
                                          <w:b/>
                                          <w:bCs/>
                                        </w:rPr>
                                      </w:rPrChange>
                                    </w:rPr>
                                    <w:instrText>SEQ</w:instrText>
                                  </w:r>
                                  <w:r w:rsidRPr="00391A8E">
                                    <w:rPr>
                                      <w:rFonts w:cs="B Nazanin"/>
                                      <w:rtl/>
                                      <w:rPrChange w:id="5516" w:author="Mahmoud" w:date="2017-10-08T14:14:00Z">
                                        <w:rPr>
                                          <w:b/>
                                          <w:bCs/>
                                          <w:rtl/>
                                        </w:rPr>
                                      </w:rPrChange>
                                    </w:rPr>
                                    <w:instrText xml:space="preserve"> شکل \* </w:instrText>
                                  </w:r>
                                  <w:r w:rsidRPr="00391A8E">
                                    <w:rPr>
                                      <w:rFonts w:cs="B Nazanin"/>
                                      <w:rPrChange w:id="5517" w:author="Mahmoud" w:date="2017-10-08T14:14:00Z">
                                        <w:rPr>
                                          <w:b/>
                                          <w:bCs/>
                                        </w:rPr>
                                      </w:rPrChange>
                                    </w:rPr>
                                    <w:instrText>ARABIC</w:instrText>
                                  </w:r>
                                  <w:r w:rsidRPr="00391A8E">
                                    <w:rPr>
                                      <w:rFonts w:cs="B Nazanin"/>
                                      <w:rtl/>
                                      <w:rPrChange w:id="5518" w:author="Mahmoud" w:date="2017-10-08T14:14:00Z">
                                        <w:rPr>
                                          <w:b/>
                                          <w:bCs/>
                                          <w:rtl/>
                                        </w:rPr>
                                      </w:rPrChange>
                                    </w:rPr>
                                    <w:instrText xml:space="preserve"> </w:instrText>
                                  </w:r>
                                </w:ins>
                                <w:r w:rsidRPr="00391A8E">
                                  <w:rPr>
                                    <w:rFonts w:cs="B Nazanin"/>
                                    <w:rtl/>
                                    <w:rPrChange w:id="5519" w:author="Mahmoud" w:date="2017-10-08T14:14:00Z">
                                      <w:rPr>
                                        <w:b/>
                                        <w:bCs/>
                                        <w:rtl/>
                                      </w:rPr>
                                    </w:rPrChange>
                                  </w:rPr>
                                  <w:fldChar w:fldCharType="separate"/>
                                </w:r>
                                <w:ins w:id="5520" w:author="Windows User" w:date="2017-10-14T03:40:00Z">
                                  <w:r>
                                    <w:rPr>
                                      <w:rFonts w:cs="B Nazanin"/>
                                      <w:noProof/>
                                      <w:rtl/>
                                    </w:rPr>
                                    <w:t>18</w:t>
                                  </w:r>
                                </w:ins>
                                <w:ins w:id="5521" w:author="Mahmoud" w:date="2017-10-08T14:13:00Z">
                                  <w:del w:id="5522" w:author="Windows User" w:date="2017-10-14T03:40:00Z">
                                    <w:r w:rsidRPr="00391A8E" w:rsidDel="000D5978">
                                      <w:rPr>
                                        <w:rFonts w:cs="B Nazanin"/>
                                        <w:noProof/>
                                        <w:rtl/>
                                        <w:rPrChange w:id="5523" w:author="Mahmoud" w:date="2017-10-08T14:14:00Z">
                                          <w:rPr>
                                            <w:b/>
                                            <w:bCs/>
                                            <w:noProof/>
                                            <w:rtl/>
                                          </w:rPr>
                                        </w:rPrChange>
                                      </w:rPr>
                                      <w:delText>15</w:delText>
                                    </w:r>
                                  </w:del>
                                  <w:r w:rsidRPr="00391A8E">
                                    <w:rPr>
                                      <w:rFonts w:cs="B Nazanin"/>
                                      <w:rtl/>
                                      <w:rPrChange w:id="5524" w:author="Mahmoud" w:date="2017-10-08T14:14:00Z">
                                        <w:rPr>
                                          <w:b/>
                                          <w:bCs/>
                                          <w:rtl/>
                                        </w:rPr>
                                      </w:rPrChange>
                                    </w:rPr>
                                    <w:fldChar w:fldCharType="end"/>
                                  </w:r>
                                  <w:r w:rsidRPr="00391A8E">
                                    <w:rPr>
                                      <w:rFonts w:cs="B Nazanin"/>
                                      <w:rPrChange w:id="5525" w:author="Mahmoud" w:date="2017-10-08T14:14:00Z">
                                        <w:rPr>
                                          <w:b/>
                                          <w:bCs/>
                                        </w:rPr>
                                      </w:rPrChange>
                                    </w:rPr>
                                    <w:t>-</w:t>
                                  </w:r>
                                </w:ins>
                                <w:ins w:id="5526" w:author="Mahmoud" w:date="2017-10-08T14:14:00Z">
                                  <w:r w:rsidRPr="00391A8E">
                                    <w:rPr>
                                      <w:rFonts w:cs="B Nazanin"/>
                                      <w:rtl/>
                                      <w:lang w:bidi="fa-IR"/>
                                      <w:rPrChange w:id="5527" w:author="Mahmoud" w:date="2017-10-08T14:14:00Z">
                                        <w:rPr>
                                          <w:b/>
                                          <w:bCs/>
                                          <w:rtl/>
                                        </w:rPr>
                                      </w:rPrChange>
                                    </w:rPr>
                                    <w:t xml:space="preserve"> سلسله مراتب و</w:t>
                                  </w:r>
                                  <w:r w:rsidRPr="00391A8E">
                                    <w:rPr>
                                      <w:rFonts w:cs="B Nazanin" w:hint="cs"/>
                                      <w:rtl/>
                                      <w:lang w:bidi="fa-IR"/>
                                      <w:rPrChange w:id="5528" w:author="Mahmoud" w:date="2017-10-08T14:14:00Z">
                                        <w:rPr>
                                          <w:rFonts w:hint="cs"/>
                                          <w:b/>
                                          <w:bCs/>
                                          <w:rtl/>
                                        </w:rPr>
                                      </w:rPrChange>
                                    </w:rPr>
                                    <w:t>یجت</w:t>
                                  </w:r>
                                  <w:r w:rsidRPr="00391A8E">
                                    <w:rPr>
                                      <w:rFonts w:cs="B Nazanin"/>
                                      <w:rtl/>
                                      <w:lang w:bidi="fa-IR"/>
                                      <w:rPrChange w:id="5529" w:author="Mahmoud" w:date="2017-10-08T14:14:00Z">
                                        <w:rPr>
                                          <w:b/>
                                          <w:bCs/>
                                          <w:rtl/>
                                        </w:rPr>
                                      </w:rPrChange>
                                    </w:rPr>
                                    <w:t xml:space="preserve"> ها در صفحه </w:t>
                                  </w:r>
                                  <w:r w:rsidRPr="00391A8E">
                                    <w:rPr>
                                      <w:rFonts w:cs="B Nazanin" w:hint="cs"/>
                                      <w:rtl/>
                                      <w:lang w:bidi="fa-IR"/>
                                      <w:rPrChange w:id="5530" w:author="Mahmoud" w:date="2017-10-08T14:14:00Z">
                                        <w:rPr>
                                          <w:rFonts w:hint="cs"/>
                                          <w:b/>
                                          <w:bCs/>
                                          <w:rtl/>
                                        </w:rPr>
                                      </w:rPrChange>
                                    </w:rPr>
                                    <w:t>ی</w:t>
                                  </w:r>
                                  <w:r w:rsidRPr="00391A8E">
                                    <w:rPr>
                                      <w:rFonts w:cs="B Nazanin"/>
                                      <w:rtl/>
                                      <w:lang w:bidi="fa-IR"/>
                                      <w:rPrChange w:id="5531" w:author="Mahmoud" w:date="2017-10-08T14:14:00Z">
                                        <w:rPr>
                                          <w:b/>
                                          <w:bCs/>
                                          <w:rtl/>
                                        </w:rPr>
                                      </w:rPrChange>
                                    </w:rPr>
                                    <w:t xml:space="preserve"> اصل</w:t>
                                  </w:r>
                                  <w:r w:rsidRPr="00391A8E">
                                    <w:rPr>
                                      <w:rFonts w:cs="B Nazanin" w:hint="cs"/>
                                      <w:rtl/>
                                      <w:lang w:bidi="fa-IR"/>
                                      <w:rPrChange w:id="5532" w:author="Mahmoud" w:date="2017-10-08T14:14:00Z">
                                        <w:rPr>
                                          <w:rFonts w:hint="cs"/>
                                          <w:b/>
                                          <w:bCs/>
                                          <w:rtl/>
                                        </w:rPr>
                                      </w:rPrChange>
                                    </w:rPr>
                                    <w:t>ی</w:t>
                                  </w:r>
                                  <w:r w:rsidRPr="00391A8E">
                                    <w:rPr>
                                      <w:rFonts w:cs="B Nazanin"/>
                                      <w:rtl/>
                                      <w:lang w:bidi="fa-IR"/>
                                      <w:rPrChange w:id="5533" w:author="Mahmoud" w:date="2017-10-08T14:14:00Z">
                                        <w:rPr>
                                          <w:b/>
                                          <w:bCs/>
                                          <w:rtl/>
                                        </w:rPr>
                                      </w:rPrChange>
                                    </w:rPr>
                                    <w:t xml:space="preserve"> برنامه</w:t>
                                  </w:r>
                                </w:ins>
                                <w:bookmarkEnd w:id="5508"/>
                                <w:bookmarkEnd w:id="5509"/>
                                <w:bookmarkEnd w:id="5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563BA2" id="Group 54" o:spid="_x0000_s1046" style="position:absolute;left:0;text-align:left;margin-left:129.75pt;margin-top:272.3pt;width:282.8pt;height:174.25pt;z-index:251664896" coordsize="35915,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">
                  <v:shape id="Picture 52" o:spid="_x0000_s1047" type="#_x0000_t75" style="position:absolute;width:35915;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">
                    <v:imagedata r:id="rId49" o:title=""/>
                    <v:path arrowok="t"/>
                  </v:shape>
                  <v:shape id="Text Box 53" o:spid="_x0000_s1048" type="#_x0000_t202" style="position:absolute;top:19050;width:35915;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2F53FF98" w14:textId="5F788ECE" w:rsidR="00AE34A0" w:rsidRPr="00464003" w:rsidRDefault="00AE34A0">
                          <w:pPr>
                            <w:pStyle w:val="Caption"/>
                            <w:bidi/>
                            <w:jc w:val="center"/>
                            <w:rPr>
                              <w:noProof/>
                              <w:rtl/>
                            </w:rPr>
                            <w:pPrChange w:id="5534" w:author="Mahmoud" w:date="2017-10-08T14:14:00Z">
                              <w:pPr/>
                            </w:pPrChange>
                          </w:pPr>
                          <w:bookmarkStart w:id="5535" w:name="_Toc495237219"/>
                          <w:bookmarkStart w:id="5536" w:name="_Toc495237549"/>
                          <w:bookmarkStart w:id="5537" w:name="_Toc495715000"/>
                          <w:ins w:id="5538" w:author="Mahmoud" w:date="2017-10-08T14:13:00Z">
                            <w:r w:rsidRPr="00391A8E">
                              <w:rPr>
                                <w:rFonts w:cs="B Nazanin"/>
                                <w:rtl/>
                                <w:rPrChange w:id="5539" w:author="Mahmoud" w:date="2017-10-08T14:14:00Z">
                                  <w:rPr>
                                    <w:b/>
                                    <w:bCs/>
                                    <w:rtl/>
                                  </w:rPr>
                                </w:rPrChange>
                              </w:rPr>
                              <w:t xml:space="preserve">شکل </w:t>
                            </w:r>
                            <w:r w:rsidRPr="00391A8E">
                              <w:rPr>
                                <w:rFonts w:cs="B Nazanin"/>
                                <w:rtl/>
                                <w:rPrChange w:id="5540" w:author="Mahmoud" w:date="2017-10-08T14:14:00Z">
                                  <w:rPr>
                                    <w:b/>
                                    <w:bCs/>
                                    <w:rtl/>
                                  </w:rPr>
                                </w:rPrChange>
                              </w:rPr>
                              <w:fldChar w:fldCharType="begin"/>
                            </w:r>
                            <w:r w:rsidRPr="00391A8E">
                              <w:rPr>
                                <w:rFonts w:cs="B Nazanin"/>
                                <w:rtl/>
                                <w:rPrChange w:id="5541" w:author="Mahmoud" w:date="2017-10-08T14:14:00Z">
                                  <w:rPr>
                                    <w:b/>
                                    <w:bCs/>
                                    <w:rtl/>
                                  </w:rPr>
                                </w:rPrChange>
                              </w:rPr>
                              <w:instrText xml:space="preserve"> </w:instrText>
                            </w:r>
                            <w:r w:rsidRPr="00391A8E">
                              <w:rPr>
                                <w:rFonts w:cs="B Nazanin"/>
                                <w:rPrChange w:id="5542" w:author="Mahmoud" w:date="2017-10-08T14:14:00Z">
                                  <w:rPr>
                                    <w:b/>
                                    <w:bCs/>
                                  </w:rPr>
                                </w:rPrChange>
                              </w:rPr>
                              <w:instrText>SEQ</w:instrText>
                            </w:r>
                            <w:r w:rsidRPr="00391A8E">
                              <w:rPr>
                                <w:rFonts w:cs="B Nazanin"/>
                                <w:rtl/>
                                <w:rPrChange w:id="5543" w:author="Mahmoud" w:date="2017-10-08T14:14:00Z">
                                  <w:rPr>
                                    <w:b/>
                                    <w:bCs/>
                                    <w:rtl/>
                                  </w:rPr>
                                </w:rPrChange>
                              </w:rPr>
                              <w:instrText xml:space="preserve"> شکل \* </w:instrText>
                            </w:r>
                            <w:r w:rsidRPr="00391A8E">
                              <w:rPr>
                                <w:rFonts w:cs="B Nazanin"/>
                                <w:rPrChange w:id="5544" w:author="Mahmoud" w:date="2017-10-08T14:14:00Z">
                                  <w:rPr>
                                    <w:b/>
                                    <w:bCs/>
                                  </w:rPr>
                                </w:rPrChange>
                              </w:rPr>
                              <w:instrText>ARABIC</w:instrText>
                            </w:r>
                            <w:r w:rsidRPr="00391A8E">
                              <w:rPr>
                                <w:rFonts w:cs="B Nazanin"/>
                                <w:rtl/>
                                <w:rPrChange w:id="5545" w:author="Mahmoud" w:date="2017-10-08T14:14:00Z">
                                  <w:rPr>
                                    <w:b/>
                                    <w:bCs/>
                                    <w:rtl/>
                                  </w:rPr>
                                </w:rPrChange>
                              </w:rPr>
                              <w:instrText xml:space="preserve"> </w:instrText>
                            </w:r>
                          </w:ins>
                          <w:r w:rsidRPr="00391A8E">
                            <w:rPr>
                              <w:rFonts w:cs="B Nazanin"/>
                              <w:rtl/>
                              <w:rPrChange w:id="5546" w:author="Mahmoud" w:date="2017-10-08T14:14:00Z">
                                <w:rPr>
                                  <w:b/>
                                  <w:bCs/>
                                  <w:rtl/>
                                </w:rPr>
                              </w:rPrChange>
                            </w:rPr>
                            <w:fldChar w:fldCharType="separate"/>
                          </w:r>
                          <w:ins w:id="5547" w:author="Windows User" w:date="2017-10-14T03:40:00Z">
                            <w:r>
                              <w:rPr>
                                <w:rFonts w:cs="B Nazanin"/>
                                <w:noProof/>
                                <w:rtl/>
                              </w:rPr>
                              <w:t>18</w:t>
                            </w:r>
                          </w:ins>
                          <w:ins w:id="5548" w:author="Mahmoud" w:date="2017-10-08T14:13:00Z">
                            <w:del w:id="5549" w:author="Windows User" w:date="2017-10-14T03:40:00Z">
                              <w:r w:rsidRPr="00391A8E" w:rsidDel="000D5978">
                                <w:rPr>
                                  <w:rFonts w:cs="B Nazanin"/>
                                  <w:noProof/>
                                  <w:rtl/>
                                  <w:rPrChange w:id="5550" w:author="Mahmoud" w:date="2017-10-08T14:14:00Z">
                                    <w:rPr>
                                      <w:b/>
                                      <w:bCs/>
                                      <w:noProof/>
                                      <w:rtl/>
                                    </w:rPr>
                                  </w:rPrChange>
                                </w:rPr>
                                <w:delText>15</w:delText>
                              </w:r>
                            </w:del>
                            <w:r w:rsidRPr="00391A8E">
                              <w:rPr>
                                <w:rFonts w:cs="B Nazanin"/>
                                <w:rtl/>
                                <w:rPrChange w:id="5551" w:author="Mahmoud" w:date="2017-10-08T14:14:00Z">
                                  <w:rPr>
                                    <w:b/>
                                    <w:bCs/>
                                    <w:rtl/>
                                  </w:rPr>
                                </w:rPrChange>
                              </w:rPr>
                              <w:fldChar w:fldCharType="end"/>
                            </w:r>
                            <w:r w:rsidRPr="00391A8E">
                              <w:rPr>
                                <w:rFonts w:cs="B Nazanin"/>
                                <w:rPrChange w:id="5552" w:author="Mahmoud" w:date="2017-10-08T14:14:00Z">
                                  <w:rPr>
                                    <w:b/>
                                    <w:bCs/>
                                  </w:rPr>
                                </w:rPrChange>
                              </w:rPr>
                              <w:t>-</w:t>
                            </w:r>
                          </w:ins>
                          <w:ins w:id="5553" w:author="Mahmoud" w:date="2017-10-08T14:14:00Z">
                            <w:r w:rsidRPr="00391A8E">
                              <w:rPr>
                                <w:rFonts w:cs="B Nazanin"/>
                                <w:rtl/>
                                <w:lang w:bidi="fa-IR"/>
                                <w:rPrChange w:id="5554" w:author="Mahmoud" w:date="2017-10-08T14:14:00Z">
                                  <w:rPr>
                                    <w:b/>
                                    <w:bCs/>
                                    <w:rtl/>
                                  </w:rPr>
                                </w:rPrChange>
                              </w:rPr>
                              <w:t xml:space="preserve"> سلسله مراتب و</w:t>
                            </w:r>
                            <w:r w:rsidRPr="00391A8E">
                              <w:rPr>
                                <w:rFonts w:cs="B Nazanin" w:hint="cs"/>
                                <w:rtl/>
                                <w:lang w:bidi="fa-IR"/>
                                <w:rPrChange w:id="5555" w:author="Mahmoud" w:date="2017-10-08T14:14:00Z">
                                  <w:rPr>
                                    <w:rFonts w:hint="cs"/>
                                    <w:b/>
                                    <w:bCs/>
                                    <w:rtl/>
                                  </w:rPr>
                                </w:rPrChange>
                              </w:rPr>
                              <w:t>یجت</w:t>
                            </w:r>
                            <w:r w:rsidRPr="00391A8E">
                              <w:rPr>
                                <w:rFonts w:cs="B Nazanin"/>
                                <w:rtl/>
                                <w:lang w:bidi="fa-IR"/>
                                <w:rPrChange w:id="5556" w:author="Mahmoud" w:date="2017-10-08T14:14:00Z">
                                  <w:rPr>
                                    <w:b/>
                                    <w:bCs/>
                                    <w:rtl/>
                                  </w:rPr>
                                </w:rPrChange>
                              </w:rPr>
                              <w:t xml:space="preserve"> ها در صفحه </w:t>
                            </w:r>
                            <w:r w:rsidRPr="00391A8E">
                              <w:rPr>
                                <w:rFonts w:cs="B Nazanin" w:hint="cs"/>
                                <w:rtl/>
                                <w:lang w:bidi="fa-IR"/>
                                <w:rPrChange w:id="5557" w:author="Mahmoud" w:date="2017-10-08T14:14:00Z">
                                  <w:rPr>
                                    <w:rFonts w:hint="cs"/>
                                    <w:b/>
                                    <w:bCs/>
                                    <w:rtl/>
                                  </w:rPr>
                                </w:rPrChange>
                              </w:rPr>
                              <w:t>ی</w:t>
                            </w:r>
                            <w:r w:rsidRPr="00391A8E">
                              <w:rPr>
                                <w:rFonts w:cs="B Nazanin"/>
                                <w:rtl/>
                                <w:lang w:bidi="fa-IR"/>
                                <w:rPrChange w:id="5558" w:author="Mahmoud" w:date="2017-10-08T14:14:00Z">
                                  <w:rPr>
                                    <w:b/>
                                    <w:bCs/>
                                    <w:rtl/>
                                  </w:rPr>
                                </w:rPrChange>
                              </w:rPr>
                              <w:t xml:space="preserve"> اصل</w:t>
                            </w:r>
                            <w:r w:rsidRPr="00391A8E">
                              <w:rPr>
                                <w:rFonts w:cs="B Nazanin" w:hint="cs"/>
                                <w:rtl/>
                                <w:lang w:bidi="fa-IR"/>
                                <w:rPrChange w:id="5559" w:author="Mahmoud" w:date="2017-10-08T14:14:00Z">
                                  <w:rPr>
                                    <w:rFonts w:hint="cs"/>
                                    <w:b/>
                                    <w:bCs/>
                                    <w:rtl/>
                                  </w:rPr>
                                </w:rPrChange>
                              </w:rPr>
                              <w:t>ی</w:t>
                            </w:r>
                            <w:r w:rsidRPr="00391A8E">
                              <w:rPr>
                                <w:rFonts w:cs="B Nazanin"/>
                                <w:rtl/>
                                <w:lang w:bidi="fa-IR"/>
                                <w:rPrChange w:id="5560" w:author="Mahmoud" w:date="2017-10-08T14:14:00Z">
                                  <w:rPr>
                                    <w:b/>
                                    <w:bCs/>
                                    <w:rtl/>
                                  </w:rPr>
                                </w:rPrChange>
                              </w:rPr>
                              <w:t xml:space="preserve"> برنامه</w:t>
                            </w:r>
                          </w:ins>
                          <w:bookmarkEnd w:id="5535"/>
                          <w:bookmarkEnd w:id="5536"/>
                          <w:bookmarkEnd w:id="5537"/>
                        </w:p>
                      </w:txbxContent>
                    </v:textbox>
                  </v:shape>
                  <w10:wrap type="topAndBottom"/>
                </v:group>
              </w:pict>
            </mc:Fallback>
          </mc:AlternateContent>
        </w:r>
      </w:del>
      <w:ins w:id="5561" w:author="Windows User" w:date="2017-10-01T01:58:00Z">
        <w:del w:id="5562" w:author="Mahmoud" w:date="2017-10-08T14:10:00Z">
          <w:r w:rsidR="000F5351" w:rsidDel="000F5351">
            <w:rPr>
              <w:noProof/>
              <w:lang w:bidi="ar-SA"/>
            </w:rPr>
            <mc:AlternateContent>
              <mc:Choice Requires="wps">
                <w:drawing>
                  <wp:anchor distT="0" distB="0" distL="114300" distR="114300" simplePos="0" relativeHeight="251651584" behindDoc="0" locked="0" layoutInCell="1" allowOverlap="1" wp14:anchorId="3E126D6F" wp14:editId="14BFE0E3">
                    <wp:simplePos x="0" y="0"/>
                    <wp:positionH relativeFrom="column">
                      <wp:posOffset>1009650</wp:posOffset>
                    </wp:positionH>
                    <wp:positionV relativeFrom="paragraph">
                      <wp:posOffset>2710815</wp:posOffset>
                    </wp:positionV>
                    <wp:extent cx="359156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a:effectLst/>
                          </wps:spPr>
                          <wps:txbx>
                            <w:txbxContent>
                              <w:p w14:paraId="70CCBC72" w14:textId="298D11D4" w:rsidR="00AE34A0" w:rsidRPr="007916DF" w:rsidRDefault="00AE34A0">
                                <w:pPr>
                                  <w:pStyle w:val="Caption"/>
                                  <w:bidi/>
                                  <w:jc w:val="center"/>
                                  <w:rPr>
                                    <w:noProof/>
                                  </w:rPr>
                                  <w:pPrChange w:id="5563" w:author="Windows User" w:date="2017-10-01T01:59:00Z">
                                    <w:pPr>
                                      <w:ind w:firstLine="720"/>
                                    </w:pPr>
                                  </w:pPrChange>
                                </w:pPr>
                                <w:bookmarkStart w:id="5564" w:name="_Toc495237220"/>
                                <w:bookmarkStart w:id="5565" w:name="_Toc495237550"/>
                                <w:bookmarkStart w:id="5566" w:name="_Toc495715001"/>
                                <w:ins w:id="5567" w:author="Windows User" w:date="2017-10-01T01:58:00Z">
                                  <w:r w:rsidRPr="003262C8">
                                    <w:rPr>
                                      <w:rFonts w:cs="B Nazanin"/>
                                      <w:rtl/>
                                      <w:rPrChange w:id="5568" w:author="Windows User" w:date="2017-10-01T01:59:00Z">
                                        <w:rPr>
                                          <w:rtl/>
                                        </w:rPr>
                                      </w:rPrChange>
                                    </w:rPr>
                                    <w:t xml:space="preserve">شکل </w:t>
                                  </w:r>
                                  <w:r w:rsidRPr="003262C8">
                                    <w:rPr>
                                      <w:rFonts w:cs="B Nazanin"/>
                                      <w:rtl/>
                                      <w:rPrChange w:id="5569" w:author="Windows User" w:date="2017-10-01T01:59:00Z">
                                        <w:rPr>
                                          <w:rtl/>
                                        </w:rPr>
                                      </w:rPrChange>
                                    </w:rPr>
                                    <w:fldChar w:fldCharType="begin"/>
                                  </w:r>
                                  <w:r w:rsidRPr="003262C8">
                                    <w:rPr>
                                      <w:rFonts w:cs="B Nazanin"/>
                                      <w:rtl/>
                                      <w:rPrChange w:id="5570" w:author="Windows User" w:date="2017-10-01T01:59:00Z">
                                        <w:rPr>
                                          <w:rtl/>
                                        </w:rPr>
                                      </w:rPrChange>
                                    </w:rPr>
                                    <w:instrText xml:space="preserve"> </w:instrText>
                                  </w:r>
                                  <w:r w:rsidRPr="003262C8">
                                    <w:rPr>
                                      <w:rFonts w:cs="B Nazanin"/>
                                      <w:rPrChange w:id="5571" w:author="Windows User" w:date="2017-10-01T01:59:00Z">
                                        <w:rPr/>
                                      </w:rPrChange>
                                    </w:rPr>
                                    <w:instrText>SEQ</w:instrText>
                                  </w:r>
                                  <w:r w:rsidRPr="003262C8">
                                    <w:rPr>
                                      <w:rFonts w:cs="B Nazanin"/>
                                      <w:rtl/>
                                      <w:rPrChange w:id="5572" w:author="Windows User" w:date="2017-10-01T01:59:00Z">
                                        <w:rPr>
                                          <w:rtl/>
                                        </w:rPr>
                                      </w:rPrChange>
                                    </w:rPr>
                                    <w:instrText xml:space="preserve"> شکل \* </w:instrText>
                                  </w:r>
                                  <w:r w:rsidRPr="003262C8">
                                    <w:rPr>
                                      <w:rFonts w:cs="B Nazanin"/>
                                      <w:rPrChange w:id="5573" w:author="Windows User" w:date="2017-10-01T01:59:00Z">
                                        <w:rPr/>
                                      </w:rPrChange>
                                    </w:rPr>
                                    <w:instrText>ARABIC</w:instrText>
                                  </w:r>
                                  <w:r w:rsidRPr="003262C8">
                                    <w:rPr>
                                      <w:rFonts w:cs="B Nazanin"/>
                                      <w:rtl/>
                                      <w:rPrChange w:id="5574" w:author="Windows User" w:date="2017-10-01T01:59:00Z">
                                        <w:rPr>
                                          <w:rtl/>
                                        </w:rPr>
                                      </w:rPrChange>
                                    </w:rPr>
                                    <w:instrText xml:space="preserve"> </w:instrText>
                                  </w:r>
                                </w:ins>
                                <w:r w:rsidRPr="003262C8">
                                  <w:rPr>
                                    <w:rFonts w:cs="B Nazanin"/>
                                    <w:rtl/>
                                    <w:rPrChange w:id="5575" w:author="Windows User" w:date="2017-10-01T01:59:00Z">
                                      <w:rPr>
                                        <w:rtl/>
                                      </w:rPr>
                                    </w:rPrChange>
                                  </w:rPr>
                                  <w:fldChar w:fldCharType="separate"/>
                                </w:r>
                                <w:ins w:id="5576" w:author="Windows User" w:date="2017-10-14T03:40:00Z">
                                  <w:r>
                                    <w:rPr>
                                      <w:rFonts w:cs="B Nazanin"/>
                                      <w:noProof/>
                                      <w:rtl/>
                                    </w:rPr>
                                    <w:t>19</w:t>
                                  </w:r>
                                </w:ins>
                                <w:ins w:id="5577" w:author="Windows User" w:date="2017-10-01T01:58:00Z">
                                  <w:r w:rsidRPr="003262C8">
                                    <w:rPr>
                                      <w:rFonts w:cs="B Nazanin"/>
                                      <w:rtl/>
                                      <w:rPrChange w:id="5578" w:author="Windows User" w:date="2017-10-01T01:59:00Z">
                                        <w:rPr>
                                          <w:rtl/>
                                        </w:rPr>
                                      </w:rPrChange>
                                    </w:rPr>
                                    <w:fldChar w:fldCharType="end"/>
                                  </w:r>
                                </w:ins>
                                <w:ins w:id="5579" w:author="Windows User" w:date="2017-10-01T01:59:00Z">
                                  <w:r w:rsidRPr="003262C8">
                                    <w:rPr>
                                      <w:rFonts w:cs="B Nazanin"/>
                                      <w:rtl/>
                                      <w:rPrChange w:id="5580" w:author="Windows User" w:date="2017-10-01T01:59:00Z">
                                        <w:rPr>
                                          <w:rtl/>
                                        </w:rPr>
                                      </w:rPrChange>
                                    </w:rPr>
                                    <w:t>-: سلسله مراتب و</w:t>
                                  </w:r>
                                  <w:r w:rsidRPr="003262C8">
                                    <w:rPr>
                                      <w:rFonts w:cs="B Nazanin" w:hint="cs"/>
                                      <w:rtl/>
                                      <w:rPrChange w:id="5581" w:author="Windows User" w:date="2017-10-01T01:59:00Z">
                                        <w:rPr>
                                          <w:rFonts w:cs="Arial" w:hint="cs"/>
                                          <w:szCs w:val="26"/>
                                          <w:rtl/>
                                        </w:rPr>
                                      </w:rPrChange>
                                    </w:rPr>
                                    <w:t>یجت‌ها</w:t>
                                  </w:r>
                                  <w:r w:rsidRPr="003262C8">
                                    <w:rPr>
                                      <w:rFonts w:cs="B Nazanin"/>
                                      <w:rtl/>
                                      <w:rPrChange w:id="5582" w:author="Windows User" w:date="2017-10-01T01:59:00Z">
                                        <w:rPr>
                                          <w:rFonts w:cs="Arial"/>
                                          <w:szCs w:val="26"/>
                                          <w:rtl/>
                                        </w:rPr>
                                      </w:rPrChange>
                                    </w:rPr>
                                    <w:t xml:space="preserve"> در صفحه اصل</w:t>
                                  </w:r>
                                  <w:r w:rsidRPr="003262C8">
                                    <w:rPr>
                                      <w:rFonts w:cs="B Nazanin" w:hint="cs"/>
                                      <w:rtl/>
                                      <w:rPrChange w:id="5583" w:author="Windows User" w:date="2017-10-01T01:59:00Z">
                                        <w:rPr>
                                          <w:rFonts w:cs="Arial" w:hint="cs"/>
                                          <w:szCs w:val="26"/>
                                          <w:rtl/>
                                        </w:rPr>
                                      </w:rPrChange>
                                    </w:rPr>
                                    <w:t>ی</w:t>
                                  </w:r>
                                  <w:r w:rsidRPr="003262C8">
                                    <w:rPr>
                                      <w:rFonts w:cs="B Nazanin"/>
                                      <w:rtl/>
                                      <w:rPrChange w:id="5584" w:author="Windows User" w:date="2017-10-01T01:59:00Z">
                                        <w:rPr>
                                          <w:rFonts w:cs="Arial"/>
                                          <w:szCs w:val="26"/>
                                          <w:rtl/>
                                        </w:rPr>
                                      </w:rPrChange>
                                    </w:rPr>
                                    <w:t xml:space="preserve"> برنام</w:t>
                                  </w:r>
                                  <w:r>
                                    <w:rPr>
                                      <w:rFonts w:cs="B Nazanin" w:hint="cs"/>
                                      <w:rtl/>
                                    </w:rPr>
                                    <w:t>ه</w:t>
                                  </w:r>
                                </w:ins>
                                <w:bookmarkEnd w:id="5564"/>
                                <w:bookmarkEnd w:id="5565"/>
                                <w:bookmarkEnd w:id="55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26D6F" id="Text Box 40" o:spid="_x0000_s1049" type="#_x0000_t202" style="position:absolute;left:0;text-align:left;margin-left:79.5pt;margin-top:213.45pt;width:282.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" stroked="f">
                    <v:textbox style="mso-fit-shape-to-text:t" inset="0,0,0,0">
                      <w:txbxContent>
                        <w:p w14:paraId="70CCBC72" w14:textId="298D11D4" w:rsidR="00AE34A0" w:rsidRPr="007916DF" w:rsidRDefault="00AE34A0">
                          <w:pPr>
                            <w:pStyle w:val="Caption"/>
                            <w:bidi/>
                            <w:jc w:val="center"/>
                            <w:rPr>
                              <w:noProof/>
                            </w:rPr>
                            <w:pPrChange w:id="5585" w:author="Windows User" w:date="2017-10-01T01:59:00Z">
                              <w:pPr>
                                <w:ind w:firstLine="720"/>
                              </w:pPr>
                            </w:pPrChange>
                          </w:pPr>
                          <w:bookmarkStart w:id="5586" w:name="_Toc495237220"/>
                          <w:bookmarkStart w:id="5587" w:name="_Toc495237550"/>
                          <w:bookmarkStart w:id="5588" w:name="_Toc495715001"/>
                          <w:ins w:id="5589" w:author="Windows User" w:date="2017-10-01T01:58:00Z">
                            <w:r w:rsidRPr="003262C8">
                              <w:rPr>
                                <w:rFonts w:cs="B Nazanin"/>
                                <w:rtl/>
                                <w:rPrChange w:id="5590" w:author="Windows User" w:date="2017-10-01T01:59:00Z">
                                  <w:rPr>
                                    <w:rtl/>
                                  </w:rPr>
                                </w:rPrChange>
                              </w:rPr>
                              <w:t xml:space="preserve">شکل </w:t>
                            </w:r>
                            <w:r w:rsidRPr="003262C8">
                              <w:rPr>
                                <w:rFonts w:cs="B Nazanin"/>
                                <w:rtl/>
                                <w:rPrChange w:id="5591" w:author="Windows User" w:date="2017-10-01T01:59:00Z">
                                  <w:rPr>
                                    <w:rtl/>
                                  </w:rPr>
                                </w:rPrChange>
                              </w:rPr>
                              <w:fldChar w:fldCharType="begin"/>
                            </w:r>
                            <w:r w:rsidRPr="003262C8">
                              <w:rPr>
                                <w:rFonts w:cs="B Nazanin"/>
                                <w:rtl/>
                                <w:rPrChange w:id="5592" w:author="Windows User" w:date="2017-10-01T01:59:00Z">
                                  <w:rPr>
                                    <w:rtl/>
                                  </w:rPr>
                                </w:rPrChange>
                              </w:rPr>
                              <w:instrText xml:space="preserve"> </w:instrText>
                            </w:r>
                            <w:r w:rsidRPr="003262C8">
                              <w:rPr>
                                <w:rFonts w:cs="B Nazanin"/>
                                <w:rPrChange w:id="5593" w:author="Windows User" w:date="2017-10-01T01:59:00Z">
                                  <w:rPr/>
                                </w:rPrChange>
                              </w:rPr>
                              <w:instrText>SEQ</w:instrText>
                            </w:r>
                            <w:r w:rsidRPr="003262C8">
                              <w:rPr>
                                <w:rFonts w:cs="B Nazanin"/>
                                <w:rtl/>
                                <w:rPrChange w:id="5594" w:author="Windows User" w:date="2017-10-01T01:59:00Z">
                                  <w:rPr>
                                    <w:rtl/>
                                  </w:rPr>
                                </w:rPrChange>
                              </w:rPr>
                              <w:instrText xml:space="preserve"> شکل \* </w:instrText>
                            </w:r>
                            <w:r w:rsidRPr="003262C8">
                              <w:rPr>
                                <w:rFonts w:cs="B Nazanin"/>
                                <w:rPrChange w:id="5595" w:author="Windows User" w:date="2017-10-01T01:59:00Z">
                                  <w:rPr/>
                                </w:rPrChange>
                              </w:rPr>
                              <w:instrText>ARABIC</w:instrText>
                            </w:r>
                            <w:r w:rsidRPr="003262C8">
                              <w:rPr>
                                <w:rFonts w:cs="B Nazanin"/>
                                <w:rtl/>
                                <w:rPrChange w:id="5596" w:author="Windows User" w:date="2017-10-01T01:59:00Z">
                                  <w:rPr>
                                    <w:rtl/>
                                  </w:rPr>
                                </w:rPrChange>
                              </w:rPr>
                              <w:instrText xml:space="preserve"> </w:instrText>
                            </w:r>
                          </w:ins>
                          <w:r w:rsidRPr="003262C8">
                            <w:rPr>
                              <w:rFonts w:cs="B Nazanin"/>
                              <w:rtl/>
                              <w:rPrChange w:id="5597" w:author="Windows User" w:date="2017-10-01T01:59:00Z">
                                <w:rPr>
                                  <w:rtl/>
                                </w:rPr>
                              </w:rPrChange>
                            </w:rPr>
                            <w:fldChar w:fldCharType="separate"/>
                          </w:r>
                          <w:ins w:id="5598" w:author="Windows User" w:date="2017-10-14T03:40:00Z">
                            <w:r>
                              <w:rPr>
                                <w:rFonts w:cs="B Nazanin"/>
                                <w:noProof/>
                                <w:rtl/>
                              </w:rPr>
                              <w:t>19</w:t>
                            </w:r>
                          </w:ins>
                          <w:ins w:id="5599" w:author="Windows User" w:date="2017-10-01T01:58:00Z">
                            <w:r w:rsidRPr="003262C8">
                              <w:rPr>
                                <w:rFonts w:cs="B Nazanin"/>
                                <w:rtl/>
                                <w:rPrChange w:id="5600" w:author="Windows User" w:date="2017-10-01T01:59:00Z">
                                  <w:rPr>
                                    <w:rtl/>
                                  </w:rPr>
                                </w:rPrChange>
                              </w:rPr>
                              <w:fldChar w:fldCharType="end"/>
                            </w:r>
                          </w:ins>
                          <w:ins w:id="5601" w:author="Windows User" w:date="2017-10-01T01:59:00Z">
                            <w:r w:rsidRPr="003262C8">
                              <w:rPr>
                                <w:rFonts w:cs="B Nazanin"/>
                                <w:rtl/>
                                <w:rPrChange w:id="5602" w:author="Windows User" w:date="2017-10-01T01:59:00Z">
                                  <w:rPr>
                                    <w:rtl/>
                                  </w:rPr>
                                </w:rPrChange>
                              </w:rPr>
                              <w:t>-: سلسله مراتب و</w:t>
                            </w:r>
                            <w:r w:rsidRPr="003262C8">
                              <w:rPr>
                                <w:rFonts w:cs="B Nazanin" w:hint="cs"/>
                                <w:rtl/>
                                <w:rPrChange w:id="5603" w:author="Windows User" w:date="2017-10-01T01:59:00Z">
                                  <w:rPr>
                                    <w:rFonts w:cs="Arial" w:hint="cs"/>
                                    <w:szCs w:val="26"/>
                                    <w:rtl/>
                                  </w:rPr>
                                </w:rPrChange>
                              </w:rPr>
                              <w:t>یجت‌ها</w:t>
                            </w:r>
                            <w:r w:rsidRPr="003262C8">
                              <w:rPr>
                                <w:rFonts w:cs="B Nazanin"/>
                                <w:rtl/>
                                <w:rPrChange w:id="5604" w:author="Windows User" w:date="2017-10-01T01:59:00Z">
                                  <w:rPr>
                                    <w:rFonts w:cs="Arial"/>
                                    <w:szCs w:val="26"/>
                                    <w:rtl/>
                                  </w:rPr>
                                </w:rPrChange>
                              </w:rPr>
                              <w:t xml:space="preserve"> در صفحه اصل</w:t>
                            </w:r>
                            <w:r w:rsidRPr="003262C8">
                              <w:rPr>
                                <w:rFonts w:cs="B Nazanin" w:hint="cs"/>
                                <w:rtl/>
                                <w:rPrChange w:id="5605" w:author="Windows User" w:date="2017-10-01T01:59:00Z">
                                  <w:rPr>
                                    <w:rFonts w:cs="Arial" w:hint="cs"/>
                                    <w:szCs w:val="26"/>
                                    <w:rtl/>
                                  </w:rPr>
                                </w:rPrChange>
                              </w:rPr>
                              <w:t>ی</w:t>
                            </w:r>
                            <w:r w:rsidRPr="003262C8">
                              <w:rPr>
                                <w:rFonts w:cs="B Nazanin"/>
                                <w:rtl/>
                                <w:rPrChange w:id="5606" w:author="Windows User" w:date="2017-10-01T01:59:00Z">
                                  <w:rPr>
                                    <w:rFonts w:cs="Arial"/>
                                    <w:szCs w:val="26"/>
                                    <w:rtl/>
                                  </w:rPr>
                                </w:rPrChange>
                              </w:rPr>
                              <w:t xml:space="preserve"> برنام</w:t>
                            </w:r>
                            <w:r>
                              <w:rPr>
                                <w:rFonts w:cs="B Nazanin" w:hint="cs"/>
                                <w:rtl/>
                              </w:rPr>
                              <w:t>ه</w:t>
                            </w:r>
                          </w:ins>
                          <w:bookmarkEnd w:id="5586"/>
                          <w:bookmarkEnd w:id="5587"/>
                          <w:bookmarkEnd w:id="5588"/>
                        </w:p>
                      </w:txbxContent>
                    </v:textbox>
                    <w10:wrap type="topAndBottom"/>
                  </v:shape>
                </w:pict>
              </mc:Fallback>
            </mc:AlternateContent>
          </w:r>
        </w:del>
      </w:ins>
      <w:ins w:id="5607" w:author="Windows User" w:date="2017-09-23T01:51:00Z">
        <w:r w:rsidR="00D058BE">
          <w:rPr>
            <w:rFonts w:eastAsiaTheme="minorEastAsia" w:hint="cs"/>
            <w:rtl/>
          </w:rPr>
          <w:t>در روش‌های گذشته</w:t>
        </w:r>
      </w:ins>
      <w:ins w:id="5608" w:author="Mahmoud" w:date="2017-10-08T14:19:00Z">
        <w:r>
          <w:rPr>
            <w:rFonts w:eastAsiaTheme="minorEastAsia"/>
          </w:rPr>
          <w:t xml:space="preserve"> </w:t>
        </w:r>
      </w:ins>
      <w:ins w:id="5609" w:author="Windows User" w:date="2017-09-23T01:51:00Z">
        <w:del w:id="5610" w:author="Mahmoud" w:date="2017-10-08T14:19:00Z">
          <w:r w:rsidR="00D058BE" w:rsidDel="00391A8E">
            <w:rPr>
              <w:rFonts w:eastAsiaTheme="minorEastAsia" w:hint="cs"/>
              <w:rtl/>
            </w:rPr>
            <w:delText xml:space="preserve"> </w:delText>
          </w:r>
        </w:del>
        <w:r w:rsidR="00D058BE">
          <w:rPr>
            <w:rFonts w:eastAsiaTheme="minorEastAsia" w:hint="cs"/>
            <w:rtl/>
          </w:rPr>
          <w:t>این درخت یا به صورت دستی</w:t>
        </w:r>
        <w:r w:rsidR="00D058BE" w:rsidRPr="00E2341D">
          <w:rPr>
            <w:rStyle w:val="FootnoteReference"/>
            <w:rtl/>
            <w:rPrChange w:id="5611" w:author="ehsan edalat" w:date="2018-01-05T21:49:00Z">
              <w:rPr>
                <w:rStyle w:val="FootnoteReference"/>
                <w:rFonts w:eastAsiaTheme="minorEastAsia"/>
                <w:rtl/>
              </w:rPr>
            </w:rPrChange>
          </w:rPr>
          <w:footnoteReference w:id="65"/>
        </w:r>
        <w:r w:rsidR="00D058BE">
          <w:rPr>
            <w:rFonts w:eastAsiaTheme="minorEastAsia" w:hint="cs"/>
            <w:rtl/>
          </w:rPr>
          <w:t>(</w:t>
        </w:r>
        <w:r w:rsidR="00D058BE">
          <w:rPr>
            <w:rFonts w:eastAsiaTheme="minorEastAsia"/>
          </w:rPr>
          <w:t>Model-based</w:t>
        </w:r>
        <w:r w:rsidR="00D058BE">
          <w:rPr>
            <w:rFonts w:eastAsiaTheme="minorEastAsia" w:hint="cs"/>
            <w:rtl/>
          </w:rPr>
          <w:t>) یا به صورت خودکار(</w:t>
        </w:r>
        <w:r w:rsidR="00D058BE">
          <w:rPr>
            <w:rFonts w:eastAsiaTheme="minorEastAsia"/>
          </w:rPr>
          <w:t>Capture-Replay</w:t>
        </w:r>
        <w:r w:rsidR="00D058BE">
          <w:rPr>
            <w:rFonts w:eastAsiaTheme="minorEastAsia" w:hint="cs"/>
            <w:rtl/>
          </w:rPr>
          <w:t xml:space="preserve">) تولید می‌شده است. </w:t>
        </w:r>
      </w:ins>
      <w:ins w:id="5614" w:author="Windows User" w:date="2017-10-01T02:01:00Z">
        <w:r w:rsidR="003262C8">
          <w:rPr>
            <w:rFonts w:eastAsiaTheme="minorEastAsia" w:hint="cs"/>
            <w:rtl/>
          </w:rPr>
          <w:t xml:space="preserve">اما </w:t>
        </w:r>
      </w:ins>
      <w:ins w:id="5615" w:author="Windows User" w:date="2017-09-23T01:51:00Z">
        <w:r w:rsidR="00D058BE">
          <w:rPr>
            <w:rFonts w:eastAsiaTheme="minorEastAsia" w:hint="cs"/>
            <w:rtl/>
          </w:rPr>
          <w:t xml:space="preserve">در روش خودکار طرح به صورت موردی بوده و همه ویجت‌ها، چه ویجت‌های </w:t>
        </w:r>
        <w:r w:rsidR="00D058BE">
          <w:rPr>
            <w:rFonts w:eastAsiaTheme="minorEastAsia"/>
          </w:rPr>
          <w:t>SDK</w:t>
        </w:r>
        <w:r w:rsidR="00D058BE">
          <w:rPr>
            <w:rFonts w:eastAsiaTheme="minorEastAsia" w:hint="cs"/>
            <w:rtl/>
          </w:rPr>
          <w:t xml:space="preserve"> </w:t>
        </w:r>
      </w:ins>
      <w:ins w:id="5616" w:author="Windows User" w:date="2017-10-01T02:01:00Z">
        <w:r w:rsidR="003262C8">
          <w:rPr>
            <w:rFonts w:eastAsiaTheme="minorEastAsia" w:hint="cs"/>
            <w:rtl/>
          </w:rPr>
          <w:t xml:space="preserve">و </w:t>
        </w:r>
      </w:ins>
      <w:ins w:id="5617" w:author="Windows User" w:date="2017-09-23T01:51:00Z">
        <w:r w:rsidR="00D058BE">
          <w:rPr>
            <w:rFonts w:eastAsiaTheme="minorEastAsia" w:hint="cs"/>
            <w:rtl/>
          </w:rPr>
          <w:t>چه ویجت‌های سفارشی، پشتیبانی نمی</w:t>
        </w:r>
      </w:ins>
      <w:ins w:id="5618" w:author="Windows User" w:date="2017-10-01T02:01:00Z">
        <w:r w:rsidR="003262C8">
          <w:rPr>
            <w:rFonts w:eastAsiaTheme="minorEastAsia" w:hint="cs"/>
            <w:rtl/>
          </w:rPr>
          <w:t xml:space="preserve"> شوند</w:t>
        </w:r>
      </w:ins>
      <w:ins w:id="5619" w:author="Windows User" w:date="2017-09-23T01:51:00Z">
        <w:r w:rsidR="003262C8">
          <w:rPr>
            <w:rFonts w:eastAsiaTheme="minorEastAsia" w:hint="cs"/>
            <w:rtl/>
          </w:rPr>
          <w:t>. در این مقاله ا</w:t>
        </w:r>
      </w:ins>
      <w:ins w:id="5620" w:author="Windows User" w:date="2017-10-01T02:02:00Z">
        <w:r w:rsidR="003262C8">
          <w:rPr>
            <w:rFonts w:eastAsiaTheme="minorEastAsia" w:hint="cs"/>
            <w:rtl/>
          </w:rPr>
          <w:t xml:space="preserve">ز اجرای چویانمادین </w:t>
        </w:r>
      </w:ins>
      <w:ins w:id="5621" w:author="Windows User" w:date="2017-09-23T01:51:00Z">
        <w:r w:rsidR="00D058BE">
          <w:rPr>
            <w:rFonts w:eastAsiaTheme="minorEastAsia" w:hint="cs"/>
            <w:rtl/>
          </w:rPr>
          <w:t xml:space="preserve">رای تولید رخدادها استفاده می‌شود. برای این منظور </w:t>
        </w:r>
        <w:r w:rsidR="00D058BE">
          <w:rPr>
            <w:rFonts w:eastAsiaTheme="minorEastAsia"/>
          </w:rPr>
          <w:t>SDK</w:t>
        </w:r>
        <w:r w:rsidR="00D058BE">
          <w:rPr>
            <w:rFonts w:eastAsiaTheme="minorEastAsia" w:hint="cs"/>
            <w:rtl/>
          </w:rPr>
          <w:t xml:space="preserve"> و برنامه تحت آزمون باید تجهیز شوند. سپس در حین اجرای یک رخداد عددی، یک رخداد به صورت نمادین هم تولید می‌شود که تمام قیدهای مسیر را در خود نگهداری می‌کند. با این روش می‌توان رخداد ضربه را برای هر</w:t>
        </w:r>
      </w:ins>
      <w:ins w:id="5622" w:author="Windows User" w:date="2017-10-01T02:02:00Z">
        <w:r w:rsidR="003262C8">
          <w:rPr>
            <w:rFonts w:eastAsiaTheme="minorEastAsia" w:hint="cs"/>
            <w:rtl/>
          </w:rPr>
          <w:t xml:space="preserve"> یازده</w:t>
        </w:r>
      </w:ins>
      <w:ins w:id="5623" w:author="Windows User" w:date="2017-09-23T01:51:00Z">
        <w:r w:rsidR="00D058BE">
          <w:rPr>
            <w:rFonts w:eastAsiaTheme="minorEastAsia" w:hint="cs"/>
            <w:rtl/>
          </w:rPr>
          <w:t xml:space="preserve"> ویجت ایجاد کرد.</w:t>
        </w:r>
      </w:ins>
    </w:p>
    <w:p w14:paraId="05C84E02" w14:textId="77777777" w:rsidR="00391A8E" w:rsidRDefault="00391A8E">
      <w:pPr>
        <w:rPr>
          <w:ins w:id="5624" w:author="Mahmoud" w:date="2017-10-08T14:10:00Z"/>
          <w:rFonts w:eastAsiaTheme="minorEastAsia"/>
          <w:rtl/>
        </w:rPr>
        <w:pPrChange w:id="5625" w:author="Mahmoud" w:date="2017-10-08T14:19:00Z">
          <w:pPr>
            <w:ind w:firstLine="720"/>
          </w:pPr>
        </w:pPrChange>
      </w:pPr>
    </w:p>
    <w:p w14:paraId="1C6E17C7" w14:textId="72BEFF3A" w:rsidR="000F5351" w:rsidDel="00391A8E" w:rsidRDefault="000F5351" w:rsidP="003B7B15">
      <w:pPr>
        <w:ind w:firstLine="720"/>
        <w:rPr>
          <w:ins w:id="5626" w:author="Windows User" w:date="2017-09-23T01:51:00Z"/>
          <w:del w:id="5627" w:author="Mahmoud" w:date="2017-10-08T14:17:00Z"/>
          <w:rFonts w:eastAsiaTheme="minorEastAsia"/>
          <w:rtl/>
        </w:rPr>
      </w:pPr>
    </w:p>
    <w:p w14:paraId="0123E84B" w14:textId="30980728" w:rsidR="00D058BE" w:rsidRPr="00BD4798" w:rsidRDefault="00BD4798">
      <w:pPr>
        <w:pStyle w:val="Heading3"/>
        <w:rPr>
          <w:ins w:id="5628" w:author="Windows User" w:date="2017-09-23T01:51:00Z"/>
          <w:rtl/>
          <w:rPrChange w:id="5629" w:author="Windows User" w:date="2017-09-30T18:42:00Z">
            <w:rPr>
              <w:ins w:id="5630" w:author="Windows User" w:date="2017-09-23T01:51:00Z"/>
              <w:rFonts w:eastAsiaTheme="minorEastAsia"/>
              <w:rtl/>
            </w:rPr>
          </w:rPrChange>
        </w:rPr>
        <w:pPrChange w:id="5631" w:author="Windows User" w:date="2017-09-30T18:42:00Z">
          <w:pPr>
            <w:pStyle w:val="Heading3"/>
            <w:numPr>
              <w:ilvl w:val="2"/>
            </w:numPr>
            <w:ind w:left="720" w:hanging="720"/>
          </w:pPr>
        </w:pPrChange>
      </w:pPr>
      <w:bookmarkStart w:id="5632" w:name="_Toc464205833"/>
      <w:bookmarkStart w:id="5633" w:name="_Toc495715039"/>
      <w:ins w:id="5634" w:author="Windows User" w:date="2017-09-30T18:42:00Z">
        <w:r w:rsidRPr="00BD4798">
          <w:rPr>
            <w:rtl/>
            <w:rPrChange w:id="5635" w:author="Windows User" w:date="2017-09-30T18:42:00Z">
              <w:rPr>
                <w:rFonts w:eastAsiaTheme="minorEastAsia"/>
                <w:rtl/>
              </w:rPr>
            </w:rPrChange>
          </w:rPr>
          <w:t>4-2-4-</w:t>
        </w:r>
      </w:ins>
      <w:ins w:id="5636" w:author="Windows User" w:date="2017-09-23T01:51:00Z">
        <w:r w:rsidR="00D058BE" w:rsidRPr="00BD4798">
          <w:rPr>
            <w:rFonts w:hint="eastAsia"/>
            <w:rtl/>
            <w:rPrChange w:id="5637" w:author="Windows User" w:date="2017-09-30T18:42:00Z">
              <w:rPr>
                <w:rFonts w:eastAsiaTheme="minorEastAsia" w:hint="eastAsia"/>
                <w:rtl/>
              </w:rPr>
            </w:rPrChange>
          </w:rPr>
          <w:t>تول</w:t>
        </w:r>
        <w:r w:rsidR="00D058BE" w:rsidRPr="00BD4798">
          <w:rPr>
            <w:rFonts w:hint="cs"/>
            <w:rtl/>
            <w:rPrChange w:id="5638" w:author="Windows User" w:date="2017-09-30T18:42:00Z">
              <w:rPr>
                <w:rFonts w:eastAsiaTheme="minorEastAsia" w:hint="cs"/>
                <w:rtl/>
              </w:rPr>
            </w:rPrChange>
          </w:rPr>
          <w:t>ی</w:t>
        </w:r>
        <w:r w:rsidR="00D058BE" w:rsidRPr="00BD4798">
          <w:rPr>
            <w:rFonts w:hint="eastAsia"/>
            <w:rtl/>
            <w:rPrChange w:id="5639" w:author="Windows User" w:date="2017-09-30T18:42:00Z">
              <w:rPr>
                <w:rFonts w:eastAsiaTheme="minorEastAsia" w:hint="eastAsia"/>
                <w:rtl/>
              </w:rPr>
            </w:rPrChange>
          </w:rPr>
          <w:t>د</w:t>
        </w:r>
        <w:r w:rsidR="00D058BE" w:rsidRPr="00BD4798">
          <w:rPr>
            <w:rtl/>
            <w:rPrChange w:id="5640" w:author="Windows User" w:date="2017-09-30T18:42:00Z">
              <w:rPr>
                <w:rFonts w:eastAsiaTheme="minorEastAsia"/>
                <w:rtl/>
              </w:rPr>
            </w:rPrChange>
          </w:rPr>
          <w:t xml:space="preserve"> </w:t>
        </w:r>
        <w:r w:rsidR="00D058BE" w:rsidRPr="00BD4798">
          <w:rPr>
            <w:rFonts w:hint="eastAsia"/>
            <w:rtl/>
            <w:rPrChange w:id="5641" w:author="Windows User" w:date="2017-09-30T18:42:00Z">
              <w:rPr>
                <w:rFonts w:eastAsiaTheme="minorEastAsia" w:hint="eastAsia"/>
                <w:rtl/>
              </w:rPr>
            </w:rPrChange>
          </w:rPr>
          <w:t>ترت</w:t>
        </w:r>
        <w:r w:rsidR="00D058BE" w:rsidRPr="00BD4798">
          <w:rPr>
            <w:rFonts w:hint="cs"/>
            <w:rtl/>
            <w:rPrChange w:id="5642" w:author="Windows User" w:date="2017-09-30T18:42:00Z">
              <w:rPr>
                <w:rFonts w:eastAsiaTheme="minorEastAsia" w:hint="cs"/>
                <w:rtl/>
              </w:rPr>
            </w:rPrChange>
          </w:rPr>
          <w:t>ی</w:t>
        </w:r>
        <w:r w:rsidR="00D058BE" w:rsidRPr="00BD4798">
          <w:rPr>
            <w:rFonts w:hint="eastAsia"/>
            <w:rtl/>
            <w:rPrChange w:id="5643" w:author="Windows User" w:date="2017-09-30T18:42:00Z">
              <w:rPr>
                <w:rFonts w:eastAsiaTheme="minorEastAsia" w:hint="eastAsia"/>
                <w:rtl/>
              </w:rPr>
            </w:rPrChange>
          </w:rPr>
          <w:t>ب</w:t>
        </w:r>
        <w:r w:rsidR="00D058BE" w:rsidRPr="00BD4798">
          <w:rPr>
            <w:rFonts w:hint="cs"/>
            <w:rtl/>
            <w:rPrChange w:id="5644" w:author="Windows User" w:date="2017-09-30T18:42:00Z">
              <w:rPr>
                <w:rFonts w:eastAsiaTheme="minorEastAsia" w:hint="cs"/>
                <w:rtl/>
              </w:rPr>
            </w:rPrChange>
          </w:rPr>
          <w:t>ی</w:t>
        </w:r>
        <w:r w:rsidR="00D058BE" w:rsidRPr="00BD4798">
          <w:rPr>
            <w:rtl/>
            <w:rPrChange w:id="5645" w:author="Windows User" w:date="2017-09-30T18:42:00Z">
              <w:rPr>
                <w:rFonts w:eastAsiaTheme="minorEastAsia"/>
                <w:rtl/>
              </w:rPr>
            </w:rPrChange>
          </w:rPr>
          <w:t xml:space="preserve"> </w:t>
        </w:r>
        <w:r w:rsidR="00D058BE" w:rsidRPr="00BD4798">
          <w:rPr>
            <w:rFonts w:hint="eastAsia"/>
            <w:rtl/>
            <w:rPrChange w:id="5646" w:author="Windows User" w:date="2017-09-30T18:42:00Z">
              <w:rPr>
                <w:rFonts w:eastAsiaTheme="minorEastAsia" w:hint="eastAsia"/>
                <w:rtl/>
              </w:rPr>
            </w:rPrChange>
          </w:rPr>
          <w:t>از</w:t>
        </w:r>
        <w:r w:rsidR="00D058BE" w:rsidRPr="00BD4798">
          <w:rPr>
            <w:rtl/>
            <w:rPrChange w:id="5647" w:author="Windows User" w:date="2017-09-30T18:42:00Z">
              <w:rPr>
                <w:rFonts w:eastAsiaTheme="minorEastAsia"/>
                <w:rtl/>
              </w:rPr>
            </w:rPrChange>
          </w:rPr>
          <w:t xml:space="preserve"> </w:t>
        </w:r>
        <w:r w:rsidR="00D058BE" w:rsidRPr="00BD4798">
          <w:rPr>
            <w:rFonts w:hint="eastAsia"/>
            <w:rtl/>
            <w:rPrChange w:id="5648" w:author="Windows User" w:date="2017-09-30T18:42:00Z">
              <w:rPr>
                <w:rFonts w:eastAsiaTheme="minorEastAsia" w:hint="eastAsia"/>
                <w:rtl/>
              </w:rPr>
            </w:rPrChange>
          </w:rPr>
          <w:t>رخدادها</w:t>
        </w:r>
        <w:bookmarkEnd w:id="5632"/>
        <w:bookmarkEnd w:id="5633"/>
      </w:ins>
    </w:p>
    <w:p w14:paraId="59933340" w14:textId="558CEFEF" w:rsidR="00D058BE" w:rsidRDefault="00D058BE" w:rsidP="007916DF">
      <w:pPr>
        <w:ind w:firstLine="720"/>
        <w:rPr>
          <w:ins w:id="5649" w:author="Windows User" w:date="2017-09-23T01:51:00Z"/>
          <w:rFonts w:eastAsiaTheme="minorEastAsia"/>
          <w:rtl/>
        </w:rPr>
      </w:pPr>
      <w:ins w:id="5650" w:author="Windows User" w:date="2017-09-23T01:51:00Z">
        <w:r>
          <w:rPr>
            <w:rFonts w:eastAsiaTheme="minorEastAsia" w:hint="cs"/>
            <w:rtl/>
          </w:rPr>
          <w:t>برای اینکه تمام مسیرهای برنامه بررسی شوند، باید</w:t>
        </w:r>
        <w:r w:rsidR="003262C8">
          <w:rPr>
            <w:rFonts w:eastAsiaTheme="minorEastAsia" w:hint="cs"/>
            <w:rtl/>
          </w:rPr>
          <w:t xml:space="preserve"> تمام رخدادها و ترتیب‌های مختلف</w:t>
        </w:r>
        <w:r>
          <w:rPr>
            <w:rFonts w:eastAsiaTheme="minorEastAsia" w:hint="cs"/>
            <w:rtl/>
          </w:rPr>
          <w:t xml:space="preserve"> از وقوع آن</w:t>
        </w:r>
      </w:ins>
      <w:ins w:id="5651" w:author="Windows User" w:date="2017-10-01T02:02:00Z">
        <w:r w:rsidR="003262C8">
          <w:rPr>
            <w:rFonts w:eastAsiaTheme="minorEastAsia"/>
            <w:rtl/>
          </w:rPr>
          <w:softHyphen/>
        </w:r>
      </w:ins>
      <w:ins w:id="5652" w:author="Windows User" w:date="2017-09-23T01:51:00Z">
        <w:r>
          <w:rPr>
            <w:rFonts w:eastAsiaTheme="minorEastAsia" w:hint="cs"/>
            <w:rtl/>
          </w:rPr>
          <w:t>ها تولید شوند. استفاده از روش سنتی بدون بهینه</w:t>
        </w:r>
        <w:r>
          <w:rPr>
            <w:rFonts w:eastAsiaTheme="minorEastAsia" w:cs="Times New Roman" w:hint="cs"/>
            <w:rtl/>
          </w:rPr>
          <w:t>‌</w:t>
        </w:r>
        <w:r>
          <w:rPr>
            <w:rFonts w:eastAsiaTheme="minorEastAsia" w:hint="cs"/>
            <w:rtl/>
          </w:rPr>
          <w:t>سازی باعث انفجار مسیر می‌شود که 21 هزار ت</w:t>
        </w:r>
        <w:r w:rsidR="003262C8">
          <w:rPr>
            <w:rFonts w:eastAsiaTheme="minorEastAsia" w:hint="cs"/>
            <w:rtl/>
          </w:rPr>
          <w:t xml:space="preserve">رتیب چهارتایی از رخدادها را </w:t>
        </w:r>
      </w:ins>
      <w:ins w:id="5653" w:author="Windows User" w:date="2017-10-01T02:03:00Z">
        <w:r w:rsidR="003262C8">
          <w:rPr>
            <w:rFonts w:eastAsiaTheme="minorEastAsia" w:hint="cs"/>
            <w:rtl/>
          </w:rPr>
          <w:t>باید</w:t>
        </w:r>
      </w:ins>
      <w:ins w:id="5654" w:author="Windows User" w:date="2017-09-23T01:51:00Z">
        <w:r>
          <w:rPr>
            <w:rFonts w:eastAsiaTheme="minorEastAsia" w:hint="cs"/>
            <w:rtl/>
          </w:rPr>
          <w:t xml:space="preserve"> تولید کرد. </w:t>
        </w:r>
      </w:ins>
    </w:p>
    <w:p w14:paraId="7F220C51" w14:textId="051A535C" w:rsidR="00D058BE" w:rsidRDefault="003262C8" w:rsidP="007916DF">
      <w:pPr>
        <w:ind w:firstLine="360"/>
        <w:rPr>
          <w:ins w:id="5655" w:author="Windows User" w:date="2017-09-23T01:51:00Z"/>
          <w:rFonts w:eastAsiaTheme="minorEastAsia"/>
          <w:rtl/>
        </w:rPr>
      </w:pPr>
      <w:ins w:id="5656" w:author="Windows User" w:date="2017-10-01T02:06:00Z">
        <w:r>
          <w:rPr>
            <w:rFonts w:eastAsiaTheme="minorEastAsia" w:hint="cs"/>
            <w:rtl/>
          </w:rPr>
          <w:t xml:space="preserve">برای حل مساله ی انفجار مسیر </w:t>
        </w:r>
      </w:ins>
      <w:ins w:id="5657" w:author="Windows User" w:date="2017-09-23T01:51:00Z">
        <w:r w:rsidR="00D058BE">
          <w:rPr>
            <w:rFonts w:eastAsiaTheme="minorEastAsia" w:hint="cs"/>
            <w:rtl/>
          </w:rPr>
          <w:t>در این مقاله</w:t>
        </w:r>
      </w:ins>
      <w:ins w:id="5658" w:author="Windows User" w:date="2017-10-01T02:06:00Z">
        <w:r>
          <w:rPr>
            <w:rFonts w:eastAsiaTheme="minorEastAsia" w:hint="cs"/>
            <w:rtl/>
          </w:rPr>
          <w:t>،</w:t>
        </w:r>
      </w:ins>
      <w:ins w:id="5659" w:author="Windows User" w:date="2017-09-23T01:51:00Z">
        <w:r w:rsidR="00D058BE">
          <w:rPr>
            <w:rFonts w:eastAsiaTheme="minorEastAsia" w:hint="cs"/>
            <w:rtl/>
          </w:rPr>
          <w:t xml:space="preserve"> مجموعه رخدادهای تولید شده مورد بررسی قرار گرفته </w:t>
        </w:r>
      </w:ins>
      <w:ins w:id="5660" w:author="Windows User" w:date="2017-10-01T02:06:00Z">
        <w:r>
          <w:rPr>
            <w:rFonts w:eastAsiaTheme="minorEastAsia" w:hint="cs"/>
            <w:rtl/>
          </w:rPr>
          <w:t>اند</w:t>
        </w:r>
      </w:ins>
      <w:ins w:id="5661" w:author="Windows User" w:date="2017-09-23T01:51:00Z">
        <w:r w:rsidR="00D058BE">
          <w:rPr>
            <w:rFonts w:eastAsiaTheme="minorEastAsia" w:hint="cs"/>
            <w:rtl/>
          </w:rPr>
          <w:t xml:space="preserve">. بررسی‌ها نشان می‌دهد که تعداد زیادی از مجموعه رخدادهای تولید شده تکراری هستند. </w:t>
        </w:r>
      </w:ins>
      <w:ins w:id="5662" w:author="Windows User" w:date="2017-10-01T02:07:00Z">
        <w:r>
          <w:rPr>
            <w:rFonts w:eastAsiaTheme="minorEastAsia" w:hint="cs"/>
            <w:rtl/>
          </w:rPr>
          <w:t>درواقع</w:t>
        </w:r>
      </w:ins>
      <w:ins w:id="5663" w:author="Windows User" w:date="2017-10-01T02:06:00Z">
        <w:r>
          <w:rPr>
            <w:rFonts w:eastAsiaTheme="minorEastAsia" w:hint="cs"/>
            <w:rtl/>
          </w:rPr>
          <w:t xml:space="preserve"> </w:t>
        </w:r>
      </w:ins>
      <w:ins w:id="5664" w:author="Windows User" w:date="2017-09-23T01:51:00Z">
        <w:r w:rsidR="00D058BE">
          <w:rPr>
            <w:rFonts w:eastAsiaTheme="minorEastAsia" w:hint="cs"/>
            <w:rtl/>
          </w:rPr>
          <w:t>برنامه‌ها را می‌توان به شکل یک نمودار حالت</w:t>
        </w:r>
        <w:r w:rsidR="00D058BE" w:rsidRPr="00E2341D">
          <w:rPr>
            <w:rStyle w:val="FootnoteReference"/>
            <w:rtl/>
            <w:rPrChange w:id="5665" w:author="ehsan edalat" w:date="2018-01-05T21:49:00Z">
              <w:rPr>
                <w:rStyle w:val="FootnoteReference"/>
                <w:rFonts w:eastAsiaTheme="minorEastAsia"/>
                <w:rtl/>
              </w:rPr>
            </w:rPrChange>
          </w:rPr>
          <w:footnoteReference w:id="66"/>
        </w:r>
        <w:r w:rsidR="00D058BE">
          <w:rPr>
            <w:rFonts w:eastAsiaTheme="minorEastAsia" w:hint="cs"/>
            <w:rtl/>
          </w:rPr>
          <w:t xml:space="preserve"> در آورد که با هر رخداد حالت برنامه تغییر می‌کند. تعدادی</w:t>
        </w:r>
        <w:r>
          <w:rPr>
            <w:rFonts w:eastAsiaTheme="minorEastAsia" w:hint="cs"/>
            <w:rtl/>
          </w:rPr>
          <w:t xml:space="preserve"> از رخدادهای تولید شده توسط</w:t>
        </w:r>
      </w:ins>
      <w:ins w:id="5668" w:author="Windows User" w:date="2017-10-01T02:07:00Z">
        <w:r>
          <w:rPr>
            <w:rFonts w:eastAsiaTheme="minorEastAsia" w:hint="cs"/>
            <w:rtl/>
          </w:rPr>
          <w:t xml:space="preserve">اجرای پویانمادین </w:t>
        </w:r>
      </w:ins>
      <w:ins w:id="5669" w:author="Windows User" w:date="2017-09-23T01:51:00Z">
        <w:r w:rsidR="00D058BE">
          <w:rPr>
            <w:rFonts w:eastAsiaTheme="minorEastAsia" w:hint="cs"/>
            <w:rtl/>
          </w:rPr>
          <w:t>حالت برنامه را تغییر نمی‌دهند و از آنجایی که در حافظه چیزی نمی‌نویسند به آنها رخدادهای فقط خواندنی</w:t>
        </w:r>
        <w:r w:rsidR="00D058BE" w:rsidRPr="00E2341D">
          <w:rPr>
            <w:rStyle w:val="FootnoteReference"/>
            <w:rtl/>
            <w:rPrChange w:id="5670" w:author="ehsan edalat" w:date="2018-01-05T21:49:00Z">
              <w:rPr>
                <w:rStyle w:val="FootnoteReference"/>
                <w:rFonts w:eastAsiaTheme="minorEastAsia"/>
                <w:rtl/>
              </w:rPr>
            </w:rPrChange>
          </w:rPr>
          <w:footnoteReference w:id="67"/>
        </w:r>
        <w:r w:rsidR="00D058BE">
          <w:rPr>
            <w:rFonts w:eastAsiaTheme="minorEastAsia" w:hint="cs"/>
            <w:rtl/>
          </w:rPr>
          <w:t xml:space="preserve"> گفته می‌شود. برای جلوگیری از تولید این گونه رخدادها موارد زیر در نظر گرفته شده است:</w:t>
        </w:r>
      </w:ins>
    </w:p>
    <w:p w14:paraId="583F8492" w14:textId="7EDEDFC4" w:rsidR="00D058BE" w:rsidRDefault="00D058BE" w:rsidP="007916DF">
      <w:pPr>
        <w:pStyle w:val="ListParagraph"/>
        <w:numPr>
          <w:ilvl w:val="0"/>
          <w:numId w:val="77"/>
        </w:numPr>
        <w:rPr>
          <w:ins w:id="5673" w:author="Windows User" w:date="2017-09-23T01:51:00Z"/>
          <w:rFonts w:eastAsiaTheme="minorEastAsia"/>
        </w:rPr>
      </w:pPr>
      <w:ins w:id="5674" w:author="Windows User" w:date="2017-09-23T01:51:00Z">
        <w:r>
          <w:rPr>
            <w:rFonts w:eastAsiaTheme="minorEastAsia" w:hint="cs"/>
            <w:rtl/>
          </w:rPr>
          <w:t xml:space="preserve">تعدادی از ویجت‌ها مثل </w:t>
        </w:r>
        <w:r>
          <w:rPr>
            <w:rFonts w:eastAsiaTheme="minorEastAsia"/>
          </w:rPr>
          <w:t>linearLayout</w:t>
        </w:r>
        <w:r>
          <w:rPr>
            <w:rFonts w:eastAsiaTheme="minorEastAsia" w:hint="cs"/>
            <w:rtl/>
          </w:rPr>
          <w:t xml:space="preserve"> و </w:t>
        </w:r>
        <w:r>
          <w:rPr>
            <w:rFonts w:eastAsiaTheme="minorEastAsia"/>
          </w:rPr>
          <w:t>FrameLayout</w:t>
        </w:r>
        <w:r>
          <w:rPr>
            <w:rFonts w:eastAsiaTheme="minorEastAsia" w:hint="cs"/>
            <w:rtl/>
          </w:rPr>
          <w:t xml:space="preserve"> برخلاف دکمه‌ها هنگام رخداد دارای کنش</w:t>
        </w:r>
        <w:r w:rsidRPr="00E2341D">
          <w:rPr>
            <w:rStyle w:val="FootnoteReference"/>
            <w:rtl/>
            <w:rPrChange w:id="5675" w:author="ehsan edalat" w:date="2018-01-05T21:49:00Z">
              <w:rPr>
                <w:rStyle w:val="FootnoteReference"/>
                <w:rFonts w:eastAsiaTheme="minorEastAsia"/>
                <w:rtl/>
              </w:rPr>
            </w:rPrChange>
          </w:rPr>
          <w:footnoteReference w:id="68"/>
        </w:r>
        <w:r>
          <w:rPr>
            <w:rFonts w:eastAsiaTheme="minorEastAsia" w:hint="cs"/>
            <w:rtl/>
          </w:rPr>
          <w:t xml:space="preserve"> نیستند. پس تنها </w:t>
        </w:r>
      </w:ins>
      <w:ins w:id="5678" w:author="Windows User" w:date="2017-10-01T02:07:00Z">
        <w:r w:rsidR="002655C2">
          <w:rPr>
            <w:rFonts w:eastAsiaTheme="minorEastAsia" w:hint="cs"/>
            <w:rtl/>
          </w:rPr>
          <w:t>شش</w:t>
        </w:r>
      </w:ins>
      <w:ins w:id="5679" w:author="Windows User" w:date="2017-09-23T01:51:00Z">
        <w:r>
          <w:rPr>
            <w:rFonts w:eastAsiaTheme="minorEastAsia" w:hint="cs"/>
            <w:rtl/>
          </w:rPr>
          <w:t xml:space="preserve"> ویجت از </w:t>
        </w:r>
      </w:ins>
      <w:ins w:id="5680" w:author="Windows User" w:date="2017-10-01T02:07:00Z">
        <w:r w:rsidR="002655C2">
          <w:rPr>
            <w:rFonts w:eastAsiaTheme="minorEastAsia" w:hint="cs"/>
            <w:rtl/>
          </w:rPr>
          <w:t>یازده</w:t>
        </w:r>
      </w:ins>
      <w:ins w:id="5681" w:author="Windows User" w:date="2017-09-23T01:51:00Z">
        <w:r>
          <w:rPr>
            <w:rFonts w:eastAsiaTheme="minorEastAsia" w:hint="cs"/>
            <w:rtl/>
          </w:rPr>
          <w:t xml:space="preserve"> ویجت موجود در صفحه امکان اجرا دارند.</w:t>
        </w:r>
      </w:ins>
    </w:p>
    <w:p w14:paraId="17CDCCB4" w14:textId="603A6CC0" w:rsidR="00D058BE" w:rsidRDefault="00D058BE" w:rsidP="003B7B15">
      <w:pPr>
        <w:pStyle w:val="ListParagraph"/>
        <w:numPr>
          <w:ilvl w:val="0"/>
          <w:numId w:val="77"/>
        </w:numPr>
        <w:rPr>
          <w:ins w:id="5682" w:author="Windows User" w:date="2017-09-23T01:51:00Z"/>
          <w:rFonts w:eastAsiaTheme="minorEastAsia"/>
        </w:rPr>
      </w:pPr>
      <w:ins w:id="5683" w:author="Windows User" w:date="2017-09-23T01:51:00Z">
        <w:r>
          <w:rPr>
            <w:rFonts w:eastAsiaTheme="minorEastAsia" w:hint="cs"/>
            <w:rtl/>
          </w:rPr>
          <w:t>تعدادی از ویجت‌هایی که فعالیت دارند ممکن است  به دل</w:t>
        </w:r>
      </w:ins>
      <w:ins w:id="5684" w:author="Windows User" w:date="2017-10-01T02:08:00Z">
        <w:r w:rsidR="002655C2">
          <w:rPr>
            <w:rFonts w:eastAsiaTheme="minorEastAsia" w:hint="cs"/>
            <w:rtl/>
          </w:rPr>
          <w:t>ا</w:t>
        </w:r>
      </w:ins>
      <w:ins w:id="5685" w:author="Windows User" w:date="2017-09-23T01:51:00Z">
        <w:r>
          <w:rPr>
            <w:rFonts w:eastAsiaTheme="minorEastAsia" w:hint="cs"/>
            <w:rtl/>
          </w:rPr>
          <w:t>یل</w:t>
        </w:r>
      </w:ins>
      <w:ins w:id="5686" w:author="Windows User" w:date="2017-10-01T02:08:00Z">
        <w:r w:rsidR="002655C2">
          <w:rPr>
            <w:rFonts w:eastAsiaTheme="minorEastAsia" w:hint="cs"/>
            <w:rtl/>
          </w:rPr>
          <w:t xml:space="preserve"> مشخص</w:t>
        </w:r>
      </w:ins>
      <w:ins w:id="5687" w:author="Windows User" w:date="2017-09-23T01:51:00Z">
        <w:r>
          <w:rPr>
            <w:rFonts w:eastAsiaTheme="minorEastAsia" w:hint="cs"/>
            <w:rtl/>
          </w:rPr>
          <w:t>ی که برنامه‌نویس صلاح دیده است، غیر فعال باشند.</w:t>
        </w:r>
      </w:ins>
    </w:p>
    <w:p w14:paraId="4D32CBF0" w14:textId="77777777" w:rsidR="00D058BE" w:rsidRDefault="00D058BE" w:rsidP="00D058BE">
      <w:pPr>
        <w:pStyle w:val="ListParagraph"/>
        <w:numPr>
          <w:ilvl w:val="0"/>
          <w:numId w:val="77"/>
        </w:numPr>
        <w:rPr>
          <w:ins w:id="5688" w:author="Windows User" w:date="2017-09-23T01:51:00Z"/>
          <w:rFonts w:eastAsiaTheme="minorEastAsia"/>
        </w:rPr>
      </w:pPr>
      <w:ins w:id="5689" w:author="Windows User" w:date="2017-09-23T01:51:00Z">
        <w:r>
          <w:rPr>
            <w:rFonts w:eastAsiaTheme="minorEastAsia" w:hint="cs"/>
            <w:rtl/>
          </w:rPr>
          <w:t>در برنامه‌های دارای رابطه کاربری، هنگامی که یک رخداد تولید می‌شود برای جلوگیری از دوباره طراحی صفحه نمایش، اگر رخداد، حالت برنامه را تغییر نمی‌دهد، رخداد فقط خواندنی در نظر گرفته می‌شود.</w:t>
        </w:r>
      </w:ins>
    </w:p>
    <w:p w14:paraId="30C69905" w14:textId="77777777" w:rsidR="00D058BE" w:rsidRDefault="00D058BE" w:rsidP="00D058BE">
      <w:pPr>
        <w:pStyle w:val="ListParagraph"/>
        <w:numPr>
          <w:ilvl w:val="0"/>
          <w:numId w:val="77"/>
        </w:numPr>
        <w:rPr>
          <w:ins w:id="5690" w:author="Windows User" w:date="2017-09-23T01:51:00Z"/>
          <w:rFonts w:eastAsiaTheme="minorEastAsia"/>
        </w:rPr>
      </w:pPr>
      <w:ins w:id="5691" w:author="Windows User" w:date="2017-09-23T01:51:00Z">
        <w:r>
          <w:rPr>
            <w:rFonts w:eastAsiaTheme="minorEastAsia" w:hint="cs"/>
            <w:rtl/>
          </w:rPr>
          <w:t xml:space="preserve">در </w:t>
        </w:r>
        <w:r>
          <w:rPr>
            <w:rFonts w:eastAsiaTheme="minorEastAsia"/>
          </w:rPr>
          <w:t>SDK</w:t>
        </w:r>
        <w:r>
          <w:rPr>
            <w:rFonts w:eastAsiaTheme="minorEastAsia" w:hint="cs"/>
            <w:rtl/>
          </w:rPr>
          <w:t xml:space="preserve"> تعدادی زیادی از رخدادها تعریف شده‌اند که ممکن است یک برنامه خاص به آنها واکنش نشان ندهد. در این صورت اینگونه رخدادها هم فقط خواندنی خواهند بود. مثل رخداد تماس تلفنی ورودی</w:t>
        </w:r>
        <w:r w:rsidRPr="00E2341D">
          <w:rPr>
            <w:rStyle w:val="FootnoteReference"/>
            <w:rtl/>
            <w:rPrChange w:id="5692" w:author="ehsan edalat" w:date="2018-01-05T21:49:00Z">
              <w:rPr>
                <w:rStyle w:val="FootnoteReference"/>
                <w:rFonts w:eastAsiaTheme="minorEastAsia"/>
                <w:rtl/>
              </w:rPr>
            </w:rPrChange>
          </w:rPr>
          <w:footnoteReference w:id="69"/>
        </w:r>
        <w:r>
          <w:rPr>
            <w:rFonts w:eastAsiaTheme="minorEastAsia" w:hint="cs"/>
            <w:rtl/>
          </w:rPr>
          <w:t xml:space="preserve">. </w:t>
        </w:r>
      </w:ins>
    </w:p>
    <w:p w14:paraId="4DE91EB2" w14:textId="78E52DB6" w:rsidR="00D058BE" w:rsidDel="00391A8E" w:rsidRDefault="00D058BE">
      <w:pPr>
        <w:rPr>
          <w:del w:id="5697" w:author="Mahmoud" w:date="2017-10-06T15:19:00Z"/>
          <w:rFonts w:eastAsiaTheme="minorEastAsia"/>
        </w:rPr>
        <w:pPrChange w:id="5698" w:author="Mahmoud" w:date="2017-10-08T14:20:00Z">
          <w:pPr>
            <w:pStyle w:val="Heading2"/>
          </w:pPr>
        </w:pPrChange>
      </w:pPr>
      <w:ins w:id="5699" w:author="Windows User" w:date="2017-09-23T01:51:00Z">
        <w:r>
          <w:rPr>
            <w:rFonts w:eastAsiaTheme="minorEastAsia" w:hint="cs"/>
            <w:rtl/>
          </w:rPr>
          <w:lastRenderedPageBreak/>
          <w:t xml:space="preserve">در نهایت در روش ارائه شده مجموعه رخدادهایی که به یک رخداد فقط خواندنی ختم می‌شوند، حذف خواهند شد. چون عملا تاثیری در آزمون برنامه نخواهند داشت. حذف این گونه ترتیب رخدادها 21 هزار ترتیب رخداد 4تایی را به حدود 3هزار ترتیب رخداد 4تایی کاهش می‌دهد. معماری ابزار ارائه شده در </w:t>
        </w:r>
      </w:ins>
      <w:ins w:id="5700" w:author="Windows User" w:date="2017-10-01T02:10:00Z">
        <w:r w:rsidR="002655C2">
          <w:rPr>
            <w:rFonts w:eastAsiaTheme="minorEastAsia" w:hint="cs"/>
            <w:rtl/>
          </w:rPr>
          <w:t xml:space="preserve">شکل </w:t>
        </w:r>
        <w:del w:id="5701" w:author="Mahmoud" w:date="2017-10-08T14:20:00Z">
          <w:r w:rsidR="002655C2" w:rsidDel="00391A8E">
            <w:rPr>
              <w:rFonts w:eastAsiaTheme="minorEastAsia" w:hint="cs"/>
              <w:rtl/>
            </w:rPr>
            <w:delText>17</w:delText>
          </w:r>
        </w:del>
      </w:ins>
      <w:ins w:id="5702" w:author="Mahmoud" w:date="2017-10-08T14:20:00Z">
        <w:r w:rsidR="00391A8E">
          <w:rPr>
            <w:rFonts w:eastAsiaTheme="minorEastAsia"/>
          </w:rPr>
          <w:t>16</w:t>
        </w:r>
        <w:r w:rsidR="00391A8E">
          <w:rPr>
            <w:rFonts w:eastAsiaTheme="minorEastAsia" w:hint="cs"/>
            <w:rtl/>
          </w:rPr>
          <w:t xml:space="preserve"> </w:t>
        </w:r>
      </w:ins>
      <w:ins w:id="5703" w:author="Windows User" w:date="2017-09-23T01:51:00Z">
        <w:r>
          <w:rPr>
            <w:rFonts w:eastAsiaTheme="minorEastAsia" w:hint="cs"/>
            <w:rtl/>
          </w:rPr>
          <w:t xml:space="preserve">نشان </w:t>
        </w:r>
        <w:del w:id="5704" w:author="Mahmoud" w:date="2017-10-06T15:18:00Z">
          <w:r w:rsidDel="00D33BBB">
            <w:rPr>
              <w:rFonts w:eastAsiaTheme="minorEastAsia" w:hint="cs"/>
              <w:rtl/>
            </w:rPr>
            <w:delText>د</w:delText>
          </w:r>
        </w:del>
        <w:r>
          <w:rPr>
            <w:rFonts w:eastAsiaTheme="minorEastAsia" w:hint="cs"/>
            <w:rtl/>
          </w:rPr>
          <w:t>اده شده است.</w:t>
        </w:r>
      </w:ins>
      <w:ins w:id="5705" w:author="Windows User" w:date="2017-10-01T02:10:00Z">
        <w:del w:id="5706" w:author="Mahmoud" w:date="2017-10-08T14:17:00Z">
          <w:r w:rsidR="00AC0E5B" w:rsidDel="00391A8E">
            <w:rPr>
              <w:rFonts w:eastAsiaTheme="minorEastAsia"/>
              <w:noProof/>
              <w:lang w:bidi="ar-SA"/>
              <w:rPrChange w:id="5707" w:author="Unknown">
                <w:rPr>
                  <w:b w:val="0"/>
                  <w:bCs w:val="0"/>
                  <w:noProof/>
                  <w:lang w:bidi="ar-SA"/>
                </w:rPr>
              </w:rPrChange>
            </w:rPr>
            <w:drawing>
              <wp:anchor distT="0" distB="0" distL="114300" distR="114300" simplePos="0" relativeHeight="251654656" behindDoc="0" locked="0" layoutInCell="1" allowOverlap="1" wp14:anchorId="33D18001" wp14:editId="202326A1">
                <wp:simplePos x="0" y="0"/>
                <wp:positionH relativeFrom="column">
                  <wp:posOffset>895350</wp:posOffset>
                </wp:positionH>
                <wp:positionV relativeFrom="paragraph">
                  <wp:posOffset>-75565</wp:posOffset>
                </wp:positionV>
                <wp:extent cx="3781425" cy="2458229"/>
                <wp:effectExtent l="0" t="0" r="0"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81425" cy="2458229"/>
                        </a:xfrm>
                        <a:prstGeom prst="rect">
                          <a:avLst/>
                        </a:prstGeom>
                      </pic:spPr>
                    </pic:pic>
                  </a:graphicData>
                </a:graphic>
              </wp:anchor>
            </w:drawing>
          </w:r>
        </w:del>
      </w:ins>
    </w:p>
    <w:p w14:paraId="034B7041" w14:textId="30427FFF" w:rsidR="00D058BE" w:rsidDel="00D33BBB" w:rsidRDefault="00391A8E">
      <w:pPr>
        <w:rPr>
          <w:ins w:id="5708" w:author="Windows User" w:date="2017-09-23T01:51:00Z"/>
          <w:del w:id="5709" w:author="Mahmoud" w:date="2017-10-06T15:19:00Z"/>
          <w:rFonts w:eastAsiaTheme="minorEastAsia"/>
          <w:rtl/>
        </w:rPr>
        <w:sectPr w:rsidR="00D058BE" w:rsidDel="00D33BBB" w:rsidSect="00865D1E">
          <w:footnotePr>
            <w:numRestart w:val="eachPage"/>
          </w:footnotePr>
          <w:pgSz w:w="12240" w:h="15840"/>
          <w:pgMar w:top="1440" w:right="1440" w:bottom="1440" w:left="1440" w:header="720" w:footer="720" w:gutter="0"/>
          <w:cols w:space="720"/>
          <w:docGrid w:linePitch="360"/>
        </w:sectPr>
        <w:pPrChange w:id="5710" w:author="Mahmoud" w:date="2017-10-08T14:19:00Z">
          <w:pPr>
            <w:ind w:firstLine="360"/>
          </w:pPr>
        </w:pPrChange>
      </w:pPr>
      <w:ins w:id="5711" w:author="Mahmoud" w:date="2017-10-08T14:19:00Z">
        <w:r>
          <w:rPr>
            <w:noProof/>
            <w:lang w:bidi="ar-SA"/>
          </w:rPr>
          <mc:AlternateContent>
            <mc:Choice Requires="wpg">
              <w:drawing>
                <wp:anchor distT="0" distB="0" distL="114300" distR="114300" simplePos="0" relativeHeight="251667968" behindDoc="0" locked="0" layoutInCell="1" allowOverlap="1" wp14:anchorId="2E46F332" wp14:editId="7F8DB0DF">
                  <wp:simplePos x="0" y="0"/>
                  <wp:positionH relativeFrom="column">
                    <wp:posOffset>1076325</wp:posOffset>
                  </wp:positionH>
                  <wp:positionV relativeFrom="paragraph">
                    <wp:posOffset>171450</wp:posOffset>
                  </wp:positionV>
                  <wp:extent cx="3781425" cy="2822575"/>
                  <wp:effectExtent l="0" t="0" r="9525" b="0"/>
                  <wp:wrapTopAndBottom/>
                  <wp:docPr id="62" name="Group 62"/>
                  <wp:cNvGraphicFramePr/>
                  <a:graphic xmlns:a="http://schemas.openxmlformats.org/drawingml/2006/main">
                    <a:graphicData uri="http://schemas.microsoft.com/office/word/2010/wordprocessingGroup">
                      <wpg:wgp>
                        <wpg:cNvGrpSpPr/>
                        <wpg:grpSpPr>
                          <a:xfrm>
                            <a:off x="0" y="0"/>
                            <a:ext cx="3781425" cy="2822575"/>
                            <a:chOff x="0" y="0"/>
                            <a:chExt cx="3781425" cy="2822575"/>
                          </a:xfrm>
                        </wpg:grpSpPr>
                        <pic:pic xmlns:pic="http://schemas.openxmlformats.org/drawingml/2006/picture">
                          <pic:nvPicPr>
                            <pic:cNvPr id="63" name="Picture 6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81425" cy="2458085"/>
                            </a:xfrm>
                            <a:prstGeom prst="rect">
                              <a:avLst/>
                            </a:prstGeom>
                          </pic:spPr>
                        </pic:pic>
                        <wps:wsp>
                          <wps:cNvPr id="512" name="Text Box 512"/>
                          <wps:cNvSpPr txBox="1"/>
                          <wps:spPr>
                            <a:xfrm>
                              <a:off x="0" y="2514600"/>
                              <a:ext cx="3781425" cy="307975"/>
                            </a:xfrm>
                            <a:prstGeom prst="rect">
                              <a:avLst/>
                            </a:prstGeom>
                            <a:solidFill>
                              <a:prstClr val="white"/>
                            </a:solidFill>
                            <a:ln>
                              <a:noFill/>
                            </a:ln>
                            <a:effectLst/>
                          </wps:spPr>
                          <wps:txbx>
                            <w:txbxContent>
                              <w:p w14:paraId="7E4D0753" w14:textId="77777777" w:rsidR="00AE34A0" w:rsidRPr="00E2341D" w:rsidRDefault="00AE34A0">
                                <w:pPr>
                                  <w:pStyle w:val="Caption"/>
                                  <w:bidi/>
                                  <w:jc w:val="center"/>
                                  <w:rPr>
                                    <w:noProof/>
                                  </w:rPr>
                                  <w:pPrChange w:id="5712" w:author="Mahmoud" w:date="2017-10-08T14:19:00Z">
                                    <w:pPr/>
                                  </w:pPrChange>
                                </w:pPr>
                                <w:bookmarkStart w:id="5713" w:name="_Toc495237221"/>
                                <w:ins w:id="5714" w:author="Mahmoud" w:date="2017-10-08T14:18:00Z">
                                  <w:r w:rsidRPr="00391A8E">
                                    <w:rPr>
                                      <w:rFonts w:cs="B Nazanin"/>
                                      <w:rtl/>
                                      <w:rPrChange w:id="5715" w:author="Mahmoud" w:date="2017-10-08T14:18:00Z">
                                        <w:rPr>
                                          <w:b/>
                                          <w:bCs/>
                                          <w:rtl/>
                                        </w:rPr>
                                      </w:rPrChange>
                                    </w:rPr>
                                    <w:t xml:space="preserve">شکل </w:t>
                                  </w:r>
                                  <w:r w:rsidRPr="00391A8E">
                                    <w:rPr>
                                      <w:rFonts w:cs="B Nazanin"/>
                                      <w:rtl/>
                                      <w:rPrChange w:id="5716" w:author="Mahmoud" w:date="2017-10-08T14:18:00Z">
                                        <w:rPr>
                                          <w:b/>
                                          <w:bCs/>
                                          <w:rtl/>
                                        </w:rPr>
                                      </w:rPrChange>
                                    </w:rPr>
                                    <w:fldChar w:fldCharType="begin"/>
                                  </w:r>
                                  <w:r w:rsidRPr="00391A8E">
                                    <w:rPr>
                                      <w:rFonts w:cs="B Nazanin"/>
                                      <w:rtl/>
                                      <w:rPrChange w:id="5717" w:author="Mahmoud" w:date="2017-10-08T14:18:00Z">
                                        <w:rPr>
                                          <w:b/>
                                          <w:bCs/>
                                          <w:rtl/>
                                        </w:rPr>
                                      </w:rPrChange>
                                    </w:rPr>
                                    <w:instrText xml:space="preserve"> </w:instrText>
                                  </w:r>
                                  <w:r w:rsidRPr="00391A8E">
                                    <w:rPr>
                                      <w:rFonts w:cs="B Nazanin"/>
                                      <w:rPrChange w:id="5718" w:author="Mahmoud" w:date="2017-10-08T14:18:00Z">
                                        <w:rPr>
                                          <w:b/>
                                          <w:bCs/>
                                        </w:rPr>
                                      </w:rPrChange>
                                    </w:rPr>
                                    <w:instrText>SEQ</w:instrText>
                                  </w:r>
                                  <w:r w:rsidRPr="00391A8E">
                                    <w:rPr>
                                      <w:rFonts w:cs="B Nazanin"/>
                                      <w:rtl/>
                                      <w:rPrChange w:id="5719" w:author="Mahmoud" w:date="2017-10-08T14:18:00Z">
                                        <w:rPr>
                                          <w:b/>
                                          <w:bCs/>
                                          <w:rtl/>
                                        </w:rPr>
                                      </w:rPrChange>
                                    </w:rPr>
                                    <w:instrText xml:space="preserve"> شکل \* </w:instrText>
                                  </w:r>
                                  <w:r w:rsidRPr="00391A8E">
                                    <w:rPr>
                                      <w:rFonts w:cs="B Nazanin"/>
                                      <w:rPrChange w:id="5720" w:author="Mahmoud" w:date="2017-10-08T14:18:00Z">
                                        <w:rPr>
                                          <w:b/>
                                          <w:bCs/>
                                        </w:rPr>
                                      </w:rPrChange>
                                    </w:rPr>
                                    <w:instrText>ARABIC</w:instrText>
                                  </w:r>
                                  <w:r w:rsidRPr="00391A8E">
                                    <w:rPr>
                                      <w:rFonts w:cs="B Nazanin"/>
                                      <w:rtl/>
                                      <w:rPrChange w:id="5721" w:author="Mahmoud" w:date="2017-10-08T14:18:00Z">
                                        <w:rPr>
                                          <w:b/>
                                          <w:bCs/>
                                          <w:rtl/>
                                        </w:rPr>
                                      </w:rPrChange>
                                    </w:rPr>
                                    <w:instrText xml:space="preserve"> </w:instrText>
                                  </w:r>
                                </w:ins>
                                <w:r w:rsidRPr="00391A8E">
                                  <w:rPr>
                                    <w:rFonts w:cs="B Nazanin"/>
                                    <w:rtl/>
                                    <w:rPrChange w:id="5722" w:author="Mahmoud" w:date="2017-10-08T14:18:00Z">
                                      <w:rPr>
                                        <w:b/>
                                        <w:bCs/>
                                        <w:rtl/>
                                      </w:rPr>
                                    </w:rPrChange>
                                  </w:rPr>
                                  <w:fldChar w:fldCharType="separate"/>
                                </w:r>
                                <w:ins w:id="5723" w:author="Windows User" w:date="2017-10-14T03:40:00Z">
                                  <w:r>
                                    <w:rPr>
                                      <w:rFonts w:cs="B Nazanin"/>
                                      <w:noProof/>
                                      <w:rtl/>
                                    </w:rPr>
                                    <w:t>20</w:t>
                                  </w:r>
                                </w:ins>
                                <w:ins w:id="5724" w:author="Mahmoud" w:date="2017-10-08T14:18:00Z">
                                  <w:del w:id="5725" w:author="Windows User" w:date="2017-10-14T03:40:00Z">
                                    <w:r w:rsidRPr="00391A8E" w:rsidDel="000D5978">
                                      <w:rPr>
                                        <w:rFonts w:cs="B Nazanin"/>
                                        <w:noProof/>
                                        <w:rtl/>
                                        <w:rPrChange w:id="5726" w:author="Mahmoud" w:date="2017-10-08T14:18:00Z">
                                          <w:rPr>
                                            <w:b/>
                                            <w:bCs/>
                                            <w:noProof/>
                                            <w:rtl/>
                                          </w:rPr>
                                        </w:rPrChange>
                                      </w:rPr>
                                      <w:delText>16</w:delText>
                                    </w:r>
                                  </w:del>
                                  <w:r w:rsidRPr="00391A8E">
                                    <w:rPr>
                                      <w:rFonts w:cs="B Nazanin"/>
                                      <w:rtl/>
                                      <w:rPrChange w:id="5727" w:author="Mahmoud" w:date="2017-10-08T14:18:00Z">
                                        <w:rPr>
                                          <w:b/>
                                          <w:bCs/>
                                          <w:rtl/>
                                        </w:rPr>
                                      </w:rPrChange>
                                    </w:rPr>
                                    <w:fldChar w:fldCharType="end"/>
                                  </w:r>
                                  <w:r w:rsidRPr="00391A8E">
                                    <w:rPr>
                                      <w:rFonts w:cs="B Nazanin"/>
                                      <w:rtl/>
                                      <w:rPrChange w:id="5728" w:author="Mahmoud" w:date="2017-10-08T14:18:00Z">
                                        <w:rPr>
                                          <w:b/>
                                          <w:bCs/>
                                          <w:rtl/>
                                        </w:rPr>
                                      </w:rPrChange>
                                    </w:rPr>
                                    <w:t>-ساختار کل</w:t>
                                  </w:r>
                                  <w:r w:rsidRPr="00391A8E">
                                    <w:rPr>
                                      <w:rFonts w:cs="B Nazanin" w:hint="cs"/>
                                      <w:rtl/>
                                      <w:rPrChange w:id="5729" w:author="Mahmoud" w:date="2017-10-08T14:18:00Z">
                                        <w:rPr>
                                          <w:rFonts w:hint="cs"/>
                                          <w:b/>
                                          <w:bCs/>
                                          <w:rtl/>
                                        </w:rPr>
                                      </w:rPrChange>
                                    </w:rPr>
                                    <w:t>ی</w:t>
                                  </w:r>
                                  <w:r w:rsidRPr="00391A8E">
                                    <w:rPr>
                                      <w:rFonts w:cs="B Nazanin"/>
                                      <w:rtl/>
                                      <w:rPrChange w:id="5730" w:author="Mahmoud" w:date="2017-10-08T14:18:00Z">
                                        <w:rPr>
                                          <w:b/>
                                          <w:bCs/>
                                          <w:rtl/>
                                        </w:rPr>
                                      </w:rPrChange>
                                    </w:rPr>
                                    <w:t xml:space="preserve"> ابزار </w:t>
                                  </w:r>
                                  <w:r w:rsidRPr="00391A8E">
                                    <w:rPr>
                                      <w:rFonts w:cs="B Nazanin"/>
                                      <w:rPrChange w:id="5731" w:author="Mahmoud" w:date="2017-10-08T14:18:00Z">
                                        <w:rPr>
                                          <w:b/>
                                          <w:bCs/>
                                        </w:rPr>
                                      </w:rPrChange>
                                    </w:rPr>
                                    <w:t>ACTEV</w:t>
                                  </w:r>
                                </w:ins>
                                <w:bookmarkEnd w:id="57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46F332" id="Group 62" o:spid="_x0000_s1050" style="position:absolute;left:0;text-align:left;margin-left:84.75pt;margin-top:13.5pt;width:297.75pt;height:222.25pt;z-index:251667968" coordsize="37814,28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">
                  <v:shape id="Picture 63" o:spid="_x0000_s1051" type="#_x0000_t75" style="position:absolute;width:37814;height:24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">
                    <v:imagedata r:id="rId47" o:title=""/>
                    <v:path arrowok="t"/>
                  </v:shape>
                  <v:shape id="Text Box 512" o:spid="_x0000_s1052" type="#_x0000_t202" style="position:absolute;top:25146;width:37814;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" stroked="f">
                    <v:textbox style="mso-fit-shape-to-text:t" inset="0,0,0,0">
                      <w:txbxContent>
                        <w:p w14:paraId="7E4D0753" w14:textId="77777777" w:rsidR="00AE34A0" w:rsidRPr="00E2341D" w:rsidRDefault="00AE34A0">
                          <w:pPr>
                            <w:pStyle w:val="Caption"/>
                            <w:bidi/>
                            <w:jc w:val="center"/>
                            <w:rPr>
                              <w:noProof/>
                            </w:rPr>
                            <w:pPrChange w:id="5732" w:author="Mahmoud" w:date="2017-10-08T14:19:00Z">
                              <w:pPr/>
                            </w:pPrChange>
                          </w:pPr>
                          <w:bookmarkStart w:id="5733" w:name="_Toc495237221"/>
                          <w:ins w:id="5734" w:author="Mahmoud" w:date="2017-10-08T14:18:00Z">
                            <w:r w:rsidRPr="00391A8E">
                              <w:rPr>
                                <w:rFonts w:cs="B Nazanin"/>
                                <w:rtl/>
                                <w:rPrChange w:id="5735" w:author="Mahmoud" w:date="2017-10-08T14:18:00Z">
                                  <w:rPr>
                                    <w:b/>
                                    <w:bCs/>
                                    <w:rtl/>
                                  </w:rPr>
                                </w:rPrChange>
                              </w:rPr>
                              <w:t xml:space="preserve">شکل </w:t>
                            </w:r>
                            <w:r w:rsidRPr="00391A8E">
                              <w:rPr>
                                <w:rFonts w:cs="B Nazanin"/>
                                <w:rtl/>
                                <w:rPrChange w:id="5736" w:author="Mahmoud" w:date="2017-10-08T14:18:00Z">
                                  <w:rPr>
                                    <w:b/>
                                    <w:bCs/>
                                    <w:rtl/>
                                  </w:rPr>
                                </w:rPrChange>
                              </w:rPr>
                              <w:fldChar w:fldCharType="begin"/>
                            </w:r>
                            <w:r w:rsidRPr="00391A8E">
                              <w:rPr>
                                <w:rFonts w:cs="B Nazanin"/>
                                <w:rtl/>
                                <w:rPrChange w:id="5737" w:author="Mahmoud" w:date="2017-10-08T14:18:00Z">
                                  <w:rPr>
                                    <w:b/>
                                    <w:bCs/>
                                    <w:rtl/>
                                  </w:rPr>
                                </w:rPrChange>
                              </w:rPr>
                              <w:instrText xml:space="preserve"> </w:instrText>
                            </w:r>
                            <w:r w:rsidRPr="00391A8E">
                              <w:rPr>
                                <w:rFonts w:cs="B Nazanin"/>
                                <w:rPrChange w:id="5738" w:author="Mahmoud" w:date="2017-10-08T14:18:00Z">
                                  <w:rPr>
                                    <w:b/>
                                    <w:bCs/>
                                  </w:rPr>
                                </w:rPrChange>
                              </w:rPr>
                              <w:instrText>SEQ</w:instrText>
                            </w:r>
                            <w:r w:rsidRPr="00391A8E">
                              <w:rPr>
                                <w:rFonts w:cs="B Nazanin"/>
                                <w:rtl/>
                                <w:rPrChange w:id="5739" w:author="Mahmoud" w:date="2017-10-08T14:18:00Z">
                                  <w:rPr>
                                    <w:b/>
                                    <w:bCs/>
                                    <w:rtl/>
                                  </w:rPr>
                                </w:rPrChange>
                              </w:rPr>
                              <w:instrText xml:space="preserve"> شکل \* </w:instrText>
                            </w:r>
                            <w:r w:rsidRPr="00391A8E">
                              <w:rPr>
                                <w:rFonts w:cs="B Nazanin"/>
                                <w:rPrChange w:id="5740" w:author="Mahmoud" w:date="2017-10-08T14:18:00Z">
                                  <w:rPr>
                                    <w:b/>
                                    <w:bCs/>
                                  </w:rPr>
                                </w:rPrChange>
                              </w:rPr>
                              <w:instrText>ARABIC</w:instrText>
                            </w:r>
                            <w:r w:rsidRPr="00391A8E">
                              <w:rPr>
                                <w:rFonts w:cs="B Nazanin"/>
                                <w:rtl/>
                                <w:rPrChange w:id="5741" w:author="Mahmoud" w:date="2017-10-08T14:18:00Z">
                                  <w:rPr>
                                    <w:b/>
                                    <w:bCs/>
                                    <w:rtl/>
                                  </w:rPr>
                                </w:rPrChange>
                              </w:rPr>
                              <w:instrText xml:space="preserve"> </w:instrText>
                            </w:r>
                          </w:ins>
                          <w:r w:rsidRPr="00391A8E">
                            <w:rPr>
                              <w:rFonts w:cs="B Nazanin"/>
                              <w:rtl/>
                              <w:rPrChange w:id="5742" w:author="Mahmoud" w:date="2017-10-08T14:18:00Z">
                                <w:rPr>
                                  <w:b/>
                                  <w:bCs/>
                                  <w:rtl/>
                                </w:rPr>
                              </w:rPrChange>
                            </w:rPr>
                            <w:fldChar w:fldCharType="separate"/>
                          </w:r>
                          <w:ins w:id="5743" w:author="Windows User" w:date="2017-10-14T03:40:00Z">
                            <w:r>
                              <w:rPr>
                                <w:rFonts w:cs="B Nazanin"/>
                                <w:noProof/>
                                <w:rtl/>
                              </w:rPr>
                              <w:t>20</w:t>
                            </w:r>
                          </w:ins>
                          <w:ins w:id="5744" w:author="Mahmoud" w:date="2017-10-08T14:18:00Z">
                            <w:del w:id="5745" w:author="Windows User" w:date="2017-10-14T03:40:00Z">
                              <w:r w:rsidRPr="00391A8E" w:rsidDel="000D5978">
                                <w:rPr>
                                  <w:rFonts w:cs="B Nazanin"/>
                                  <w:noProof/>
                                  <w:rtl/>
                                  <w:rPrChange w:id="5746" w:author="Mahmoud" w:date="2017-10-08T14:18:00Z">
                                    <w:rPr>
                                      <w:b/>
                                      <w:bCs/>
                                      <w:noProof/>
                                      <w:rtl/>
                                    </w:rPr>
                                  </w:rPrChange>
                                </w:rPr>
                                <w:delText>16</w:delText>
                              </w:r>
                            </w:del>
                            <w:r w:rsidRPr="00391A8E">
                              <w:rPr>
                                <w:rFonts w:cs="B Nazanin"/>
                                <w:rtl/>
                                <w:rPrChange w:id="5747" w:author="Mahmoud" w:date="2017-10-08T14:18:00Z">
                                  <w:rPr>
                                    <w:b/>
                                    <w:bCs/>
                                    <w:rtl/>
                                  </w:rPr>
                                </w:rPrChange>
                              </w:rPr>
                              <w:fldChar w:fldCharType="end"/>
                            </w:r>
                            <w:r w:rsidRPr="00391A8E">
                              <w:rPr>
                                <w:rFonts w:cs="B Nazanin"/>
                                <w:rtl/>
                                <w:rPrChange w:id="5748" w:author="Mahmoud" w:date="2017-10-08T14:18:00Z">
                                  <w:rPr>
                                    <w:b/>
                                    <w:bCs/>
                                    <w:rtl/>
                                  </w:rPr>
                                </w:rPrChange>
                              </w:rPr>
                              <w:t>-ساختار کل</w:t>
                            </w:r>
                            <w:r w:rsidRPr="00391A8E">
                              <w:rPr>
                                <w:rFonts w:cs="B Nazanin" w:hint="cs"/>
                                <w:rtl/>
                                <w:rPrChange w:id="5749" w:author="Mahmoud" w:date="2017-10-08T14:18:00Z">
                                  <w:rPr>
                                    <w:rFonts w:hint="cs"/>
                                    <w:b/>
                                    <w:bCs/>
                                    <w:rtl/>
                                  </w:rPr>
                                </w:rPrChange>
                              </w:rPr>
                              <w:t>ی</w:t>
                            </w:r>
                            <w:r w:rsidRPr="00391A8E">
                              <w:rPr>
                                <w:rFonts w:cs="B Nazanin"/>
                                <w:rtl/>
                                <w:rPrChange w:id="5750" w:author="Mahmoud" w:date="2017-10-08T14:18:00Z">
                                  <w:rPr>
                                    <w:b/>
                                    <w:bCs/>
                                    <w:rtl/>
                                  </w:rPr>
                                </w:rPrChange>
                              </w:rPr>
                              <w:t xml:space="preserve"> ابزار </w:t>
                            </w:r>
                            <w:r w:rsidRPr="00391A8E">
                              <w:rPr>
                                <w:rFonts w:cs="B Nazanin"/>
                                <w:rPrChange w:id="5751" w:author="Mahmoud" w:date="2017-10-08T14:18:00Z">
                                  <w:rPr>
                                    <w:b/>
                                    <w:bCs/>
                                  </w:rPr>
                                </w:rPrChange>
                              </w:rPr>
                              <w:t>ACTEV</w:t>
                            </w:r>
                          </w:ins>
                          <w:bookmarkEnd w:id="5733"/>
                        </w:p>
                      </w:txbxContent>
                    </v:textbox>
                  </v:shape>
                  <w10:wrap type="topAndBottom"/>
                </v:group>
              </w:pict>
            </mc:Fallback>
          </mc:AlternateContent>
        </w:r>
      </w:ins>
    </w:p>
    <w:p w14:paraId="037EE0A0" w14:textId="77777777" w:rsidR="00D058BE" w:rsidRPr="00D058BE" w:rsidRDefault="00D058BE">
      <w:pPr>
        <w:rPr>
          <w:ins w:id="5752" w:author="Windows User" w:date="2017-09-23T01:41:00Z"/>
          <w:rtl/>
          <w:rPrChange w:id="5753" w:author="Windows User" w:date="2017-09-23T01:51:00Z">
            <w:rPr>
              <w:ins w:id="5754" w:author="Windows User" w:date="2017-09-23T01:41:00Z"/>
              <w:szCs w:val="32"/>
              <w:rtl/>
            </w:rPr>
          </w:rPrChange>
        </w:rPr>
        <w:pPrChange w:id="5755" w:author="Mahmoud" w:date="2017-10-08T14:17:00Z">
          <w:pPr>
            <w:pStyle w:val="Heading2"/>
          </w:pPr>
        </w:pPrChange>
      </w:pPr>
    </w:p>
    <w:p w14:paraId="60AE6B47" w14:textId="0C8DFF74" w:rsidR="007821E4" w:rsidRDefault="00640194" w:rsidP="007916DF">
      <w:pPr>
        <w:pStyle w:val="Heading2"/>
        <w:rPr>
          <w:ins w:id="5756" w:author="Windows User" w:date="2017-10-05T10:00:00Z"/>
          <w:szCs w:val="32"/>
        </w:rPr>
      </w:pPr>
      <w:bookmarkStart w:id="5757" w:name="_Toc495715040"/>
      <w:ins w:id="5758" w:author="Windows User" w:date="2017-10-03T23:13:00Z">
        <w:r w:rsidRPr="00640194">
          <w:rPr>
            <w:szCs w:val="32"/>
            <w:rtl/>
            <w:rPrChange w:id="5759" w:author="Windows User" w:date="2017-10-03T23:13:00Z">
              <w:rPr>
                <w:szCs w:val="28"/>
                <w:rtl/>
              </w:rPr>
            </w:rPrChange>
          </w:rPr>
          <w:t>4-3-</w:t>
        </w:r>
      </w:ins>
      <w:ins w:id="5760" w:author="Windows User" w:date="2017-09-23T01:41:00Z">
        <w:r w:rsidR="007821E4" w:rsidRPr="00640194">
          <w:rPr>
            <w:szCs w:val="32"/>
            <w:rtl/>
            <w:rPrChange w:id="5761" w:author="Windows User" w:date="2017-10-03T23:13:00Z">
              <w:rPr>
                <w:szCs w:val="28"/>
                <w:rtl/>
              </w:rPr>
            </w:rPrChange>
          </w:rPr>
          <w:t xml:space="preserve">ابزار </w:t>
        </w:r>
        <w:r w:rsidR="007821E4" w:rsidRPr="00640194">
          <w:t>Condroid</w:t>
        </w:r>
        <w:bookmarkEnd w:id="5757"/>
        <w:r w:rsidR="007821E4" w:rsidRPr="00640194">
          <w:rPr>
            <w:szCs w:val="32"/>
            <w:rtl/>
            <w:rPrChange w:id="5762" w:author="Windows User" w:date="2017-10-03T23:13:00Z">
              <w:rPr>
                <w:rtl/>
              </w:rPr>
            </w:rPrChange>
          </w:rPr>
          <w:t xml:space="preserve">  </w:t>
        </w:r>
      </w:ins>
    </w:p>
    <w:p w14:paraId="2AFA0B36" w14:textId="4C52092D" w:rsidR="004433C1" w:rsidRDefault="004433C1">
      <w:pPr>
        <w:pStyle w:val="Heading3"/>
        <w:rPr>
          <w:ins w:id="5763" w:author="Windows User" w:date="2017-10-05T10:00:00Z"/>
          <w:rFonts w:ascii="Arial" w:hAnsi="Arial"/>
          <w:rtl/>
        </w:rPr>
        <w:pPrChange w:id="5764" w:author="Windows User" w:date="2017-10-05T10:00:00Z">
          <w:pPr>
            <w:pStyle w:val="Heading2"/>
          </w:pPr>
        </w:pPrChange>
      </w:pPr>
      <w:bookmarkStart w:id="5765" w:name="_Toc495715041"/>
      <w:ins w:id="5766" w:author="Windows User" w:date="2017-10-05T10:00:00Z">
        <w:r w:rsidRPr="007916DF">
          <w:rPr>
            <w:rtl/>
          </w:rPr>
          <w:t>4-3-1-</w:t>
        </w:r>
        <w:r w:rsidR="00DC3A03" w:rsidRPr="00DC3A03">
          <w:rPr>
            <w:rFonts w:ascii="Arial" w:hAnsi="Arial" w:hint="eastAsia"/>
            <w:rtl/>
            <w:rPrChange w:id="5767" w:author="Windows User" w:date="2017-10-05T10:00:00Z">
              <w:rPr>
                <w:rFonts w:ascii="Arial" w:hAnsi="Arial" w:cs="Arial" w:hint="eastAsia"/>
                <w:rtl/>
              </w:rPr>
            </w:rPrChange>
          </w:rPr>
          <w:t>مقدمه</w:t>
        </w:r>
        <w:bookmarkEnd w:id="5765"/>
      </w:ins>
    </w:p>
    <w:p w14:paraId="45C50CF7" w14:textId="27877214" w:rsidR="00D30074" w:rsidRDefault="00D30074">
      <w:pPr>
        <w:rPr>
          <w:ins w:id="5768" w:author="Windows User" w:date="2017-10-05T10:13:00Z"/>
          <w:rtl/>
        </w:rPr>
        <w:pPrChange w:id="5769" w:author="Windows User" w:date="2017-10-05T10:09:00Z">
          <w:pPr>
            <w:pStyle w:val="Heading2"/>
          </w:pPr>
        </w:pPrChange>
      </w:pPr>
      <w:ins w:id="5770" w:author="Windows User" w:date="2017-10-05T10:02:00Z">
        <w:r>
          <w:rPr>
            <w:rFonts w:hint="cs"/>
            <w:rtl/>
          </w:rPr>
          <w:t xml:space="preserve">در سال های اخیر ابزار های بسیاری با هدف تحلیل برنامه های اندروید نوشته شده اند. یک </w:t>
        </w:r>
      </w:ins>
      <w:ins w:id="5771" w:author="Windows User" w:date="2017-10-05T10:03:00Z">
        <w:r>
          <w:rPr>
            <w:rFonts w:hint="cs"/>
            <w:rtl/>
          </w:rPr>
          <w:t>نقطه ضعف اصلی در مورد این ابزارها عدم توانایی رسیدن به نقاط حساس کد است. به عن</w:t>
        </w:r>
      </w:ins>
      <w:ins w:id="5772" w:author="Windows User" w:date="2017-10-05T10:04:00Z">
        <w:r>
          <w:rPr>
            <w:rFonts w:hint="cs"/>
            <w:rtl/>
          </w:rPr>
          <w:t>و</w:t>
        </w:r>
      </w:ins>
      <w:ins w:id="5773" w:author="Windows User" w:date="2017-10-05T10:03:00Z">
        <w:r>
          <w:rPr>
            <w:rFonts w:hint="cs"/>
            <w:rtl/>
          </w:rPr>
          <w:t>ان مثال</w:t>
        </w:r>
      </w:ins>
      <w:ins w:id="5774" w:author="Windows User" w:date="2017-10-05T10:04:00Z">
        <w:r>
          <w:rPr>
            <w:rFonts w:hint="cs"/>
            <w:rtl/>
          </w:rPr>
          <w:t xml:space="preserve"> بخش</w:t>
        </w:r>
      </w:ins>
      <w:ins w:id="5775" w:author="Windows User" w:date="2017-10-05T10:05:00Z">
        <w:r>
          <w:rPr>
            <w:rtl/>
          </w:rPr>
          <w:softHyphen/>
        </w:r>
      </w:ins>
      <w:ins w:id="5776" w:author="Windows User" w:date="2017-10-05T10:04:00Z">
        <w:r>
          <w:rPr>
            <w:rFonts w:hint="cs"/>
            <w:rtl/>
          </w:rPr>
          <w:t xml:space="preserve">های </w:t>
        </w:r>
      </w:ins>
      <w:ins w:id="5777" w:author="Windows User" w:date="2017-10-05T10:05:00Z">
        <w:r>
          <w:rPr>
            <w:rFonts w:hint="cs"/>
            <w:rtl/>
          </w:rPr>
          <w:t>بارگذاری شده پویا</w:t>
        </w:r>
        <w:r w:rsidRPr="00E2341D">
          <w:rPr>
            <w:rStyle w:val="FootnoteReference"/>
            <w:rtl/>
          </w:rPr>
          <w:footnoteReference w:id="70"/>
        </w:r>
      </w:ins>
      <w:ins w:id="5779" w:author="Windows User" w:date="2017-10-05T10:06:00Z">
        <w:r>
          <w:rPr>
            <w:rtl/>
          </w:rPr>
          <w:br/>
        </w:r>
        <w:r>
          <w:rPr>
            <w:rFonts w:hint="cs"/>
            <w:rtl/>
          </w:rPr>
          <w:t>و یا بخش هایی از کد که درآن قسمت داده ی خاصی را ترجمه ی رمز می کنند نقاط حساسی هستند که غالبا از دید ابزار های تحلیل کد اندروید پنهان می ماند.</w:t>
        </w:r>
      </w:ins>
      <w:ins w:id="5780" w:author="Windows User" w:date="2017-10-05T10:07:00Z">
        <w:r w:rsidR="003051E2">
          <w:rPr>
            <w:rFonts w:hint="cs"/>
            <w:rtl/>
          </w:rPr>
          <w:t xml:space="preserve"> درحقیقت نقطه ی ضعف اصلی این ابزار ها آن است که </w:t>
        </w:r>
      </w:ins>
      <w:ins w:id="5781" w:author="Windows User" w:date="2017-10-05T10:08:00Z">
        <w:r w:rsidR="003051E2">
          <w:rPr>
            <w:rtl/>
          </w:rPr>
          <w:br/>
        </w:r>
      </w:ins>
      <w:ins w:id="5782" w:author="Windows User" w:date="2017-10-05T10:09:00Z">
        <w:r w:rsidR="003051E2">
          <w:rPr>
            <w:rFonts w:hint="cs"/>
            <w:rtl/>
          </w:rPr>
          <w:t>لزوما به بخش هایی از کد برنامه که دارای</w:t>
        </w:r>
      </w:ins>
      <w:ins w:id="5783" w:author="Windows User" w:date="2017-10-05T10:08:00Z">
        <w:r w:rsidR="003051E2">
          <w:rPr>
            <w:rFonts w:hint="cs"/>
            <w:rtl/>
          </w:rPr>
          <w:t xml:space="preserve"> تهدیدات امنیتی </w:t>
        </w:r>
      </w:ins>
      <w:ins w:id="5784" w:author="Windows User" w:date="2017-10-05T10:09:00Z">
        <w:r w:rsidR="003051E2">
          <w:rPr>
            <w:rFonts w:hint="cs"/>
            <w:rtl/>
          </w:rPr>
          <w:t xml:space="preserve">است دست نمی یابند زیرا این ابزار ها شرایط پویایی را که مسیر های مشخصی از کد </w:t>
        </w:r>
      </w:ins>
      <w:ins w:id="5785" w:author="Windows User" w:date="2017-10-05T10:13:00Z">
        <w:r w:rsidR="00735A13">
          <w:rPr>
            <w:rFonts w:hint="cs"/>
            <w:rtl/>
          </w:rPr>
          <w:t>برای اجرا شدن به آن نیاز دارند تامین نمی کنند.</w:t>
        </w:r>
      </w:ins>
    </w:p>
    <w:p w14:paraId="3F6F2452" w14:textId="30EF4959" w:rsidR="00ED6771" w:rsidRDefault="00735A13">
      <w:pPr>
        <w:rPr>
          <w:ins w:id="5786" w:author="Windows User" w:date="2017-10-05T10:55:00Z"/>
        </w:rPr>
        <w:pPrChange w:id="5787" w:author="Windows User" w:date="2017-10-14T02:28:00Z">
          <w:pPr>
            <w:pStyle w:val="Heading2"/>
          </w:pPr>
        </w:pPrChange>
      </w:pPr>
      <w:ins w:id="5788" w:author="Windows User" w:date="2017-10-05T10:13:00Z">
        <w:r>
          <w:rPr>
            <w:rFonts w:hint="cs"/>
            <w:rtl/>
          </w:rPr>
          <w:lastRenderedPageBreak/>
          <w:t xml:space="preserve">برای حل این چالش علمی، ابزار </w:t>
        </w:r>
      </w:ins>
      <w:ins w:id="5789" w:author="Windows User" w:date="2017-10-05T10:14:00Z">
        <w:r>
          <w:t>Cindroid</w:t>
        </w:r>
        <w:r>
          <w:rPr>
            <w:rFonts w:hint="cs"/>
            <w:rtl/>
          </w:rPr>
          <w:t xml:space="preserve"> </w:t>
        </w:r>
      </w:ins>
      <w:ins w:id="5790" w:author="Windows User" w:date="2017-10-14T02:28:00Z">
        <w:r w:rsidR="0006674B">
          <w:t>[</w:t>
        </w:r>
      </w:ins>
      <w:ins w:id="5791" w:author="Windows User" w:date="2017-10-14T02:29:00Z">
        <w:r w:rsidR="0006674B">
          <w:t>9</w:t>
        </w:r>
      </w:ins>
      <w:ins w:id="5792" w:author="Windows User" w:date="2017-10-14T02:28:00Z">
        <w:r w:rsidR="0006674B">
          <w:t>]</w:t>
        </w:r>
      </w:ins>
      <w:ins w:id="5793" w:author="Windows User" w:date="2017-10-05T10:14:00Z">
        <w:r>
          <w:rPr>
            <w:rFonts w:hint="cs"/>
            <w:rtl/>
          </w:rPr>
          <w:t>یک رویکرد</w:t>
        </w:r>
      </w:ins>
      <w:ins w:id="5794" w:author="Windows User" w:date="2017-10-05T10:19:00Z">
        <w:r>
          <w:rPr>
            <w:rFonts w:hint="cs"/>
            <w:rtl/>
          </w:rPr>
          <w:t xml:space="preserve"> </w:t>
        </w:r>
      </w:ins>
      <w:ins w:id="5795" w:author="Windows User" w:date="2017-10-05T10:14:00Z">
        <w:r>
          <w:rPr>
            <w:rFonts w:hint="cs"/>
            <w:rtl/>
          </w:rPr>
          <w:t>تحلیل ایستای فراخوانی مسیر</w:t>
        </w:r>
      </w:ins>
      <w:ins w:id="5796" w:author="Windows User" w:date="2017-10-05T10:16:00Z">
        <w:r w:rsidRPr="00E2341D">
          <w:rPr>
            <w:rStyle w:val="FootnoteReference"/>
            <w:rtl/>
          </w:rPr>
          <w:footnoteReference w:id="71"/>
        </w:r>
      </w:ins>
      <w:ins w:id="5799" w:author="Windows User" w:date="2017-10-05T10:14:00Z">
        <w:r>
          <w:rPr>
            <w:rFonts w:hint="cs"/>
            <w:rtl/>
          </w:rPr>
          <w:t xml:space="preserve"> و</w:t>
        </w:r>
      </w:ins>
      <w:ins w:id="5800" w:author="Windows User" w:date="2017-10-05T10:18:00Z">
        <w:r w:rsidRPr="00735A13">
          <w:t xml:space="preserve"> bytecode instrumentation</w:t>
        </w:r>
        <w:r>
          <w:rPr>
            <w:rFonts w:hint="cs"/>
            <w:rtl/>
          </w:rPr>
          <w:t xml:space="preserve"> </w:t>
        </w:r>
      </w:ins>
      <w:ins w:id="5801" w:author="Windows User" w:date="2017-10-05T10:19:00Z">
        <w:r>
          <w:rPr>
            <w:rFonts w:hint="cs"/>
            <w:rtl/>
          </w:rPr>
          <w:t>به همراه اجرای نمادین ابتکاری را در پیش گرفته است.</w:t>
        </w:r>
      </w:ins>
      <w:ins w:id="5802" w:author="Windows User" w:date="2017-10-05T10:20:00Z">
        <w:r>
          <w:rPr>
            <w:rFonts w:hint="cs"/>
            <w:rtl/>
          </w:rPr>
          <w:t xml:space="preserve"> در واقع هدف از این رویکرد دستیابی به مسیر های خاص م</w:t>
        </w:r>
      </w:ins>
      <w:ins w:id="5803" w:author="Windows User" w:date="2017-10-05T10:21:00Z">
        <w:r w:rsidR="00ED21E6">
          <w:rPr>
            <w:rFonts w:hint="cs"/>
            <w:rtl/>
          </w:rPr>
          <w:t>و</w:t>
        </w:r>
      </w:ins>
      <w:ins w:id="5804" w:author="Windows User" w:date="2017-10-05T10:20:00Z">
        <w:r>
          <w:rPr>
            <w:rFonts w:hint="cs"/>
            <w:rtl/>
          </w:rPr>
          <w:t>ج</w:t>
        </w:r>
      </w:ins>
      <w:ins w:id="5805" w:author="Windows User" w:date="2017-10-05T10:21:00Z">
        <w:r w:rsidR="00ED21E6">
          <w:rPr>
            <w:rFonts w:hint="cs"/>
            <w:rtl/>
          </w:rPr>
          <w:t>و</w:t>
        </w:r>
      </w:ins>
      <w:ins w:id="5806" w:author="Windows User" w:date="2017-10-05T10:20:00Z">
        <w:r>
          <w:rPr>
            <w:rFonts w:hint="cs"/>
            <w:rtl/>
          </w:rPr>
          <w:t>د در کد برای تحلیل تهدیدات امنیتی است.</w:t>
        </w:r>
      </w:ins>
      <w:ins w:id="5807" w:author="Windows User" w:date="2017-10-05T10:21:00Z">
        <w:r w:rsidR="00ED21E6">
          <w:rPr>
            <w:rFonts w:hint="cs"/>
            <w:rtl/>
          </w:rPr>
          <w:t xml:space="preserve"> این ابزار می تواند در حین تحلیل پویا</w:t>
        </w:r>
      </w:ins>
      <w:ins w:id="5808" w:author="Windows User" w:date="2017-10-05T10:24:00Z">
        <w:r w:rsidR="00ED21E6">
          <w:rPr>
            <w:rFonts w:hint="cs"/>
            <w:rtl/>
          </w:rPr>
          <w:t>،</w:t>
        </w:r>
      </w:ins>
      <w:ins w:id="5809" w:author="Windows User" w:date="2017-10-05T10:21:00Z">
        <w:r w:rsidR="00ED21E6">
          <w:rPr>
            <w:rFonts w:hint="cs"/>
            <w:rtl/>
          </w:rPr>
          <w:t xml:space="preserve"> </w:t>
        </w:r>
      </w:ins>
      <w:ins w:id="5810" w:author="Windows User" w:date="2017-10-05T10:23:00Z">
        <w:r w:rsidR="00ED21E6">
          <w:rPr>
            <w:rFonts w:hint="cs"/>
            <w:rtl/>
          </w:rPr>
          <w:t>برنامه را مجبور به ن</w:t>
        </w:r>
        <w:r w:rsidR="0071650E">
          <w:rPr>
            <w:rFonts w:hint="cs"/>
            <w:rtl/>
          </w:rPr>
          <w:t>شان دادن کد بارگذاری شده</w:t>
        </w:r>
      </w:ins>
      <w:ins w:id="5811" w:author="Windows User" w:date="2017-10-05T10:31:00Z">
        <w:r w:rsidR="0071650E">
          <w:rPr>
            <w:rFonts w:hint="cs"/>
            <w:rtl/>
          </w:rPr>
          <w:t xml:space="preserve"> </w:t>
        </w:r>
      </w:ins>
      <w:ins w:id="5812" w:author="Windows User" w:date="2017-10-05T10:23:00Z">
        <w:r w:rsidR="00ED21E6">
          <w:rPr>
            <w:rFonts w:hint="cs"/>
            <w:rtl/>
          </w:rPr>
          <w:t>پویا نماید</w:t>
        </w:r>
      </w:ins>
      <w:ins w:id="5813" w:author="Windows User" w:date="2017-10-05T10:31:00Z">
        <w:r w:rsidR="0071650E">
          <w:rPr>
            <w:rFonts w:hint="cs"/>
            <w:rtl/>
          </w:rPr>
          <w:t xml:space="preserve"> درواقع مهاجمین با استفاده از همین تکنیک ساده ی کد بارگذاری شده ی پویا</w:t>
        </w:r>
      </w:ins>
      <w:ins w:id="5814" w:author="Windows User" w:date="2017-10-05T10:32:00Z">
        <w:r w:rsidR="0071650E">
          <w:rPr>
            <w:rFonts w:hint="cs"/>
            <w:rtl/>
          </w:rPr>
          <w:t xml:space="preserve"> می توان</w:t>
        </w:r>
      </w:ins>
      <w:ins w:id="5815" w:author="Windows User" w:date="2017-10-05T10:34:00Z">
        <w:r w:rsidR="0071650E">
          <w:rPr>
            <w:rFonts w:hint="cs"/>
            <w:rtl/>
          </w:rPr>
          <w:t>ن</w:t>
        </w:r>
      </w:ins>
      <w:ins w:id="5816" w:author="Windows User" w:date="2017-10-05T10:32:00Z">
        <w:r w:rsidR="0071650E">
          <w:rPr>
            <w:rFonts w:hint="cs"/>
            <w:rtl/>
          </w:rPr>
          <w:t>د</w:t>
        </w:r>
      </w:ins>
      <w:ins w:id="5817" w:author="Windows User" w:date="2017-10-05T10:34:00Z">
        <w:r w:rsidR="0071650E" w:rsidRPr="00E2341D">
          <w:rPr>
            <w:rStyle w:val="FootnoteReference"/>
            <w:rtl/>
          </w:rPr>
          <w:footnoteReference w:id="72"/>
        </w:r>
      </w:ins>
      <w:ins w:id="5912" w:author="Windows User" w:date="2017-10-05T10:32:00Z">
        <w:r w:rsidR="0071650E">
          <w:rPr>
            <w:rFonts w:hint="cs"/>
            <w:rtl/>
          </w:rPr>
          <w:t xml:space="preserve"> </w:t>
        </w:r>
      </w:ins>
      <w:ins w:id="5913" w:author="Windows User" w:date="2017-10-05T10:33:00Z">
        <w:r w:rsidR="0071650E">
          <w:rPr>
            <w:rFonts w:hint="cs"/>
            <w:rtl/>
          </w:rPr>
          <w:t xml:space="preserve">ابزار </w:t>
        </w:r>
        <w:r w:rsidR="0071650E">
          <w:t>Google Bouncer</w:t>
        </w:r>
        <w:r w:rsidR="0071650E">
          <w:rPr>
            <w:rFonts w:hint="cs"/>
            <w:rtl/>
          </w:rPr>
          <w:t xml:space="preserve"> را دور بزنند و برنامه ی اندروید موذیانه ی خود را به عنوان یک بر</w:t>
        </w:r>
      </w:ins>
      <w:ins w:id="5914" w:author="Windows User" w:date="2017-10-05T10:34:00Z">
        <w:r w:rsidR="0071650E">
          <w:rPr>
            <w:rFonts w:hint="cs"/>
            <w:rtl/>
          </w:rPr>
          <w:t>نامه ی کاربردی اندروید</w:t>
        </w:r>
      </w:ins>
      <w:ins w:id="5915" w:author="Mahmoud" w:date="2017-10-07T20:41:00Z">
        <w:r w:rsidR="008C062C">
          <w:rPr>
            <w:rFonts w:hint="cs"/>
            <w:rtl/>
          </w:rPr>
          <w:t xml:space="preserve"> در فروشگاه</w:t>
        </w:r>
      </w:ins>
      <w:ins w:id="5916" w:author="Mahmoud" w:date="2017-10-07T20:42:00Z">
        <w:r w:rsidR="008C062C">
          <w:t xml:space="preserve"> </w:t>
        </w:r>
        <w:r w:rsidR="008C062C">
          <w:rPr>
            <w:rFonts w:hint="cs"/>
            <w:rtl/>
          </w:rPr>
          <w:t xml:space="preserve">مهم و جهانی </w:t>
        </w:r>
        <w:r w:rsidR="008C062C">
          <w:t>GooglePlay</w:t>
        </w:r>
      </w:ins>
      <w:ins w:id="5917" w:author="Windows User" w:date="2017-10-05T10:34:00Z">
        <w:r w:rsidR="0071650E">
          <w:rPr>
            <w:rFonts w:hint="cs"/>
            <w:rtl/>
          </w:rPr>
          <w:t xml:space="preserve"> </w:t>
        </w:r>
      </w:ins>
      <w:ins w:id="5918" w:author="Windows User" w:date="2017-10-05T10:42:00Z">
        <w:r w:rsidR="00450FEE">
          <w:rPr>
            <w:rFonts w:hint="cs"/>
            <w:rtl/>
          </w:rPr>
          <w:t>منتشر کنند</w:t>
        </w:r>
      </w:ins>
      <w:ins w:id="5919" w:author="Windows User" w:date="2017-10-05T10:23:00Z">
        <w:r w:rsidR="00ED21E6">
          <w:rPr>
            <w:rFonts w:hint="cs"/>
            <w:rtl/>
          </w:rPr>
          <w:t>.</w:t>
        </w:r>
      </w:ins>
      <w:ins w:id="5920" w:author="Windows User" w:date="2017-10-05T10:24:00Z">
        <w:r w:rsidR="00ED6771">
          <w:rPr>
            <w:rFonts w:hint="cs"/>
            <w:rtl/>
          </w:rPr>
          <w:t xml:space="preserve"> درپایان این پژ</w:t>
        </w:r>
      </w:ins>
      <w:ins w:id="5921" w:author="Windows User" w:date="2017-10-05T10:43:00Z">
        <w:r w:rsidR="00F43EE5">
          <w:rPr>
            <w:rFonts w:hint="cs"/>
            <w:rtl/>
          </w:rPr>
          <w:t>و</w:t>
        </w:r>
      </w:ins>
      <w:ins w:id="5922" w:author="Windows User" w:date="2017-10-05T10:24:00Z">
        <w:r w:rsidR="00ED6771">
          <w:rPr>
            <w:rFonts w:hint="cs"/>
            <w:rtl/>
          </w:rPr>
          <w:t xml:space="preserve">هش با استفاده از یک مثال ساده ی بمب منطقی در اندروید نحوه ی کارایی </w:t>
        </w:r>
      </w:ins>
      <w:ins w:id="5923" w:author="Windows User" w:date="2017-10-05T10:25:00Z">
        <w:r w:rsidR="00ED6771">
          <w:rPr>
            <w:rFonts w:hint="cs"/>
            <w:rtl/>
          </w:rPr>
          <w:t>ابزار</w:t>
        </w:r>
      </w:ins>
      <w:ins w:id="5924" w:author="Windows User" w:date="2017-10-05T10:42:00Z">
        <w:r w:rsidR="00450FEE">
          <w:rPr>
            <w:rFonts w:hint="cs"/>
            <w:rtl/>
          </w:rPr>
          <w:t xml:space="preserve"> </w:t>
        </w:r>
        <w:r w:rsidR="00450FEE">
          <w:t>Condroid</w:t>
        </w:r>
        <w:r w:rsidR="00450FEE">
          <w:rPr>
            <w:rFonts w:hint="cs"/>
            <w:rtl/>
          </w:rPr>
          <w:t xml:space="preserve"> را</w:t>
        </w:r>
      </w:ins>
      <w:ins w:id="5925" w:author="Windows User" w:date="2017-10-05T10:25:00Z">
        <w:r w:rsidR="00ED6771">
          <w:rPr>
            <w:rFonts w:hint="cs"/>
            <w:rtl/>
          </w:rPr>
          <w:t xml:space="preserve"> نشان داده شده است.</w:t>
        </w:r>
      </w:ins>
    </w:p>
    <w:p w14:paraId="1A20EBD4" w14:textId="12A91E1D" w:rsidR="00944119" w:rsidRDefault="00944119">
      <w:pPr>
        <w:pStyle w:val="Heading3"/>
        <w:rPr>
          <w:ins w:id="5926" w:author="Windows User" w:date="2017-10-05T10:57:00Z"/>
          <w:rtl/>
        </w:rPr>
        <w:pPrChange w:id="5927" w:author="Windows User" w:date="2017-10-05T11:36:00Z">
          <w:pPr>
            <w:pStyle w:val="Heading2"/>
          </w:pPr>
        </w:pPrChange>
      </w:pPr>
      <w:bookmarkStart w:id="5928" w:name="_Toc495715042"/>
      <w:ins w:id="5929" w:author="Windows User" w:date="2017-10-05T10:55:00Z">
        <w:r>
          <w:rPr>
            <w:rFonts w:hint="cs"/>
            <w:rtl/>
          </w:rPr>
          <w:t>4-3-2-</w:t>
        </w:r>
      </w:ins>
      <w:ins w:id="5930" w:author="Windows User" w:date="2017-10-05T11:36:00Z">
        <w:r w:rsidR="00E73F63">
          <w:rPr>
            <w:rFonts w:hint="cs"/>
            <w:rtl/>
          </w:rPr>
          <w:t>بررسی اجمالی یک مثال</w:t>
        </w:r>
      </w:ins>
      <w:bookmarkEnd w:id="5928"/>
    </w:p>
    <w:p w14:paraId="61D73306" w14:textId="7EE7AB18" w:rsidR="00425570" w:rsidRDefault="00470E75">
      <w:pPr>
        <w:rPr>
          <w:ins w:id="5931" w:author="Windows User" w:date="2017-10-05T11:27:00Z"/>
          <w:rtl/>
        </w:rPr>
        <w:pPrChange w:id="5932" w:author="Windows User" w:date="2017-10-05T11:11:00Z">
          <w:pPr>
            <w:pStyle w:val="Heading2"/>
          </w:pPr>
        </w:pPrChange>
      </w:pPr>
      <w:ins w:id="5933" w:author="Windows User" w:date="2017-10-05T10:57:00Z">
        <w:r>
          <w:rPr>
            <w:rFonts w:hint="cs"/>
            <w:rtl/>
          </w:rPr>
          <w:t>رویکرد</w:t>
        </w:r>
      </w:ins>
      <w:ins w:id="5934" w:author="Windows User" w:date="2017-10-05T10:59:00Z">
        <w:r>
          <w:rPr>
            <w:rFonts w:hint="cs"/>
            <w:rtl/>
          </w:rPr>
          <w:t xml:space="preserve"> </w:t>
        </w:r>
      </w:ins>
      <w:ins w:id="5935" w:author="Windows User" w:date="2017-10-05T10:57:00Z">
        <w:r w:rsidR="00425570">
          <w:rPr>
            <w:rFonts w:hint="cs"/>
            <w:rtl/>
          </w:rPr>
          <w:t xml:space="preserve">این ابزار </w:t>
        </w:r>
      </w:ins>
      <w:ins w:id="5936" w:author="Windows User" w:date="2017-10-05T10:58:00Z">
        <w:r>
          <w:rPr>
            <w:rFonts w:hint="cs"/>
            <w:rtl/>
          </w:rPr>
          <w:t xml:space="preserve">مبتنی بر تحلیل ایستا ی جریان کنترل و اجرای هیبرید پویانمادین </w:t>
        </w:r>
      </w:ins>
      <w:ins w:id="5937" w:author="Windows User" w:date="2017-10-05T10:59:00Z">
        <w:r>
          <w:rPr>
            <w:rFonts w:hint="cs"/>
            <w:rtl/>
          </w:rPr>
          <w:t>با هدف بررسی مسیر های اجرایی از کد که دارای</w:t>
        </w:r>
      </w:ins>
      <w:ins w:id="5938" w:author="Windows User" w:date="2017-10-05T11:00:00Z">
        <w:r>
          <w:rPr>
            <w:rFonts w:hint="cs"/>
            <w:rtl/>
          </w:rPr>
          <w:t xml:space="preserve"> نقاط حساس هستند می باشد. در شکل </w:t>
        </w:r>
      </w:ins>
      <w:ins w:id="5939" w:author="Windows User" w:date="2017-10-05T11:04:00Z">
        <w:r w:rsidR="00B13376">
          <w:rPr>
            <w:rFonts w:hint="cs"/>
            <w:rtl/>
          </w:rPr>
          <w:t xml:space="preserve">18 یک </w:t>
        </w:r>
        <w:r w:rsidR="00B13376" w:rsidRPr="00B13376">
          <w:rPr>
            <w:rtl/>
          </w:rPr>
          <w:t>بمب منطق</w:t>
        </w:r>
        <w:r w:rsidR="00B13376" w:rsidRPr="00B13376">
          <w:rPr>
            <w:rFonts w:hint="cs"/>
            <w:rtl/>
          </w:rPr>
          <w:t>ی</w:t>
        </w:r>
        <w:r w:rsidR="00B13376" w:rsidRPr="00B13376">
          <w:rPr>
            <w:rtl/>
          </w:rPr>
          <w:t xml:space="preserve"> مبتن</w:t>
        </w:r>
        <w:r w:rsidR="00B13376" w:rsidRPr="00B13376">
          <w:rPr>
            <w:rFonts w:hint="cs"/>
            <w:rtl/>
          </w:rPr>
          <w:t>ی</w:t>
        </w:r>
        <w:r w:rsidR="00B13376" w:rsidRPr="00B13376">
          <w:rPr>
            <w:rtl/>
          </w:rPr>
          <w:t xml:space="preserve"> بر زمان به همراه کد بارگذار</w:t>
        </w:r>
        <w:r w:rsidR="00B13376" w:rsidRPr="00B13376">
          <w:rPr>
            <w:rFonts w:hint="cs"/>
            <w:rtl/>
          </w:rPr>
          <w:t>ی</w:t>
        </w:r>
        <w:r w:rsidR="00B13376" w:rsidRPr="00B13376">
          <w:rPr>
            <w:rtl/>
          </w:rPr>
          <w:t xml:space="preserve"> شده </w:t>
        </w:r>
        <w:r w:rsidR="00B13376" w:rsidRPr="00B13376">
          <w:rPr>
            <w:rFonts w:hint="cs"/>
            <w:rtl/>
          </w:rPr>
          <w:t>ی</w:t>
        </w:r>
        <w:r w:rsidR="00B13376" w:rsidRPr="00B13376">
          <w:rPr>
            <w:rtl/>
          </w:rPr>
          <w:t xml:space="preserve"> پو</w:t>
        </w:r>
        <w:r w:rsidR="00B13376" w:rsidRPr="00B13376">
          <w:rPr>
            <w:rFonts w:hint="cs"/>
            <w:rtl/>
          </w:rPr>
          <w:t>ی</w:t>
        </w:r>
        <w:r w:rsidR="00B13376" w:rsidRPr="00B13376">
          <w:rPr>
            <w:rFonts w:hint="eastAsia"/>
            <w:rtl/>
          </w:rPr>
          <w:t>ا</w:t>
        </w:r>
        <w:r w:rsidR="00B13376">
          <w:rPr>
            <w:rFonts w:hint="cs"/>
            <w:rtl/>
          </w:rPr>
          <w:t xml:space="preserve"> نشان داده شده است. </w:t>
        </w:r>
      </w:ins>
      <w:ins w:id="5940" w:author="Windows User" w:date="2017-10-05T11:05:00Z">
        <w:r w:rsidR="00B13376">
          <w:rPr>
            <w:rFonts w:hint="cs"/>
            <w:rtl/>
          </w:rPr>
          <w:t>فرض می کنیم که تابع</w:t>
        </w:r>
      </w:ins>
      <w:ins w:id="5941" w:author="Windows User" w:date="2017-10-05T11:07:00Z">
        <w:r w:rsidR="001A5CD1">
          <w:rPr>
            <w:rFonts w:hint="cs"/>
            <w:rtl/>
          </w:rPr>
          <w:t xml:space="preserve"> این مثال</w:t>
        </w:r>
      </w:ins>
      <w:ins w:id="5942" w:author="Windows User" w:date="2017-10-05T11:05:00Z">
        <w:r w:rsidR="001A5CD1">
          <w:rPr>
            <w:rFonts w:hint="cs"/>
            <w:rtl/>
          </w:rPr>
          <w:t xml:space="preserve"> </w:t>
        </w:r>
        <w:r w:rsidR="00B13376">
          <w:rPr>
            <w:rFonts w:hint="cs"/>
            <w:rtl/>
          </w:rPr>
          <w:t>بخش</w:t>
        </w:r>
      </w:ins>
      <w:ins w:id="5943" w:author="Windows User" w:date="2017-10-05T11:07:00Z">
        <w:r w:rsidR="001A5CD1">
          <w:rPr>
            <w:rFonts w:hint="cs"/>
            <w:rtl/>
          </w:rPr>
          <w:t>ی</w:t>
        </w:r>
      </w:ins>
      <w:ins w:id="5944" w:author="Windows User" w:date="2017-10-05T11:05:00Z">
        <w:r w:rsidR="00B13376">
          <w:rPr>
            <w:rFonts w:hint="cs"/>
            <w:rtl/>
          </w:rPr>
          <w:t xml:space="preserve"> از یک</w:t>
        </w:r>
      </w:ins>
      <w:ins w:id="5945" w:author="Windows User" w:date="2017-10-05T11:06:00Z">
        <w:r w:rsidR="00B13376">
          <w:rPr>
            <w:rFonts w:hint="cs"/>
            <w:rtl/>
          </w:rPr>
          <w:t xml:space="preserve"> </w:t>
        </w:r>
      </w:ins>
      <w:ins w:id="5946" w:author="Windows User" w:date="2017-10-05T11:05:00Z">
        <w:r w:rsidR="00B13376">
          <w:rPr>
            <w:rFonts w:hint="cs"/>
            <w:rtl/>
          </w:rPr>
          <w:t>برنامه ی</w:t>
        </w:r>
      </w:ins>
      <w:ins w:id="5947" w:author="Windows User" w:date="2017-10-05T11:06:00Z">
        <w:r w:rsidR="00B13376">
          <w:rPr>
            <w:rFonts w:hint="cs"/>
            <w:rtl/>
          </w:rPr>
          <w:t xml:space="preserve"> اندرویدی است</w:t>
        </w:r>
      </w:ins>
      <w:ins w:id="5948" w:author="Windows User" w:date="2017-10-05T11:07:00Z">
        <w:r w:rsidR="001A5CD1">
          <w:rPr>
            <w:rFonts w:hint="cs"/>
            <w:rtl/>
          </w:rPr>
          <w:t xml:space="preserve"> که به عنوان </w:t>
        </w:r>
      </w:ins>
      <w:ins w:id="5949" w:author="Windows User" w:date="2017-10-05T11:08:00Z">
        <w:r w:rsidR="001A5CD1" w:rsidRPr="001A5CD1">
          <w:t>BroadcastReceiver</w:t>
        </w:r>
        <w:r w:rsidR="001A5CD1">
          <w:rPr>
            <w:rFonts w:hint="cs"/>
            <w:rtl/>
          </w:rPr>
          <w:t xml:space="preserve"> برای پیامک ورودی نوشته شده است</w:t>
        </w:r>
      </w:ins>
      <w:ins w:id="5950" w:author="Windows User" w:date="2017-10-05T11:07:00Z">
        <w:r w:rsidR="001A5CD1">
          <w:rPr>
            <w:rFonts w:hint="cs"/>
            <w:rtl/>
          </w:rPr>
          <w:t xml:space="preserve"> </w:t>
        </w:r>
      </w:ins>
      <w:ins w:id="5951" w:author="Windows User" w:date="2017-10-05T11:06:00Z">
        <w:r w:rsidR="00B13376">
          <w:rPr>
            <w:rFonts w:hint="cs"/>
            <w:rtl/>
          </w:rPr>
          <w:t>.</w:t>
        </w:r>
      </w:ins>
      <w:ins w:id="5952" w:author="Windows User" w:date="2017-10-05T11:05:00Z">
        <w:r w:rsidR="00B13376">
          <w:rPr>
            <w:rFonts w:hint="cs"/>
            <w:rtl/>
          </w:rPr>
          <w:t xml:space="preserve"> </w:t>
        </w:r>
      </w:ins>
      <w:ins w:id="5953" w:author="Windows User" w:date="2017-10-05T11:09:00Z">
        <w:r w:rsidR="001A5CD1">
          <w:rPr>
            <w:rFonts w:hint="cs"/>
            <w:rtl/>
          </w:rPr>
          <w:t>بنابراین چهارچوب اندروید هرزمان که پیامکی به سیستم وارد شود این تابع را فراخوانی می کند</w:t>
        </w:r>
      </w:ins>
      <w:ins w:id="5954" w:author="Windows User" w:date="2017-10-05T11:11:00Z">
        <w:r w:rsidR="001A5CD1">
          <w:rPr>
            <w:rFonts w:hint="cs"/>
            <w:rtl/>
          </w:rPr>
          <w:t>.</w:t>
        </w:r>
      </w:ins>
      <w:ins w:id="5955" w:author="Windows User" w:date="2017-10-05T11:10:00Z">
        <w:r w:rsidR="001A5CD1">
          <w:rPr>
            <w:rFonts w:hint="cs"/>
            <w:rtl/>
          </w:rPr>
          <w:t xml:space="preserve"> با توجه به شر</w:t>
        </w:r>
      </w:ins>
      <w:ins w:id="5956" w:author="Windows User" w:date="2017-10-05T11:12:00Z">
        <w:r w:rsidR="001A5CD1">
          <w:rPr>
            <w:rFonts w:hint="cs"/>
            <w:rtl/>
          </w:rPr>
          <w:t>و</w:t>
        </w:r>
      </w:ins>
      <w:ins w:id="5957" w:author="Windows User" w:date="2017-10-05T11:10:00Z">
        <w:r w:rsidR="001A5CD1">
          <w:rPr>
            <w:rFonts w:hint="cs"/>
            <w:rtl/>
          </w:rPr>
          <w:t xml:space="preserve">ط موجود در خط 3 </w:t>
        </w:r>
      </w:ins>
      <w:ins w:id="5958" w:author="Windows User" w:date="2017-10-05T11:12:00Z">
        <w:r w:rsidR="001A5CD1">
          <w:rPr>
            <w:rFonts w:hint="cs"/>
            <w:rtl/>
          </w:rPr>
          <w:t xml:space="preserve">و 4 </w:t>
        </w:r>
      </w:ins>
      <w:ins w:id="5959" w:author="Windows User" w:date="2017-10-05T11:10:00Z">
        <w:r w:rsidR="001A5CD1">
          <w:rPr>
            <w:rFonts w:hint="cs"/>
            <w:rtl/>
          </w:rPr>
          <w:t>تنها زم</w:t>
        </w:r>
      </w:ins>
      <w:ins w:id="5960" w:author="Windows User" w:date="2017-10-05T11:11:00Z">
        <w:r w:rsidR="001A5CD1">
          <w:rPr>
            <w:rFonts w:hint="cs"/>
            <w:rtl/>
          </w:rPr>
          <w:t xml:space="preserve">انی که تاریخ سیستم از </w:t>
        </w:r>
        <w:r w:rsidR="001A5CD1">
          <w:t>2017/01/01</w:t>
        </w:r>
      </w:ins>
      <w:ins w:id="5961" w:author="Windows User" w:date="2017-10-05T11:10:00Z">
        <w:r w:rsidR="001A5CD1">
          <w:rPr>
            <w:rFonts w:hint="cs"/>
            <w:rtl/>
          </w:rPr>
          <w:t xml:space="preserve"> </w:t>
        </w:r>
      </w:ins>
      <w:ins w:id="5962" w:author="Windows User" w:date="2017-10-05T11:11:00Z">
        <w:r w:rsidR="001A5CD1">
          <w:rPr>
            <w:rFonts w:hint="cs"/>
            <w:rtl/>
          </w:rPr>
          <w:t xml:space="preserve"> فراتر باشد</w:t>
        </w:r>
      </w:ins>
      <w:ins w:id="5963" w:author="Windows User" w:date="2017-10-05T11:12:00Z">
        <w:r w:rsidR="001A5CD1">
          <w:rPr>
            <w:rFonts w:hint="cs"/>
            <w:rtl/>
          </w:rPr>
          <w:t xml:space="preserve"> و کد برروی یک پردازنده ی واقعی</w:t>
        </w:r>
      </w:ins>
      <w:ins w:id="5964" w:author="Windows User" w:date="2017-10-05T11:13:00Z">
        <w:r w:rsidR="001A5CD1" w:rsidRPr="00E2341D">
          <w:rPr>
            <w:rStyle w:val="FootnoteReference"/>
            <w:rtl/>
          </w:rPr>
          <w:footnoteReference w:id="73"/>
        </w:r>
      </w:ins>
      <w:ins w:id="5966" w:author="Windows User" w:date="2017-10-05T11:12:00Z">
        <w:r w:rsidR="001A5CD1">
          <w:rPr>
            <w:rFonts w:hint="cs"/>
            <w:rtl/>
          </w:rPr>
          <w:t xml:space="preserve"> </w:t>
        </w:r>
      </w:ins>
      <w:ins w:id="5967" w:author="Windows User" w:date="2017-10-05T11:13:00Z">
        <w:r w:rsidR="001A5CD1">
          <w:rPr>
            <w:rFonts w:hint="cs"/>
            <w:rtl/>
          </w:rPr>
          <w:t>و نه یک شبیه</w:t>
        </w:r>
        <w:r w:rsidR="001A5CD1">
          <w:rPr>
            <w:rtl/>
          </w:rPr>
          <w:softHyphen/>
        </w:r>
        <w:r w:rsidR="001A5CD1">
          <w:rPr>
            <w:rFonts w:hint="cs"/>
            <w:rtl/>
          </w:rPr>
          <w:t xml:space="preserve">ساز </w:t>
        </w:r>
      </w:ins>
      <w:ins w:id="5968" w:author="Windows User" w:date="2017-10-05T11:12:00Z">
        <w:r w:rsidR="001A5CD1">
          <w:rPr>
            <w:rFonts w:hint="cs"/>
            <w:rtl/>
          </w:rPr>
          <w:t xml:space="preserve">اجرا شده باشد </w:t>
        </w:r>
      </w:ins>
      <w:ins w:id="5969" w:author="Windows User" w:date="2017-10-05T11:13:00Z">
        <w:r w:rsidR="003E0A60">
          <w:rPr>
            <w:rFonts w:hint="cs"/>
            <w:rtl/>
          </w:rPr>
          <w:t>کد م</w:t>
        </w:r>
      </w:ins>
      <w:ins w:id="5970" w:author="Windows User" w:date="2017-10-05T11:14:00Z">
        <w:r w:rsidR="003E0A60">
          <w:rPr>
            <w:rFonts w:hint="cs"/>
            <w:rtl/>
          </w:rPr>
          <w:t>و</w:t>
        </w:r>
      </w:ins>
      <w:ins w:id="5971" w:author="Windows User" w:date="2017-10-05T11:13:00Z">
        <w:r w:rsidR="003E0A60">
          <w:rPr>
            <w:rFonts w:hint="cs"/>
            <w:rtl/>
          </w:rPr>
          <w:t>ذیانه ی</w:t>
        </w:r>
      </w:ins>
      <w:ins w:id="5972" w:author="Windows User" w:date="2017-10-05T11:14:00Z">
        <w:r w:rsidR="003E0A60">
          <w:rPr>
            <w:rFonts w:hint="cs"/>
            <w:rtl/>
          </w:rPr>
          <w:t xml:space="preserve"> مخرب به صورت پویا بارگذاری خواهد شد</w:t>
        </w:r>
      </w:ins>
      <w:ins w:id="5973" w:author="Windows User" w:date="2017-10-05T11:09:00Z">
        <w:r w:rsidR="001A5CD1">
          <w:rPr>
            <w:rFonts w:hint="cs"/>
            <w:rtl/>
          </w:rPr>
          <w:t>.</w:t>
        </w:r>
      </w:ins>
    </w:p>
    <w:p w14:paraId="648AE324" w14:textId="3F38CECB" w:rsidR="002D1C2F" w:rsidRPr="007916DF" w:rsidRDefault="00E73F63">
      <w:pPr>
        <w:rPr>
          <w:ins w:id="5974" w:author="Windows User" w:date="2017-10-05T10:55:00Z"/>
          <w:rtl/>
        </w:rPr>
        <w:pPrChange w:id="5975" w:author="Windows User" w:date="2017-10-05T11:37:00Z">
          <w:pPr>
            <w:pStyle w:val="Heading2"/>
          </w:pPr>
        </w:pPrChange>
      </w:pPr>
      <w:ins w:id="5976" w:author="Windows User" w:date="2017-10-05T11:27:00Z">
        <w:r>
          <w:rPr>
            <w:rFonts w:hint="cs"/>
            <w:rtl/>
          </w:rPr>
          <w:t>از آن جا که بارگذاری پویای کد</w:t>
        </w:r>
      </w:ins>
      <w:ins w:id="5977" w:author="Windows User" w:date="2017-10-05T11:30:00Z">
        <w:r>
          <w:rPr>
            <w:rFonts w:hint="cs"/>
            <w:rtl/>
          </w:rPr>
          <w:t xml:space="preserve"> مخرب</w:t>
        </w:r>
      </w:ins>
      <w:ins w:id="5978" w:author="Windows User" w:date="2017-10-05T11:27:00Z">
        <w:r>
          <w:rPr>
            <w:rFonts w:hint="cs"/>
            <w:rtl/>
          </w:rPr>
          <w:t xml:space="preserve"> تنها به ورودی کاربر وابسته نیست بلکه به شرایط محیط اجرای کد نیز وابسته است بنابراین روش های </w:t>
        </w:r>
      </w:ins>
      <w:ins w:id="5979" w:author="Windows User" w:date="2017-10-05T11:29:00Z">
        <w:r>
          <w:t>fuzzing</w:t>
        </w:r>
        <w:r>
          <w:rPr>
            <w:rFonts w:hint="cs"/>
            <w:rtl/>
          </w:rPr>
          <w:t xml:space="preserve"> ورودی هرگز نمی توانند شروط این بخش از کد را برآ</w:t>
        </w:r>
      </w:ins>
      <w:ins w:id="5980" w:author="Windows User" w:date="2017-10-05T11:30:00Z">
        <w:r>
          <w:rPr>
            <w:rFonts w:hint="cs"/>
            <w:rtl/>
          </w:rPr>
          <w:t>و</w:t>
        </w:r>
      </w:ins>
      <w:ins w:id="5981" w:author="Windows User" w:date="2017-10-05T11:29:00Z">
        <w:r>
          <w:rPr>
            <w:rFonts w:hint="cs"/>
            <w:rtl/>
          </w:rPr>
          <w:t xml:space="preserve">رده </w:t>
        </w:r>
      </w:ins>
      <w:ins w:id="5982" w:author="Windows User" w:date="2017-10-05T11:30:00Z">
        <w:r>
          <w:rPr>
            <w:rFonts w:hint="cs"/>
            <w:rtl/>
          </w:rPr>
          <w:t>کنند و کد مخرب را به صورت پویا بارگذاری نمایند.</w:t>
        </w:r>
      </w:ins>
      <w:ins w:id="5983" w:author="Windows User" w:date="2017-10-05T11:34:00Z">
        <w:r>
          <w:rPr>
            <w:rFonts w:hint="cs"/>
            <w:rtl/>
          </w:rPr>
          <w:t xml:space="preserve"> اما ابزار </w:t>
        </w:r>
        <w:r>
          <w:t>Condroid</w:t>
        </w:r>
        <w:r>
          <w:rPr>
            <w:rFonts w:hint="cs"/>
            <w:rtl/>
          </w:rPr>
          <w:t xml:space="preserve"> با </w:t>
        </w:r>
        <w:r>
          <w:t>instrument</w:t>
        </w:r>
        <w:r>
          <w:rPr>
            <w:rFonts w:hint="cs"/>
            <w:rtl/>
          </w:rPr>
          <w:t xml:space="preserve"> کردن برنامه و بدون هرگونه تغییر در چهارچوب اندر</w:t>
        </w:r>
      </w:ins>
      <w:ins w:id="5984" w:author="Windows User" w:date="2017-10-05T11:35:00Z">
        <w:r>
          <w:rPr>
            <w:rFonts w:hint="cs"/>
            <w:rtl/>
          </w:rPr>
          <w:t>و</w:t>
        </w:r>
      </w:ins>
      <w:ins w:id="5985" w:author="Windows User" w:date="2017-10-05T11:34:00Z">
        <w:r>
          <w:rPr>
            <w:rFonts w:hint="cs"/>
            <w:rtl/>
          </w:rPr>
          <w:t>ید</w:t>
        </w:r>
      </w:ins>
      <w:ins w:id="5986" w:author="Windows User" w:date="2017-10-05T11:35:00Z">
        <w:r>
          <w:rPr>
            <w:rFonts w:hint="cs"/>
            <w:rtl/>
          </w:rPr>
          <w:t xml:space="preserve"> قادر به اجرای مسیر منتهی به بارگذاری پویای کد است.</w:t>
        </w:r>
      </w:ins>
    </w:p>
    <w:p w14:paraId="5B1ECE55" w14:textId="0EFFA177" w:rsidR="00C643B2" w:rsidRDefault="002D1C2F" w:rsidP="00E2341D">
      <w:pPr>
        <w:keepNext/>
        <w:jc w:val="center"/>
        <w:rPr>
          <w:ins w:id="5987" w:author="Windows User" w:date="2017-10-14T03:19:00Z"/>
        </w:rPr>
      </w:pPr>
      <w:ins w:id="5988" w:author="Windows User" w:date="2017-10-05T11:37:00Z">
        <w:r>
          <w:rPr>
            <w:noProof/>
            <w:lang w:bidi="ar-SA"/>
          </w:rPr>
          <w:lastRenderedPageBreak/>
          <w:drawing>
            <wp:inline distT="0" distB="0" distL="0" distR="0" wp14:anchorId="6431F6DB" wp14:editId="79C758AA">
              <wp:extent cx="3275254" cy="21154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718"/>
                      <a:stretch/>
                    </pic:blipFill>
                    <pic:spPr bwMode="auto">
                      <a:xfrm>
                        <a:off x="0" y="0"/>
                        <a:ext cx="3275254" cy="2115403"/>
                      </a:xfrm>
                      <a:prstGeom prst="rect">
                        <a:avLst/>
                      </a:prstGeom>
                      <a:ln>
                        <a:noFill/>
                      </a:ln>
                      <a:extLst>
                        <a:ext uri="{53640926-AAD7-44D8-BBD7-CCE9431645EC}">
                          <a14:shadowObscured xmlns:a14="http://schemas.microsoft.com/office/drawing/2010/main"/>
                        </a:ext>
                      </a:extLst>
                    </pic:spPr>
                  </pic:pic>
                </a:graphicData>
              </a:graphic>
            </wp:inline>
          </w:drawing>
        </w:r>
      </w:ins>
    </w:p>
    <w:p w14:paraId="6A180886" w14:textId="3EC2C250" w:rsidR="00470E75" w:rsidRPr="00E2341D" w:rsidRDefault="00C643B2">
      <w:pPr>
        <w:pStyle w:val="Caption"/>
        <w:bidi/>
        <w:jc w:val="center"/>
        <w:rPr>
          <w:ins w:id="5989" w:author="Windows User" w:date="2017-10-05T11:00:00Z"/>
          <w:noProof/>
        </w:rPr>
        <w:pPrChange w:id="5990" w:author="Windows User" w:date="2017-10-14T03:19:00Z">
          <w:pPr>
            <w:jc w:val="center"/>
          </w:pPr>
        </w:pPrChange>
      </w:pPr>
      <w:ins w:id="5991" w:author="Windows User" w:date="2017-10-14T03:19:00Z">
        <w:r w:rsidRPr="00C643B2">
          <w:rPr>
            <w:rFonts w:cs="B Nazanin"/>
            <w:rtl/>
            <w:rPrChange w:id="5992" w:author="Windows User" w:date="2017-10-14T03:19:00Z">
              <w:rPr>
                <w:b/>
                <w:bCs/>
                <w:rtl/>
              </w:rPr>
            </w:rPrChange>
          </w:rPr>
          <w:t>شکل</w:t>
        </w:r>
        <w:r>
          <w:rPr>
            <w:rFonts w:cs="B Nazanin" w:hint="cs"/>
            <w:rtl/>
          </w:rPr>
          <w:t>17</w:t>
        </w:r>
        <w:r w:rsidRPr="00C643B2">
          <w:rPr>
            <w:rFonts w:cs="B Nazanin"/>
            <w:rtl/>
            <w:rPrChange w:id="5993" w:author="Windows User" w:date="2017-10-14T03:19:00Z">
              <w:rPr>
                <w:b/>
                <w:bCs/>
                <w:rtl/>
              </w:rPr>
            </w:rPrChange>
          </w:rPr>
          <w:t>- بمب منطق</w:t>
        </w:r>
        <w:r w:rsidRPr="00C643B2">
          <w:rPr>
            <w:rFonts w:cs="B Nazanin" w:hint="cs"/>
            <w:rtl/>
            <w:rPrChange w:id="5994" w:author="Windows User" w:date="2017-10-14T03:19:00Z">
              <w:rPr>
                <w:rFonts w:cs="Arial" w:hint="cs"/>
                <w:b/>
                <w:bCs/>
                <w:szCs w:val="26"/>
                <w:rtl/>
              </w:rPr>
            </w:rPrChange>
          </w:rPr>
          <w:t>ی</w:t>
        </w:r>
        <w:r w:rsidRPr="00C643B2">
          <w:rPr>
            <w:rFonts w:cs="B Nazanin"/>
            <w:rtl/>
            <w:rPrChange w:id="5995" w:author="Windows User" w:date="2017-10-14T03:19:00Z">
              <w:rPr>
                <w:rFonts w:cs="Arial"/>
                <w:b/>
                <w:bCs/>
                <w:szCs w:val="26"/>
                <w:rtl/>
              </w:rPr>
            </w:rPrChange>
          </w:rPr>
          <w:t xml:space="preserve"> مبتن</w:t>
        </w:r>
        <w:r w:rsidRPr="00C643B2">
          <w:rPr>
            <w:rFonts w:cs="B Nazanin" w:hint="cs"/>
            <w:rtl/>
            <w:rPrChange w:id="5996" w:author="Windows User" w:date="2017-10-14T03:19:00Z">
              <w:rPr>
                <w:rFonts w:cs="Arial" w:hint="cs"/>
                <w:b/>
                <w:bCs/>
                <w:szCs w:val="26"/>
                <w:rtl/>
              </w:rPr>
            </w:rPrChange>
          </w:rPr>
          <w:t>ی</w:t>
        </w:r>
        <w:r w:rsidRPr="00C643B2">
          <w:rPr>
            <w:rFonts w:cs="B Nazanin"/>
            <w:rtl/>
            <w:rPrChange w:id="5997" w:author="Windows User" w:date="2017-10-14T03:19:00Z">
              <w:rPr>
                <w:rFonts w:cs="Arial"/>
                <w:b/>
                <w:bCs/>
                <w:szCs w:val="26"/>
                <w:rtl/>
              </w:rPr>
            </w:rPrChange>
          </w:rPr>
          <w:t xml:space="preserve"> بر زمان به همراه کد بارگذار</w:t>
        </w:r>
        <w:r w:rsidRPr="00C643B2">
          <w:rPr>
            <w:rFonts w:cs="B Nazanin" w:hint="cs"/>
            <w:rtl/>
            <w:rPrChange w:id="5998" w:author="Windows User" w:date="2017-10-14T03:19:00Z">
              <w:rPr>
                <w:rFonts w:cs="Arial" w:hint="cs"/>
                <w:b/>
                <w:bCs/>
                <w:szCs w:val="26"/>
                <w:rtl/>
              </w:rPr>
            </w:rPrChange>
          </w:rPr>
          <w:t>ی</w:t>
        </w:r>
        <w:r w:rsidRPr="00C643B2">
          <w:rPr>
            <w:rFonts w:cs="B Nazanin"/>
            <w:rtl/>
            <w:rPrChange w:id="5999" w:author="Windows User" w:date="2017-10-14T03:19:00Z">
              <w:rPr>
                <w:rFonts w:cs="Arial"/>
                <w:b/>
                <w:bCs/>
                <w:szCs w:val="26"/>
                <w:rtl/>
              </w:rPr>
            </w:rPrChange>
          </w:rPr>
          <w:t xml:space="preserve"> شده </w:t>
        </w:r>
        <w:r w:rsidRPr="00C643B2">
          <w:rPr>
            <w:rFonts w:cs="B Nazanin" w:hint="cs"/>
            <w:rtl/>
            <w:rPrChange w:id="6000" w:author="Windows User" w:date="2017-10-14T03:19:00Z">
              <w:rPr>
                <w:rFonts w:cs="Arial" w:hint="cs"/>
                <w:b/>
                <w:bCs/>
                <w:szCs w:val="26"/>
                <w:rtl/>
              </w:rPr>
            </w:rPrChange>
          </w:rPr>
          <w:t>ی</w:t>
        </w:r>
        <w:r w:rsidRPr="00C643B2">
          <w:rPr>
            <w:rFonts w:cs="B Nazanin"/>
            <w:rtl/>
            <w:rPrChange w:id="6001" w:author="Windows User" w:date="2017-10-14T03:19:00Z">
              <w:rPr>
                <w:rFonts w:cs="Arial"/>
                <w:b/>
                <w:bCs/>
                <w:szCs w:val="26"/>
                <w:rtl/>
              </w:rPr>
            </w:rPrChange>
          </w:rPr>
          <w:t xml:space="preserve"> پو</w:t>
        </w:r>
        <w:r w:rsidRPr="00C643B2">
          <w:rPr>
            <w:rFonts w:cs="B Nazanin" w:hint="cs"/>
            <w:rtl/>
            <w:rPrChange w:id="6002" w:author="Windows User" w:date="2017-10-14T03:19:00Z">
              <w:rPr>
                <w:rFonts w:cs="Arial" w:hint="cs"/>
                <w:b/>
                <w:bCs/>
                <w:szCs w:val="26"/>
                <w:rtl/>
              </w:rPr>
            </w:rPrChange>
          </w:rPr>
          <w:t>یا</w:t>
        </w:r>
      </w:ins>
    </w:p>
    <w:p w14:paraId="259C48FB" w14:textId="462AED72" w:rsidR="0071650E" w:rsidDel="00770477" w:rsidRDefault="00470E75">
      <w:pPr>
        <w:pStyle w:val="Caption"/>
        <w:bidi/>
        <w:jc w:val="center"/>
        <w:rPr>
          <w:ins w:id="6003" w:author="Windows User" w:date="2017-10-05T11:37:00Z"/>
          <w:del w:id="6004" w:author="Mahmoud" w:date="2017-10-08T14:59:00Z"/>
          <w:rtl/>
        </w:rPr>
        <w:pPrChange w:id="6005" w:author="Mahmoud" w:date="2017-10-08T14:56:00Z">
          <w:pPr>
            <w:pStyle w:val="Heading2"/>
          </w:pPr>
        </w:pPrChange>
      </w:pPr>
      <w:ins w:id="6006" w:author="Windows User" w:date="2017-10-05T11:00:00Z">
        <w:del w:id="6007" w:author="Mahmoud" w:date="2017-10-08T14:59:00Z">
          <w:r w:rsidRPr="00464003" w:rsidDel="00770477">
            <w:rPr>
              <w:rtl/>
            </w:rPr>
            <w:delText>شکل</w:delText>
          </w:r>
        </w:del>
      </w:ins>
      <w:ins w:id="6008" w:author="Windows User" w:date="2017-10-05T11:04:00Z">
        <w:del w:id="6009" w:author="Mahmoud" w:date="2017-10-08T14:59:00Z">
          <w:r w:rsidR="00A73FF4" w:rsidDel="00770477">
            <w:rPr>
              <w:rFonts w:cs="B Nazanin" w:hint="cs"/>
              <w:rtl/>
            </w:rPr>
            <w:delText>1</w:delText>
          </w:r>
        </w:del>
        <w:del w:id="6010" w:author="Mahmoud" w:date="2017-10-08T14:56:00Z">
          <w:r w:rsidR="00A73FF4" w:rsidDel="00654309">
            <w:rPr>
              <w:rFonts w:cs="B Nazanin" w:hint="cs"/>
              <w:rtl/>
            </w:rPr>
            <w:delText>8</w:delText>
          </w:r>
        </w:del>
      </w:ins>
      <w:ins w:id="6011" w:author="Windows User" w:date="2017-10-05T11:00:00Z">
        <w:del w:id="6012" w:author="Mahmoud" w:date="2017-10-08T14:59:00Z">
          <w:r w:rsidRPr="00464003" w:rsidDel="00770477">
            <w:rPr>
              <w:rtl/>
            </w:rPr>
            <w:delText>-بمب منطق</w:delText>
          </w:r>
          <w:r w:rsidRPr="00E2341D" w:rsidDel="00770477">
            <w:rPr>
              <w:rFonts w:hint="cs"/>
              <w:b w:val="0"/>
              <w:bCs w:val="0"/>
              <w:rtl/>
            </w:rPr>
            <w:delText>ی</w:delText>
          </w:r>
          <w:r w:rsidRPr="00E2341D" w:rsidDel="00770477">
            <w:rPr>
              <w:b w:val="0"/>
              <w:bCs w:val="0"/>
              <w:rtl/>
            </w:rPr>
            <w:delText xml:space="preserve"> مبتن</w:delText>
          </w:r>
          <w:r w:rsidRPr="00E2341D" w:rsidDel="00770477">
            <w:rPr>
              <w:rFonts w:hint="cs"/>
              <w:b w:val="0"/>
              <w:bCs w:val="0"/>
              <w:rtl/>
            </w:rPr>
            <w:delText>ی</w:delText>
          </w:r>
          <w:r w:rsidRPr="00E2341D" w:rsidDel="00770477">
            <w:rPr>
              <w:b w:val="0"/>
              <w:bCs w:val="0"/>
              <w:rtl/>
            </w:rPr>
            <w:delText xml:space="preserve"> بر زمان به همراه کد </w:delText>
          </w:r>
        </w:del>
      </w:ins>
      <w:ins w:id="6013" w:author="Windows User" w:date="2017-10-05T11:01:00Z">
        <w:del w:id="6014" w:author="Mahmoud" w:date="2017-10-08T14:59:00Z">
          <w:r w:rsidRPr="00E2341D" w:rsidDel="00770477">
            <w:rPr>
              <w:rFonts w:hint="eastAsia"/>
              <w:b w:val="0"/>
              <w:bCs w:val="0"/>
              <w:rtl/>
            </w:rPr>
            <w:delText>بارگذار</w:delText>
          </w:r>
          <w:r w:rsidRPr="00E2341D" w:rsidDel="00770477">
            <w:rPr>
              <w:rFonts w:hint="cs"/>
              <w:b w:val="0"/>
              <w:bCs w:val="0"/>
              <w:rtl/>
            </w:rPr>
            <w:delText>ی</w:delText>
          </w:r>
          <w:r w:rsidRPr="00E2341D" w:rsidDel="00770477">
            <w:rPr>
              <w:b w:val="0"/>
              <w:bCs w:val="0"/>
              <w:rtl/>
            </w:rPr>
            <w:delText xml:space="preserve"> شده </w:delText>
          </w:r>
          <w:r w:rsidRPr="00E2341D" w:rsidDel="00770477">
            <w:rPr>
              <w:rFonts w:hint="cs"/>
              <w:b w:val="0"/>
              <w:bCs w:val="0"/>
              <w:rtl/>
            </w:rPr>
            <w:delText>ی</w:delText>
          </w:r>
          <w:r w:rsidRPr="00E2341D" w:rsidDel="00770477">
            <w:rPr>
              <w:b w:val="0"/>
              <w:bCs w:val="0"/>
              <w:rtl/>
            </w:rPr>
            <w:delText xml:space="preserve"> </w:delText>
          </w:r>
        </w:del>
      </w:ins>
      <w:ins w:id="6015" w:author="Windows User" w:date="2017-10-05T11:00:00Z">
        <w:del w:id="6016" w:author="Mahmoud" w:date="2017-10-08T14:59:00Z">
          <w:r w:rsidRPr="00E2341D" w:rsidDel="00770477">
            <w:rPr>
              <w:rFonts w:hint="eastAsia"/>
              <w:b w:val="0"/>
              <w:bCs w:val="0"/>
              <w:rtl/>
            </w:rPr>
            <w:delText>پو</w:delText>
          </w:r>
          <w:r w:rsidRPr="00E2341D" w:rsidDel="00770477">
            <w:rPr>
              <w:rFonts w:hint="cs"/>
              <w:b w:val="0"/>
              <w:bCs w:val="0"/>
              <w:rtl/>
            </w:rPr>
            <w:delText>ی</w:delText>
          </w:r>
          <w:r w:rsidRPr="00E2341D" w:rsidDel="00770477">
            <w:rPr>
              <w:rFonts w:hint="eastAsia"/>
              <w:b w:val="0"/>
              <w:bCs w:val="0"/>
              <w:rtl/>
            </w:rPr>
            <w:delText>ا</w:delText>
          </w:r>
        </w:del>
      </w:ins>
    </w:p>
    <w:p w14:paraId="01621F1C" w14:textId="77777777" w:rsidR="002D1C2F" w:rsidRDefault="002D1C2F">
      <w:pPr>
        <w:rPr>
          <w:ins w:id="6017" w:author="Windows User" w:date="2017-10-05T11:37:00Z"/>
          <w:rtl/>
          <w:lang w:bidi="ar-SA"/>
        </w:rPr>
        <w:pPrChange w:id="6018" w:author="Windows User" w:date="2017-10-05T11:37:00Z">
          <w:pPr>
            <w:pStyle w:val="Heading2"/>
          </w:pPr>
        </w:pPrChange>
      </w:pPr>
    </w:p>
    <w:p w14:paraId="2C503516" w14:textId="5433CFAC" w:rsidR="002D1C2F" w:rsidRDefault="002D1C2F">
      <w:pPr>
        <w:pStyle w:val="Heading3"/>
        <w:rPr>
          <w:ins w:id="6019" w:author="Windows User" w:date="2017-10-05T13:15:00Z"/>
          <w:rtl/>
          <w:lang w:bidi="ar-SA"/>
        </w:rPr>
        <w:pPrChange w:id="6020" w:author="Windows User" w:date="2017-10-05T13:15:00Z">
          <w:pPr>
            <w:pStyle w:val="Heading2"/>
          </w:pPr>
        </w:pPrChange>
      </w:pPr>
      <w:bookmarkStart w:id="6021" w:name="_Toc495715043"/>
      <w:ins w:id="6022" w:author="Windows User" w:date="2017-10-05T11:37:00Z">
        <w:r>
          <w:rPr>
            <w:rFonts w:hint="cs"/>
            <w:rtl/>
            <w:lang w:bidi="ar-SA"/>
          </w:rPr>
          <w:t>4-3-3-</w:t>
        </w:r>
      </w:ins>
      <w:ins w:id="6023" w:author="Windows User" w:date="2017-10-05T11:38:00Z">
        <w:r>
          <w:rPr>
            <w:rFonts w:hint="cs"/>
            <w:rtl/>
            <w:lang w:bidi="ar-SA"/>
          </w:rPr>
          <w:t xml:space="preserve">چهارچوب </w:t>
        </w:r>
      </w:ins>
      <w:ins w:id="6024" w:author="Windows User" w:date="2017-10-05T13:14:00Z">
        <w:r w:rsidR="00965516">
          <w:rPr>
            <w:rFonts w:hint="cs"/>
            <w:rtl/>
          </w:rPr>
          <w:t>ابزار</w:t>
        </w:r>
      </w:ins>
      <w:ins w:id="6025" w:author="Windows User" w:date="2017-10-05T11:38:00Z">
        <w:r>
          <w:rPr>
            <w:lang w:bidi="ar-SA"/>
          </w:rPr>
          <w:t>Condroid</w:t>
        </w:r>
      </w:ins>
      <w:bookmarkEnd w:id="6021"/>
    </w:p>
    <w:p w14:paraId="188E0A68" w14:textId="685FB046" w:rsidR="00965516" w:rsidRDefault="006C01B5">
      <w:pPr>
        <w:rPr>
          <w:ins w:id="6026" w:author="Mahmoud" w:date="2017-10-08T14:59:00Z"/>
        </w:rPr>
        <w:pPrChange w:id="6027" w:author="Windows User" w:date="2017-10-05T13:15:00Z">
          <w:pPr>
            <w:pStyle w:val="Heading2"/>
          </w:pPr>
        </w:pPrChange>
      </w:pPr>
      <w:ins w:id="6028" w:author="Windows User" w:date="2017-10-05T13:45:00Z">
        <w:r>
          <w:rPr>
            <w:rFonts w:hint="cs"/>
            <w:rtl/>
            <w:lang w:bidi="ar-SA"/>
          </w:rPr>
          <w:t>مطابق شکل1</w:t>
        </w:r>
      </w:ins>
      <w:ins w:id="6029" w:author="Windows User" w:date="2017-10-05T13:26:00Z">
        <w:r w:rsidR="00B256D0">
          <w:rPr>
            <w:rFonts w:hint="cs"/>
            <w:rtl/>
            <w:lang w:bidi="ar-SA"/>
          </w:rPr>
          <w:t xml:space="preserve"> </w:t>
        </w:r>
      </w:ins>
      <w:ins w:id="6030" w:author="Windows User" w:date="2017-10-05T13:43:00Z">
        <w:r>
          <w:rPr>
            <w:rFonts w:hint="cs"/>
            <w:rtl/>
          </w:rPr>
          <w:t xml:space="preserve">ابزار </w:t>
        </w:r>
        <w:r>
          <w:t>Condroid</w:t>
        </w:r>
        <w:r>
          <w:rPr>
            <w:rFonts w:hint="cs"/>
            <w:rtl/>
          </w:rPr>
          <w:t xml:space="preserve"> مراحل زیر را برای تحلیل برنامه های اندرویدی طی می کند:</w:t>
        </w:r>
      </w:ins>
    </w:p>
    <w:p w14:paraId="53E559B4" w14:textId="09D1603E" w:rsidR="00C56A68" w:rsidRDefault="00770477">
      <w:pPr>
        <w:pStyle w:val="ListParagraph"/>
        <w:rPr>
          <w:ins w:id="6031" w:author="Mahmoud" w:date="2017-10-07T21:20:00Z"/>
          <w:rtl/>
        </w:rPr>
        <w:pPrChange w:id="6032" w:author="Mahmoud" w:date="2017-10-07T21:21:00Z">
          <w:pPr>
            <w:pStyle w:val="Heading2"/>
          </w:pPr>
        </w:pPrChange>
      </w:pPr>
      <w:ins w:id="6033" w:author="Mahmoud" w:date="2017-10-08T14:59:00Z">
        <w:del w:id="6034" w:author="Windows User" w:date="2017-10-14T03:19:00Z">
          <w:r w:rsidRPr="00770477" w:rsidDel="00C643B2">
            <w:rPr>
              <w:b/>
              <w:bCs/>
              <w:color w:val="FF0000"/>
              <w:rtl/>
              <w:rPrChange w:id="6035" w:author="Mahmoud" w:date="2017-10-08T14:59:00Z">
                <w:rPr>
                  <w:b w:val="0"/>
                  <w:bCs w:val="0"/>
                  <w:rtl/>
                </w:rPr>
              </w:rPrChange>
            </w:rPr>
            <w:delText>شکل17-بمب منطق</w:delText>
          </w:r>
          <w:r w:rsidRPr="00770477" w:rsidDel="00C643B2">
            <w:rPr>
              <w:rFonts w:hint="cs"/>
              <w:b/>
              <w:bCs/>
              <w:color w:val="FF0000"/>
              <w:rtl/>
              <w:rPrChange w:id="6036" w:author="Mahmoud" w:date="2017-10-08T14:59:00Z">
                <w:rPr>
                  <w:rFonts w:hint="cs"/>
                  <w:b w:val="0"/>
                  <w:bCs w:val="0"/>
                  <w:rtl/>
                </w:rPr>
              </w:rPrChange>
            </w:rPr>
            <w:delText>ی</w:delText>
          </w:r>
          <w:r w:rsidRPr="00770477" w:rsidDel="00C643B2">
            <w:rPr>
              <w:b/>
              <w:bCs/>
              <w:color w:val="FF0000"/>
              <w:rtl/>
              <w:rPrChange w:id="6037" w:author="Mahmoud" w:date="2017-10-08T14:59:00Z">
                <w:rPr>
                  <w:b w:val="0"/>
                  <w:bCs w:val="0"/>
                  <w:rtl/>
                </w:rPr>
              </w:rPrChange>
            </w:rPr>
            <w:delText xml:space="preserve"> مبتن</w:delText>
          </w:r>
          <w:r w:rsidRPr="00770477" w:rsidDel="00C643B2">
            <w:rPr>
              <w:rFonts w:hint="cs"/>
              <w:b/>
              <w:bCs/>
              <w:color w:val="FF0000"/>
              <w:rtl/>
              <w:rPrChange w:id="6038" w:author="Mahmoud" w:date="2017-10-08T14:59:00Z">
                <w:rPr>
                  <w:rFonts w:hint="cs"/>
                  <w:b w:val="0"/>
                  <w:bCs w:val="0"/>
                  <w:rtl/>
                </w:rPr>
              </w:rPrChange>
            </w:rPr>
            <w:delText>ی</w:delText>
          </w:r>
          <w:r w:rsidRPr="00770477" w:rsidDel="00C643B2">
            <w:rPr>
              <w:b/>
              <w:bCs/>
              <w:color w:val="FF0000"/>
              <w:rtl/>
              <w:rPrChange w:id="6039" w:author="Mahmoud" w:date="2017-10-08T14:59:00Z">
                <w:rPr>
                  <w:b w:val="0"/>
                  <w:bCs w:val="0"/>
                  <w:rtl/>
                </w:rPr>
              </w:rPrChange>
            </w:rPr>
            <w:delText xml:space="preserve"> بر زمان به همراه کد بارگذار</w:delText>
          </w:r>
          <w:r w:rsidRPr="00770477" w:rsidDel="00C643B2">
            <w:rPr>
              <w:rFonts w:hint="cs"/>
              <w:b/>
              <w:bCs/>
              <w:color w:val="FF0000"/>
              <w:rtl/>
              <w:rPrChange w:id="6040" w:author="Mahmoud" w:date="2017-10-08T14:59:00Z">
                <w:rPr>
                  <w:rFonts w:hint="cs"/>
                  <w:b w:val="0"/>
                  <w:bCs w:val="0"/>
                  <w:rtl/>
                </w:rPr>
              </w:rPrChange>
            </w:rPr>
            <w:delText>ی</w:delText>
          </w:r>
          <w:r w:rsidRPr="00770477" w:rsidDel="00C643B2">
            <w:rPr>
              <w:b/>
              <w:bCs/>
              <w:color w:val="FF0000"/>
              <w:rtl/>
              <w:rPrChange w:id="6041" w:author="Mahmoud" w:date="2017-10-08T14:59:00Z">
                <w:rPr>
                  <w:b w:val="0"/>
                  <w:bCs w:val="0"/>
                  <w:rtl/>
                </w:rPr>
              </w:rPrChange>
            </w:rPr>
            <w:delText xml:space="preserve"> شده </w:delText>
          </w:r>
          <w:r w:rsidRPr="00770477" w:rsidDel="00C643B2">
            <w:rPr>
              <w:rFonts w:hint="cs"/>
              <w:b/>
              <w:bCs/>
              <w:color w:val="FF0000"/>
              <w:rtl/>
              <w:rPrChange w:id="6042" w:author="Mahmoud" w:date="2017-10-08T14:59:00Z">
                <w:rPr>
                  <w:rFonts w:hint="cs"/>
                  <w:b w:val="0"/>
                  <w:bCs w:val="0"/>
                  <w:rtl/>
                </w:rPr>
              </w:rPrChange>
            </w:rPr>
            <w:delText>ی</w:delText>
          </w:r>
          <w:r w:rsidRPr="00770477" w:rsidDel="00C643B2">
            <w:rPr>
              <w:b/>
              <w:bCs/>
              <w:color w:val="FF0000"/>
              <w:rtl/>
              <w:rPrChange w:id="6043" w:author="Mahmoud" w:date="2017-10-08T14:59:00Z">
                <w:rPr>
                  <w:b w:val="0"/>
                  <w:bCs w:val="0"/>
                  <w:rtl/>
                </w:rPr>
              </w:rPrChange>
            </w:rPr>
            <w:delText xml:space="preserve"> پو</w:delText>
          </w:r>
          <w:r w:rsidRPr="00770477" w:rsidDel="00C643B2">
            <w:rPr>
              <w:rFonts w:hint="cs"/>
              <w:b/>
              <w:bCs/>
              <w:color w:val="FF0000"/>
              <w:rtl/>
              <w:rPrChange w:id="6044" w:author="Mahmoud" w:date="2017-10-08T14:59:00Z">
                <w:rPr>
                  <w:rFonts w:hint="cs"/>
                  <w:b w:val="0"/>
                  <w:bCs w:val="0"/>
                  <w:rtl/>
                </w:rPr>
              </w:rPrChange>
            </w:rPr>
            <w:delText>ی</w:delText>
          </w:r>
          <w:r w:rsidRPr="00770477" w:rsidDel="00C643B2">
            <w:rPr>
              <w:rFonts w:hint="eastAsia"/>
              <w:b/>
              <w:bCs/>
              <w:color w:val="FF0000"/>
              <w:rtl/>
              <w:rPrChange w:id="6045" w:author="Mahmoud" w:date="2017-10-08T14:59:00Z">
                <w:rPr>
                  <w:rFonts w:hint="eastAsia"/>
                  <w:b w:val="0"/>
                  <w:bCs w:val="0"/>
                  <w:rtl/>
                </w:rPr>
              </w:rPrChange>
            </w:rPr>
            <w:delText>ا</w:delText>
          </w:r>
        </w:del>
      </w:ins>
      <w:ins w:id="6046" w:author="Windows User" w:date="2017-10-05T13:44:00Z">
        <w:r w:rsidR="006C01B5">
          <w:rPr>
            <w:rFonts w:hint="cs"/>
            <w:rtl/>
          </w:rPr>
          <w:t>این تحلیل با هدف</w:t>
        </w:r>
      </w:ins>
      <w:ins w:id="6047" w:author="Windows User" w:date="2017-10-05T13:45:00Z">
        <w:r w:rsidR="006C01B5">
          <w:rPr>
            <w:rFonts w:hint="cs"/>
            <w:rtl/>
          </w:rPr>
          <w:t xml:space="preserve"> یافتن  مسیر هایی از برنامه که دارای کد حساس هستند انجام می</w:t>
        </w:r>
        <w:r w:rsidR="006C01B5">
          <w:rPr>
            <w:rtl/>
          </w:rPr>
          <w:softHyphen/>
        </w:r>
        <w:r w:rsidR="006C01B5">
          <w:rPr>
            <w:rFonts w:hint="cs"/>
            <w:rtl/>
          </w:rPr>
          <w:t>گیرد.</w:t>
        </w:r>
      </w:ins>
    </w:p>
    <w:p w14:paraId="510BA1CE" w14:textId="171BF78B" w:rsidR="00C56A68" w:rsidRDefault="00C56A68">
      <w:pPr>
        <w:pStyle w:val="ListParagraph"/>
        <w:numPr>
          <w:ilvl w:val="0"/>
          <w:numId w:val="90"/>
        </w:numPr>
        <w:rPr>
          <w:ins w:id="6048" w:author="Mahmoud" w:date="2017-10-07T21:21:00Z"/>
        </w:rPr>
        <w:pPrChange w:id="6049" w:author="Mahmoud" w:date="2017-10-07T21:21:00Z">
          <w:pPr>
            <w:pStyle w:val="Heading2"/>
          </w:pPr>
        </w:pPrChange>
      </w:pPr>
      <w:ins w:id="6050" w:author="Mahmoud" w:date="2017-10-07T21:20:00Z">
        <w:r>
          <w:rPr>
            <w:rFonts w:hint="cs"/>
            <w:rtl/>
          </w:rPr>
          <w:t>اجرای پویانمادین سازگار</w:t>
        </w:r>
      </w:ins>
    </w:p>
    <w:p w14:paraId="26F45F12" w14:textId="72DA5C7B" w:rsidR="00C56A68" w:rsidRDefault="00C56A68">
      <w:pPr>
        <w:pStyle w:val="ListParagraph"/>
        <w:rPr>
          <w:ins w:id="6051" w:author="Mahmoud" w:date="2017-10-07T21:21:00Z"/>
          <w:rtl/>
        </w:rPr>
        <w:pPrChange w:id="6052" w:author="Mahmoud" w:date="2017-10-07T21:21:00Z">
          <w:pPr>
            <w:pStyle w:val="Heading2"/>
          </w:pPr>
        </w:pPrChange>
      </w:pPr>
      <w:ins w:id="6053" w:author="Mahmoud" w:date="2017-10-07T21:21:00Z">
        <w:r>
          <w:rPr>
            <w:rFonts w:hint="cs"/>
            <w:rtl/>
          </w:rPr>
          <w:t xml:space="preserve">الف) </w:t>
        </w:r>
        <w:r>
          <w:t>instrument</w:t>
        </w:r>
        <w:r>
          <w:rPr>
            <w:rFonts w:hint="cs"/>
            <w:rtl/>
          </w:rPr>
          <w:t xml:space="preserve"> کردن برنامه برای مسیر های اجرایی منتهی به کد حساس تا بتوان در زمان اجرا ثبات ها را بازنویسی کرد.</w:t>
        </w:r>
      </w:ins>
    </w:p>
    <w:p w14:paraId="1AB6D371" w14:textId="47142CD4" w:rsidR="00C56A68" w:rsidRDefault="00C56A68">
      <w:pPr>
        <w:pStyle w:val="ListParagraph"/>
        <w:rPr>
          <w:ins w:id="6054" w:author="Mahmoud" w:date="2017-10-07T21:25:00Z"/>
        </w:rPr>
        <w:pPrChange w:id="6055" w:author="Mahmoud" w:date="2017-10-07T21:25:00Z">
          <w:pPr>
            <w:pStyle w:val="Heading2"/>
          </w:pPr>
        </w:pPrChange>
      </w:pPr>
      <w:ins w:id="6056" w:author="Mahmoud" w:date="2017-10-07T21:22:00Z">
        <w:r>
          <w:rPr>
            <w:rFonts w:hint="cs"/>
            <w:rtl/>
          </w:rPr>
          <w:t>ب)</w:t>
        </w:r>
      </w:ins>
      <w:ins w:id="6057" w:author="Mahmoud" w:date="2017-10-07T21:24:00Z">
        <w:r w:rsidRPr="00C56A68">
          <w:t xml:space="preserve"> </w:t>
        </w:r>
        <w:r>
          <w:t>instrument</w:t>
        </w:r>
        <w:r>
          <w:rPr>
            <w:rFonts w:hint="cs"/>
            <w:rtl/>
          </w:rPr>
          <w:t xml:space="preserve"> کردن برنامه </w:t>
        </w:r>
      </w:ins>
      <w:ins w:id="6058" w:author="Mahmoud" w:date="2017-10-07T21:25:00Z">
        <w:r>
          <w:rPr>
            <w:rFonts w:hint="cs"/>
            <w:rtl/>
          </w:rPr>
          <w:t>با هدف استخراج</w:t>
        </w:r>
      </w:ins>
      <w:ins w:id="6059" w:author="Mahmoud" w:date="2017-10-07T21:24:00Z">
        <w:r>
          <w:rPr>
            <w:rFonts w:hint="cs"/>
            <w:rtl/>
          </w:rPr>
          <w:t xml:space="preserve"> </w:t>
        </w:r>
      </w:ins>
      <w:ins w:id="6060" w:author="Mahmoud" w:date="2017-10-07T21:25:00Z">
        <w:r>
          <w:rPr>
            <w:rFonts w:hint="cs"/>
            <w:rtl/>
          </w:rPr>
          <w:t>قید مسیر.</w:t>
        </w:r>
      </w:ins>
    </w:p>
    <w:p w14:paraId="6C089190" w14:textId="69FD0A2B" w:rsidR="00C56A68" w:rsidRDefault="00C56A68">
      <w:pPr>
        <w:pStyle w:val="ListParagraph"/>
        <w:rPr>
          <w:ins w:id="6061" w:author="Mahmoud" w:date="2017-10-07T21:27:00Z"/>
          <w:rtl/>
        </w:rPr>
        <w:pPrChange w:id="6062" w:author="Mahmoud" w:date="2017-10-10T11:34:00Z">
          <w:pPr>
            <w:pStyle w:val="Heading2"/>
          </w:pPr>
        </w:pPrChange>
      </w:pPr>
      <w:ins w:id="6063" w:author="Mahmoud" w:date="2017-10-07T21:25:00Z">
        <w:r>
          <w:rPr>
            <w:rFonts w:hint="cs"/>
            <w:rtl/>
          </w:rPr>
          <w:t xml:space="preserve">پ) حل کننده ی قیدی که قید مسیر را </w:t>
        </w:r>
      </w:ins>
      <w:ins w:id="6064" w:author="Mahmoud" w:date="2017-10-07T21:26:00Z">
        <w:r>
          <w:rPr>
            <w:rFonts w:hint="cs"/>
            <w:rtl/>
          </w:rPr>
          <w:t xml:space="preserve">به عنوان ورودی </w:t>
        </w:r>
      </w:ins>
      <w:ins w:id="6065" w:author="Mahmoud" w:date="2017-10-07T21:25:00Z">
        <w:r>
          <w:rPr>
            <w:rFonts w:hint="cs"/>
            <w:rtl/>
          </w:rPr>
          <w:t xml:space="preserve">برای مسیر های مختلف </w:t>
        </w:r>
      </w:ins>
      <w:ins w:id="6066" w:author="Mahmoud" w:date="2017-10-07T21:26:00Z">
        <w:r>
          <w:rPr>
            <w:rFonts w:hint="cs"/>
            <w:rtl/>
          </w:rPr>
          <w:t>می گیرد و آخرین شرط آن را نقیض می کند</w:t>
        </w:r>
      </w:ins>
      <w:ins w:id="6067" w:author="Mahmoud" w:date="2017-10-10T11:34:00Z">
        <w:r w:rsidR="00FD07D7">
          <w:rPr>
            <w:rFonts w:hint="cs"/>
            <w:rtl/>
          </w:rPr>
          <w:t>؛</w:t>
        </w:r>
      </w:ins>
      <w:ins w:id="6068" w:author="Mahmoud" w:date="2017-10-07T21:26:00Z">
        <w:r>
          <w:rPr>
            <w:rFonts w:hint="cs"/>
            <w:rtl/>
          </w:rPr>
          <w:t xml:space="preserve"> آن گاه سعی می کند تا </w:t>
        </w:r>
      </w:ins>
      <w:ins w:id="6069" w:author="Mahmoud" w:date="2017-10-07T21:27:00Z">
        <w:r>
          <w:rPr>
            <w:rFonts w:hint="cs"/>
            <w:rtl/>
          </w:rPr>
          <w:t xml:space="preserve">عبارت </w:t>
        </w:r>
      </w:ins>
      <w:ins w:id="6070" w:author="Mahmoud" w:date="2017-10-07T21:26:00Z">
        <w:r>
          <w:rPr>
            <w:rFonts w:hint="cs"/>
            <w:rtl/>
          </w:rPr>
          <w:t>شرط</w:t>
        </w:r>
      </w:ins>
      <w:ins w:id="6071" w:author="Mahmoud" w:date="2017-10-07T21:27:00Z">
        <w:r>
          <w:rPr>
            <w:rFonts w:hint="cs"/>
            <w:rtl/>
          </w:rPr>
          <w:t xml:space="preserve">ی </w:t>
        </w:r>
      </w:ins>
      <w:ins w:id="6072" w:author="Mahmoud" w:date="2017-10-07T21:26:00Z">
        <w:r>
          <w:rPr>
            <w:rFonts w:hint="cs"/>
            <w:rtl/>
          </w:rPr>
          <w:t>جدید حاصل شده را</w:t>
        </w:r>
      </w:ins>
      <w:ins w:id="6073" w:author="Mahmoud" w:date="2017-10-07T21:27:00Z">
        <w:r>
          <w:rPr>
            <w:rFonts w:hint="cs"/>
            <w:rtl/>
          </w:rPr>
          <w:t xml:space="preserve"> حل نماید.</w:t>
        </w:r>
      </w:ins>
    </w:p>
    <w:p w14:paraId="71869716" w14:textId="07D934E4" w:rsidR="00C56A68" w:rsidRDefault="00C56A68">
      <w:pPr>
        <w:pStyle w:val="ListParagraph"/>
        <w:rPr>
          <w:ins w:id="6074" w:author="Mahmoud" w:date="2017-10-07T21:28:00Z"/>
          <w:rtl/>
        </w:rPr>
        <w:pPrChange w:id="6075" w:author="Mahmoud" w:date="2017-10-07T21:25:00Z">
          <w:pPr>
            <w:pStyle w:val="Heading2"/>
          </w:pPr>
        </w:pPrChange>
      </w:pPr>
      <w:ins w:id="6076" w:author="Mahmoud" w:date="2017-10-07T21:27:00Z">
        <w:r>
          <w:rPr>
            <w:rFonts w:hint="cs"/>
            <w:rtl/>
          </w:rPr>
          <w:t>این حل جدید به این معناست که مسیر جدید به دست آمده</w:t>
        </w:r>
      </w:ins>
      <w:ins w:id="6077" w:author="Mahmoud" w:date="2017-10-07T21:28:00Z">
        <w:r>
          <w:rPr>
            <w:rFonts w:hint="cs"/>
            <w:rtl/>
          </w:rPr>
          <w:t xml:space="preserve"> </w:t>
        </w:r>
      </w:ins>
      <w:ins w:id="6078" w:author="Mahmoud" w:date="2017-10-07T21:27:00Z">
        <w:r>
          <w:rPr>
            <w:rFonts w:hint="cs"/>
            <w:rtl/>
          </w:rPr>
          <w:t>نیز</w:t>
        </w:r>
      </w:ins>
      <w:ins w:id="6079" w:author="Mahmoud" w:date="2017-10-07T21:28:00Z">
        <w:r>
          <w:rPr>
            <w:rFonts w:hint="cs"/>
            <w:rtl/>
          </w:rPr>
          <w:t xml:space="preserve"> امکان پذیر است.</w:t>
        </w:r>
      </w:ins>
    </w:p>
    <w:p w14:paraId="7F7C83BB" w14:textId="77BB2866" w:rsidR="006C01B5" w:rsidDel="007E79B8" w:rsidRDefault="00C56A68">
      <w:pPr>
        <w:rPr>
          <w:del w:id="6080" w:author="Mahmoud" w:date="2017-10-07T21:36:00Z"/>
          <w:rtl/>
        </w:rPr>
        <w:pPrChange w:id="6081" w:author="Mahmoud" w:date="2017-10-07T21:36:00Z">
          <w:pPr>
            <w:pStyle w:val="Heading2"/>
          </w:pPr>
        </w:pPrChange>
      </w:pPr>
      <w:ins w:id="6082" w:author="Mahmoud" w:date="2017-10-07T21:28:00Z">
        <w:r>
          <w:rPr>
            <w:rFonts w:hint="cs"/>
            <w:rtl/>
          </w:rPr>
          <w:t xml:space="preserve">ت)مقادیر ثبات ها برای اجرای بعدی </w:t>
        </w:r>
      </w:ins>
      <w:ins w:id="6083" w:author="Mahmoud" w:date="2017-10-07T21:35:00Z">
        <w:r w:rsidR="007E79B8">
          <w:rPr>
            <w:rFonts w:hint="cs"/>
            <w:rtl/>
          </w:rPr>
          <w:t>که مسیر اجرایی متفاوتی است تنظیم می</w:t>
        </w:r>
        <w:r w:rsidR="007E79B8">
          <w:rPr>
            <w:rtl/>
          </w:rPr>
          <w:softHyphen/>
        </w:r>
        <w:r w:rsidR="007E79B8">
          <w:rPr>
            <w:rFonts w:hint="cs"/>
            <w:rtl/>
          </w:rPr>
          <w:t>شود.</w:t>
        </w:r>
      </w:ins>
    </w:p>
    <w:p w14:paraId="220B881E" w14:textId="77777777" w:rsidR="007E79B8" w:rsidRPr="007916DF" w:rsidRDefault="007E79B8">
      <w:pPr>
        <w:pStyle w:val="ListParagraph"/>
        <w:rPr>
          <w:ins w:id="6084" w:author="Mahmoud" w:date="2017-10-07T21:43:00Z"/>
          <w:rtl/>
        </w:rPr>
        <w:pPrChange w:id="6085" w:author="Mahmoud" w:date="2017-10-07T21:36:00Z">
          <w:pPr>
            <w:pStyle w:val="Heading2"/>
          </w:pPr>
        </w:pPrChange>
      </w:pPr>
    </w:p>
    <w:p w14:paraId="0EB231A4" w14:textId="77777777" w:rsidR="00810DBF" w:rsidDel="007E79B8" w:rsidRDefault="00810DBF">
      <w:pPr>
        <w:pStyle w:val="ListParagraph"/>
        <w:rPr>
          <w:ins w:id="6086" w:author="Windows User" w:date="2017-10-05T10:56:00Z"/>
          <w:del w:id="6087" w:author="Mahmoud" w:date="2017-10-07T21:36:00Z"/>
          <w:rtl/>
        </w:rPr>
        <w:pPrChange w:id="6088" w:author="Mahmoud" w:date="2017-10-07T21:36:00Z">
          <w:pPr>
            <w:pStyle w:val="Heading2"/>
          </w:pPr>
        </w:pPrChange>
      </w:pPr>
    </w:p>
    <w:p w14:paraId="6527286F" w14:textId="77777777" w:rsidR="00810DBF" w:rsidRPr="007916DF" w:rsidRDefault="00810DBF">
      <w:pPr>
        <w:rPr>
          <w:ins w:id="6089" w:author="Windows User" w:date="2017-10-05T10:55:00Z"/>
          <w:rtl/>
        </w:rPr>
        <w:pPrChange w:id="6090" w:author="Mahmoud" w:date="2017-10-07T21:36:00Z">
          <w:pPr>
            <w:pStyle w:val="Heading2"/>
          </w:pPr>
        </w:pPrChange>
      </w:pPr>
    </w:p>
    <w:p w14:paraId="0A8CF3A4" w14:textId="2F097669" w:rsidR="002E3692" w:rsidRDefault="00944119" w:rsidP="00E2341D">
      <w:pPr>
        <w:keepNext/>
        <w:jc w:val="center"/>
        <w:rPr>
          <w:ins w:id="6091" w:author="Windows User" w:date="2017-10-14T03:20:00Z"/>
        </w:rPr>
      </w:pPr>
      <w:ins w:id="6092" w:author="Windows User" w:date="2017-10-05T10:56:00Z">
        <w:r>
          <w:rPr>
            <w:noProof/>
            <w:lang w:bidi="ar-SA"/>
          </w:rPr>
          <w:lastRenderedPageBreak/>
          <w:drawing>
            <wp:inline distT="0" distB="0" distL="0" distR="0" wp14:anchorId="1612CEAD" wp14:editId="6FA1631F">
              <wp:extent cx="5943600" cy="819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19150"/>
                      </a:xfrm>
                      <a:prstGeom prst="rect">
                        <a:avLst/>
                      </a:prstGeom>
                    </pic:spPr>
                  </pic:pic>
                </a:graphicData>
              </a:graphic>
            </wp:inline>
          </w:drawing>
        </w:r>
      </w:ins>
    </w:p>
    <w:p w14:paraId="0816DC03" w14:textId="3F245300" w:rsidR="002D1C2F" w:rsidRPr="00E2341D" w:rsidRDefault="002E3692">
      <w:pPr>
        <w:pStyle w:val="Caption"/>
        <w:bidi/>
        <w:jc w:val="center"/>
        <w:rPr>
          <w:ins w:id="6093" w:author="Windows User" w:date="2017-10-05T11:41:00Z"/>
        </w:rPr>
        <w:pPrChange w:id="6094" w:author="Windows User" w:date="2017-10-14T03:20:00Z">
          <w:pPr>
            <w:keepNext/>
            <w:jc w:val="center"/>
          </w:pPr>
        </w:pPrChange>
      </w:pPr>
      <w:ins w:id="6095" w:author="Windows User" w:date="2017-10-14T03:20:00Z">
        <w:r w:rsidRPr="002E3692">
          <w:rPr>
            <w:rFonts w:cs="B Nazanin"/>
            <w:rtl/>
            <w:rPrChange w:id="6096" w:author="Windows User" w:date="2017-10-14T03:20:00Z">
              <w:rPr>
                <w:b/>
                <w:bCs/>
                <w:rtl/>
              </w:rPr>
            </w:rPrChange>
          </w:rPr>
          <w:t xml:space="preserve">شکل </w:t>
        </w:r>
        <w:r>
          <w:rPr>
            <w:rFonts w:cs="B Nazanin" w:hint="cs"/>
            <w:rtl/>
          </w:rPr>
          <w:t>18</w:t>
        </w:r>
        <w:r w:rsidRPr="002E3692">
          <w:rPr>
            <w:rFonts w:cs="B Nazanin"/>
            <w:rtl/>
            <w:rPrChange w:id="6097" w:author="Windows User" w:date="2017-10-14T03:20:00Z">
              <w:rPr>
                <w:b/>
                <w:bCs/>
                <w:rtl/>
              </w:rPr>
            </w:rPrChange>
          </w:rPr>
          <w:t>-ساختار کل</w:t>
        </w:r>
        <w:r w:rsidRPr="002E3692">
          <w:rPr>
            <w:rFonts w:cs="B Nazanin" w:hint="cs"/>
            <w:rtl/>
            <w:rPrChange w:id="6098" w:author="Windows User" w:date="2017-10-14T03:20:00Z">
              <w:rPr>
                <w:rFonts w:hint="cs"/>
                <w:b/>
                <w:bCs/>
                <w:rtl/>
              </w:rPr>
            </w:rPrChange>
          </w:rPr>
          <w:t>ی</w:t>
        </w:r>
        <w:r w:rsidRPr="002E3692">
          <w:rPr>
            <w:rFonts w:cs="B Nazanin"/>
            <w:rtl/>
            <w:rPrChange w:id="6099" w:author="Windows User" w:date="2017-10-14T03:20:00Z">
              <w:rPr>
                <w:b/>
                <w:bCs/>
                <w:rtl/>
              </w:rPr>
            </w:rPrChange>
          </w:rPr>
          <w:t xml:space="preserve"> ابزار </w:t>
        </w:r>
        <w:r w:rsidRPr="002E3692">
          <w:rPr>
            <w:rFonts w:cs="B Nazanin"/>
            <w:rPrChange w:id="6100" w:author="Windows User" w:date="2017-10-14T03:20:00Z">
              <w:rPr>
                <w:b/>
                <w:bCs/>
              </w:rPr>
            </w:rPrChange>
          </w:rPr>
          <w:t>Condroid</w:t>
        </w:r>
      </w:ins>
    </w:p>
    <w:p w14:paraId="7240063B" w14:textId="04CAE214" w:rsidR="00944119" w:rsidDel="00765B42" w:rsidRDefault="00944119">
      <w:pPr>
        <w:pStyle w:val="Caption"/>
        <w:bidi/>
        <w:jc w:val="both"/>
        <w:rPr>
          <w:ins w:id="6101" w:author="Windows User" w:date="2017-10-05T10:56:00Z"/>
          <w:del w:id="6102" w:author="Mahmoud" w:date="2017-10-07T21:56:00Z"/>
        </w:rPr>
        <w:pPrChange w:id="6103" w:author="Windows User" w:date="2017-10-14T03:20:00Z">
          <w:pPr>
            <w:pStyle w:val="Heading2"/>
          </w:pPr>
        </w:pPrChange>
      </w:pPr>
    </w:p>
    <w:p w14:paraId="2A470B95" w14:textId="1C8E6F0F" w:rsidR="00810DBF" w:rsidDel="00BE093F" w:rsidRDefault="00810DBF">
      <w:pPr>
        <w:rPr>
          <w:ins w:id="6104" w:author="Windows User" w:date="2017-10-05T10:56:00Z"/>
          <w:del w:id="6105" w:author="Mahmoud" w:date="2017-10-07T21:45:00Z"/>
          <w:rtl/>
        </w:rPr>
        <w:pPrChange w:id="6106" w:author="Windows User" w:date="2017-10-14T03:20:00Z">
          <w:pPr>
            <w:pStyle w:val="Heading2"/>
          </w:pPr>
        </w:pPrChange>
      </w:pPr>
    </w:p>
    <w:p w14:paraId="7F9E098C" w14:textId="67E9E978" w:rsidR="00BE093F" w:rsidDel="00765B42" w:rsidRDefault="00BE093F">
      <w:pPr>
        <w:rPr>
          <w:ins w:id="6107" w:author="Windows User" w:date="2017-10-05T10:56:00Z"/>
          <w:del w:id="6108" w:author="Mahmoud" w:date="2017-10-07T21:56:00Z"/>
          <w:noProof/>
          <w:rtl/>
          <w:lang w:bidi="ar-SA"/>
        </w:rPr>
        <w:pPrChange w:id="6109" w:author="Windows User" w:date="2017-10-14T03:20:00Z">
          <w:pPr>
            <w:pStyle w:val="Heading2"/>
          </w:pPr>
        </w:pPrChange>
      </w:pPr>
    </w:p>
    <w:p w14:paraId="6D412412" w14:textId="26F67F74" w:rsidR="00810DBF" w:rsidRPr="00DC3A03" w:rsidRDefault="00810DBF">
      <w:pPr>
        <w:rPr>
          <w:ins w:id="6110" w:author="Windows User" w:date="2017-10-05T10:00:00Z"/>
          <w:rtl/>
          <w:rPrChange w:id="6111" w:author="Windows User" w:date="2017-10-05T10:00:00Z">
            <w:rPr>
              <w:ins w:id="6112" w:author="Windows User" w:date="2017-10-05T10:00:00Z"/>
              <w:rFonts w:ascii="Arial" w:hAnsi="Arial"/>
              <w:rtl/>
            </w:rPr>
          </w:rPrChange>
        </w:rPr>
        <w:pPrChange w:id="6113" w:author="Windows User" w:date="2017-10-14T03:20:00Z">
          <w:pPr>
            <w:pStyle w:val="Heading2"/>
          </w:pPr>
        </w:pPrChange>
      </w:pPr>
      <w:ins w:id="6114" w:author="Windows User" w:date="2017-10-05T10:56:00Z">
        <w:del w:id="6115" w:author="Mahmoud" w:date="2017-10-07T21:56:00Z">
          <w:r w:rsidRPr="00E2341D" w:rsidDel="00765B42">
            <w:rPr>
              <w:noProof/>
              <w:lang w:bidi="ar-SA"/>
            </w:rPr>
            <w:drawing>
              <wp:inline distT="0" distB="0" distL="0" distR="0" wp14:anchorId="1E895FF5" wp14:editId="1D6495B9">
                <wp:extent cx="5349572" cy="3118298"/>
                <wp:effectExtent l="0" t="0" r="381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382" t="3388" r="1606" b="5548"/>
                        <a:stretch/>
                      </pic:blipFill>
                      <pic:spPr bwMode="auto">
                        <a:xfrm>
                          <a:off x="0" y="0"/>
                          <a:ext cx="5349942" cy="3118513"/>
                        </a:xfrm>
                        <a:prstGeom prst="rect">
                          <a:avLst/>
                        </a:prstGeom>
                        <a:ln>
                          <a:noFill/>
                        </a:ln>
                        <a:extLst>
                          <a:ext uri="{53640926-AAD7-44D8-BBD7-CCE9431645EC}">
                            <a14:shadowObscured xmlns:a14="http://schemas.microsoft.com/office/drawing/2010/main"/>
                          </a:ext>
                        </a:extLst>
                      </pic:spPr>
                    </pic:pic>
                  </a:graphicData>
                </a:graphic>
              </wp:inline>
            </w:drawing>
          </w:r>
        </w:del>
      </w:ins>
    </w:p>
    <w:p w14:paraId="4737550F" w14:textId="2B7BF03C" w:rsidR="007E79B8" w:rsidRPr="00DC3A03" w:rsidDel="00FD07D7" w:rsidRDefault="007E79B8">
      <w:pPr>
        <w:rPr>
          <w:ins w:id="6116" w:author="Windows User" w:date="2017-09-23T01:41:00Z"/>
          <w:del w:id="6117" w:author="Mahmoud" w:date="2017-10-10T11:35:00Z"/>
          <w:rFonts w:ascii="Arial" w:hAnsi="Arial"/>
          <w:rtl/>
          <w:rPrChange w:id="6118" w:author="Windows User" w:date="2017-10-05T10:00:00Z">
            <w:rPr>
              <w:ins w:id="6119" w:author="Windows User" w:date="2017-09-23T01:41:00Z"/>
              <w:del w:id="6120" w:author="Mahmoud" w:date="2017-10-10T11:35:00Z"/>
              <w:rtl/>
            </w:rPr>
          </w:rPrChange>
        </w:rPr>
        <w:pPrChange w:id="6121" w:author="Windows User" w:date="2017-10-05T10:00:00Z">
          <w:pPr>
            <w:pStyle w:val="Heading2"/>
          </w:pPr>
        </w:pPrChange>
      </w:pPr>
    </w:p>
    <w:p w14:paraId="2C82B2D3" w14:textId="7AD9160A" w:rsidR="007821E4" w:rsidRPr="00640194" w:rsidRDefault="00640194" w:rsidP="007916DF">
      <w:pPr>
        <w:pStyle w:val="Heading2"/>
        <w:rPr>
          <w:ins w:id="6122" w:author="Windows User" w:date="2017-10-03T23:12:00Z"/>
          <w:szCs w:val="32"/>
          <w:rtl/>
          <w:rPrChange w:id="6123" w:author="Windows User" w:date="2017-10-03T23:13:00Z">
            <w:rPr>
              <w:ins w:id="6124" w:author="Windows User" w:date="2017-10-03T23:12:00Z"/>
              <w:rtl/>
            </w:rPr>
          </w:rPrChange>
        </w:rPr>
      </w:pPr>
      <w:bookmarkStart w:id="6125" w:name="_Toc495715044"/>
      <w:ins w:id="6126" w:author="Windows User" w:date="2017-10-03T23:13:00Z">
        <w:r w:rsidRPr="00640194">
          <w:rPr>
            <w:szCs w:val="32"/>
            <w:rtl/>
            <w:rPrChange w:id="6127" w:author="Windows User" w:date="2017-10-03T23:13:00Z">
              <w:rPr>
                <w:szCs w:val="28"/>
                <w:rtl/>
              </w:rPr>
            </w:rPrChange>
          </w:rPr>
          <w:t>4-4-</w:t>
        </w:r>
      </w:ins>
      <w:ins w:id="6128" w:author="Windows User" w:date="2017-09-23T01:41:00Z">
        <w:r w:rsidR="007821E4" w:rsidRPr="00640194">
          <w:rPr>
            <w:szCs w:val="32"/>
            <w:rtl/>
            <w:rPrChange w:id="6129" w:author="Windows User" w:date="2017-10-03T23:13:00Z">
              <w:rPr>
                <w:szCs w:val="28"/>
                <w:rtl/>
              </w:rPr>
            </w:rPrChange>
          </w:rPr>
          <w:t xml:space="preserve">ابزار </w:t>
        </w:r>
        <w:r w:rsidR="007821E4" w:rsidRPr="00640194">
          <w:t>SIG-Droid</w:t>
        </w:r>
      </w:ins>
      <w:bookmarkEnd w:id="6125"/>
    </w:p>
    <w:p w14:paraId="50209243" w14:textId="6759955B" w:rsidR="00640194" w:rsidRPr="007916DF" w:rsidRDefault="00640194">
      <w:pPr>
        <w:pStyle w:val="Heading3"/>
        <w:rPr>
          <w:ins w:id="6130" w:author="Windows User" w:date="2017-09-23T01:49:00Z"/>
          <w:rtl/>
        </w:rPr>
        <w:pPrChange w:id="6131" w:author="Windows User" w:date="2017-10-03T23:13:00Z">
          <w:pPr>
            <w:pStyle w:val="Heading2"/>
          </w:pPr>
        </w:pPrChange>
      </w:pPr>
      <w:bookmarkStart w:id="6132" w:name="_Toc495715045"/>
      <w:ins w:id="6133" w:author="Windows User" w:date="2017-10-03T23:13:00Z">
        <w:r>
          <w:rPr>
            <w:rFonts w:hint="cs"/>
            <w:rtl/>
          </w:rPr>
          <w:t>4-4-1-</w:t>
        </w:r>
      </w:ins>
      <w:ins w:id="6134" w:author="Windows User" w:date="2017-10-03T23:12:00Z">
        <w:r>
          <w:rPr>
            <w:rFonts w:hint="cs"/>
            <w:rtl/>
          </w:rPr>
          <w:t>مقدمه</w:t>
        </w:r>
      </w:ins>
      <w:bookmarkEnd w:id="6132"/>
    </w:p>
    <w:p w14:paraId="11CACE01" w14:textId="3F01EC87" w:rsidR="00F11789" w:rsidRDefault="00F11789" w:rsidP="007916DF">
      <w:pPr>
        <w:rPr>
          <w:ins w:id="6135" w:author="Windows User" w:date="2017-09-23T01:49:00Z"/>
          <w:rtl/>
        </w:rPr>
      </w:pPr>
      <w:ins w:id="6136" w:author="Windows User" w:date="2017-10-03T23:46:00Z">
        <w:del w:id="6137" w:author="Mahmoud" w:date="2017-10-08T15:00:00Z">
          <w:r w:rsidDel="00770477">
            <w:rPr>
              <w:noProof/>
              <w:lang w:bidi="ar-SA"/>
            </w:rPr>
            <mc:AlternateContent>
              <mc:Choice Requires="wps">
                <w:drawing>
                  <wp:anchor distT="0" distB="0" distL="114300" distR="114300" simplePos="0" relativeHeight="251660800" behindDoc="0" locked="0" layoutInCell="1" allowOverlap="1" wp14:anchorId="2AC4DF13" wp14:editId="36D09E9E">
                    <wp:simplePos x="0" y="0"/>
                    <wp:positionH relativeFrom="column">
                      <wp:posOffset>991235</wp:posOffset>
                    </wp:positionH>
                    <wp:positionV relativeFrom="paragraph">
                      <wp:posOffset>2089785</wp:posOffset>
                    </wp:positionV>
                    <wp:extent cx="39624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14:paraId="22A2A11F" w14:textId="38BBD97C" w:rsidR="00AE34A0" w:rsidRPr="007916DF" w:rsidRDefault="00AE34A0">
                                <w:pPr>
                                  <w:pStyle w:val="Caption"/>
                                  <w:bidi/>
                                  <w:jc w:val="center"/>
                                  <w:rPr>
                                    <w:noProof/>
                                  </w:rPr>
                                  <w:pPrChange w:id="6138" w:author="Windows User" w:date="2017-10-03T23:47:00Z">
                                    <w:pPr/>
                                  </w:pPrChange>
                                </w:pPr>
                                <w:bookmarkStart w:id="6139" w:name="_Toc495237223"/>
                                <w:ins w:id="6140" w:author="Windows User" w:date="2017-10-03T23:46:00Z">
                                  <w:r w:rsidRPr="00F11789">
                                    <w:rPr>
                                      <w:rFonts w:cs="B Nazanin"/>
                                      <w:rtl/>
                                      <w:rPrChange w:id="6141" w:author="Windows User" w:date="2017-10-03T23:47:00Z">
                                        <w:rPr>
                                          <w:b/>
                                          <w:bCs/>
                                          <w:rtl/>
                                        </w:rPr>
                                      </w:rPrChange>
                                    </w:rPr>
                                    <w:t xml:space="preserve">شکل </w:t>
                                  </w:r>
                                  <w:r w:rsidRPr="00F11789">
                                    <w:rPr>
                                      <w:rFonts w:cs="B Nazanin"/>
                                      <w:rtl/>
                                      <w:rPrChange w:id="6142" w:author="Windows User" w:date="2017-10-03T23:47:00Z">
                                        <w:rPr>
                                          <w:b/>
                                          <w:bCs/>
                                          <w:rtl/>
                                        </w:rPr>
                                      </w:rPrChange>
                                    </w:rPr>
                                    <w:fldChar w:fldCharType="begin"/>
                                  </w:r>
                                  <w:r w:rsidRPr="00F11789">
                                    <w:rPr>
                                      <w:rFonts w:cs="B Nazanin"/>
                                      <w:rtl/>
                                      <w:rPrChange w:id="6143" w:author="Windows User" w:date="2017-10-03T23:47:00Z">
                                        <w:rPr>
                                          <w:b/>
                                          <w:bCs/>
                                          <w:rtl/>
                                        </w:rPr>
                                      </w:rPrChange>
                                    </w:rPr>
                                    <w:instrText xml:space="preserve"> </w:instrText>
                                  </w:r>
                                  <w:r w:rsidRPr="00F11789">
                                    <w:rPr>
                                      <w:rFonts w:cs="B Nazanin"/>
                                      <w:rPrChange w:id="6144" w:author="Windows User" w:date="2017-10-03T23:47:00Z">
                                        <w:rPr>
                                          <w:b/>
                                          <w:bCs/>
                                        </w:rPr>
                                      </w:rPrChange>
                                    </w:rPr>
                                    <w:instrText>SEQ</w:instrText>
                                  </w:r>
                                  <w:r w:rsidRPr="00F11789">
                                    <w:rPr>
                                      <w:rFonts w:cs="B Nazanin"/>
                                      <w:rtl/>
                                      <w:rPrChange w:id="6145" w:author="Windows User" w:date="2017-10-03T23:47:00Z">
                                        <w:rPr>
                                          <w:b/>
                                          <w:bCs/>
                                          <w:rtl/>
                                        </w:rPr>
                                      </w:rPrChange>
                                    </w:rPr>
                                    <w:instrText xml:space="preserve"> شکل \* </w:instrText>
                                  </w:r>
                                  <w:r w:rsidRPr="00F11789">
                                    <w:rPr>
                                      <w:rFonts w:cs="B Nazanin"/>
                                      <w:rPrChange w:id="6146" w:author="Windows User" w:date="2017-10-03T23:47:00Z">
                                        <w:rPr>
                                          <w:b/>
                                          <w:bCs/>
                                        </w:rPr>
                                      </w:rPrChange>
                                    </w:rPr>
                                    <w:instrText>ARABIC</w:instrText>
                                  </w:r>
                                  <w:r w:rsidRPr="00F11789">
                                    <w:rPr>
                                      <w:rFonts w:cs="B Nazanin"/>
                                      <w:rtl/>
                                      <w:rPrChange w:id="6147" w:author="Windows User" w:date="2017-10-03T23:47:00Z">
                                        <w:rPr>
                                          <w:b/>
                                          <w:bCs/>
                                          <w:rtl/>
                                        </w:rPr>
                                      </w:rPrChange>
                                    </w:rPr>
                                    <w:instrText xml:space="preserve"> </w:instrText>
                                  </w:r>
                                </w:ins>
                                <w:r w:rsidRPr="00F11789">
                                  <w:rPr>
                                    <w:rFonts w:cs="B Nazanin"/>
                                    <w:rtl/>
                                    <w:rPrChange w:id="6148" w:author="Windows User" w:date="2017-10-03T23:47:00Z">
                                      <w:rPr>
                                        <w:b/>
                                        <w:bCs/>
                                        <w:rtl/>
                                      </w:rPr>
                                    </w:rPrChange>
                                  </w:rPr>
                                  <w:fldChar w:fldCharType="separate"/>
                                </w:r>
                                <w:ins w:id="6149" w:author="Windows User" w:date="2017-10-14T03:40:00Z">
                                  <w:r>
                                    <w:rPr>
                                      <w:rFonts w:cs="B Nazanin"/>
                                      <w:noProof/>
                                      <w:rtl/>
                                    </w:rPr>
                                    <w:t>21</w:t>
                                  </w:r>
                                </w:ins>
                                <w:ins w:id="6150" w:author="Windows User" w:date="2017-10-03T23:46:00Z">
                                  <w:r w:rsidRPr="00F11789">
                                    <w:rPr>
                                      <w:rFonts w:cs="B Nazanin"/>
                                      <w:rtl/>
                                      <w:rPrChange w:id="6151" w:author="Windows User" w:date="2017-10-03T23:47:00Z">
                                        <w:rPr>
                                          <w:b/>
                                          <w:bCs/>
                                          <w:rtl/>
                                        </w:rPr>
                                      </w:rPrChange>
                                    </w:rPr>
                                    <w:fldChar w:fldCharType="end"/>
                                  </w:r>
                                  <w:r w:rsidRPr="00F11789">
                                    <w:rPr>
                                      <w:rFonts w:cs="B Nazanin"/>
                                      <w:rtl/>
                                      <w:rPrChange w:id="6152" w:author="Windows User" w:date="2017-10-03T23:47:00Z">
                                        <w:rPr>
                                          <w:b/>
                                          <w:bCs/>
                                          <w:rtl/>
                                        </w:rPr>
                                      </w:rPrChange>
                                    </w:rPr>
                                    <w:t>- معمار</w:t>
                                  </w:r>
                                  <w:r w:rsidRPr="00F11789">
                                    <w:rPr>
                                      <w:rFonts w:cs="B Nazanin" w:hint="cs"/>
                                      <w:rtl/>
                                      <w:rPrChange w:id="6153" w:author="Windows User" w:date="2017-10-03T23:47:00Z">
                                        <w:rPr>
                                          <w:rFonts w:cs="Arial" w:hint="cs"/>
                                          <w:b/>
                                          <w:bCs/>
                                          <w:szCs w:val="26"/>
                                          <w:rtl/>
                                        </w:rPr>
                                      </w:rPrChange>
                                    </w:rPr>
                                    <w:t>ی</w:t>
                                  </w:r>
                                  <w:r w:rsidRPr="00F11789">
                                    <w:rPr>
                                      <w:rFonts w:cs="B Nazanin"/>
                                      <w:rtl/>
                                      <w:rPrChange w:id="6154" w:author="Windows User" w:date="2017-10-03T23:47:00Z">
                                        <w:rPr>
                                          <w:rFonts w:cs="Arial"/>
                                          <w:b/>
                                          <w:bCs/>
                                          <w:szCs w:val="26"/>
                                          <w:rtl/>
                                        </w:rPr>
                                      </w:rPrChange>
                                    </w:rPr>
                                    <w:t xml:space="preserve"> کل</w:t>
                                  </w:r>
                                  <w:r w:rsidRPr="00F11789">
                                    <w:rPr>
                                      <w:rFonts w:cs="B Nazanin" w:hint="cs"/>
                                      <w:rtl/>
                                      <w:rPrChange w:id="6155" w:author="Windows User" w:date="2017-10-03T23:47:00Z">
                                        <w:rPr>
                                          <w:rFonts w:cs="Arial" w:hint="cs"/>
                                          <w:b/>
                                          <w:bCs/>
                                          <w:szCs w:val="26"/>
                                          <w:rtl/>
                                        </w:rPr>
                                      </w:rPrChange>
                                    </w:rPr>
                                    <w:t>ی</w:t>
                                  </w:r>
                                  <w:r w:rsidRPr="00F11789">
                                    <w:rPr>
                                      <w:rFonts w:cs="B Nazanin"/>
                                      <w:rtl/>
                                      <w:rPrChange w:id="6156" w:author="Windows User" w:date="2017-10-03T23:47:00Z">
                                        <w:rPr>
                                          <w:rFonts w:cs="Arial"/>
                                          <w:b/>
                                          <w:bCs/>
                                          <w:szCs w:val="26"/>
                                          <w:rtl/>
                                        </w:rPr>
                                      </w:rPrChange>
                                    </w:rPr>
                                    <w:t xml:space="preserve"> ابزار</w:t>
                                  </w:r>
                                </w:ins>
                                <w:ins w:id="6157" w:author="Windows User" w:date="2017-10-03T23:47:00Z">
                                  <w:r>
                                    <w:rPr>
                                      <w:rFonts w:cs="B Nazanin" w:hint="cs"/>
                                      <w:rtl/>
                                    </w:rPr>
                                    <w:t xml:space="preserve"> </w:t>
                                  </w:r>
                                  <w:r>
                                    <w:rPr>
                                      <w:rFonts w:cs="B Nazanin"/>
                                    </w:rPr>
                                    <w:t>Sig-Droid</w:t>
                                  </w:r>
                                </w:ins>
                                <w:bookmarkEnd w:id="6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4DF13" id="Text Box 42" o:spid="_x0000_s1053" type="#_x0000_t202" style="position:absolute;left:0;text-align:left;margin-left:78.05pt;margin-top:164.55pt;width:31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rNQIAAHUEAAAOAAAAZHJzL2Uyb0RvYy54bWysVFFv2jAQfp+0/2D5fQRoh9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" stroked="f">
                    <v:textbox style="mso-fit-shape-to-text:t" inset="0,0,0,0">
                      <w:txbxContent>
                        <w:p w14:paraId="22A2A11F" w14:textId="38BBD97C" w:rsidR="00AE34A0" w:rsidRPr="007916DF" w:rsidRDefault="00AE34A0">
                          <w:pPr>
                            <w:pStyle w:val="Caption"/>
                            <w:bidi/>
                            <w:jc w:val="center"/>
                            <w:rPr>
                              <w:noProof/>
                            </w:rPr>
                            <w:pPrChange w:id="6158" w:author="Windows User" w:date="2017-10-03T23:47:00Z">
                              <w:pPr/>
                            </w:pPrChange>
                          </w:pPr>
                          <w:bookmarkStart w:id="6159" w:name="_Toc495237223"/>
                          <w:ins w:id="6160" w:author="Windows User" w:date="2017-10-03T23:46:00Z">
                            <w:r w:rsidRPr="00F11789">
                              <w:rPr>
                                <w:rFonts w:cs="B Nazanin"/>
                                <w:rtl/>
                                <w:rPrChange w:id="6161" w:author="Windows User" w:date="2017-10-03T23:47:00Z">
                                  <w:rPr>
                                    <w:b/>
                                    <w:bCs/>
                                    <w:rtl/>
                                  </w:rPr>
                                </w:rPrChange>
                              </w:rPr>
                              <w:t xml:space="preserve">شکل </w:t>
                            </w:r>
                            <w:r w:rsidRPr="00F11789">
                              <w:rPr>
                                <w:rFonts w:cs="B Nazanin"/>
                                <w:rtl/>
                                <w:rPrChange w:id="6162" w:author="Windows User" w:date="2017-10-03T23:47:00Z">
                                  <w:rPr>
                                    <w:b/>
                                    <w:bCs/>
                                    <w:rtl/>
                                  </w:rPr>
                                </w:rPrChange>
                              </w:rPr>
                              <w:fldChar w:fldCharType="begin"/>
                            </w:r>
                            <w:r w:rsidRPr="00F11789">
                              <w:rPr>
                                <w:rFonts w:cs="B Nazanin"/>
                                <w:rtl/>
                                <w:rPrChange w:id="6163" w:author="Windows User" w:date="2017-10-03T23:47:00Z">
                                  <w:rPr>
                                    <w:b/>
                                    <w:bCs/>
                                    <w:rtl/>
                                  </w:rPr>
                                </w:rPrChange>
                              </w:rPr>
                              <w:instrText xml:space="preserve"> </w:instrText>
                            </w:r>
                            <w:r w:rsidRPr="00F11789">
                              <w:rPr>
                                <w:rFonts w:cs="B Nazanin"/>
                                <w:rPrChange w:id="6164" w:author="Windows User" w:date="2017-10-03T23:47:00Z">
                                  <w:rPr>
                                    <w:b/>
                                    <w:bCs/>
                                  </w:rPr>
                                </w:rPrChange>
                              </w:rPr>
                              <w:instrText>SEQ</w:instrText>
                            </w:r>
                            <w:r w:rsidRPr="00F11789">
                              <w:rPr>
                                <w:rFonts w:cs="B Nazanin"/>
                                <w:rtl/>
                                <w:rPrChange w:id="6165" w:author="Windows User" w:date="2017-10-03T23:47:00Z">
                                  <w:rPr>
                                    <w:b/>
                                    <w:bCs/>
                                    <w:rtl/>
                                  </w:rPr>
                                </w:rPrChange>
                              </w:rPr>
                              <w:instrText xml:space="preserve"> شکل \* </w:instrText>
                            </w:r>
                            <w:r w:rsidRPr="00F11789">
                              <w:rPr>
                                <w:rFonts w:cs="B Nazanin"/>
                                <w:rPrChange w:id="6166" w:author="Windows User" w:date="2017-10-03T23:47:00Z">
                                  <w:rPr>
                                    <w:b/>
                                    <w:bCs/>
                                  </w:rPr>
                                </w:rPrChange>
                              </w:rPr>
                              <w:instrText>ARABIC</w:instrText>
                            </w:r>
                            <w:r w:rsidRPr="00F11789">
                              <w:rPr>
                                <w:rFonts w:cs="B Nazanin"/>
                                <w:rtl/>
                                <w:rPrChange w:id="6167" w:author="Windows User" w:date="2017-10-03T23:47:00Z">
                                  <w:rPr>
                                    <w:b/>
                                    <w:bCs/>
                                    <w:rtl/>
                                  </w:rPr>
                                </w:rPrChange>
                              </w:rPr>
                              <w:instrText xml:space="preserve"> </w:instrText>
                            </w:r>
                          </w:ins>
                          <w:r w:rsidRPr="00F11789">
                            <w:rPr>
                              <w:rFonts w:cs="B Nazanin"/>
                              <w:rtl/>
                              <w:rPrChange w:id="6168" w:author="Windows User" w:date="2017-10-03T23:47:00Z">
                                <w:rPr>
                                  <w:b/>
                                  <w:bCs/>
                                  <w:rtl/>
                                </w:rPr>
                              </w:rPrChange>
                            </w:rPr>
                            <w:fldChar w:fldCharType="separate"/>
                          </w:r>
                          <w:ins w:id="6169" w:author="Windows User" w:date="2017-10-14T03:40:00Z">
                            <w:r>
                              <w:rPr>
                                <w:rFonts w:cs="B Nazanin"/>
                                <w:noProof/>
                                <w:rtl/>
                              </w:rPr>
                              <w:t>21</w:t>
                            </w:r>
                          </w:ins>
                          <w:ins w:id="6170" w:author="Windows User" w:date="2017-10-03T23:46:00Z">
                            <w:r w:rsidRPr="00F11789">
                              <w:rPr>
                                <w:rFonts w:cs="B Nazanin"/>
                                <w:rtl/>
                                <w:rPrChange w:id="6171" w:author="Windows User" w:date="2017-10-03T23:47:00Z">
                                  <w:rPr>
                                    <w:b/>
                                    <w:bCs/>
                                    <w:rtl/>
                                  </w:rPr>
                                </w:rPrChange>
                              </w:rPr>
                              <w:fldChar w:fldCharType="end"/>
                            </w:r>
                            <w:r w:rsidRPr="00F11789">
                              <w:rPr>
                                <w:rFonts w:cs="B Nazanin"/>
                                <w:rtl/>
                                <w:rPrChange w:id="6172" w:author="Windows User" w:date="2017-10-03T23:47:00Z">
                                  <w:rPr>
                                    <w:b/>
                                    <w:bCs/>
                                    <w:rtl/>
                                  </w:rPr>
                                </w:rPrChange>
                              </w:rPr>
                              <w:t>- معمار</w:t>
                            </w:r>
                            <w:r w:rsidRPr="00F11789">
                              <w:rPr>
                                <w:rFonts w:cs="B Nazanin" w:hint="cs"/>
                                <w:rtl/>
                                <w:rPrChange w:id="6173" w:author="Windows User" w:date="2017-10-03T23:47:00Z">
                                  <w:rPr>
                                    <w:rFonts w:cs="Arial" w:hint="cs"/>
                                    <w:b/>
                                    <w:bCs/>
                                    <w:szCs w:val="26"/>
                                    <w:rtl/>
                                  </w:rPr>
                                </w:rPrChange>
                              </w:rPr>
                              <w:t>ی</w:t>
                            </w:r>
                            <w:r w:rsidRPr="00F11789">
                              <w:rPr>
                                <w:rFonts w:cs="B Nazanin"/>
                                <w:rtl/>
                                <w:rPrChange w:id="6174" w:author="Windows User" w:date="2017-10-03T23:47:00Z">
                                  <w:rPr>
                                    <w:rFonts w:cs="Arial"/>
                                    <w:b/>
                                    <w:bCs/>
                                    <w:szCs w:val="26"/>
                                    <w:rtl/>
                                  </w:rPr>
                                </w:rPrChange>
                              </w:rPr>
                              <w:t xml:space="preserve"> کل</w:t>
                            </w:r>
                            <w:r w:rsidRPr="00F11789">
                              <w:rPr>
                                <w:rFonts w:cs="B Nazanin" w:hint="cs"/>
                                <w:rtl/>
                                <w:rPrChange w:id="6175" w:author="Windows User" w:date="2017-10-03T23:47:00Z">
                                  <w:rPr>
                                    <w:rFonts w:cs="Arial" w:hint="cs"/>
                                    <w:b/>
                                    <w:bCs/>
                                    <w:szCs w:val="26"/>
                                    <w:rtl/>
                                  </w:rPr>
                                </w:rPrChange>
                              </w:rPr>
                              <w:t>ی</w:t>
                            </w:r>
                            <w:r w:rsidRPr="00F11789">
                              <w:rPr>
                                <w:rFonts w:cs="B Nazanin"/>
                                <w:rtl/>
                                <w:rPrChange w:id="6176" w:author="Windows User" w:date="2017-10-03T23:47:00Z">
                                  <w:rPr>
                                    <w:rFonts w:cs="Arial"/>
                                    <w:b/>
                                    <w:bCs/>
                                    <w:szCs w:val="26"/>
                                    <w:rtl/>
                                  </w:rPr>
                                </w:rPrChange>
                              </w:rPr>
                              <w:t xml:space="preserve"> ابزار</w:t>
                            </w:r>
                          </w:ins>
                          <w:ins w:id="6177" w:author="Windows User" w:date="2017-10-03T23:47:00Z">
                            <w:r>
                              <w:rPr>
                                <w:rFonts w:cs="B Nazanin" w:hint="cs"/>
                                <w:rtl/>
                              </w:rPr>
                              <w:t xml:space="preserve"> </w:t>
                            </w:r>
                            <w:r>
                              <w:rPr>
                                <w:rFonts w:cs="B Nazanin"/>
                              </w:rPr>
                              <w:t>Sig-Droid</w:t>
                            </w:r>
                          </w:ins>
                          <w:bookmarkEnd w:id="6159"/>
                        </w:p>
                      </w:txbxContent>
                    </v:textbox>
                    <w10:wrap type="topAndBottom"/>
                  </v:shape>
                </w:pict>
              </mc:Fallback>
            </mc:AlternateContent>
          </w:r>
        </w:del>
      </w:ins>
      <w:ins w:id="6178" w:author="Windows User" w:date="2017-09-23T01:49:00Z">
        <w:r w:rsidR="007C7B38">
          <w:rPr>
            <w:rFonts w:hint="cs"/>
            <w:rtl/>
          </w:rPr>
          <w:t xml:space="preserve">همان طور که در شکل </w:t>
        </w:r>
      </w:ins>
      <w:ins w:id="6179" w:author="Windows User" w:date="2017-10-03T23:43:00Z">
        <w:r w:rsidR="00E6279A">
          <w:rPr>
            <w:rFonts w:hint="cs"/>
            <w:rtl/>
          </w:rPr>
          <w:t>19</w:t>
        </w:r>
      </w:ins>
      <w:ins w:id="6180" w:author="Windows User" w:date="2017-09-23T01:49:00Z">
        <w:r w:rsidR="007C7B38">
          <w:rPr>
            <w:rFonts w:hint="cs"/>
            <w:rtl/>
          </w:rPr>
          <w:t xml:space="preserve"> دیده می‌شود، </w:t>
        </w:r>
        <w:r w:rsidR="007C7B38">
          <w:t>SIG-Droid</w:t>
        </w:r>
        <w:r w:rsidR="00E6279A">
          <w:rPr>
            <w:rFonts w:hint="cs"/>
            <w:rtl/>
          </w:rPr>
          <w:t xml:space="preserve"> </w:t>
        </w:r>
      </w:ins>
      <w:ins w:id="6181" w:author="Windows User" w:date="2017-10-14T02:29:00Z">
        <w:r w:rsidR="0006674B">
          <w:t xml:space="preserve"> [10]</w:t>
        </w:r>
      </w:ins>
      <w:ins w:id="6182" w:author="Windows User" w:date="2017-09-23T01:49:00Z">
        <w:r w:rsidR="00E6279A">
          <w:rPr>
            <w:rFonts w:hint="cs"/>
            <w:rtl/>
          </w:rPr>
          <w:t>از سه قسمت اصلی تشکیل شده است</w:t>
        </w:r>
      </w:ins>
      <w:ins w:id="6183" w:author="Windows User" w:date="2017-10-03T23:43:00Z">
        <w:r w:rsidR="00E6279A">
          <w:rPr>
            <w:rFonts w:hint="cs"/>
            <w:rtl/>
          </w:rPr>
          <w:t>:</w:t>
        </w:r>
      </w:ins>
    </w:p>
    <w:p w14:paraId="3696C117" w14:textId="5EB7CBCC" w:rsidR="00C662BE" w:rsidRDefault="007C7B38" w:rsidP="007916DF">
      <w:pPr>
        <w:pStyle w:val="ListParagraph"/>
        <w:numPr>
          <w:ilvl w:val="0"/>
          <w:numId w:val="75"/>
        </w:numPr>
        <w:spacing w:after="160" w:line="259" w:lineRule="auto"/>
        <w:rPr>
          <w:ins w:id="6184" w:author="Windows User" w:date="2017-10-03T23:45:00Z"/>
        </w:rPr>
      </w:pPr>
      <w:ins w:id="6185" w:author="Windows User" w:date="2017-09-23T01:49:00Z">
        <w:r>
          <w:t>Behavior Model</w:t>
        </w:r>
        <w:r>
          <w:rPr>
            <w:rFonts w:hint="cs"/>
            <w:rtl/>
          </w:rPr>
          <w:t xml:space="preserve">: در </w:t>
        </w:r>
      </w:ins>
      <w:ins w:id="6186" w:author="Windows User" w:date="2017-10-03T23:47:00Z">
        <w:r w:rsidR="00DD744D">
          <w:rPr>
            <w:rFonts w:hint="cs"/>
            <w:rtl/>
          </w:rPr>
          <w:t xml:space="preserve">این </w:t>
        </w:r>
      </w:ins>
      <w:ins w:id="6187" w:author="Windows User" w:date="2017-09-23T01:49:00Z">
        <w:r>
          <w:rPr>
            <w:rFonts w:hint="cs"/>
            <w:rtl/>
          </w:rPr>
          <w:t xml:space="preserve">قسمت از ابزار موردکاربردهای برنامه و رشته‌ای از رخدادهای مرتبط با هر یک استخراج می‌شود. برای این کار با استفاده از ابزار </w:t>
        </w:r>
        <w:r>
          <w:t>MoDisco</w:t>
        </w:r>
        <w:r>
          <w:rPr>
            <w:rFonts w:hint="cs"/>
            <w:rtl/>
          </w:rPr>
          <w:t xml:space="preserve">که ابزار استخراج گراف فراخوانی برنامه جاوا </w:t>
        </w:r>
      </w:ins>
      <w:ins w:id="6188" w:author="Windows User" w:date="2017-10-03T23:44:00Z">
        <w:r w:rsidR="00C662BE">
          <w:rPr>
            <w:rFonts w:hint="cs"/>
            <w:rtl/>
          </w:rPr>
          <w:t>است،</w:t>
        </w:r>
      </w:ins>
      <w:ins w:id="6189" w:author="Windows User" w:date="2017-09-23T01:49:00Z">
        <w:r>
          <w:rPr>
            <w:rFonts w:hint="cs"/>
            <w:rtl/>
          </w:rPr>
          <w:t>گراف فراخوانی توابع استخراج می</w:t>
        </w:r>
      </w:ins>
      <w:ins w:id="6190" w:author="Windows User" w:date="2017-10-03T23:44:00Z">
        <w:r w:rsidR="00C662BE">
          <w:rPr>
            <w:rFonts w:hint="cs"/>
            <w:rtl/>
          </w:rPr>
          <w:t>گرد</w:t>
        </w:r>
      </w:ins>
      <w:ins w:id="6191" w:author="Windows User" w:date="2017-09-23T01:49:00Z">
        <w:r>
          <w:rPr>
            <w:rFonts w:hint="cs"/>
            <w:rtl/>
          </w:rPr>
          <w:t xml:space="preserve">د. </w:t>
        </w:r>
      </w:ins>
      <w:ins w:id="6192" w:author="Windows User" w:date="2017-10-03T23:44:00Z">
        <w:r w:rsidR="00C662BE">
          <w:rPr>
            <w:rFonts w:hint="cs"/>
            <w:rtl/>
          </w:rPr>
          <w:t xml:space="preserve">از آن جا که </w:t>
        </w:r>
      </w:ins>
      <w:ins w:id="6193" w:author="Windows User" w:date="2017-09-23T01:49:00Z">
        <w:r>
          <w:rPr>
            <w:rFonts w:hint="cs"/>
            <w:rtl/>
          </w:rPr>
          <w:t>برنامه های اندرویدی با سیستم عامل د</w:t>
        </w:r>
      </w:ins>
      <w:ins w:id="6194" w:author="Windows User" w:date="2017-10-03T23:44:00Z">
        <w:r w:rsidR="00C662BE">
          <w:rPr>
            <w:rFonts w:hint="cs"/>
            <w:rtl/>
          </w:rPr>
          <w:t xml:space="preserve">ارای </w:t>
        </w:r>
      </w:ins>
      <w:ins w:id="6195" w:author="Windows User" w:date="2017-09-23T01:49:00Z">
        <w:r>
          <w:rPr>
            <w:rFonts w:hint="cs"/>
            <w:rtl/>
          </w:rPr>
          <w:t>تعامل</w:t>
        </w:r>
      </w:ins>
      <w:ins w:id="6196" w:author="Windows User" w:date="2017-10-03T23:44:00Z">
        <w:r w:rsidR="00C662BE">
          <w:rPr>
            <w:rFonts w:hint="cs"/>
            <w:rtl/>
          </w:rPr>
          <w:t>ات بسیاری</w:t>
        </w:r>
      </w:ins>
      <w:ins w:id="6197" w:author="Windows User" w:date="2017-09-23T01:49:00Z">
        <w:r>
          <w:rPr>
            <w:rFonts w:hint="cs"/>
            <w:rtl/>
          </w:rPr>
          <w:t xml:space="preserve"> هستند گراف</w:t>
        </w:r>
      </w:ins>
      <w:ins w:id="6198" w:author="Windows User" w:date="2017-10-03T23:45:00Z">
        <w:r w:rsidR="00C662BE">
          <w:rPr>
            <w:rFonts w:hint="cs"/>
            <w:rtl/>
          </w:rPr>
          <w:t xml:space="preserve"> های</w:t>
        </w:r>
      </w:ins>
      <w:ins w:id="6199" w:author="Windows User" w:date="2017-09-23T01:49:00Z">
        <w:r>
          <w:rPr>
            <w:rFonts w:hint="cs"/>
            <w:rtl/>
          </w:rPr>
          <w:t xml:space="preserve"> استخر</w:t>
        </w:r>
        <w:r w:rsidR="00C662BE">
          <w:rPr>
            <w:rFonts w:hint="cs"/>
            <w:rtl/>
          </w:rPr>
          <w:t>اج شده</w:t>
        </w:r>
      </w:ins>
      <w:ins w:id="6200" w:author="Windows User" w:date="2017-10-03T23:45:00Z">
        <w:r w:rsidR="00C662BE">
          <w:rPr>
            <w:rFonts w:hint="cs"/>
            <w:rtl/>
          </w:rPr>
          <w:t xml:space="preserve"> از آن ها</w:t>
        </w:r>
      </w:ins>
      <w:ins w:id="6201" w:author="Windows User" w:date="2017-09-23T01:49:00Z">
        <w:r w:rsidR="00C662BE">
          <w:rPr>
            <w:rFonts w:hint="cs"/>
            <w:rtl/>
          </w:rPr>
          <w:t xml:space="preserve"> برخلاف </w:t>
        </w:r>
      </w:ins>
      <w:ins w:id="6202" w:author="Windows User" w:date="2017-10-03T23:45:00Z">
        <w:r w:rsidR="00C662BE">
          <w:rPr>
            <w:rFonts w:hint="cs"/>
            <w:rtl/>
          </w:rPr>
          <w:t xml:space="preserve">گراف های برآمده از </w:t>
        </w:r>
      </w:ins>
      <w:ins w:id="6203" w:author="Windows User" w:date="2017-09-23T01:49:00Z">
        <w:r w:rsidR="00C662BE">
          <w:rPr>
            <w:rFonts w:hint="cs"/>
            <w:rtl/>
          </w:rPr>
          <w:t>برنامه های</w:t>
        </w:r>
        <w:r>
          <w:rPr>
            <w:rFonts w:hint="cs"/>
            <w:rtl/>
          </w:rPr>
          <w:t xml:space="preserve"> جاوا</w:t>
        </w:r>
      </w:ins>
      <w:ins w:id="6204" w:author="Windows User" w:date="2017-10-03T23:45:00Z">
        <w:r w:rsidR="00C662BE">
          <w:rPr>
            <w:rFonts w:hint="cs"/>
            <w:rtl/>
          </w:rPr>
          <w:t>،</w:t>
        </w:r>
      </w:ins>
      <w:ins w:id="6205" w:author="Windows User" w:date="2017-09-23T01:49:00Z">
        <w:r>
          <w:rPr>
            <w:rFonts w:hint="cs"/>
            <w:rtl/>
          </w:rPr>
          <w:t xml:space="preserve"> گراف های</w:t>
        </w:r>
      </w:ins>
      <w:ins w:id="6206" w:author="Windows User" w:date="2017-10-03T23:45:00Z">
        <w:r w:rsidR="00C662BE">
          <w:rPr>
            <w:rFonts w:hint="cs"/>
            <w:rtl/>
          </w:rPr>
          <w:t>ی</w:t>
        </w:r>
      </w:ins>
      <w:ins w:id="6207" w:author="Windows User" w:date="2017-09-23T01:49:00Z">
        <w:r>
          <w:rPr>
            <w:rFonts w:hint="cs"/>
            <w:rtl/>
          </w:rPr>
          <w:t xml:space="preserve"> یک پارچه نیستند و از تعدادی زیرگراف تشکیل شده اند.</w:t>
        </w:r>
      </w:ins>
    </w:p>
    <w:p w14:paraId="5B9D0A45" w14:textId="6FE43C8B" w:rsidR="007C7B38" w:rsidRDefault="00DD744D" w:rsidP="003B7B15">
      <w:pPr>
        <w:pStyle w:val="ListParagraph"/>
        <w:numPr>
          <w:ilvl w:val="0"/>
          <w:numId w:val="75"/>
        </w:numPr>
        <w:spacing w:after="160" w:line="259" w:lineRule="auto"/>
        <w:rPr>
          <w:ins w:id="6208" w:author="Windows User" w:date="2017-09-23T01:49:00Z"/>
        </w:rPr>
      </w:pPr>
      <w:ins w:id="6209" w:author="Windows User" w:date="2017-10-03T23:49:00Z">
        <w:r>
          <w:rPr>
            <w:noProof/>
            <w:lang w:bidi="ar-SA"/>
          </w:rPr>
          <mc:AlternateContent>
            <mc:Choice Requires="wps">
              <w:drawing>
                <wp:anchor distT="0" distB="0" distL="114300" distR="114300" simplePos="0" relativeHeight="251659776" behindDoc="0" locked="0" layoutInCell="1" allowOverlap="1" wp14:anchorId="5FFC18AE" wp14:editId="7C61E704">
                  <wp:simplePos x="0" y="0"/>
                  <wp:positionH relativeFrom="column">
                    <wp:posOffset>-135255</wp:posOffset>
                  </wp:positionH>
                  <wp:positionV relativeFrom="paragraph">
                    <wp:posOffset>3320415</wp:posOffset>
                  </wp:positionV>
                  <wp:extent cx="59436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CEF7E0B" w14:textId="3D746CAF" w:rsidR="00AE34A0" w:rsidRPr="007916DF" w:rsidRDefault="00AE34A0">
                              <w:pPr>
                                <w:pStyle w:val="Caption"/>
                                <w:bidi/>
                                <w:jc w:val="center"/>
                                <w:rPr>
                                  <w:noProof/>
                                </w:rPr>
                                <w:pPrChange w:id="6210" w:author="Windows User" w:date="2017-10-03T23:49:00Z">
                                  <w:pPr>
                                    <w:pStyle w:val="ListParagraph"/>
                                    <w:numPr>
                                      <w:numId w:val="75"/>
                                    </w:numPr>
                                    <w:ind w:hanging="360"/>
                                  </w:pPr>
                                </w:pPrChange>
                              </w:pPr>
                              <w:bookmarkStart w:id="6211" w:name="_Toc495237224"/>
                              <w:ins w:id="6212" w:author="Windows User" w:date="2017-10-03T23:49:00Z">
                                <w:r w:rsidRPr="00DD744D">
                                  <w:rPr>
                                    <w:rFonts w:cs="B Nazanin"/>
                                    <w:rtl/>
                                    <w:rPrChange w:id="6213" w:author="Windows User" w:date="2017-10-03T23:49:00Z">
                                      <w:rPr>
                                        <w:b/>
                                        <w:bCs/>
                                        <w:rtl/>
                                      </w:rPr>
                                    </w:rPrChange>
                                  </w:rPr>
                                  <w:t xml:space="preserve">شکل </w:t>
                                </w:r>
                                <w:r w:rsidRPr="00DD744D">
                                  <w:rPr>
                                    <w:rFonts w:cs="B Nazanin"/>
                                    <w:rtl/>
                                    <w:rPrChange w:id="6214" w:author="Windows User" w:date="2017-10-03T23:49:00Z">
                                      <w:rPr>
                                        <w:b/>
                                        <w:bCs/>
                                        <w:rtl/>
                                      </w:rPr>
                                    </w:rPrChange>
                                  </w:rPr>
                                  <w:fldChar w:fldCharType="begin"/>
                                </w:r>
                                <w:r w:rsidRPr="00DD744D">
                                  <w:rPr>
                                    <w:rFonts w:cs="B Nazanin"/>
                                    <w:rtl/>
                                    <w:rPrChange w:id="6215" w:author="Windows User" w:date="2017-10-03T23:49:00Z">
                                      <w:rPr>
                                        <w:b/>
                                        <w:bCs/>
                                        <w:rtl/>
                                      </w:rPr>
                                    </w:rPrChange>
                                  </w:rPr>
                                  <w:instrText xml:space="preserve"> </w:instrText>
                                </w:r>
                                <w:r w:rsidRPr="00DD744D">
                                  <w:rPr>
                                    <w:rFonts w:cs="B Nazanin"/>
                                    <w:rPrChange w:id="6216" w:author="Windows User" w:date="2017-10-03T23:49:00Z">
                                      <w:rPr>
                                        <w:b/>
                                        <w:bCs/>
                                      </w:rPr>
                                    </w:rPrChange>
                                  </w:rPr>
                                  <w:instrText>SEQ</w:instrText>
                                </w:r>
                                <w:r w:rsidRPr="00DD744D">
                                  <w:rPr>
                                    <w:rFonts w:cs="B Nazanin"/>
                                    <w:rtl/>
                                    <w:rPrChange w:id="6217" w:author="Windows User" w:date="2017-10-03T23:49:00Z">
                                      <w:rPr>
                                        <w:b/>
                                        <w:bCs/>
                                        <w:rtl/>
                                      </w:rPr>
                                    </w:rPrChange>
                                  </w:rPr>
                                  <w:instrText xml:space="preserve"> شکل \* </w:instrText>
                                </w:r>
                                <w:r w:rsidRPr="00DD744D">
                                  <w:rPr>
                                    <w:rFonts w:cs="B Nazanin"/>
                                    <w:rPrChange w:id="6218" w:author="Windows User" w:date="2017-10-03T23:49:00Z">
                                      <w:rPr>
                                        <w:b/>
                                        <w:bCs/>
                                      </w:rPr>
                                    </w:rPrChange>
                                  </w:rPr>
                                  <w:instrText>ARABIC</w:instrText>
                                </w:r>
                                <w:r w:rsidRPr="00DD744D">
                                  <w:rPr>
                                    <w:rFonts w:cs="B Nazanin"/>
                                    <w:rtl/>
                                    <w:rPrChange w:id="6219" w:author="Windows User" w:date="2017-10-03T23:49:00Z">
                                      <w:rPr>
                                        <w:b/>
                                        <w:bCs/>
                                        <w:rtl/>
                                      </w:rPr>
                                    </w:rPrChange>
                                  </w:rPr>
                                  <w:instrText xml:space="preserve"> </w:instrText>
                                </w:r>
                              </w:ins>
                              <w:r w:rsidRPr="00DD744D">
                                <w:rPr>
                                  <w:rFonts w:cs="B Nazanin"/>
                                  <w:rtl/>
                                  <w:rPrChange w:id="6220" w:author="Windows User" w:date="2017-10-03T23:49:00Z">
                                    <w:rPr>
                                      <w:b/>
                                      <w:bCs/>
                                      <w:rtl/>
                                    </w:rPr>
                                  </w:rPrChange>
                                </w:rPr>
                                <w:fldChar w:fldCharType="separate"/>
                              </w:r>
                              <w:ins w:id="6221" w:author="Windows User" w:date="2017-10-14T03:40:00Z">
                                <w:r>
                                  <w:rPr>
                                    <w:rFonts w:cs="B Nazanin"/>
                                    <w:noProof/>
                                    <w:rtl/>
                                  </w:rPr>
                                  <w:t>22</w:t>
                                </w:r>
                              </w:ins>
                              <w:ins w:id="6222" w:author="Windows User" w:date="2017-10-03T23:49:00Z">
                                <w:r w:rsidRPr="00DD744D">
                                  <w:rPr>
                                    <w:rFonts w:cs="B Nazanin"/>
                                    <w:rtl/>
                                    <w:rPrChange w:id="6223" w:author="Windows User" w:date="2017-10-03T23:49:00Z">
                                      <w:rPr>
                                        <w:b/>
                                        <w:bCs/>
                                        <w:rtl/>
                                      </w:rPr>
                                    </w:rPrChange>
                                  </w:rPr>
                                  <w:fldChar w:fldCharType="end"/>
                                </w:r>
                                <w:r w:rsidRPr="00DD744D">
                                  <w:rPr>
                                    <w:rFonts w:cs="B Nazanin"/>
                                    <w:rtl/>
                                    <w:rPrChange w:id="6224" w:author="Windows User" w:date="2017-10-03T23:49:00Z">
                                      <w:rPr>
                                        <w:b/>
                                        <w:bCs/>
                                        <w:rtl/>
                                      </w:rPr>
                                    </w:rPrChange>
                                  </w:rPr>
                                  <w:t>- گراف حاصل از دو ز</w:t>
                                </w:r>
                                <w:r w:rsidRPr="00DD744D">
                                  <w:rPr>
                                    <w:rFonts w:cs="B Nazanin" w:hint="cs"/>
                                    <w:rtl/>
                                    <w:rPrChange w:id="6225" w:author="Windows User" w:date="2017-10-03T23:49:00Z">
                                      <w:rPr>
                                        <w:rFonts w:cs="Arial" w:hint="cs"/>
                                        <w:b/>
                                        <w:bCs/>
                                        <w:rtl/>
                                      </w:rPr>
                                    </w:rPrChange>
                                  </w:rPr>
                                  <w:t>یرفراخوانی</w:t>
                                </w:r>
                                <w:r w:rsidRPr="00DD744D">
                                  <w:rPr>
                                    <w:rFonts w:cs="B Nazanin"/>
                                    <w:rtl/>
                                    <w:rPrChange w:id="6226" w:author="Windows User" w:date="2017-10-03T23:49:00Z">
                                      <w:rPr>
                                        <w:rFonts w:cs="Arial"/>
                                        <w:b/>
                                        <w:bCs/>
                                        <w:rtl/>
                                      </w:rPr>
                                    </w:rPrChange>
                                  </w:rPr>
                                  <w:t xml:space="preserve"> </w:t>
                                </w:r>
                                <w:r w:rsidRPr="00DD744D">
                                  <w:rPr>
                                    <w:rFonts w:cs="B Nazanin" w:hint="cs"/>
                                    <w:rtl/>
                                    <w:rPrChange w:id="6227" w:author="Windows User" w:date="2017-10-03T23:49:00Z">
                                      <w:rPr>
                                        <w:rFonts w:cs="Arial" w:hint="cs"/>
                                        <w:b/>
                                        <w:bCs/>
                                        <w:rtl/>
                                      </w:rPr>
                                    </w:rPrChange>
                                  </w:rPr>
                                  <w:t>یک</w:t>
                                </w:r>
                                <w:r w:rsidRPr="00DD744D">
                                  <w:rPr>
                                    <w:rFonts w:cs="B Nazanin"/>
                                    <w:rtl/>
                                    <w:rPrChange w:id="6228" w:author="Windows User" w:date="2017-10-03T23:49:00Z">
                                      <w:rPr>
                                        <w:rFonts w:cs="Arial"/>
                                        <w:b/>
                                        <w:bCs/>
                                        <w:rtl/>
                                      </w:rPr>
                                    </w:rPrChange>
                                  </w:rPr>
                                  <w:t xml:space="preserve"> نرم افزار اندرو</w:t>
                                </w:r>
                                <w:r w:rsidRPr="00DD744D">
                                  <w:rPr>
                                    <w:rFonts w:cs="B Nazanin" w:hint="cs"/>
                                    <w:rtl/>
                                    <w:rPrChange w:id="6229" w:author="Windows User" w:date="2017-10-03T23:49:00Z">
                                      <w:rPr>
                                        <w:rFonts w:cs="Arial" w:hint="cs"/>
                                        <w:b/>
                                        <w:bCs/>
                                        <w:rtl/>
                                      </w:rPr>
                                    </w:rPrChange>
                                  </w:rPr>
                                  <w:t>یدی</w:t>
                                </w:r>
                                <w:r w:rsidRPr="00DD744D">
                                  <w:rPr>
                                    <w:rFonts w:cs="B Nazanin"/>
                                    <w:rtl/>
                                    <w:rPrChange w:id="6230" w:author="Windows User" w:date="2017-10-03T23:49:00Z">
                                      <w:rPr>
                                        <w:rFonts w:cs="Arial"/>
                                        <w:b/>
                                        <w:bCs/>
                                        <w:rtl/>
                                      </w:rPr>
                                    </w:rPrChange>
                                  </w:rPr>
                                  <w:t xml:space="preserve">  بانک</w:t>
                                </w:r>
                                <w:r w:rsidRPr="00DD744D">
                                  <w:rPr>
                                    <w:rFonts w:cs="B Nazanin" w:hint="cs"/>
                                    <w:rtl/>
                                    <w:rPrChange w:id="6231" w:author="Windows User" w:date="2017-10-03T23:49:00Z">
                                      <w:rPr>
                                        <w:rFonts w:cs="Arial" w:hint="cs"/>
                                        <w:b/>
                                        <w:bCs/>
                                        <w:rtl/>
                                      </w:rPr>
                                    </w:rPrChange>
                                  </w:rPr>
                                  <w:t>ی</w:t>
                                </w:r>
                              </w:ins>
                              <w:bookmarkEnd w:id="6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C18AE" id="Text Box 43" o:spid="_x0000_s1054" type="#_x0000_t202" style="position:absolute;left:0;text-align:left;margin-left:-10.65pt;margin-top:261.45pt;width:468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" stroked="f">
                  <v:textbox style="mso-fit-shape-to-text:t" inset="0,0,0,0">
                    <w:txbxContent>
                      <w:p w14:paraId="5CEF7E0B" w14:textId="3D746CAF" w:rsidR="00AE34A0" w:rsidRPr="007916DF" w:rsidRDefault="00AE34A0">
                        <w:pPr>
                          <w:pStyle w:val="Caption"/>
                          <w:bidi/>
                          <w:jc w:val="center"/>
                          <w:rPr>
                            <w:noProof/>
                          </w:rPr>
                          <w:pPrChange w:id="6232" w:author="Windows User" w:date="2017-10-03T23:49:00Z">
                            <w:pPr>
                              <w:pStyle w:val="ListParagraph"/>
                              <w:numPr>
                                <w:numId w:val="75"/>
                              </w:numPr>
                              <w:ind w:hanging="360"/>
                            </w:pPr>
                          </w:pPrChange>
                        </w:pPr>
                        <w:bookmarkStart w:id="6233" w:name="_Toc495237224"/>
                        <w:ins w:id="6234" w:author="Windows User" w:date="2017-10-03T23:49:00Z">
                          <w:r w:rsidRPr="00DD744D">
                            <w:rPr>
                              <w:rFonts w:cs="B Nazanin"/>
                              <w:rtl/>
                              <w:rPrChange w:id="6235" w:author="Windows User" w:date="2017-10-03T23:49:00Z">
                                <w:rPr>
                                  <w:b/>
                                  <w:bCs/>
                                  <w:rtl/>
                                </w:rPr>
                              </w:rPrChange>
                            </w:rPr>
                            <w:t xml:space="preserve">شکل </w:t>
                          </w:r>
                          <w:r w:rsidRPr="00DD744D">
                            <w:rPr>
                              <w:rFonts w:cs="B Nazanin"/>
                              <w:rtl/>
                              <w:rPrChange w:id="6236" w:author="Windows User" w:date="2017-10-03T23:49:00Z">
                                <w:rPr>
                                  <w:b/>
                                  <w:bCs/>
                                  <w:rtl/>
                                </w:rPr>
                              </w:rPrChange>
                            </w:rPr>
                            <w:fldChar w:fldCharType="begin"/>
                          </w:r>
                          <w:r w:rsidRPr="00DD744D">
                            <w:rPr>
                              <w:rFonts w:cs="B Nazanin"/>
                              <w:rtl/>
                              <w:rPrChange w:id="6237" w:author="Windows User" w:date="2017-10-03T23:49:00Z">
                                <w:rPr>
                                  <w:b/>
                                  <w:bCs/>
                                  <w:rtl/>
                                </w:rPr>
                              </w:rPrChange>
                            </w:rPr>
                            <w:instrText xml:space="preserve"> </w:instrText>
                          </w:r>
                          <w:r w:rsidRPr="00DD744D">
                            <w:rPr>
                              <w:rFonts w:cs="B Nazanin"/>
                              <w:rPrChange w:id="6238" w:author="Windows User" w:date="2017-10-03T23:49:00Z">
                                <w:rPr>
                                  <w:b/>
                                  <w:bCs/>
                                </w:rPr>
                              </w:rPrChange>
                            </w:rPr>
                            <w:instrText>SEQ</w:instrText>
                          </w:r>
                          <w:r w:rsidRPr="00DD744D">
                            <w:rPr>
                              <w:rFonts w:cs="B Nazanin"/>
                              <w:rtl/>
                              <w:rPrChange w:id="6239" w:author="Windows User" w:date="2017-10-03T23:49:00Z">
                                <w:rPr>
                                  <w:b/>
                                  <w:bCs/>
                                  <w:rtl/>
                                </w:rPr>
                              </w:rPrChange>
                            </w:rPr>
                            <w:instrText xml:space="preserve"> شکل \* </w:instrText>
                          </w:r>
                          <w:r w:rsidRPr="00DD744D">
                            <w:rPr>
                              <w:rFonts w:cs="B Nazanin"/>
                              <w:rPrChange w:id="6240" w:author="Windows User" w:date="2017-10-03T23:49:00Z">
                                <w:rPr>
                                  <w:b/>
                                  <w:bCs/>
                                </w:rPr>
                              </w:rPrChange>
                            </w:rPr>
                            <w:instrText>ARABIC</w:instrText>
                          </w:r>
                          <w:r w:rsidRPr="00DD744D">
                            <w:rPr>
                              <w:rFonts w:cs="B Nazanin"/>
                              <w:rtl/>
                              <w:rPrChange w:id="6241" w:author="Windows User" w:date="2017-10-03T23:49:00Z">
                                <w:rPr>
                                  <w:b/>
                                  <w:bCs/>
                                  <w:rtl/>
                                </w:rPr>
                              </w:rPrChange>
                            </w:rPr>
                            <w:instrText xml:space="preserve"> </w:instrText>
                          </w:r>
                        </w:ins>
                        <w:r w:rsidRPr="00DD744D">
                          <w:rPr>
                            <w:rFonts w:cs="B Nazanin"/>
                            <w:rtl/>
                            <w:rPrChange w:id="6242" w:author="Windows User" w:date="2017-10-03T23:49:00Z">
                              <w:rPr>
                                <w:b/>
                                <w:bCs/>
                                <w:rtl/>
                              </w:rPr>
                            </w:rPrChange>
                          </w:rPr>
                          <w:fldChar w:fldCharType="separate"/>
                        </w:r>
                        <w:ins w:id="6243" w:author="Windows User" w:date="2017-10-14T03:40:00Z">
                          <w:r>
                            <w:rPr>
                              <w:rFonts w:cs="B Nazanin"/>
                              <w:noProof/>
                              <w:rtl/>
                            </w:rPr>
                            <w:t>22</w:t>
                          </w:r>
                        </w:ins>
                        <w:ins w:id="6244" w:author="Windows User" w:date="2017-10-03T23:49:00Z">
                          <w:r w:rsidRPr="00DD744D">
                            <w:rPr>
                              <w:rFonts w:cs="B Nazanin"/>
                              <w:rtl/>
                              <w:rPrChange w:id="6245" w:author="Windows User" w:date="2017-10-03T23:49:00Z">
                                <w:rPr>
                                  <w:b/>
                                  <w:bCs/>
                                  <w:rtl/>
                                </w:rPr>
                              </w:rPrChange>
                            </w:rPr>
                            <w:fldChar w:fldCharType="end"/>
                          </w:r>
                          <w:r w:rsidRPr="00DD744D">
                            <w:rPr>
                              <w:rFonts w:cs="B Nazanin"/>
                              <w:rtl/>
                              <w:rPrChange w:id="6246" w:author="Windows User" w:date="2017-10-03T23:49:00Z">
                                <w:rPr>
                                  <w:b/>
                                  <w:bCs/>
                                  <w:rtl/>
                                </w:rPr>
                              </w:rPrChange>
                            </w:rPr>
                            <w:t>- گراف حاصل از دو ز</w:t>
                          </w:r>
                          <w:r w:rsidRPr="00DD744D">
                            <w:rPr>
                              <w:rFonts w:cs="B Nazanin" w:hint="cs"/>
                              <w:rtl/>
                              <w:rPrChange w:id="6247" w:author="Windows User" w:date="2017-10-03T23:49:00Z">
                                <w:rPr>
                                  <w:rFonts w:cs="Arial" w:hint="cs"/>
                                  <w:b/>
                                  <w:bCs/>
                                  <w:rtl/>
                                </w:rPr>
                              </w:rPrChange>
                            </w:rPr>
                            <w:t>یرفراخوانی</w:t>
                          </w:r>
                          <w:r w:rsidRPr="00DD744D">
                            <w:rPr>
                              <w:rFonts w:cs="B Nazanin"/>
                              <w:rtl/>
                              <w:rPrChange w:id="6248" w:author="Windows User" w:date="2017-10-03T23:49:00Z">
                                <w:rPr>
                                  <w:rFonts w:cs="Arial"/>
                                  <w:b/>
                                  <w:bCs/>
                                  <w:rtl/>
                                </w:rPr>
                              </w:rPrChange>
                            </w:rPr>
                            <w:t xml:space="preserve"> </w:t>
                          </w:r>
                          <w:r w:rsidRPr="00DD744D">
                            <w:rPr>
                              <w:rFonts w:cs="B Nazanin" w:hint="cs"/>
                              <w:rtl/>
                              <w:rPrChange w:id="6249" w:author="Windows User" w:date="2017-10-03T23:49:00Z">
                                <w:rPr>
                                  <w:rFonts w:cs="Arial" w:hint="cs"/>
                                  <w:b/>
                                  <w:bCs/>
                                  <w:rtl/>
                                </w:rPr>
                              </w:rPrChange>
                            </w:rPr>
                            <w:t>یک</w:t>
                          </w:r>
                          <w:r w:rsidRPr="00DD744D">
                            <w:rPr>
                              <w:rFonts w:cs="B Nazanin"/>
                              <w:rtl/>
                              <w:rPrChange w:id="6250" w:author="Windows User" w:date="2017-10-03T23:49:00Z">
                                <w:rPr>
                                  <w:rFonts w:cs="Arial"/>
                                  <w:b/>
                                  <w:bCs/>
                                  <w:rtl/>
                                </w:rPr>
                              </w:rPrChange>
                            </w:rPr>
                            <w:t xml:space="preserve"> نرم افزار اندرو</w:t>
                          </w:r>
                          <w:r w:rsidRPr="00DD744D">
                            <w:rPr>
                              <w:rFonts w:cs="B Nazanin" w:hint="cs"/>
                              <w:rtl/>
                              <w:rPrChange w:id="6251" w:author="Windows User" w:date="2017-10-03T23:49:00Z">
                                <w:rPr>
                                  <w:rFonts w:cs="Arial" w:hint="cs"/>
                                  <w:b/>
                                  <w:bCs/>
                                  <w:rtl/>
                                </w:rPr>
                              </w:rPrChange>
                            </w:rPr>
                            <w:t>یدی</w:t>
                          </w:r>
                          <w:r w:rsidRPr="00DD744D">
                            <w:rPr>
                              <w:rFonts w:cs="B Nazanin"/>
                              <w:rtl/>
                              <w:rPrChange w:id="6252" w:author="Windows User" w:date="2017-10-03T23:49:00Z">
                                <w:rPr>
                                  <w:rFonts w:cs="Arial"/>
                                  <w:b/>
                                  <w:bCs/>
                                  <w:rtl/>
                                </w:rPr>
                              </w:rPrChange>
                            </w:rPr>
                            <w:t xml:space="preserve">  بانک</w:t>
                          </w:r>
                          <w:r w:rsidRPr="00DD744D">
                            <w:rPr>
                              <w:rFonts w:cs="B Nazanin" w:hint="cs"/>
                              <w:rtl/>
                              <w:rPrChange w:id="6253" w:author="Windows User" w:date="2017-10-03T23:49:00Z">
                                <w:rPr>
                                  <w:rFonts w:cs="Arial" w:hint="cs"/>
                                  <w:b/>
                                  <w:bCs/>
                                  <w:rtl/>
                                </w:rPr>
                              </w:rPrChange>
                            </w:rPr>
                            <w:t>ی</w:t>
                          </w:r>
                        </w:ins>
                        <w:bookmarkEnd w:id="6233"/>
                      </w:p>
                    </w:txbxContent>
                  </v:textbox>
                  <w10:wrap type="topAndBottom"/>
                </v:shape>
              </w:pict>
            </mc:Fallback>
          </mc:AlternateContent>
        </w:r>
      </w:ins>
      <w:ins w:id="6254" w:author="Windows User" w:date="2017-09-23T01:49:00Z">
        <w:r>
          <w:rPr>
            <w:noProof/>
            <w:lang w:bidi="ar-SA"/>
          </w:rPr>
          <w:drawing>
            <wp:anchor distT="0" distB="0" distL="114300" distR="114300" simplePos="0" relativeHeight="251652608" behindDoc="0" locked="0" layoutInCell="1" allowOverlap="1" wp14:anchorId="630FA2AF" wp14:editId="52E87991">
              <wp:simplePos x="0" y="0"/>
              <wp:positionH relativeFrom="margin">
                <wp:posOffset>-135444</wp:posOffset>
              </wp:positionH>
              <wp:positionV relativeFrom="paragraph">
                <wp:posOffset>711286</wp:posOffset>
              </wp:positionV>
              <wp:extent cx="5943600" cy="255206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52065"/>
                      </a:xfrm>
                      <a:prstGeom prst="rect">
                        <a:avLst/>
                      </a:prstGeom>
                    </pic:spPr>
                  </pic:pic>
                </a:graphicData>
              </a:graphic>
            </wp:anchor>
          </w:drawing>
        </w:r>
        <w:r w:rsidR="007C7B38">
          <w:rPr>
            <w:rFonts w:hint="cs"/>
            <w:rtl/>
          </w:rPr>
          <w:t xml:space="preserve"> </w:t>
        </w:r>
        <w:r w:rsidR="007C7B38">
          <w:t>SIG-Droid</w:t>
        </w:r>
        <w:r w:rsidR="007C7B38">
          <w:rPr>
            <w:rFonts w:hint="cs"/>
            <w:rtl/>
          </w:rPr>
          <w:t xml:space="preserve"> با بررسی کد گراف های استخراج شده را به هم وصل کرده و گره های میانی گراف را حذف می کند. نمونه ای از این گراف در </w:t>
        </w:r>
      </w:ins>
      <w:ins w:id="6255" w:author="Windows User" w:date="2017-10-03T23:48:00Z">
        <w:r>
          <w:rPr>
            <w:rFonts w:hint="cs"/>
            <w:rtl/>
          </w:rPr>
          <w:t>شکل 19</w:t>
        </w:r>
      </w:ins>
      <w:ins w:id="6256" w:author="Windows User" w:date="2017-09-23T01:49:00Z">
        <w:r w:rsidR="007C7B38">
          <w:rPr>
            <w:rFonts w:hint="cs"/>
            <w:rtl/>
          </w:rPr>
          <w:t xml:space="preserve"> </w:t>
        </w:r>
        <w:r>
          <w:rPr>
            <w:rFonts w:hint="cs"/>
            <w:rtl/>
          </w:rPr>
          <w:t>آمده است</w:t>
        </w:r>
      </w:ins>
      <w:ins w:id="6257" w:author="Windows User" w:date="2017-10-03T23:49:00Z">
        <w:r>
          <w:rPr>
            <w:rFonts w:hint="cs"/>
            <w:rtl/>
          </w:rPr>
          <w:t>.</w:t>
        </w:r>
      </w:ins>
    </w:p>
    <w:p w14:paraId="75C3B86A" w14:textId="5326C362" w:rsidR="00AB47F2" w:rsidRPr="00AB47F2" w:rsidRDefault="00AB47F2">
      <w:pPr>
        <w:pStyle w:val="ListParagraph"/>
        <w:spacing w:after="160" w:line="259" w:lineRule="auto"/>
        <w:rPr>
          <w:ins w:id="6258" w:author="Windows User" w:date="2017-10-03T23:41:00Z"/>
          <w:szCs w:val="24"/>
          <w:rtl/>
          <w:rPrChange w:id="6259" w:author="Windows User" w:date="2017-10-03T23:41:00Z">
            <w:rPr>
              <w:ins w:id="6260" w:author="Windows User" w:date="2017-10-03T23:41:00Z"/>
              <w:noProof/>
              <w:rtl/>
              <w:lang w:bidi="ar-SA"/>
            </w:rPr>
          </w:rPrChange>
        </w:rPr>
        <w:pPrChange w:id="6261" w:author="Windows User" w:date="2017-10-03T23:42:00Z">
          <w:pPr>
            <w:pStyle w:val="ListParagraph"/>
            <w:numPr>
              <w:numId w:val="75"/>
            </w:numPr>
            <w:spacing w:after="160" w:line="259" w:lineRule="auto"/>
            <w:ind w:hanging="360"/>
          </w:pPr>
        </w:pPrChange>
      </w:pPr>
    </w:p>
    <w:p w14:paraId="329FCDA9" w14:textId="33733DE2" w:rsidR="007C7B38" w:rsidRPr="007D2D1D" w:rsidRDefault="007C7B38" w:rsidP="007916DF">
      <w:pPr>
        <w:pStyle w:val="ListParagraph"/>
        <w:numPr>
          <w:ilvl w:val="0"/>
          <w:numId w:val="75"/>
        </w:numPr>
        <w:spacing w:after="160" w:line="259" w:lineRule="auto"/>
        <w:rPr>
          <w:ins w:id="6262" w:author="Windows User" w:date="2017-09-23T01:49:00Z"/>
          <w:szCs w:val="24"/>
        </w:rPr>
      </w:pPr>
      <w:ins w:id="6263" w:author="Windows User" w:date="2017-09-23T01:49:00Z">
        <w:r>
          <w:t>Interface Model</w:t>
        </w:r>
        <w:r>
          <w:rPr>
            <w:rFonts w:hint="cs"/>
            <w:rtl/>
          </w:rPr>
          <w:t xml:space="preserve">: در اندروید در کنار کلاس ها و کد هایی که به زبان جاوا نوشته می شوند، تعدادی فایل به زبان </w:t>
        </w:r>
        <w:r>
          <w:t>xml</w:t>
        </w:r>
        <w:r>
          <w:rPr>
            <w:rFonts w:hint="cs"/>
            <w:rtl/>
          </w:rPr>
          <w:t xml:space="preserve"> وجود دارند که مشخصات </w:t>
        </w:r>
        <w:r>
          <w:t>Activity</w:t>
        </w:r>
        <w:r>
          <w:rPr>
            <w:rFonts w:hint="cs"/>
            <w:rtl/>
          </w:rPr>
          <w:t xml:space="preserve">ها (فایل </w:t>
        </w:r>
        <w:r>
          <w:t>manifest.xml</w:t>
        </w:r>
        <w:r>
          <w:rPr>
            <w:rFonts w:hint="cs"/>
            <w:rtl/>
          </w:rPr>
          <w:t xml:space="preserve">) و ساختار و چینش اجزای هر </w:t>
        </w:r>
        <w:r>
          <w:t>Activity</w:t>
        </w:r>
        <w:r>
          <w:rPr>
            <w:rFonts w:hint="cs"/>
            <w:rtl/>
          </w:rPr>
          <w:t xml:space="preserve"> در آنها ذخیره می‌شود. با تحلیل ایستای این فایل‌ها، ابزار اطلاعات مربوط به </w:t>
        </w:r>
        <w:r>
          <w:t>UI</w:t>
        </w:r>
        <w:r>
          <w:rPr>
            <w:rFonts w:hint="cs"/>
            <w:rtl/>
          </w:rPr>
          <w:t xml:space="preserve"> و اجزای هر صفحه (</w:t>
        </w:r>
        <w:r w:rsidRPr="007D2D1D">
          <w:t>widget</w:t>
        </w:r>
        <w:r>
          <w:rPr>
            <w:rFonts w:hint="cs"/>
            <w:rtl/>
          </w:rPr>
          <w:t xml:space="preserve">ها) </w:t>
        </w:r>
      </w:ins>
      <w:ins w:id="6264" w:author="Windows User" w:date="2017-10-03T23:50:00Z">
        <w:r w:rsidR="00DD744D">
          <w:rPr>
            <w:rFonts w:hint="cs"/>
            <w:rtl/>
          </w:rPr>
          <w:t>را استخراج می</w:t>
        </w:r>
        <w:r w:rsidR="00DD744D">
          <w:rPr>
            <w:rtl/>
          </w:rPr>
          <w:softHyphen/>
        </w:r>
        <w:r w:rsidR="00DD744D">
          <w:rPr>
            <w:rFonts w:hint="cs"/>
            <w:rtl/>
          </w:rPr>
          <w:t>کند.</w:t>
        </w:r>
      </w:ins>
    </w:p>
    <w:p w14:paraId="37A1A902" w14:textId="6A88E840" w:rsidR="007C7B38" w:rsidRPr="00C664B3" w:rsidRDefault="007C7B38" w:rsidP="007C7B38">
      <w:pPr>
        <w:pStyle w:val="ListParagraph"/>
        <w:numPr>
          <w:ilvl w:val="0"/>
          <w:numId w:val="75"/>
        </w:numPr>
        <w:spacing w:after="160" w:line="259" w:lineRule="auto"/>
        <w:rPr>
          <w:ins w:id="6265" w:author="Windows User" w:date="2017-09-23T01:49:00Z"/>
          <w:szCs w:val="24"/>
        </w:rPr>
      </w:pPr>
      <w:ins w:id="6266" w:author="Windows User" w:date="2017-09-23T01:49:00Z">
        <w:r>
          <w:rPr>
            <w:rFonts w:hint="cs"/>
            <w:rtl/>
          </w:rPr>
          <w:t>اجرای نمادین: همان طور که در ابتدا گفته شد برنامه های اندروید سه تفاوت عمده با برنامه های عادی دارند که در اجرای نمادین باید به آنها توجه شود.</w:t>
        </w:r>
      </w:ins>
    </w:p>
    <w:p w14:paraId="4FDD78AF" w14:textId="652A1227" w:rsidR="007C7B38" w:rsidRPr="0089570E" w:rsidRDefault="007C7B38" w:rsidP="007C7B38">
      <w:pPr>
        <w:pStyle w:val="ListParagraph"/>
        <w:numPr>
          <w:ilvl w:val="1"/>
          <w:numId w:val="75"/>
        </w:numPr>
        <w:spacing w:after="160" w:line="259" w:lineRule="auto"/>
        <w:rPr>
          <w:ins w:id="6267" w:author="Windows User" w:date="2017-09-23T01:49:00Z"/>
          <w:szCs w:val="24"/>
        </w:rPr>
      </w:pPr>
      <w:ins w:id="6268" w:author="Windows User" w:date="2017-09-23T01:49:00Z">
        <w:r>
          <w:rPr>
            <w:rFonts w:hint="cs"/>
            <w:rtl/>
          </w:rPr>
          <w:t xml:space="preserve">برنامه های اندروید به جای </w:t>
        </w:r>
        <w:r>
          <w:t>java byte-code</w:t>
        </w:r>
        <w:r>
          <w:rPr>
            <w:rFonts w:hint="cs"/>
            <w:rtl/>
          </w:rPr>
          <w:t xml:space="preserve"> به </w:t>
        </w:r>
        <w:r>
          <w:t>dalvik byte-code</w:t>
        </w:r>
        <w:r>
          <w:rPr>
            <w:rFonts w:hint="cs"/>
            <w:rtl/>
          </w:rPr>
          <w:t xml:space="preserve"> تبدیل می شوند. پس برای اینکه بتوان از موتورهای اجرای نمادین مربوط به جاوا استفاده کرد، باید کدهای اندروید را با کامپایلر جاوا کامپایل کرد. اما همان طور که گفته شد، کتابخانه‌های اندروید در جاوا وجود ندارند و عملیات کامپایل نیاز دارد که این کتابخانه ها و فراخوانی به آنها با تعدادی کلاس (</w:t>
        </w:r>
        <w:r>
          <w:t>stub</w:t>
        </w:r>
        <w:r>
          <w:rPr>
            <w:rFonts w:hint="cs"/>
            <w:rtl/>
          </w:rPr>
          <w:t>) شبیه سازی شوند.</w:t>
        </w:r>
      </w:ins>
    </w:p>
    <w:p w14:paraId="7E6BABEF" w14:textId="374CCA0A" w:rsidR="007C7B38" w:rsidRPr="0089570E" w:rsidRDefault="002E3692" w:rsidP="007C7B38">
      <w:pPr>
        <w:pStyle w:val="ListParagraph"/>
        <w:numPr>
          <w:ilvl w:val="1"/>
          <w:numId w:val="75"/>
        </w:numPr>
        <w:spacing w:after="160" w:line="259" w:lineRule="auto"/>
        <w:rPr>
          <w:ins w:id="6269" w:author="Windows User" w:date="2017-09-23T01:49:00Z"/>
          <w:szCs w:val="24"/>
        </w:rPr>
      </w:pPr>
      <w:ins w:id="6270" w:author="Windows User" w:date="2017-10-14T03:21:00Z">
        <w:r>
          <w:rPr>
            <w:noProof/>
            <w:lang w:bidi="ar-SA"/>
          </w:rPr>
          <mc:AlternateContent>
            <mc:Choice Requires="wps">
              <w:drawing>
                <wp:anchor distT="0" distB="0" distL="114300" distR="114300" simplePos="0" relativeHeight="251668992" behindDoc="0" locked="0" layoutInCell="1" allowOverlap="1" wp14:anchorId="17EFA166" wp14:editId="3B8C85EB">
                  <wp:simplePos x="0" y="0"/>
                  <wp:positionH relativeFrom="column">
                    <wp:posOffset>886460</wp:posOffset>
                  </wp:positionH>
                  <wp:positionV relativeFrom="paragraph">
                    <wp:posOffset>1875155</wp:posOffset>
                  </wp:positionV>
                  <wp:extent cx="39624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14:paraId="636DFAB6" w14:textId="05B65052" w:rsidR="00AE34A0" w:rsidRPr="00E2341D" w:rsidRDefault="00AE34A0">
                              <w:pPr>
                                <w:pStyle w:val="Caption"/>
                                <w:bidi/>
                                <w:jc w:val="center"/>
                                <w:rPr>
                                  <w:noProof/>
                                </w:rPr>
                                <w:pPrChange w:id="6271" w:author="Windows User" w:date="2017-10-14T03:21:00Z">
                                  <w:pPr>
                                    <w:pStyle w:val="ListParagraph"/>
                                    <w:numPr>
                                      <w:ilvl w:val="1"/>
                                      <w:numId w:val="75"/>
                                    </w:numPr>
                                    <w:ind w:left="1440" w:hanging="360"/>
                                  </w:pPr>
                                </w:pPrChange>
                              </w:pPr>
                              <w:ins w:id="6272" w:author="Windows User" w:date="2017-10-14T03:21:00Z">
                                <w:r w:rsidRPr="002E3692">
                                  <w:rPr>
                                    <w:rFonts w:cs="B Nazanin"/>
                                    <w:rtl/>
                                    <w:rPrChange w:id="6273" w:author="Windows User" w:date="2017-10-14T03:21:00Z">
                                      <w:rPr>
                                        <w:b/>
                                        <w:bCs/>
                                        <w:rtl/>
                                      </w:rPr>
                                    </w:rPrChange>
                                  </w:rPr>
                                  <w:t xml:space="preserve">شکل </w:t>
                                </w:r>
                                <w:r>
                                  <w:rPr>
                                    <w:rFonts w:cs="B Nazanin" w:hint="cs"/>
                                    <w:rtl/>
                                    <w:lang w:bidi="fa-IR"/>
                                  </w:rPr>
                                  <w:t>20</w:t>
                                </w:r>
                                <w:r w:rsidRPr="002E3692">
                                  <w:rPr>
                                    <w:rFonts w:cs="B Nazanin"/>
                                    <w:rtl/>
                                    <w:rPrChange w:id="6274" w:author="Windows User" w:date="2017-10-14T03:21:00Z">
                                      <w:rPr>
                                        <w:b/>
                                        <w:bCs/>
                                        <w:rtl/>
                                      </w:rPr>
                                    </w:rPrChange>
                                  </w:rPr>
                                  <w:t>-ساختار کل</w:t>
                                </w:r>
                                <w:r w:rsidRPr="002E3692">
                                  <w:rPr>
                                    <w:rFonts w:cs="B Nazanin" w:hint="cs"/>
                                    <w:rtl/>
                                    <w:rPrChange w:id="6275" w:author="Windows User" w:date="2017-10-14T03:21:00Z">
                                      <w:rPr>
                                        <w:rFonts w:hint="cs"/>
                                        <w:b/>
                                        <w:bCs/>
                                        <w:rtl/>
                                      </w:rPr>
                                    </w:rPrChange>
                                  </w:rPr>
                                  <w:t>ی</w:t>
                                </w:r>
                                <w:r w:rsidRPr="002E3692">
                                  <w:rPr>
                                    <w:rFonts w:cs="B Nazanin"/>
                                    <w:rtl/>
                                    <w:rPrChange w:id="6276" w:author="Windows User" w:date="2017-10-14T03:21:00Z">
                                      <w:rPr>
                                        <w:b/>
                                        <w:bCs/>
                                        <w:rtl/>
                                      </w:rPr>
                                    </w:rPrChange>
                                  </w:rPr>
                                  <w:t xml:space="preserve"> ابزار </w:t>
                                </w:r>
                                <w:r w:rsidRPr="002E3692">
                                  <w:rPr>
                                    <w:rFonts w:cs="B Nazanin"/>
                                    <w:rPrChange w:id="6277" w:author="Windows User" w:date="2017-10-14T03:21:00Z">
                                      <w:rPr>
                                        <w:b/>
                                        <w:bCs/>
                                      </w:rPr>
                                    </w:rPrChange>
                                  </w:rPr>
                                  <w:t>SIG-droid</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FA166" id="Text Box 45" o:spid="_x0000_s1055" type="#_x0000_t202" style="position:absolute;left:0;text-align:left;margin-left:69.8pt;margin-top:147.65pt;width:31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" stroked="f">
                  <v:textbox style="mso-fit-shape-to-text:t" inset="0,0,0,0">
                    <w:txbxContent>
                      <w:p w14:paraId="636DFAB6" w14:textId="05B65052" w:rsidR="00AE34A0" w:rsidRPr="00E2341D" w:rsidRDefault="00AE34A0">
                        <w:pPr>
                          <w:pStyle w:val="Caption"/>
                          <w:bidi/>
                          <w:jc w:val="center"/>
                          <w:rPr>
                            <w:noProof/>
                          </w:rPr>
                          <w:pPrChange w:id="6278" w:author="Windows User" w:date="2017-10-14T03:21:00Z">
                            <w:pPr>
                              <w:pStyle w:val="ListParagraph"/>
                              <w:numPr>
                                <w:ilvl w:val="1"/>
                                <w:numId w:val="75"/>
                              </w:numPr>
                              <w:ind w:left="1440" w:hanging="360"/>
                            </w:pPr>
                          </w:pPrChange>
                        </w:pPr>
                        <w:ins w:id="6279" w:author="Windows User" w:date="2017-10-14T03:21:00Z">
                          <w:r w:rsidRPr="002E3692">
                            <w:rPr>
                              <w:rFonts w:cs="B Nazanin"/>
                              <w:rtl/>
                              <w:rPrChange w:id="6280" w:author="Windows User" w:date="2017-10-14T03:21:00Z">
                                <w:rPr>
                                  <w:b/>
                                  <w:bCs/>
                                  <w:rtl/>
                                </w:rPr>
                              </w:rPrChange>
                            </w:rPr>
                            <w:t xml:space="preserve">شکل </w:t>
                          </w:r>
                          <w:r>
                            <w:rPr>
                              <w:rFonts w:cs="B Nazanin" w:hint="cs"/>
                              <w:rtl/>
                              <w:lang w:bidi="fa-IR"/>
                            </w:rPr>
                            <w:t>20</w:t>
                          </w:r>
                          <w:r w:rsidRPr="002E3692">
                            <w:rPr>
                              <w:rFonts w:cs="B Nazanin"/>
                              <w:rtl/>
                              <w:rPrChange w:id="6281" w:author="Windows User" w:date="2017-10-14T03:21:00Z">
                                <w:rPr>
                                  <w:b/>
                                  <w:bCs/>
                                  <w:rtl/>
                                </w:rPr>
                              </w:rPrChange>
                            </w:rPr>
                            <w:t>-ساختار کل</w:t>
                          </w:r>
                          <w:r w:rsidRPr="002E3692">
                            <w:rPr>
                              <w:rFonts w:cs="B Nazanin" w:hint="cs"/>
                              <w:rtl/>
                              <w:rPrChange w:id="6282" w:author="Windows User" w:date="2017-10-14T03:21:00Z">
                                <w:rPr>
                                  <w:rFonts w:hint="cs"/>
                                  <w:b/>
                                  <w:bCs/>
                                  <w:rtl/>
                                </w:rPr>
                              </w:rPrChange>
                            </w:rPr>
                            <w:t>ی</w:t>
                          </w:r>
                          <w:r w:rsidRPr="002E3692">
                            <w:rPr>
                              <w:rFonts w:cs="B Nazanin"/>
                              <w:rtl/>
                              <w:rPrChange w:id="6283" w:author="Windows User" w:date="2017-10-14T03:21:00Z">
                                <w:rPr>
                                  <w:b/>
                                  <w:bCs/>
                                  <w:rtl/>
                                </w:rPr>
                              </w:rPrChange>
                            </w:rPr>
                            <w:t xml:space="preserve"> ابزار </w:t>
                          </w:r>
                          <w:r w:rsidRPr="002E3692">
                            <w:rPr>
                              <w:rFonts w:cs="B Nazanin"/>
                              <w:rPrChange w:id="6284" w:author="Windows User" w:date="2017-10-14T03:21:00Z">
                                <w:rPr>
                                  <w:b/>
                                  <w:bCs/>
                                </w:rPr>
                              </w:rPrChange>
                            </w:rPr>
                            <w:t>SIG-droid</w:t>
                          </w:r>
                        </w:ins>
                      </w:p>
                    </w:txbxContent>
                  </v:textbox>
                  <w10:wrap type="topAndBottom"/>
                </v:shape>
              </w:pict>
            </mc:Fallback>
          </mc:AlternateContent>
        </w:r>
      </w:ins>
      <w:ins w:id="6285" w:author="Windows User" w:date="2017-10-03T23:46:00Z">
        <w:r w:rsidR="003F6641">
          <w:rPr>
            <w:noProof/>
            <w:lang w:bidi="ar-SA"/>
          </w:rPr>
          <w:drawing>
            <wp:anchor distT="0" distB="0" distL="114300" distR="114300" simplePos="0" relativeHeight="251657728" behindDoc="0" locked="0" layoutInCell="1" allowOverlap="1" wp14:anchorId="4CE4212D" wp14:editId="18FA64D6">
              <wp:simplePos x="0" y="0"/>
              <wp:positionH relativeFrom="margin">
                <wp:posOffset>886460</wp:posOffset>
              </wp:positionH>
              <wp:positionV relativeFrom="margin">
                <wp:posOffset>3688715</wp:posOffset>
              </wp:positionV>
              <wp:extent cx="3962400" cy="15011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3273"/>
                      <a:stretch/>
                    </pic:blipFill>
                    <pic:spPr bwMode="auto">
                      <a:xfrm>
                        <a:off x="0" y="0"/>
                        <a:ext cx="3962400" cy="150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286" w:author="Windows User" w:date="2017-09-23T01:49:00Z">
        <w:r w:rsidR="007C7B38">
          <w:rPr>
            <w:rFonts w:hint="cs"/>
            <w:rtl/>
          </w:rPr>
          <w:t>مشکل دیگر واگرایی مسیر هست. برای حل این موضوع کتابخانه های ساختگی(</w:t>
        </w:r>
        <w:r w:rsidR="007C7B38">
          <w:t>mock</w:t>
        </w:r>
        <w:r w:rsidR="007C7B38">
          <w:rPr>
            <w:rFonts w:hint="cs"/>
            <w:rtl/>
          </w:rPr>
          <w:t>) ایجاد می شوند که تنها یک مقدار دلخواه به عنوان خروجی تولید می کنند. با این کار ابزار درگیر آزمون کتابخانه های خارج از برنامه نمی شود.</w:t>
        </w:r>
      </w:ins>
    </w:p>
    <w:p w14:paraId="03AFF247" w14:textId="2884D330" w:rsidR="007C7B38" w:rsidRPr="00FF5132" w:rsidRDefault="007C7B38" w:rsidP="007C7B38">
      <w:pPr>
        <w:pStyle w:val="ListParagraph"/>
        <w:numPr>
          <w:ilvl w:val="1"/>
          <w:numId w:val="75"/>
        </w:numPr>
        <w:spacing w:after="160" w:line="259" w:lineRule="auto"/>
        <w:rPr>
          <w:ins w:id="6287" w:author="Windows User" w:date="2017-09-23T01:49:00Z"/>
          <w:szCs w:val="24"/>
        </w:rPr>
      </w:pPr>
      <w:ins w:id="6288" w:author="Windows User" w:date="2017-09-23T01:49:00Z">
        <w:r>
          <w:rPr>
            <w:rFonts w:hint="cs"/>
            <w:rtl/>
          </w:rPr>
          <w:t xml:space="preserve">برای آزمون جنبه های مختلف یک برنامه لازم است تا رشته ای از رخدادها تولید شود. برای این کار با استفاده از </w:t>
        </w:r>
        <w:r>
          <w:t>Behavior Model</w:t>
        </w:r>
        <w:r>
          <w:rPr>
            <w:rFonts w:hint="cs"/>
            <w:rtl/>
          </w:rPr>
          <w:t xml:space="preserve"> تعدادی کلاس </w:t>
        </w:r>
        <w:r>
          <w:t>Driver</w:t>
        </w:r>
        <w:r>
          <w:rPr>
            <w:rFonts w:hint="cs"/>
            <w:rtl/>
          </w:rPr>
          <w:t xml:space="preserve"> برای این کار نوشته می شود. برای تولید رشته های مختلف در این ابزار گراف </w:t>
        </w:r>
        <w:r>
          <w:t>BM</w:t>
        </w:r>
        <w:r>
          <w:rPr>
            <w:rFonts w:hint="cs"/>
            <w:rtl/>
          </w:rPr>
          <w:t xml:space="preserve"> با روش </w:t>
        </w:r>
        <w:r>
          <w:t>DFS</w:t>
        </w:r>
        <w:r>
          <w:rPr>
            <w:rFonts w:hint="cs"/>
            <w:rtl/>
          </w:rPr>
          <w:t xml:space="preserve"> پیمایش می شود.</w:t>
        </w:r>
      </w:ins>
    </w:p>
    <w:p w14:paraId="0FEE4A6A" w14:textId="2CF065BB" w:rsidR="007C7B38" w:rsidRPr="00494E93" w:rsidRDefault="007C7B38" w:rsidP="007916DF">
      <w:pPr>
        <w:pStyle w:val="ListParagraph"/>
        <w:numPr>
          <w:ilvl w:val="1"/>
          <w:numId w:val="75"/>
        </w:numPr>
        <w:spacing w:after="160" w:line="259" w:lineRule="auto"/>
        <w:rPr>
          <w:ins w:id="6289" w:author="Windows User" w:date="2017-09-23T01:49:00Z"/>
          <w:szCs w:val="24"/>
        </w:rPr>
      </w:pPr>
      <w:ins w:id="6290" w:author="Windows User" w:date="2017-09-23T01:49:00Z">
        <w:r>
          <w:rPr>
            <w:rFonts w:hint="cs"/>
            <w:rtl/>
          </w:rPr>
          <w:t xml:space="preserve">موضوع آخر مشخص کردن ورودی های نمادین برنامه هست. به این منظور با استفاده از </w:t>
        </w:r>
        <w:r>
          <w:t>Interface Model</w:t>
        </w:r>
        <w:r>
          <w:rPr>
            <w:rFonts w:hint="cs"/>
            <w:rtl/>
          </w:rPr>
          <w:t xml:space="preserve"> و بررسی ویجت‌های مختلف ورودی</w:t>
        </w:r>
        <w:r w:rsidR="003E7552">
          <w:rPr>
            <w:rFonts w:hint="cs"/>
            <w:rtl/>
          </w:rPr>
          <w:t xml:space="preserve"> های نمادین تعیین می شوند. </w:t>
        </w:r>
      </w:ins>
      <w:ins w:id="6291" w:author="Windows User" w:date="2017-10-03T23:51:00Z">
        <w:r w:rsidR="003E7552">
          <w:rPr>
            <w:rFonts w:hint="cs"/>
            <w:rtl/>
          </w:rPr>
          <w:t xml:space="preserve">به عنوان مثال </w:t>
        </w:r>
      </w:ins>
      <w:ins w:id="6292" w:author="Windows User" w:date="2017-09-23T01:49:00Z">
        <w:r>
          <w:rPr>
            <w:rFonts w:hint="cs"/>
            <w:rtl/>
          </w:rPr>
          <w:t>اگر در برنامه</w:t>
        </w:r>
      </w:ins>
      <w:ins w:id="6293" w:author="Windows User" w:date="2017-10-03T23:51:00Z">
        <w:r w:rsidR="003E7552">
          <w:rPr>
            <w:rFonts w:hint="cs"/>
            <w:rtl/>
          </w:rPr>
          <w:t xml:space="preserve"> ای</w:t>
        </w:r>
      </w:ins>
      <w:ins w:id="6294" w:author="Windows User" w:date="2017-09-23T01:49:00Z">
        <w:r>
          <w:rPr>
            <w:rFonts w:hint="cs"/>
            <w:rtl/>
          </w:rPr>
          <w:t xml:space="preserve"> یک </w:t>
        </w:r>
        <w:r>
          <w:t>TextBox</w:t>
        </w:r>
        <w:r>
          <w:rPr>
            <w:rFonts w:hint="cs"/>
            <w:rtl/>
          </w:rPr>
          <w:t xml:space="preserve"> وجود داشته باشد، تمام متغیرهایی از کد که </w:t>
        </w:r>
        <w:r>
          <w:rPr>
            <w:rFonts w:hint="cs"/>
            <w:rtl/>
          </w:rPr>
          <w:lastRenderedPageBreak/>
          <w:t xml:space="preserve">مقدار ورودی در این </w:t>
        </w:r>
        <w:r>
          <w:t>TextBox</w:t>
        </w:r>
        <w:r>
          <w:rPr>
            <w:rFonts w:hint="cs"/>
            <w:rtl/>
          </w:rPr>
          <w:t xml:space="preserve"> را در خود ذخیره می کنند به عنوان متغیر نمادین در نظر </w:t>
        </w:r>
      </w:ins>
      <w:ins w:id="6295" w:author="Windows User" w:date="2017-10-03T23:51:00Z">
        <w:r w:rsidR="003E7552">
          <w:rPr>
            <w:rFonts w:hint="cs"/>
            <w:rtl/>
          </w:rPr>
          <w:t>گرفته می</w:t>
        </w:r>
        <w:r w:rsidR="003E7552">
          <w:rPr>
            <w:rtl/>
          </w:rPr>
          <w:softHyphen/>
        </w:r>
        <w:r w:rsidR="003E7552">
          <w:rPr>
            <w:rFonts w:hint="cs"/>
            <w:rtl/>
          </w:rPr>
          <w:t>شود</w:t>
        </w:r>
      </w:ins>
      <w:ins w:id="6296" w:author="Windows User" w:date="2017-09-23T01:49:00Z">
        <w:r>
          <w:rPr>
            <w:rFonts w:hint="cs"/>
            <w:rtl/>
          </w:rPr>
          <w:t>.</w:t>
        </w:r>
      </w:ins>
    </w:p>
    <w:p w14:paraId="43A975F6" w14:textId="77777777" w:rsidR="007C7B38" w:rsidRPr="00D87CE2" w:rsidRDefault="007C7B38" w:rsidP="007C7B38">
      <w:pPr>
        <w:pStyle w:val="ListParagraph"/>
        <w:numPr>
          <w:ilvl w:val="0"/>
          <w:numId w:val="75"/>
        </w:numPr>
        <w:spacing w:after="160" w:line="259" w:lineRule="auto"/>
        <w:rPr>
          <w:ins w:id="6297" w:author="Windows User" w:date="2017-09-23T01:49:00Z"/>
          <w:szCs w:val="24"/>
        </w:rPr>
      </w:pPr>
      <w:ins w:id="6298" w:author="Windows User" w:date="2017-09-23T01:49:00Z">
        <w:r>
          <w:rPr>
            <w:rFonts w:hint="cs"/>
            <w:rtl/>
          </w:rPr>
          <w:t xml:space="preserve">مولفه تولید موردآزمون: با استفاده از </w:t>
        </w:r>
        <w:r>
          <w:t>Interface Model</w:t>
        </w:r>
        <w:r>
          <w:rPr>
            <w:rFonts w:hint="cs"/>
            <w:rtl/>
          </w:rPr>
          <w:t xml:space="preserve"> و گزارش موتور اجرای نمادین تعدادی مورد آزمون برای اجرا به وسیله </w:t>
        </w:r>
        <w:r>
          <w:t>Robotium</w:t>
        </w:r>
        <w:r>
          <w:rPr>
            <w:rFonts w:hint="cs"/>
            <w:rtl/>
          </w:rPr>
          <w:t xml:space="preserve"> تولید می‌شود.</w:t>
        </w:r>
      </w:ins>
    </w:p>
    <w:p w14:paraId="7CCF45FF" w14:textId="799BDB4C" w:rsidR="007C7B38" w:rsidRPr="00F66DA0" w:rsidRDefault="007C7B38">
      <w:pPr>
        <w:rPr>
          <w:ins w:id="6299" w:author="Windows User" w:date="2017-09-23T01:41:00Z"/>
          <w:rtl/>
        </w:rPr>
        <w:pPrChange w:id="6300" w:author="Windows User" w:date="2017-10-03T23:54:00Z">
          <w:pPr>
            <w:pStyle w:val="Heading2"/>
          </w:pPr>
        </w:pPrChange>
      </w:pPr>
      <w:ins w:id="6301" w:author="Windows User" w:date="2017-09-23T01:49:00Z">
        <w:r>
          <w:rPr>
            <w:rFonts w:hint="cs"/>
            <w:rtl/>
          </w:rPr>
          <w:t xml:space="preserve">هدف اصلی </w:t>
        </w:r>
        <w:r>
          <w:t>SIG-Droid</w:t>
        </w:r>
        <w:r>
          <w:rPr>
            <w:rFonts w:hint="cs"/>
            <w:rtl/>
          </w:rPr>
          <w:t xml:space="preserve"> پوشش هر چه بیشتر مسیرهای م</w:t>
        </w:r>
      </w:ins>
      <w:ins w:id="6302" w:author="Windows User" w:date="2017-10-03T23:52:00Z">
        <w:r w:rsidR="0048201A">
          <w:rPr>
            <w:rFonts w:hint="cs"/>
            <w:rtl/>
          </w:rPr>
          <w:t>و</w:t>
        </w:r>
      </w:ins>
      <w:ins w:id="6303" w:author="Windows User" w:date="2017-09-23T01:49:00Z">
        <w:r>
          <w:rPr>
            <w:rFonts w:hint="cs"/>
            <w:rtl/>
          </w:rPr>
          <w:t>جود در برنامه است. برای اندازگیری</w:t>
        </w:r>
      </w:ins>
      <w:ins w:id="6304" w:author="Windows User" w:date="2017-10-03T23:52:00Z">
        <w:r w:rsidR="0048201A">
          <w:rPr>
            <w:rFonts w:hint="cs"/>
            <w:rtl/>
          </w:rPr>
          <w:t xml:space="preserve"> میزان پوشش کد برنامه ی اندرویدی</w:t>
        </w:r>
      </w:ins>
      <w:ins w:id="6305" w:author="Windows User" w:date="2017-09-23T01:49:00Z">
        <w:r>
          <w:rPr>
            <w:rFonts w:hint="cs"/>
            <w:rtl/>
          </w:rPr>
          <w:t xml:space="preserve"> از ابزار متن‌باز </w:t>
        </w:r>
        <w:r>
          <w:t>EMMA</w:t>
        </w:r>
        <w:r>
          <w:rPr>
            <w:rFonts w:hint="cs"/>
            <w:rtl/>
          </w:rPr>
          <w:t xml:space="preserve"> استفاده می</w:t>
        </w:r>
      </w:ins>
      <w:ins w:id="6306" w:author="Windows User" w:date="2017-10-03T23:52:00Z">
        <w:r w:rsidR="0048201A">
          <w:rPr>
            <w:rtl/>
          </w:rPr>
          <w:softHyphen/>
        </w:r>
        <w:r w:rsidR="0048201A">
          <w:rPr>
            <w:rFonts w:hint="cs"/>
            <w:rtl/>
          </w:rPr>
          <w:t>شو</w:t>
        </w:r>
      </w:ins>
      <w:ins w:id="6307" w:author="Windows User" w:date="2017-09-23T01:49:00Z">
        <w:r>
          <w:rPr>
            <w:rFonts w:hint="cs"/>
            <w:rtl/>
          </w:rPr>
          <w:t>د. موتور اجرای نمادین</w:t>
        </w:r>
      </w:ins>
      <w:ins w:id="6308" w:author="Windows User" w:date="2017-10-03T23:53:00Z">
        <w:r w:rsidR="0048201A">
          <w:rPr>
            <w:rFonts w:hint="cs"/>
            <w:rtl/>
          </w:rPr>
          <w:t xml:space="preserve"> در ابزار </w:t>
        </w:r>
        <w:r w:rsidR="0048201A">
          <w:t>Sig-Droid</w:t>
        </w:r>
        <w:r w:rsidR="0048201A">
          <w:rPr>
            <w:rFonts w:hint="cs"/>
            <w:rtl/>
          </w:rPr>
          <w:t xml:space="preserve"> نیز</w:t>
        </w:r>
      </w:ins>
      <w:ins w:id="6309" w:author="Windows User" w:date="2017-09-23T01:49:00Z">
        <w:r>
          <w:rPr>
            <w:rFonts w:hint="cs"/>
            <w:rtl/>
          </w:rPr>
          <w:t xml:space="preserve"> </w:t>
        </w:r>
        <w:r>
          <w:t>JPF</w:t>
        </w:r>
        <w:r>
          <w:rPr>
            <w:rFonts w:hint="cs"/>
            <w:rtl/>
          </w:rPr>
          <w:t xml:space="preserve"> </w:t>
        </w:r>
      </w:ins>
      <w:ins w:id="6310" w:author="Windows User" w:date="2017-10-03T23:53:00Z">
        <w:r w:rsidR="0048201A" w:rsidRPr="00E2341D">
          <w:rPr>
            <w:rStyle w:val="FootnoteReference"/>
            <w:rtl/>
          </w:rPr>
          <w:footnoteReference w:id="74"/>
        </w:r>
        <w:r w:rsidR="00CA6EFE">
          <w:rPr>
            <w:rFonts w:hint="cs"/>
            <w:rtl/>
          </w:rPr>
          <w:t xml:space="preserve"> ا</w:t>
        </w:r>
      </w:ins>
      <w:ins w:id="6312" w:author="Windows User" w:date="2017-09-23T01:49:00Z">
        <w:r>
          <w:rPr>
            <w:rFonts w:hint="cs"/>
            <w:rtl/>
          </w:rPr>
          <w:t xml:space="preserve">ست که </w:t>
        </w:r>
      </w:ins>
      <w:ins w:id="6313" w:author="Windows User" w:date="2017-10-03T23:54:00Z">
        <w:r w:rsidR="00CA6EFE">
          <w:rPr>
            <w:rFonts w:hint="cs"/>
            <w:rtl/>
          </w:rPr>
          <w:t>با هدف اجرای نمادین برای برنامه های اندروید تغییر یافته است.</w:t>
        </w:r>
      </w:ins>
      <w:ins w:id="6314" w:author="Windows User" w:date="2017-09-23T01:49:00Z">
        <w:r>
          <w:rPr>
            <w:rFonts w:hint="cs"/>
            <w:rtl/>
          </w:rPr>
          <w:t xml:space="preserve"> </w:t>
        </w:r>
      </w:ins>
    </w:p>
    <w:p w14:paraId="67E154F0" w14:textId="479015A9" w:rsidR="007821E4" w:rsidRDefault="009F5C3F" w:rsidP="007916DF">
      <w:pPr>
        <w:pStyle w:val="Heading2"/>
        <w:rPr>
          <w:ins w:id="6315" w:author="Windows User" w:date="2017-10-05T13:55:00Z"/>
          <w:rtl/>
        </w:rPr>
      </w:pPr>
      <w:bookmarkStart w:id="6316" w:name="_Toc495715046"/>
      <w:ins w:id="6317" w:author="Windows User" w:date="2017-10-03T23:54:00Z">
        <w:r w:rsidRPr="009F5C3F">
          <w:rPr>
            <w:szCs w:val="32"/>
            <w:rtl/>
            <w:rPrChange w:id="6318" w:author="Windows User" w:date="2017-10-03T23:55:00Z">
              <w:rPr>
                <w:szCs w:val="28"/>
                <w:rtl/>
              </w:rPr>
            </w:rPrChange>
          </w:rPr>
          <w:t>4-5-</w:t>
        </w:r>
      </w:ins>
      <w:ins w:id="6319" w:author="Windows User" w:date="2017-09-23T01:41:00Z">
        <w:r w:rsidR="007821E4" w:rsidRPr="009F5C3F">
          <w:rPr>
            <w:szCs w:val="32"/>
            <w:rtl/>
            <w:rPrChange w:id="6320" w:author="Windows User" w:date="2017-10-03T23:55:00Z">
              <w:rPr>
                <w:szCs w:val="28"/>
                <w:rtl/>
              </w:rPr>
            </w:rPrChange>
          </w:rPr>
          <w:t xml:space="preserve">ابزار </w:t>
        </w:r>
        <w:r w:rsidR="007821E4" w:rsidRPr="009F5C3F">
          <w:t>APPINTENT</w:t>
        </w:r>
      </w:ins>
      <w:bookmarkEnd w:id="6316"/>
    </w:p>
    <w:p w14:paraId="41D29C75" w14:textId="39D3092D" w:rsidR="00B8365B" w:rsidRDefault="00235530">
      <w:pPr>
        <w:jc w:val="right"/>
        <w:rPr>
          <w:ins w:id="6321" w:author="Windows User" w:date="2017-10-05T13:58:00Z"/>
        </w:rPr>
        <w:pPrChange w:id="6322" w:author="Windows User" w:date="2017-10-05T13:58:00Z">
          <w:pPr>
            <w:pStyle w:val="Heading2"/>
          </w:pPr>
        </w:pPrChange>
      </w:pPr>
      <w:ins w:id="6323" w:author="Windows User" w:date="2017-10-05T13:57:00Z">
        <w:r>
          <w:t>AppIntent: Analyzing Sensitive Data Transmission in Android for</w:t>
        </w:r>
      </w:ins>
      <w:ins w:id="6324" w:author="Windows User" w:date="2017-10-05T13:58:00Z">
        <w:r w:rsidR="005E450D">
          <w:t xml:space="preserve"> </w:t>
        </w:r>
      </w:ins>
      <w:ins w:id="6325" w:author="Windows User" w:date="2017-10-05T13:57:00Z">
        <w:r>
          <w:t>Privacy Leakage Detection</w:t>
        </w:r>
      </w:ins>
      <w:ins w:id="6326" w:author="Windows User" w:date="2017-10-05T13:59:00Z">
        <w:r w:rsidR="005E450D">
          <w:t xml:space="preserve"> [</w:t>
        </w:r>
      </w:ins>
      <w:ins w:id="6327" w:author="Windows User" w:date="2017-10-14T02:29:00Z">
        <w:r w:rsidR="0006674B">
          <w:t>11</w:t>
        </w:r>
      </w:ins>
      <w:ins w:id="6328" w:author="Windows User" w:date="2017-10-05T13:59:00Z">
        <w:r w:rsidR="005E450D">
          <w:t>]</w:t>
        </w:r>
      </w:ins>
    </w:p>
    <w:p w14:paraId="79D4CB7B" w14:textId="27C0DE7C" w:rsidR="005E450D" w:rsidRPr="007916DF" w:rsidRDefault="005E450D">
      <w:pPr>
        <w:jc w:val="left"/>
        <w:rPr>
          <w:ins w:id="6329" w:author="Windows User" w:date="2017-10-05T13:46:00Z"/>
          <w:rtl/>
        </w:rPr>
        <w:pPrChange w:id="6330" w:author="Windows User" w:date="2017-10-05T13:59:00Z">
          <w:pPr>
            <w:pStyle w:val="Heading2"/>
          </w:pPr>
        </w:pPrChange>
      </w:pPr>
      <w:ins w:id="6331" w:author="Windows User" w:date="2017-10-05T13:59:00Z">
        <w:r w:rsidRPr="005E450D">
          <w:t>APPINTENT</w:t>
        </w:r>
        <w:r w:rsidRPr="005E450D">
          <w:rPr>
            <w:rFonts w:hint="cs"/>
            <w:szCs w:val="26"/>
            <w:rtl/>
          </w:rPr>
          <w:t xml:space="preserve"> </w:t>
        </w:r>
        <w:r>
          <w:rPr>
            <w:rFonts w:hint="cs"/>
            <w:szCs w:val="26"/>
            <w:rtl/>
          </w:rPr>
          <w:t xml:space="preserve">: </w:t>
        </w:r>
      </w:ins>
      <w:ins w:id="6332" w:author="Windows User" w:date="2017-10-05T13:58:00Z">
        <w:r>
          <w:rPr>
            <w:rFonts w:hint="cs"/>
            <w:rtl/>
          </w:rPr>
          <w:t>تحلیل داده های حساس انتقالی در اندروید برای تشخیص نقض حریم خصوصی</w:t>
        </w:r>
      </w:ins>
    </w:p>
    <w:p w14:paraId="7A5F40D7" w14:textId="3AC8459C" w:rsidR="009C241C" w:rsidRDefault="009C241C">
      <w:pPr>
        <w:pStyle w:val="Heading3"/>
        <w:rPr>
          <w:ins w:id="6333" w:author="Windows User" w:date="2017-10-05T13:46:00Z"/>
          <w:rtl/>
        </w:rPr>
        <w:pPrChange w:id="6334" w:author="Windows User" w:date="2017-10-05T13:46:00Z">
          <w:pPr>
            <w:pStyle w:val="Heading2"/>
          </w:pPr>
        </w:pPrChange>
      </w:pPr>
      <w:bookmarkStart w:id="6335" w:name="_Toc495715047"/>
      <w:ins w:id="6336" w:author="Windows User" w:date="2017-10-05T13:46:00Z">
        <w:r>
          <w:rPr>
            <w:rFonts w:hint="cs"/>
            <w:rtl/>
          </w:rPr>
          <w:t>4-5-1-مقدمه</w:t>
        </w:r>
        <w:bookmarkEnd w:id="6335"/>
      </w:ins>
    </w:p>
    <w:p w14:paraId="272DA088" w14:textId="6E321241" w:rsidR="00362D9B" w:rsidRDefault="00362D9B">
      <w:pPr>
        <w:rPr>
          <w:ins w:id="6337" w:author="Windows User" w:date="2017-10-05T14:56:00Z"/>
          <w:rtl/>
        </w:rPr>
        <w:pPrChange w:id="6338" w:author="Windows User" w:date="2017-10-05T14:56:00Z">
          <w:pPr>
            <w:pStyle w:val="Heading2"/>
          </w:pPr>
        </w:pPrChange>
      </w:pPr>
      <w:ins w:id="6339" w:author="Windows User" w:date="2017-10-05T14:03:00Z">
        <w:r>
          <w:rPr>
            <w:rFonts w:hint="cs"/>
            <w:rtl/>
          </w:rPr>
          <w:t>امروزه با گسترش</w:t>
        </w:r>
      </w:ins>
      <w:ins w:id="6340" w:author="Windows User" w:date="2017-10-05T13:54:00Z">
        <w:r w:rsidR="00B8365B">
          <w:rPr>
            <w:rFonts w:hint="cs"/>
            <w:rtl/>
          </w:rPr>
          <w:t xml:space="preserve"> </w:t>
        </w:r>
      </w:ins>
      <w:ins w:id="6341" w:author="Windows User" w:date="2017-10-05T14:02:00Z">
        <w:r>
          <w:rPr>
            <w:rFonts w:hint="cs"/>
            <w:rtl/>
          </w:rPr>
          <w:t xml:space="preserve">گوشی های اندرویدی </w:t>
        </w:r>
      </w:ins>
      <w:ins w:id="6342" w:author="Windows User" w:date="2017-10-05T14:04:00Z">
        <w:r>
          <w:rPr>
            <w:rFonts w:hint="cs"/>
            <w:rtl/>
          </w:rPr>
          <w:t>و وجود داده های حساس افراد در آن ها،حریم خصوصی کاربران اندروید با تهدید دژافزار های اندروید روبه رو است.</w:t>
        </w:r>
      </w:ins>
      <w:ins w:id="6343" w:author="Windows User" w:date="2017-10-05T14:05:00Z">
        <w:r>
          <w:rPr>
            <w:rFonts w:hint="cs"/>
            <w:rtl/>
          </w:rPr>
          <w:t xml:space="preserve"> با استفاده از روش های شناخته شده در نوشتگان این</w:t>
        </w:r>
      </w:ins>
      <w:ins w:id="6344" w:author="Windows User" w:date="2017-10-05T14:06:00Z">
        <w:r>
          <w:rPr>
            <w:rtl/>
          </w:rPr>
          <w:br/>
        </w:r>
      </w:ins>
      <w:ins w:id="6345" w:author="Windows User" w:date="2017-10-05T14:05:00Z">
        <w:r>
          <w:rPr>
            <w:rFonts w:hint="cs"/>
            <w:rtl/>
          </w:rPr>
          <w:t xml:space="preserve"> حوزه</w:t>
        </w:r>
      </w:ins>
      <w:ins w:id="6346" w:author="Windows User" w:date="2017-10-05T14:06:00Z">
        <w:r>
          <w:rPr>
            <w:rtl/>
          </w:rPr>
          <w:softHyphen/>
        </w:r>
        <w:r>
          <w:rPr>
            <w:rFonts w:hint="cs"/>
            <w:rtl/>
          </w:rPr>
          <w:t>ی علمی می توان انتقال داده از گوشی تلفن همراه به خارج از آن را تشخیص داد.</w:t>
        </w:r>
      </w:ins>
      <w:ins w:id="6347" w:author="Windows User" w:date="2017-10-05T14:08:00Z">
        <w:r w:rsidR="00E042ED">
          <w:rPr>
            <w:rFonts w:hint="cs"/>
            <w:rtl/>
          </w:rPr>
          <w:t xml:space="preserve"> اما نسبت به انتقال داده های حساس درون گوشی تلفن همراه بررسی صورت نگرفته است. این انتقال لزوما نشان دهنده ی نقض حریم خصوصی نمی باشد. در واقع </w:t>
        </w:r>
      </w:ins>
      <w:ins w:id="6348" w:author="Windows User" w:date="2017-10-05T14:48:00Z">
        <w:r w:rsidR="00E74955">
          <w:rPr>
            <w:rFonts w:hint="cs"/>
            <w:rtl/>
          </w:rPr>
          <w:t xml:space="preserve">تنها </w:t>
        </w:r>
      </w:ins>
      <w:ins w:id="6349" w:author="Windows User" w:date="2017-10-05T14:08:00Z">
        <w:r w:rsidR="00E042ED">
          <w:rPr>
            <w:rFonts w:hint="cs"/>
            <w:rtl/>
          </w:rPr>
          <w:t xml:space="preserve">در </w:t>
        </w:r>
      </w:ins>
      <w:ins w:id="6350" w:author="Windows User" w:date="2017-10-05T14:47:00Z">
        <w:r w:rsidR="00E74955">
          <w:rPr>
            <w:rFonts w:hint="cs"/>
            <w:rtl/>
          </w:rPr>
          <w:t xml:space="preserve">صورتی </w:t>
        </w:r>
      </w:ins>
      <w:ins w:id="6351" w:author="Windows User" w:date="2017-10-05T14:48:00Z">
        <w:r w:rsidR="00E74955">
          <w:rPr>
            <w:rFonts w:hint="cs"/>
            <w:rtl/>
          </w:rPr>
          <w:t>نقض حریم خصوصی رخ داده است که این</w:t>
        </w:r>
      </w:ins>
      <w:ins w:id="6352" w:author="Windows User" w:date="2017-10-05T14:47:00Z">
        <w:r w:rsidR="00E74955">
          <w:rPr>
            <w:rFonts w:hint="cs"/>
            <w:rtl/>
          </w:rPr>
          <w:t xml:space="preserve"> انتقال داده های حساس</w:t>
        </w:r>
      </w:ins>
      <w:ins w:id="6353" w:author="Windows User" w:date="2017-10-05T14:48:00Z">
        <w:r w:rsidR="00E74955">
          <w:rPr>
            <w:rFonts w:hint="cs"/>
            <w:rtl/>
          </w:rPr>
          <w:t xml:space="preserve"> در</w:t>
        </w:r>
      </w:ins>
      <w:ins w:id="6354" w:author="Windows User" w:date="2017-10-05T14:47:00Z">
        <w:r w:rsidR="00E74955">
          <w:rPr>
            <w:rFonts w:hint="cs"/>
            <w:rtl/>
          </w:rPr>
          <w:t xml:space="preserve"> درون گوشی همراه و </w:t>
        </w:r>
      </w:ins>
      <w:ins w:id="6355" w:author="Windows User" w:date="2017-10-05T14:49:00Z">
        <w:r w:rsidR="00E74955">
          <w:rPr>
            <w:rFonts w:hint="cs"/>
            <w:rtl/>
          </w:rPr>
          <w:t xml:space="preserve">بدون </w:t>
        </w:r>
      </w:ins>
      <w:ins w:id="6356" w:author="Windows User" w:date="2017-10-05T14:47:00Z">
        <w:r w:rsidR="00E74955">
          <w:rPr>
            <w:rFonts w:hint="cs"/>
            <w:rtl/>
          </w:rPr>
          <w:t>اطلاع و خواست کاربر باشد</w:t>
        </w:r>
      </w:ins>
      <w:ins w:id="6357" w:author="Windows User" w:date="2017-10-05T14:49:00Z">
        <w:r w:rsidR="00E74955">
          <w:rPr>
            <w:rFonts w:hint="cs"/>
            <w:rtl/>
          </w:rPr>
          <w:t xml:space="preserve">. اکنون ما با این چالش علمی مواجه هستیم که از کجا بدانیم انتقال داده ها با خواست کاربر انجام گرفته با بدون اطلاع او؟ به عنوان را حل این چالش علمی ابزار  </w:t>
        </w:r>
      </w:ins>
      <w:ins w:id="6358" w:author="Windows User" w:date="2017-10-05T14:51:00Z">
        <w:r w:rsidR="00E74955" w:rsidRPr="00E74955">
          <w:t>APPINTENT</w:t>
        </w:r>
        <w:r w:rsidR="00E74955">
          <w:rPr>
            <w:rFonts w:hint="cs"/>
            <w:rtl/>
          </w:rPr>
          <w:t xml:space="preserve"> ارائه شده است. با استفاده از این ابزار برای هر انتقال داده ای </w:t>
        </w:r>
      </w:ins>
      <w:ins w:id="6359" w:author="Windows User" w:date="2017-10-05T14:53:00Z">
        <w:r w:rsidR="00AD0F6F">
          <w:rPr>
            <w:rFonts w:hint="cs"/>
            <w:rtl/>
          </w:rPr>
          <w:t xml:space="preserve">دنباله ای از تغییرات </w:t>
        </w:r>
      </w:ins>
      <w:ins w:id="6360" w:author="Windows User" w:date="2017-10-05T14:54:00Z">
        <w:r w:rsidR="00AD0F6F">
          <w:rPr>
            <w:rFonts w:hint="cs"/>
            <w:rtl/>
          </w:rPr>
          <w:t>رابط کاربری گرافیکی که نشان دهنده ی دنباله</w:t>
        </w:r>
        <w:r w:rsidR="00AD0F6F">
          <w:rPr>
            <w:rtl/>
          </w:rPr>
          <w:softHyphen/>
        </w:r>
        <w:r w:rsidR="00AD0F6F">
          <w:rPr>
            <w:rFonts w:hint="cs"/>
            <w:rtl/>
          </w:rPr>
          <w:t>ای</w:t>
        </w:r>
      </w:ins>
      <w:ins w:id="6361" w:author="Windows User" w:date="2017-10-05T14:51:00Z">
        <w:r w:rsidR="00E74955">
          <w:rPr>
            <w:rFonts w:hint="cs"/>
            <w:rtl/>
          </w:rPr>
          <w:t xml:space="preserve"> از رویداد ها</w:t>
        </w:r>
      </w:ins>
      <w:ins w:id="6362" w:author="Windows User" w:date="2017-10-05T14:55:00Z">
        <w:r w:rsidR="00AD0F6F">
          <w:rPr>
            <w:rFonts w:hint="cs"/>
            <w:rtl/>
          </w:rPr>
          <w:t xml:space="preserve"> برای انجام این انتقال است،</w:t>
        </w:r>
      </w:ins>
      <w:ins w:id="6363" w:author="Windows User" w:date="2017-10-05T14:51:00Z">
        <w:r w:rsidR="00E74955">
          <w:rPr>
            <w:rFonts w:hint="cs"/>
            <w:rtl/>
          </w:rPr>
          <w:t xml:space="preserve"> رسم می شود</w:t>
        </w:r>
      </w:ins>
      <w:ins w:id="6364" w:author="Windows User" w:date="2017-10-05T14:55:00Z">
        <w:r w:rsidR="00AD0F6F">
          <w:rPr>
            <w:rFonts w:hint="cs"/>
            <w:rtl/>
          </w:rPr>
          <w:t>.</w:t>
        </w:r>
      </w:ins>
      <w:ins w:id="6365" w:author="Windows User" w:date="2017-10-05T14:52:00Z">
        <w:r w:rsidR="0077421E">
          <w:rPr>
            <w:rFonts w:hint="cs"/>
            <w:rtl/>
          </w:rPr>
          <w:t xml:space="preserve"> این </w:t>
        </w:r>
      </w:ins>
      <w:ins w:id="6366" w:author="Windows User" w:date="2017-10-05T14:55:00Z">
        <w:r w:rsidR="00AD0F6F">
          <w:rPr>
            <w:rFonts w:hint="cs"/>
            <w:rtl/>
          </w:rPr>
          <w:t xml:space="preserve">دنباله ی تغییرات در رابط کاربری </w:t>
        </w:r>
      </w:ins>
      <w:ins w:id="6367" w:author="Windows User" w:date="2017-10-05T14:52:00Z">
        <w:r w:rsidR="0077421E">
          <w:rPr>
            <w:rFonts w:hint="cs"/>
            <w:rtl/>
          </w:rPr>
          <w:t>گراف</w:t>
        </w:r>
      </w:ins>
      <w:ins w:id="6368" w:author="Windows User" w:date="2017-10-05T14:55:00Z">
        <w:r w:rsidR="00AD0F6F">
          <w:rPr>
            <w:rFonts w:hint="cs"/>
            <w:rtl/>
          </w:rPr>
          <w:t>یکی</w:t>
        </w:r>
      </w:ins>
      <w:ins w:id="6369" w:author="Windows User" w:date="2017-10-05T14:52:00Z">
        <w:r w:rsidR="0077421E">
          <w:rPr>
            <w:rFonts w:hint="cs"/>
            <w:rtl/>
          </w:rPr>
          <w:t xml:space="preserve"> به تحلیل</w:t>
        </w:r>
      </w:ins>
      <w:ins w:id="6370" w:author="Windows User" w:date="2017-10-05T14:56:00Z">
        <w:r w:rsidR="00AD0F6F">
          <w:rPr>
            <w:rtl/>
          </w:rPr>
          <w:softHyphen/>
        </w:r>
      </w:ins>
      <w:ins w:id="6371" w:author="Windows User" w:date="2017-10-05T14:52:00Z">
        <w:r w:rsidR="0077421E">
          <w:rPr>
            <w:rFonts w:hint="cs"/>
            <w:rtl/>
          </w:rPr>
          <w:t>گر کمک می کند تا راحت تر تصمیم بگیرد که یک انتقال داده با خواست کاربر صورت گرفته است یا خیر؟</w:t>
        </w:r>
      </w:ins>
    </w:p>
    <w:p w14:paraId="611AE669" w14:textId="202B22A9" w:rsidR="006230AD" w:rsidRDefault="0054683C">
      <w:pPr>
        <w:rPr>
          <w:ins w:id="6372" w:author="Windows User" w:date="2017-10-05T15:05:00Z"/>
          <w:rtl/>
        </w:rPr>
        <w:pPrChange w:id="6373" w:author="Windows User" w:date="2017-10-05T15:03:00Z">
          <w:pPr>
            <w:pStyle w:val="Heading2"/>
          </w:pPr>
        </w:pPrChange>
      </w:pPr>
      <w:ins w:id="6374" w:author="Windows User" w:date="2017-10-05T14:56:00Z">
        <w:r>
          <w:rPr>
            <w:rFonts w:hint="cs"/>
            <w:rtl/>
          </w:rPr>
          <w:lastRenderedPageBreak/>
          <w:t>ایده</w:t>
        </w:r>
        <w:r>
          <w:rPr>
            <w:rtl/>
          </w:rPr>
          <w:softHyphen/>
        </w:r>
        <w:r>
          <w:rPr>
            <w:rFonts w:hint="cs"/>
            <w:rtl/>
          </w:rPr>
          <w:t xml:space="preserve"> ی اصلی ابزار </w:t>
        </w:r>
        <w:r w:rsidRPr="0054683C">
          <w:t>APPINTENT</w:t>
        </w:r>
        <w:r>
          <w:rPr>
            <w:rFonts w:hint="cs"/>
            <w:rtl/>
          </w:rPr>
          <w:t xml:space="preserve"> استفاده از اجرای نمادین برای به دست آ</w:t>
        </w:r>
      </w:ins>
      <w:ins w:id="6375" w:author="Mahmoud" w:date="2017-10-10T11:26:00Z">
        <w:r w:rsidR="00C5547D">
          <w:rPr>
            <w:rFonts w:hint="cs"/>
            <w:rtl/>
          </w:rPr>
          <w:t>و</w:t>
        </w:r>
      </w:ins>
      <w:ins w:id="6376" w:author="Windows User" w:date="2017-10-05T14:56:00Z">
        <w:r>
          <w:rPr>
            <w:rFonts w:hint="cs"/>
            <w:rtl/>
          </w:rPr>
          <w:t xml:space="preserve">ردن دنباله ی رویداد هایی است که موجب یک انتقال داده ی مشخص درون گوشی همراه شده اند. </w:t>
        </w:r>
      </w:ins>
      <w:ins w:id="6377" w:author="Windows User" w:date="2017-10-05T14:57:00Z">
        <w:r>
          <w:rPr>
            <w:rFonts w:hint="cs"/>
            <w:rtl/>
          </w:rPr>
          <w:t xml:space="preserve">اما </w:t>
        </w:r>
      </w:ins>
      <w:ins w:id="6378" w:author="Windows User" w:date="2017-10-05T14:56:00Z">
        <w:r>
          <w:rPr>
            <w:rFonts w:hint="cs"/>
            <w:rtl/>
          </w:rPr>
          <w:t xml:space="preserve">اجرای </w:t>
        </w:r>
      </w:ins>
      <w:ins w:id="6379" w:author="Windows User" w:date="2017-10-05T14:57:00Z">
        <w:r>
          <w:rPr>
            <w:rFonts w:hint="cs"/>
            <w:rtl/>
          </w:rPr>
          <w:t xml:space="preserve">نمادین در کنار مزایای قابل توجه ای که در اختیار می گذارد از نظر مصرف حافظه و زمان </w:t>
        </w:r>
      </w:ins>
      <w:ins w:id="6380" w:author="Windows User" w:date="2017-10-05T14:59:00Z">
        <w:r>
          <w:rPr>
            <w:rFonts w:hint="cs"/>
            <w:rtl/>
          </w:rPr>
          <w:t>بسیار ناکارآمد است.</w:t>
        </w:r>
      </w:ins>
      <w:ins w:id="6381" w:author="Windows User" w:date="2017-10-05T15:00:00Z">
        <w:r w:rsidR="006230AD">
          <w:rPr>
            <w:rFonts w:hint="cs"/>
            <w:rtl/>
          </w:rPr>
          <w:t xml:space="preserve"> نوآوری علمی ابزار </w:t>
        </w:r>
        <w:r w:rsidR="006230AD" w:rsidRPr="006230AD">
          <w:t>APPINTENT</w:t>
        </w:r>
        <w:r w:rsidR="006230AD">
          <w:rPr>
            <w:rFonts w:hint="cs"/>
            <w:rtl/>
          </w:rPr>
          <w:t xml:space="preserve"> ارائه ی </w:t>
        </w:r>
      </w:ins>
      <w:ins w:id="6382" w:author="Windows User" w:date="2017-10-05T15:02:00Z">
        <w:r w:rsidR="006230AD">
          <w:rPr>
            <w:rFonts w:hint="cs"/>
            <w:rtl/>
          </w:rPr>
          <w:t>بهبودی</w:t>
        </w:r>
      </w:ins>
      <w:ins w:id="6383" w:author="Windows User" w:date="2017-10-05T15:00:00Z">
        <w:r w:rsidR="006230AD">
          <w:rPr>
            <w:rFonts w:hint="cs"/>
            <w:rtl/>
          </w:rPr>
          <w:t xml:space="preserve"> برای</w:t>
        </w:r>
      </w:ins>
      <w:ins w:id="6384" w:author="Windows User" w:date="2017-10-05T15:01:00Z">
        <w:r w:rsidR="006230AD">
          <w:rPr>
            <w:rFonts w:hint="cs"/>
            <w:rtl/>
          </w:rPr>
          <w:t xml:space="preserve"> اجرای نمادین با</w:t>
        </w:r>
      </w:ins>
      <w:ins w:id="6385" w:author="Windows User" w:date="2017-10-05T15:00:00Z">
        <w:r w:rsidR="006230AD">
          <w:rPr>
            <w:rFonts w:hint="cs"/>
            <w:rtl/>
          </w:rPr>
          <w:t xml:space="preserve"> کاهش فضای جست جو در برنامه های اندر</w:t>
        </w:r>
      </w:ins>
      <w:ins w:id="6386" w:author="Windows User" w:date="2017-10-05T15:01:00Z">
        <w:r w:rsidR="006230AD">
          <w:rPr>
            <w:rFonts w:hint="cs"/>
            <w:rtl/>
          </w:rPr>
          <w:t>و</w:t>
        </w:r>
      </w:ins>
      <w:ins w:id="6387" w:author="Windows User" w:date="2017-10-05T15:00:00Z">
        <w:r w:rsidR="006230AD">
          <w:rPr>
            <w:rFonts w:hint="cs"/>
            <w:rtl/>
          </w:rPr>
          <w:t>ید</w:t>
        </w:r>
      </w:ins>
      <w:ins w:id="6388" w:author="Windows User" w:date="2017-10-05T15:03:00Z">
        <w:r w:rsidR="006230AD">
          <w:rPr>
            <w:rFonts w:hint="cs"/>
            <w:rtl/>
          </w:rPr>
          <w:t xml:space="preserve"> و بدون از دست رفتن پوشش کد بالا است.</w:t>
        </w:r>
      </w:ins>
      <w:ins w:id="6389" w:author="Windows User" w:date="2017-10-05T15:04:00Z">
        <w:r w:rsidR="00FF1E90">
          <w:rPr>
            <w:rFonts w:hint="cs"/>
            <w:rtl/>
          </w:rPr>
          <w:t xml:space="preserve"> در پایان برای ارزیابی این پژوهش 750 برنامه ی اندرویدی با </w:t>
        </w:r>
        <w:r w:rsidR="00FF1E90" w:rsidRPr="00FF1E90">
          <w:t>APPINTENT</w:t>
        </w:r>
        <w:r w:rsidR="00FF1E90">
          <w:rPr>
            <w:rFonts w:hint="cs"/>
            <w:rtl/>
          </w:rPr>
          <w:t xml:space="preserve"> مرد تحلیل قرار گرفته اند که نتایج قابل توجه ای برای تشخیص </w:t>
        </w:r>
      </w:ins>
      <w:ins w:id="6390" w:author="Windows User" w:date="2017-10-05T15:05:00Z">
        <w:r w:rsidR="00FF1E90">
          <w:rPr>
            <w:rFonts w:hint="cs"/>
            <w:rtl/>
          </w:rPr>
          <w:t>برنامه های ناقض حریم خصوصی به دست آمد.</w:t>
        </w:r>
      </w:ins>
    </w:p>
    <w:p w14:paraId="2DC13AA3" w14:textId="352E55CB" w:rsidR="00FF1E90" w:rsidRDefault="00FF1E90">
      <w:pPr>
        <w:pStyle w:val="Heading3"/>
        <w:rPr>
          <w:ins w:id="6391" w:author="Windows User" w:date="2017-10-05T15:08:00Z"/>
          <w:rtl/>
        </w:rPr>
        <w:pPrChange w:id="6392" w:author="Windows User" w:date="2017-10-05T15:08:00Z">
          <w:pPr>
            <w:pStyle w:val="Heading2"/>
          </w:pPr>
        </w:pPrChange>
      </w:pPr>
      <w:bookmarkStart w:id="6393" w:name="_Toc495715048"/>
      <w:ins w:id="6394" w:author="Windows User" w:date="2017-10-05T15:08:00Z">
        <w:r>
          <w:rPr>
            <w:rFonts w:hint="cs"/>
            <w:rtl/>
          </w:rPr>
          <w:t xml:space="preserve">4-5-2-معماری کلی ابزار </w:t>
        </w:r>
        <w:r w:rsidRPr="00FF1E90">
          <w:t>APPINTENT</w:t>
        </w:r>
        <w:bookmarkEnd w:id="6393"/>
      </w:ins>
    </w:p>
    <w:p w14:paraId="113FECA5" w14:textId="1BC01E47" w:rsidR="00FF1E90" w:rsidRDefault="00FF1E90">
      <w:pPr>
        <w:rPr>
          <w:ins w:id="6395" w:author="Windows User" w:date="2017-10-05T15:15:00Z"/>
          <w:rtl/>
        </w:rPr>
        <w:pPrChange w:id="6396" w:author="Windows User" w:date="2017-10-05T15:14:00Z">
          <w:pPr>
            <w:pStyle w:val="Heading2"/>
          </w:pPr>
        </w:pPrChange>
      </w:pPr>
      <w:ins w:id="6397" w:author="Windows User" w:date="2017-10-05T15:08:00Z">
        <w:r>
          <w:rPr>
            <w:rFonts w:hint="cs"/>
            <w:rtl/>
          </w:rPr>
          <w:t xml:space="preserve">ابزار </w:t>
        </w:r>
        <w:r w:rsidRPr="00FF1E90">
          <w:t>APPINTENT</w:t>
        </w:r>
        <w:r>
          <w:rPr>
            <w:rFonts w:hint="cs"/>
            <w:rtl/>
          </w:rPr>
          <w:t xml:space="preserve"> یک ابزا</w:t>
        </w:r>
      </w:ins>
      <w:ins w:id="6398" w:author="Windows User" w:date="2017-10-05T15:09:00Z">
        <w:r>
          <w:rPr>
            <w:rFonts w:hint="cs"/>
            <w:rtl/>
          </w:rPr>
          <w:t>ر کاملا خودکار برای تشخیص انتقال داده</w:t>
        </w:r>
        <w:r>
          <w:rPr>
            <w:rtl/>
          </w:rPr>
          <w:softHyphen/>
        </w:r>
        <w:r>
          <w:rPr>
            <w:rFonts w:hint="cs"/>
            <w:rtl/>
          </w:rPr>
          <w:t xml:space="preserve">ی ناخواسته در برنامه های اندروید نیست. درواقع </w:t>
        </w:r>
      </w:ins>
      <w:ins w:id="6399" w:author="Windows User" w:date="2017-10-05T15:10:00Z">
        <w:r>
          <w:rPr>
            <w:rFonts w:hint="cs"/>
            <w:rtl/>
          </w:rPr>
          <w:t>تشخیص کاملا خودکار  ناخواسته بودن یک انتقال داده</w:t>
        </w:r>
      </w:ins>
      <w:ins w:id="6400" w:author="Windows User" w:date="2017-10-05T15:12:00Z">
        <w:r>
          <w:rPr>
            <w:rFonts w:hint="cs"/>
            <w:rtl/>
          </w:rPr>
          <w:t>،</w:t>
        </w:r>
      </w:ins>
      <w:ins w:id="6401" w:author="Windows User" w:date="2017-10-05T15:10:00Z">
        <w:r>
          <w:rPr>
            <w:rFonts w:hint="cs"/>
            <w:rtl/>
          </w:rPr>
          <w:t xml:space="preserve"> در عمل ناممکن اس</w:t>
        </w:r>
      </w:ins>
      <w:ins w:id="6402" w:author="Windows User" w:date="2017-10-05T15:11:00Z">
        <w:r>
          <w:rPr>
            <w:rFonts w:hint="cs"/>
            <w:rtl/>
          </w:rPr>
          <w:t>ت</w:t>
        </w:r>
      </w:ins>
      <w:ins w:id="6403" w:author="Windows User" w:date="2017-10-05T15:10:00Z">
        <w:r>
          <w:rPr>
            <w:rFonts w:hint="cs"/>
            <w:rtl/>
          </w:rPr>
          <w:t>.</w:t>
        </w:r>
      </w:ins>
      <w:ins w:id="6404" w:author="Windows User" w:date="2017-10-05T15:11:00Z">
        <w:r>
          <w:rPr>
            <w:rFonts w:hint="cs"/>
            <w:rtl/>
          </w:rPr>
          <w:t xml:space="preserve"> اما این ابزار برای اولین بار در این حوزه ی علمی سعی در ارائه ی یک دنباله از تغییرات </w:t>
        </w:r>
      </w:ins>
      <w:ins w:id="6405" w:author="Windows User" w:date="2017-10-05T15:12:00Z">
        <w:r>
          <w:rPr>
            <w:rFonts w:hint="cs"/>
            <w:rtl/>
          </w:rPr>
          <w:t>رابط گرافیکی کاربر به ازای هر انتقال داده را دارد.</w:t>
        </w:r>
      </w:ins>
      <w:ins w:id="6406" w:author="Windows User" w:date="2017-10-05T15:13:00Z">
        <w:r>
          <w:rPr>
            <w:rFonts w:hint="cs"/>
            <w:rtl/>
          </w:rPr>
          <w:t xml:space="preserve"> </w:t>
        </w:r>
      </w:ins>
      <w:ins w:id="6407" w:author="Windows User" w:date="2017-10-05T15:12:00Z">
        <w:r>
          <w:rPr>
            <w:rFonts w:hint="cs"/>
            <w:rtl/>
          </w:rPr>
          <w:t xml:space="preserve">این </w:t>
        </w:r>
      </w:ins>
      <w:ins w:id="6408" w:author="Windows User" w:date="2017-10-05T15:13:00Z">
        <w:r>
          <w:rPr>
            <w:rFonts w:hint="cs"/>
            <w:rtl/>
          </w:rPr>
          <w:t>دنباله از تغییرات ب</w:t>
        </w:r>
        <w:r w:rsidR="00616065">
          <w:rPr>
            <w:rFonts w:hint="cs"/>
            <w:rtl/>
          </w:rPr>
          <w:t>ه تحلیل</w:t>
        </w:r>
      </w:ins>
      <w:ins w:id="6409" w:author="Windows User" w:date="2017-10-05T15:15:00Z">
        <w:r w:rsidR="00616065">
          <w:rPr>
            <w:rtl/>
          </w:rPr>
          <w:softHyphen/>
        </w:r>
      </w:ins>
      <w:ins w:id="6410" w:author="Windows User" w:date="2017-10-05T15:13:00Z">
        <w:r w:rsidR="00616065">
          <w:rPr>
            <w:rFonts w:hint="cs"/>
            <w:rtl/>
          </w:rPr>
          <w:t>گرکمک می</w:t>
        </w:r>
      </w:ins>
      <w:ins w:id="6411" w:author="Windows User" w:date="2017-10-05T15:15:00Z">
        <w:r w:rsidR="00616065">
          <w:rPr>
            <w:rtl/>
          </w:rPr>
          <w:softHyphen/>
        </w:r>
      </w:ins>
      <w:ins w:id="6412" w:author="Windows User" w:date="2017-10-05T15:13:00Z">
        <w:r>
          <w:rPr>
            <w:rFonts w:hint="cs"/>
            <w:rtl/>
          </w:rPr>
          <w:t xml:space="preserve">کند تا راحت تر </w:t>
        </w:r>
      </w:ins>
      <w:ins w:id="6413" w:author="Windows User" w:date="2017-10-05T15:14:00Z">
        <w:r>
          <w:rPr>
            <w:rFonts w:hint="cs"/>
            <w:rtl/>
          </w:rPr>
          <w:t>خ</w:t>
        </w:r>
        <w:r w:rsidR="003177D2">
          <w:rPr>
            <w:rFonts w:hint="cs"/>
            <w:rtl/>
          </w:rPr>
          <w:t>و</w:t>
        </w:r>
        <w:r>
          <w:rPr>
            <w:rFonts w:hint="cs"/>
            <w:rtl/>
          </w:rPr>
          <w:t>استه یا</w:t>
        </w:r>
        <w:r w:rsidR="003177D2">
          <w:rPr>
            <w:rFonts w:hint="cs"/>
            <w:rtl/>
          </w:rPr>
          <w:t xml:space="preserve"> ناخواسته بودن انتقال </w:t>
        </w:r>
        <w:r w:rsidR="003177D2">
          <w:rPr>
            <w:rtl/>
          </w:rPr>
          <w:br/>
        </w:r>
        <w:r w:rsidR="003177D2">
          <w:rPr>
            <w:rFonts w:hint="cs"/>
            <w:rtl/>
          </w:rPr>
          <w:t>داده</w:t>
        </w:r>
        <w:r w:rsidR="003177D2">
          <w:rPr>
            <w:rtl/>
          </w:rPr>
          <w:softHyphen/>
        </w:r>
        <w:r w:rsidR="003177D2">
          <w:rPr>
            <w:rFonts w:hint="cs"/>
            <w:rtl/>
          </w:rPr>
          <w:t xml:space="preserve">ها را </w:t>
        </w:r>
      </w:ins>
      <w:ins w:id="6414" w:author="Windows User" w:date="2017-10-05T15:13:00Z">
        <w:r>
          <w:rPr>
            <w:rFonts w:hint="cs"/>
            <w:rtl/>
          </w:rPr>
          <w:t>تشخیص دهد</w:t>
        </w:r>
      </w:ins>
      <w:ins w:id="6415" w:author="Windows User" w:date="2017-10-05T15:14:00Z">
        <w:r w:rsidR="003177D2">
          <w:rPr>
            <w:rFonts w:hint="cs"/>
            <w:rtl/>
          </w:rPr>
          <w:t>.</w:t>
        </w:r>
      </w:ins>
    </w:p>
    <w:p w14:paraId="34565240" w14:textId="31FDDEDC" w:rsidR="00616065" w:rsidRDefault="00616065">
      <w:pPr>
        <w:rPr>
          <w:ins w:id="6416" w:author="Windows User" w:date="2017-10-05T15:15:00Z"/>
          <w:rtl/>
        </w:rPr>
        <w:pPrChange w:id="6417" w:author="Windows User" w:date="2017-10-05T15:14:00Z">
          <w:pPr>
            <w:pStyle w:val="Heading2"/>
          </w:pPr>
        </w:pPrChange>
      </w:pPr>
      <w:ins w:id="6418" w:author="Windows User" w:date="2017-10-05T15:15:00Z">
        <w:r>
          <w:rPr>
            <w:rFonts w:hint="cs"/>
            <w:rtl/>
          </w:rPr>
          <w:t>در این ابزار دستیابی به سه هدف زیر مورد توجه قرار دارد:</w:t>
        </w:r>
      </w:ins>
    </w:p>
    <w:p w14:paraId="629902B1" w14:textId="6BE29560" w:rsidR="00616065" w:rsidRDefault="00616065">
      <w:pPr>
        <w:pStyle w:val="ListParagraph"/>
        <w:numPr>
          <w:ilvl w:val="0"/>
          <w:numId w:val="84"/>
        </w:numPr>
        <w:rPr>
          <w:ins w:id="6419" w:author="Windows User" w:date="2017-10-05T15:17:00Z"/>
        </w:rPr>
        <w:pPrChange w:id="6420" w:author="Windows User" w:date="2017-10-05T15:25:00Z">
          <w:pPr>
            <w:pStyle w:val="Heading2"/>
          </w:pPr>
        </w:pPrChange>
      </w:pPr>
      <w:ins w:id="6421" w:author="Windows User" w:date="2017-10-05T15:16:00Z">
        <w:r>
          <w:rPr>
            <w:rFonts w:hint="cs"/>
            <w:rtl/>
          </w:rPr>
          <w:t xml:space="preserve">ایجاد داده های خاص ورودی که منجر به انتقال داد های حساس در برنامه های اندرویدی گردد. داده </w:t>
        </w:r>
      </w:ins>
      <w:ins w:id="6422" w:author="Windows User" w:date="2017-10-05T15:17:00Z">
        <w:r>
          <w:rPr>
            <w:rFonts w:hint="cs"/>
            <w:rtl/>
          </w:rPr>
          <w:t xml:space="preserve">های ورودی به برنامه های اندرویدی به طور کلی به </w:t>
        </w:r>
      </w:ins>
      <w:ins w:id="6423" w:author="Windows User" w:date="2017-10-05T15:20:00Z">
        <w:r>
          <w:rPr>
            <w:rFonts w:hint="cs"/>
            <w:rtl/>
          </w:rPr>
          <w:t>دو</w:t>
        </w:r>
      </w:ins>
      <w:ins w:id="6424" w:author="Windows User" w:date="2017-10-05T15:17:00Z">
        <w:r>
          <w:rPr>
            <w:rFonts w:hint="cs"/>
            <w:rtl/>
          </w:rPr>
          <w:t xml:space="preserve"> دسته تقسیم می</w:t>
        </w:r>
        <w:r>
          <w:rPr>
            <w:rtl/>
          </w:rPr>
          <w:softHyphen/>
        </w:r>
        <w:r>
          <w:rPr>
            <w:rFonts w:hint="cs"/>
            <w:rtl/>
          </w:rPr>
          <w:t>شوند:</w:t>
        </w:r>
      </w:ins>
    </w:p>
    <w:p w14:paraId="347699FA" w14:textId="6CAFBDC6" w:rsidR="00616065" w:rsidRDefault="00616065">
      <w:pPr>
        <w:pStyle w:val="ListParagraph"/>
        <w:numPr>
          <w:ilvl w:val="1"/>
          <w:numId w:val="84"/>
        </w:numPr>
        <w:rPr>
          <w:ins w:id="6425" w:author="Windows User" w:date="2017-10-05T15:17:00Z"/>
          <w:rtl/>
        </w:rPr>
        <w:pPrChange w:id="6426" w:author="Windows User" w:date="2017-10-05T15:25:00Z">
          <w:pPr>
            <w:pStyle w:val="Heading2"/>
          </w:pPr>
        </w:pPrChange>
      </w:pPr>
      <w:ins w:id="6427" w:author="Windows User" w:date="2017-10-05T15:17:00Z">
        <w:r>
          <w:rPr>
            <w:rFonts w:hint="cs"/>
            <w:rtl/>
          </w:rPr>
          <w:t>الف)</w:t>
        </w:r>
      </w:ins>
      <w:ins w:id="6428" w:author="Windows User" w:date="2017-10-05T15:18:00Z">
        <w:r>
          <w:rPr>
            <w:rFonts w:hint="cs"/>
            <w:rtl/>
          </w:rPr>
          <w:t xml:space="preserve"> داده های ورودی که متن خاصی را شامل می</w:t>
        </w:r>
        <w:r>
          <w:rPr>
            <w:rtl/>
          </w:rPr>
          <w:softHyphen/>
        </w:r>
        <w:r>
          <w:rPr>
            <w:rFonts w:hint="cs"/>
            <w:rtl/>
          </w:rPr>
          <w:t>شوند</w:t>
        </w:r>
      </w:ins>
      <w:ins w:id="6429" w:author="Windows User" w:date="2017-10-05T15:20:00Z">
        <w:r>
          <w:rPr>
            <w:rFonts w:hint="cs"/>
            <w:rtl/>
          </w:rPr>
          <w:t xml:space="preserve"> و از بیرون از برنامه وارد می گردند</w:t>
        </w:r>
      </w:ins>
      <w:ins w:id="6430" w:author="Windows User" w:date="2017-10-05T15:18:00Z">
        <w:r>
          <w:rPr>
            <w:rFonts w:hint="cs"/>
            <w:rtl/>
          </w:rPr>
          <w:t>.</w:t>
        </w:r>
      </w:ins>
    </w:p>
    <w:p w14:paraId="79284C7E" w14:textId="171C7F3E" w:rsidR="004578D9" w:rsidRDefault="00616065">
      <w:pPr>
        <w:pStyle w:val="ListParagraph"/>
        <w:numPr>
          <w:ilvl w:val="1"/>
          <w:numId w:val="84"/>
        </w:numPr>
        <w:rPr>
          <w:ins w:id="6431" w:author="Windows User" w:date="2017-10-05T15:21:00Z"/>
          <w:rtl/>
        </w:rPr>
        <w:pPrChange w:id="6432" w:author="Windows User" w:date="2017-10-05T15:25:00Z">
          <w:pPr>
            <w:pStyle w:val="Heading2"/>
          </w:pPr>
        </w:pPrChange>
      </w:pPr>
      <w:ins w:id="6433" w:author="Windows User" w:date="2017-10-05T15:17:00Z">
        <w:r>
          <w:rPr>
            <w:rFonts w:hint="cs"/>
            <w:rtl/>
          </w:rPr>
          <w:t>ب)</w:t>
        </w:r>
      </w:ins>
      <w:ins w:id="6434" w:author="Windows User" w:date="2017-10-05T15:18:00Z">
        <w:r>
          <w:rPr>
            <w:rFonts w:hint="cs"/>
            <w:rtl/>
          </w:rPr>
          <w:t xml:space="preserve">رویداد های ورودی که ناشی از تعامل کاربر با </w:t>
        </w:r>
      </w:ins>
      <w:ins w:id="6435" w:author="Windows User" w:date="2017-10-05T15:19:00Z">
        <w:r>
          <w:rPr>
            <w:rFonts w:hint="cs"/>
            <w:rtl/>
          </w:rPr>
          <w:t xml:space="preserve">رابط گرافیکی </w:t>
        </w:r>
      </w:ins>
      <w:ins w:id="6436" w:author="Windows User" w:date="2017-10-05T15:18:00Z">
        <w:r>
          <w:rPr>
            <w:rFonts w:hint="cs"/>
            <w:rtl/>
          </w:rPr>
          <w:t>برنامه ی کاربردی</w:t>
        </w:r>
      </w:ins>
      <w:ins w:id="6437" w:author="Windows User" w:date="2017-10-05T15:19:00Z">
        <w:r>
          <w:rPr>
            <w:rFonts w:hint="cs"/>
            <w:rtl/>
          </w:rPr>
          <w:t xml:space="preserve"> و یا ارتباطات میان پردازه ای سیستم</w:t>
        </w:r>
      </w:ins>
      <w:ins w:id="6438" w:author="Windows User" w:date="2017-10-05T15:18:00Z">
        <w:r>
          <w:rPr>
            <w:rFonts w:hint="cs"/>
            <w:rtl/>
          </w:rPr>
          <w:t xml:space="preserve"> می باشد.</w:t>
        </w:r>
      </w:ins>
    </w:p>
    <w:p w14:paraId="1AC038F0" w14:textId="62C0F7FE" w:rsidR="004578D9" w:rsidRDefault="004578D9">
      <w:pPr>
        <w:pStyle w:val="ListParagraph"/>
        <w:numPr>
          <w:ilvl w:val="0"/>
          <w:numId w:val="84"/>
        </w:numPr>
        <w:rPr>
          <w:ins w:id="6439" w:author="Windows User" w:date="2017-10-05T15:23:00Z"/>
          <w:rtl/>
        </w:rPr>
        <w:pPrChange w:id="6440" w:author="Windows User" w:date="2017-10-05T15:25:00Z">
          <w:pPr>
            <w:pStyle w:val="Heading2"/>
          </w:pPr>
        </w:pPrChange>
      </w:pPr>
      <w:ins w:id="6441" w:author="Windows User" w:date="2017-10-05T15:21:00Z">
        <w:r>
          <w:rPr>
            <w:rFonts w:hint="cs"/>
            <w:rtl/>
          </w:rPr>
          <w:t xml:space="preserve">پوشش قابل قبولی ازکد تامین گردد. درواقع هدف آن است که تمامی مسیر های برنامه که ممکن </w:t>
        </w:r>
      </w:ins>
      <w:ins w:id="6442" w:author="Windows User" w:date="2017-10-05T15:22:00Z">
        <w:r>
          <w:rPr>
            <w:rFonts w:hint="cs"/>
            <w:rtl/>
          </w:rPr>
          <w:t xml:space="preserve">است موجب نقض حریم خصوصی شود، </w:t>
        </w:r>
      </w:ins>
      <w:ins w:id="6443" w:author="Windows User" w:date="2017-10-05T15:21:00Z">
        <w:r>
          <w:rPr>
            <w:rFonts w:hint="cs"/>
            <w:rtl/>
          </w:rPr>
          <w:t>پیمایش گردد.</w:t>
        </w:r>
      </w:ins>
      <w:ins w:id="6444" w:author="Windows User" w:date="2017-10-05T15:22:00Z">
        <w:r>
          <w:rPr>
            <w:rFonts w:hint="cs"/>
            <w:rtl/>
          </w:rPr>
          <w:t xml:space="preserve"> ضمنا </w:t>
        </w:r>
      </w:ins>
      <w:ins w:id="6445" w:author="Windows User" w:date="2017-10-05T15:23:00Z">
        <w:r>
          <w:rPr>
            <w:rFonts w:hint="cs"/>
            <w:rtl/>
          </w:rPr>
          <w:t xml:space="preserve">از آن جا دقت </w:t>
        </w:r>
      </w:ins>
      <w:ins w:id="6446" w:author="Windows User" w:date="2017-10-05T15:22:00Z">
        <w:r>
          <w:rPr>
            <w:rFonts w:hint="cs"/>
            <w:rtl/>
          </w:rPr>
          <w:t>ابزار</w:t>
        </w:r>
      </w:ins>
      <w:ins w:id="6447" w:author="Windows User" w:date="2017-10-05T15:23:00Z">
        <w:r>
          <w:rPr>
            <w:rFonts w:hint="cs"/>
            <w:rtl/>
          </w:rPr>
          <w:t xml:space="preserve"> تحلیل حیاتی است،</w:t>
        </w:r>
      </w:ins>
      <w:ins w:id="6448" w:author="Windows User" w:date="2017-10-05T15:22:00Z">
        <w:r>
          <w:rPr>
            <w:rFonts w:hint="cs"/>
            <w:rtl/>
          </w:rPr>
          <w:t xml:space="preserve"> باید مثبت کاذب و منفی کاذب</w:t>
        </w:r>
      </w:ins>
      <w:ins w:id="6449" w:author="Windows User" w:date="2017-10-05T15:23:00Z">
        <w:r>
          <w:rPr>
            <w:rFonts w:hint="cs"/>
            <w:rtl/>
          </w:rPr>
          <w:t xml:space="preserve"> ابزار نیز جزیی باشد.</w:t>
        </w:r>
      </w:ins>
    </w:p>
    <w:p w14:paraId="77F6CF6C" w14:textId="659031FF" w:rsidR="00E244E5" w:rsidRDefault="004578D9">
      <w:pPr>
        <w:pStyle w:val="ListParagraph"/>
        <w:numPr>
          <w:ilvl w:val="0"/>
          <w:numId w:val="84"/>
        </w:numPr>
        <w:rPr>
          <w:ins w:id="6450" w:author="Windows User" w:date="2017-10-05T15:25:00Z"/>
        </w:rPr>
        <w:pPrChange w:id="6451" w:author="Windows User" w:date="2017-10-05T15:25:00Z">
          <w:pPr>
            <w:pStyle w:val="Heading2"/>
          </w:pPr>
        </w:pPrChange>
      </w:pPr>
      <w:ins w:id="6452" w:author="Windows User" w:date="2017-10-05T15:24:00Z">
        <w:r>
          <w:rPr>
            <w:rFonts w:hint="cs"/>
            <w:rtl/>
          </w:rPr>
          <w:t>ابزار باید برای تحلیل گر انسانی قابل فهم و ساده باشد.</w:t>
        </w:r>
      </w:ins>
    </w:p>
    <w:p w14:paraId="7E9AA180" w14:textId="330F0B52" w:rsidR="00E244E5" w:rsidRDefault="00E244E5">
      <w:pPr>
        <w:ind w:left="360"/>
        <w:rPr>
          <w:ins w:id="6453" w:author="Windows User" w:date="2017-10-05T15:26:00Z"/>
          <w:rtl/>
        </w:rPr>
        <w:pPrChange w:id="6454" w:author="Windows User" w:date="2017-10-05T15:25:00Z">
          <w:pPr>
            <w:pStyle w:val="Heading2"/>
          </w:pPr>
        </w:pPrChange>
      </w:pPr>
      <w:ins w:id="6455" w:author="Windows User" w:date="2017-10-05T15:25:00Z">
        <w:r>
          <w:rPr>
            <w:rFonts w:hint="cs"/>
            <w:rtl/>
          </w:rPr>
          <w:t xml:space="preserve">در شکل 1 معماری کلی ابزار </w:t>
        </w:r>
        <w:r w:rsidRPr="00E244E5">
          <w:t>APPINTENT</w:t>
        </w:r>
        <w:r>
          <w:rPr>
            <w:rFonts w:hint="cs"/>
            <w:rtl/>
          </w:rPr>
          <w:t xml:space="preserve"> را مشاهده می نمایید. در این ابزار یک</w:t>
        </w:r>
      </w:ins>
      <w:ins w:id="6456" w:author="Windows User" w:date="2017-10-05T15:26:00Z">
        <w:r>
          <w:rPr>
            <w:rFonts w:hint="cs"/>
            <w:rtl/>
          </w:rPr>
          <w:t xml:space="preserve"> </w:t>
        </w:r>
      </w:ins>
      <w:ins w:id="6457" w:author="Windows User" w:date="2017-10-05T15:25:00Z">
        <w:r>
          <w:rPr>
            <w:rFonts w:hint="cs"/>
            <w:rtl/>
          </w:rPr>
          <w:t xml:space="preserve">برنامه ی </w:t>
        </w:r>
      </w:ins>
      <w:ins w:id="6458" w:author="Windows User" w:date="2017-10-05T15:26:00Z">
        <w:r>
          <w:rPr>
            <w:rFonts w:hint="cs"/>
            <w:rtl/>
          </w:rPr>
          <w:t>کاربردی اندروید در دو مرحله مورد تحلیل قرار می گیرد:</w:t>
        </w:r>
      </w:ins>
    </w:p>
    <w:p w14:paraId="12D83C22" w14:textId="1D6D14CE" w:rsidR="00101E6A" w:rsidRDefault="00E244E5">
      <w:pPr>
        <w:pStyle w:val="ListParagraph"/>
        <w:numPr>
          <w:ilvl w:val="0"/>
          <w:numId w:val="85"/>
        </w:numPr>
        <w:rPr>
          <w:ins w:id="6459" w:author="Windows User" w:date="2017-10-05T15:45:00Z"/>
        </w:rPr>
        <w:pPrChange w:id="6460" w:author="Windows User" w:date="2017-10-05T15:41:00Z">
          <w:pPr>
            <w:pStyle w:val="Heading2"/>
          </w:pPr>
        </w:pPrChange>
      </w:pPr>
      <w:ins w:id="6461" w:author="Windows User" w:date="2017-10-05T15:26:00Z">
        <w:r>
          <w:rPr>
            <w:rFonts w:hint="cs"/>
            <w:rtl/>
          </w:rPr>
          <w:lastRenderedPageBreak/>
          <w:t xml:space="preserve">اجرای نمادین </w:t>
        </w:r>
      </w:ins>
      <w:ins w:id="6462" w:author="Windows User" w:date="2017-10-05T15:42:00Z">
        <w:r w:rsidR="00A20B69">
          <w:rPr>
            <w:rFonts w:hint="cs"/>
            <w:rtl/>
          </w:rPr>
          <w:t>هدایت شده در فضای رویداد</w:t>
        </w:r>
      </w:ins>
      <w:ins w:id="6463" w:author="Windows User" w:date="2017-10-05T15:43:00Z">
        <w:r w:rsidR="00A20B69" w:rsidRPr="00E2341D">
          <w:rPr>
            <w:rStyle w:val="FootnoteReference"/>
            <w:rtl/>
          </w:rPr>
          <w:footnoteReference w:id="75"/>
        </w:r>
      </w:ins>
    </w:p>
    <w:p w14:paraId="51B4EEC0" w14:textId="1689B380" w:rsidR="00883069" w:rsidRDefault="009C34A0">
      <w:pPr>
        <w:pStyle w:val="ListParagraph"/>
        <w:ind w:left="1080"/>
        <w:rPr>
          <w:ins w:id="6465" w:author="Windows User" w:date="2017-10-05T15:41:00Z"/>
          <w:rtl/>
        </w:rPr>
        <w:pPrChange w:id="6466" w:author="Windows User" w:date="2017-10-05T15:56:00Z">
          <w:pPr>
            <w:pStyle w:val="Heading2"/>
          </w:pPr>
        </w:pPrChange>
      </w:pPr>
      <w:ins w:id="6467" w:author="Windows User" w:date="2017-10-05T15:45:00Z">
        <w:r>
          <w:rPr>
            <w:rFonts w:hint="cs"/>
            <w:rtl/>
          </w:rPr>
          <w:t xml:space="preserve">هدف از این مرحله، </w:t>
        </w:r>
      </w:ins>
      <w:ins w:id="6468" w:author="Windows User" w:date="2017-10-05T15:46:00Z">
        <w:r>
          <w:rPr>
            <w:rFonts w:hint="cs"/>
            <w:rtl/>
          </w:rPr>
          <w:t xml:space="preserve">تولید داده های ورودی برای </w:t>
        </w:r>
      </w:ins>
      <w:ins w:id="6469" w:author="Windows User" w:date="2017-10-05T15:45:00Z">
        <w:r>
          <w:rPr>
            <w:rFonts w:hint="cs"/>
            <w:rtl/>
          </w:rPr>
          <w:t>اجرای برنامه به گونه ای است که مسیر های مختلف انتقال داده</w:t>
        </w:r>
      </w:ins>
      <w:ins w:id="6470" w:author="Windows User" w:date="2017-10-05T15:46:00Z">
        <w:r>
          <w:rPr>
            <w:rtl/>
          </w:rPr>
          <w:softHyphen/>
        </w:r>
        <w:r>
          <w:rPr>
            <w:rFonts w:hint="cs"/>
            <w:rtl/>
          </w:rPr>
          <w:t>ها</w:t>
        </w:r>
      </w:ins>
      <w:ins w:id="6471" w:author="Windows User" w:date="2017-10-05T15:45:00Z">
        <w:r>
          <w:rPr>
            <w:rFonts w:hint="cs"/>
            <w:rtl/>
          </w:rPr>
          <w:t xml:space="preserve"> پیمایش شو</w:t>
        </w:r>
      </w:ins>
      <w:ins w:id="6472" w:author="Windows User" w:date="2017-10-05T15:46:00Z">
        <w:r>
          <w:rPr>
            <w:rFonts w:hint="cs"/>
            <w:rtl/>
          </w:rPr>
          <w:t>ن</w:t>
        </w:r>
      </w:ins>
      <w:ins w:id="6473" w:author="Windows User" w:date="2017-10-05T15:45:00Z">
        <w:r>
          <w:rPr>
            <w:rFonts w:hint="cs"/>
            <w:rtl/>
          </w:rPr>
          <w:t>د.</w:t>
        </w:r>
      </w:ins>
      <w:ins w:id="6474" w:author="Windows User" w:date="2017-10-05T15:46:00Z">
        <w:r>
          <w:rPr>
            <w:rFonts w:hint="cs"/>
            <w:rtl/>
          </w:rPr>
          <w:t xml:space="preserve"> در ابزار </w:t>
        </w:r>
        <w:r w:rsidRPr="009C34A0">
          <w:t>APPINTENT</w:t>
        </w:r>
        <w:r>
          <w:rPr>
            <w:rFonts w:hint="cs"/>
            <w:rtl/>
          </w:rPr>
          <w:t xml:space="preserve"> از تحلیل آلایش ایستا استفاده شده است</w:t>
        </w:r>
      </w:ins>
      <w:ins w:id="6475" w:author="Windows User" w:date="2017-10-05T15:48:00Z">
        <w:r>
          <w:rPr>
            <w:rFonts w:hint="cs"/>
            <w:rtl/>
          </w:rPr>
          <w:t xml:space="preserve"> </w:t>
        </w:r>
      </w:ins>
      <w:ins w:id="6476" w:author="Windows User" w:date="2017-10-05T15:47:00Z">
        <w:r>
          <w:rPr>
            <w:rFonts w:hint="cs"/>
            <w:rtl/>
          </w:rPr>
          <w:t>که با استفاده از آن تمامی انتقال داده های حساس و دنباله ی رویداد های مربوط به آن ها  استخراج</w:t>
        </w:r>
      </w:ins>
      <w:ins w:id="6477" w:author="Windows User" w:date="2017-10-05T15:48:00Z">
        <w:r>
          <w:rPr>
            <w:rFonts w:hint="cs"/>
            <w:rtl/>
          </w:rPr>
          <w:t xml:space="preserve"> </w:t>
        </w:r>
      </w:ins>
      <w:ins w:id="6478" w:author="Windows User" w:date="2017-10-05T15:47:00Z">
        <w:r>
          <w:rPr>
            <w:rFonts w:hint="cs"/>
            <w:rtl/>
          </w:rPr>
          <w:t>می ش</w:t>
        </w:r>
      </w:ins>
      <w:ins w:id="6479" w:author="Windows User" w:date="2017-10-05T15:48:00Z">
        <w:r>
          <w:rPr>
            <w:rFonts w:hint="cs"/>
            <w:rtl/>
          </w:rPr>
          <w:t>و</w:t>
        </w:r>
      </w:ins>
      <w:ins w:id="6480" w:author="Windows User" w:date="2017-10-05T15:47:00Z">
        <w:r>
          <w:rPr>
            <w:rFonts w:hint="cs"/>
            <w:rtl/>
          </w:rPr>
          <w:t>د</w:t>
        </w:r>
      </w:ins>
      <w:ins w:id="6481" w:author="Windows User" w:date="2017-10-05T15:46:00Z">
        <w:r>
          <w:rPr>
            <w:rFonts w:hint="cs"/>
            <w:rtl/>
          </w:rPr>
          <w:t>.</w:t>
        </w:r>
      </w:ins>
      <w:ins w:id="6482" w:author="Windows User" w:date="2017-10-05T15:49:00Z">
        <w:r>
          <w:rPr>
            <w:rFonts w:hint="cs"/>
            <w:rtl/>
          </w:rPr>
          <w:t xml:space="preserve"> در ادامه با اجرای نمادین هدایت شده توسط اطلاعات </w:t>
        </w:r>
        <w:r w:rsidR="00883069">
          <w:rPr>
            <w:rFonts w:hint="cs"/>
            <w:rtl/>
          </w:rPr>
          <w:t>به دست آمده از تحلیل آلایش ایست</w:t>
        </w:r>
      </w:ins>
      <w:ins w:id="6483" w:author="Windows User" w:date="2017-10-05T15:53:00Z">
        <w:r w:rsidR="00883069">
          <w:rPr>
            <w:rFonts w:hint="cs"/>
            <w:rtl/>
          </w:rPr>
          <w:t xml:space="preserve">ا </w:t>
        </w:r>
      </w:ins>
      <w:ins w:id="6484" w:author="Windows User" w:date="2017-10-05T15:54:00Z">
        <w:r w:rsidR="00883069">
          <w:rPr>
            <w:rFonts w:hint="cs"/>
            <w:rtl/>
          </w:rPr>
          <w:t xml:space="preserve">، </w:t>
        </w:r>
      </w:ins>
      <w:ins w:id="6485" w:author="Windows User" w:date="2017-10-05T15:53:00Z">
        <w:r w:rsidR="00883069">
          <w:rPr>
            <w:rFonts w:hint="cs"/>
            <w:rtl/>
          </w:rPr>
          <w:t>ورودی های</w:t>
        </w:r>
      </w:ins>
      <w:ins w:id="6486" w:author="Windows User" w:date="2017-10-05T15:54:00Z">
        <w:r w:rsidR="00883069">
          <w:rPr>
            <w:rFonts w:hint="cs"/>
            <w:rtl/>
          </w:rPr>
          <w:t xml:space="preserve"> حساس برای</w:t>
        </w:r>
      </w:ins>
      <w:ins w:id="6487" w:author="Windows User" w:date="2017-10-05T15:53:00Z">
        <w:r w:rsidR="00883069">
          <w:rPr>
            <w:rFonts w:hint="cs"/>
            <w:rtl/>
          </w:rPr>
          <w:t xml:space="preserve"> برنامه</w:t>
        </w:r>
      </w:ins>
      <w:ins w:id="6488" w:author="Windows User" w:date="2017-10-05T15:54:00Z">
        <w:r w:rsidR="00883069">
          <w:rPr>
            <w:rFonts w:hint="cs"/>
            <w:rtl/>
          </w:rPr>
          <w:t xml:space="preserve"> </w:t>
        </w:r>
      </w:ins>
      <w:ins w:id="6489" w:author="Windows User" w:date="2017-10-05T15:55:00Z">
        <w:r w:rsidR="00883069">
          <w:rPr>
            <w:rFonts w:hint="cs"/>
            <w:rtl/>
          </w:rPr>
          <w:t>تولید می شود.</w:t>
        </w:r>
      </w:ins>
      <w:ins w:id="6490" w:author="Windows User" w:date="2017-10-05T15:56:00Z">
        <w:r w:rsidR="00883069">
          <w:rPr>
            <w:rFonts w:hint="cs"/>
            <w:rtl/>
          </w:rPr>
          <w:t xml:space="preserve"> </w:t>
        </w:r>
      </w:ins>
      <w:ins w:id="6491" w:author="Windows User" w:date="2017-10-05T15:55:00Z">
        <w:r w:rsidR="00883069">
          <w:rPr>
            <w:rFonts w:hint="cs"/>
            <w:rtl/>
          </w:rPr>
          <w:t>پوشش کد کافی نیز بنابر ماهیت ذاتی اجرای نمادین به دست می آید.</w:t>
        </w:r>
      </w:ins>
    </w:p>
    <w:p w14:paraId="4B621476" w14:textId="2F840EC7" w:rsidR="00101E6A" w:rsidRDefault="00101E6A">
      <w:pPr>
        <w:pStyle w:val="ListParagraph"/>
        <w:numPr>
          <w:ilvl w:val="0"/>
          <w:numId w:val="85"/>
        </w:numPr>
        <w:rPr>
          <w:ins w:id="6492" w:author="Windows User" w:date="2017-10-05T15:56:00Z"/>
        </w:rPr>
        <w:pPrChange w:id="6493" w:author="Windows User" w:date="2017-10-05T15:41:00Z">
          <w:pPr>
            <w:pStyle w:val="Heading2"/>
          </w:pPr>
        </w:pPrChange>
      </w:pPr>
      <w:ins w:id="6494" w:author="Windows User" w:date="2017-10-05T15:42:00Z">
        <w:r>
          <w:rPr>
            <w:rFonts w:hint="cs"/>
            <w:rtl/>
          </w:rPr>
          <w:t xml:space="preserve">پلتفرم </w:t>
        </w:r>
      </w:ins>
      <w:ins w:id="6495" w:author="Windows User" w:date="2017-10-05T15:41:00Z">
        <w:r>
          <w:rPr>
            <w:rFonts w:hint="cs"/>
            <w:rtl/>
          </w:rPr>
          <w:t>تحلیل پویا</w:t>
        </w:r>
      </w:ins>
      <w:ins w:id="6496" w:author="Windows User" w:date="2017-10-05T15:42:00Z">
        <w:r>
          <w:rPr>
            <w:rFonts w:hint="cs"/>
            <w:rtl/>
          </w:rPr>
          <w:t>ی برنامه</w:t>
        </w:r>
      </w:ins>
    </w:p>
    <w:p w14:paraId="3BB7F0B2" w14:textId="62109272" w:rsidR="00883069" w:rsidRPr="007916DF" w:rsidRDefault="00883069">
      <w:pPr>
        <w:pStyle w:val="ListParagraph"/>
        <w:ind w:left="1080"/>
        <w:rPr>
          <w:ins w:id="6497" w:author="Windows User" w:date="2017-10-05T14:02:00Z"/>
          <w:rtl/>
        </w:rPr>
        <w:pPrChange w:id="6498" w:author="Windows User" w:date="2017-10-05T15:56:00Z">
          <w:pPr>
            <w:pStyle w:val="Heading2"/>
          </w:pPr>
        </w:pPrChange>
      </w:pPr>
      <w:ins w:id="6499" w:author="Windows User" w:date="2017-10-05T15:57:00Z">
        <w:r>
          <w:rPr>
            <w:rFonts w:hint="cs"/>
            <w:rtl/>
          </w:rPr>
          <w:t xml:space="preserve">با استفاده از داده های ورودی به دست آمده در مرحله ی 1 در </w:t>
        </w:r>
      </w:ins>
      <w:ins w:id="6500" w:author="Windows User" w:date="2017-10-05T15:58:00Z">
        <w:r>
          <w:rPr>
            <w:rFonts w:hint="cs"/>
            <w:rtl/>
          </w:rPr>
          <w:t xml:space="preserve">یک پلتفرم تحلیل پویا به اجرای خودکار برنامه ی اندرویدی می پردازیم. مراحل مختلف انتقال داده های حساس به صورت گرافیکی ثبت می شوند تا تحلیل گر </w:t>
        </w:r>
      </w:ins>
      <w:ins w:id="6501" w:author="Windows User" w:date="2017-10-05T15:59:00Z">
        <w:r>
          <w:rPr>
            <w:rFonts w:hint="cs"/>
            <w:rtl/>
          </w:rPr>
          <w:t xml:space="preserve">راحت تر </w:t>
        </w:r>
      </w:ins>
      <w:ins w:id="6502" w:author="Windows User" w:date="2017-10-05T15:58:00Z">
        <w:r>
          <w:rPr>
            <w:rFonts w:hint="cs"/>
            <w:rtl/>
          </w:rPr>
          <w:t>بت</w:t>
        </w:r>
      </w:ins>
      <w:ins w:id="6503" w:author="Windows User" w:date="2017-10-05T15:59:00Z">
        <w:r>
          <w:rPr>
            <w:rFonts w:hint="cs"/>
            <w:rtl/>
          </w:rPr>
          <w:t>و</w:t>
        </w:r>
      </w:ins>
      <w:ins w:id="6504" w:author="Windows User" w:date="2017-10-05T15:58:00Z">
        <w:r>
          <w:rPr>
            <w:rFonts w:hint="cs"/>
            <w:rtl/>
          </w:rPr>
          <w:t xml:space="preserve">اند در </w:t>
        </w:r>
      </w:ins>
      <w:ins w:id="6505" w:author="Windows User" w:date="2017-10-05T16:00:00Z">
        <w:r>
          <w:rPr>
            <w:rFonts w:hint="cs"/>
            <w:rtl/>
          </w:rPr>
          <w:t>مرد خواسته یا ناخواسته بودن انتقال تصمیم گیری کند.</w:t>
        </w:r>
      </w:ins>
    </w:p>
    <w:p w14:paraId="6AD97E63" w14:textId="340FEB65" w:rsidR="002E3692" w:rsidRDefault="00B00A78">
      <w:pPr>
        <w:keepNext/>
        <w:rPr>
          <w:ins w:id="6506" w:author="Windows User" w:date="2017-10-14T03:21:00Z"/>
        </w:rPr>
        <w:pPrChange w:id="6507" w:author="Windows User" w:date="2017-10-14T03:21:00Z">
          <w:pPr/>
        </w:pPrChange>
      </w:pPr>
      <w:ins w:id="6508" w:author="Windows User" w:date="2017-10-05T14:00:00Z">
        <w:r w:rsidRPr="00E2341D">
          <w:rPr>
            <w:noProof/>
            <w:lang w:bidi="ar-SA"/>
          </w:rPr>
          <w:drawing>
            <wp:inline distT="0" distB="0" distL="0" distR="0" wp14:anchorId="3C0ADEC9" wp14:editId="5353D3D0">
              <wp:extent cx="5943600" cy="1270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70000"/>
                      </a:xfrm>
                      <a:prstGeom prst="rect">
                        <a:avLst/>
                      </a:prstGeom>
                    </pic:spPr>
                  </pic:pic>
                </a:graphicData>
              </a:graphic>
            </wp:inline>
          </w:drawing>
        </w:r>
      </w:ins>
    </w:p>
    <w:p w14:paraId="33477995" w14:textId="38C2F4EB" w:rsidR="009C241C" w:rsidRPr="00E2341D" w:rsidRDefault="002E3692">
      <w:pPr>
        <w:pStyle w:val="Caption"/>
        <w:bidi/>
        <w:jc w:val="center"/>
        <w:rPr>
          <w:ins w:id="6509" w:author="Windows User" w:date="2017-10-05T14:00:00Z"/>
        </w:rPr>
        <w:pPrChange w:id="6510" w:author="Windows User" w:date="2017-10-14T03:22:00Z">
          <w:pPr>
            <w:pStyle w:val="Heading2"/>
          </w:pPr>
        </w:pPrChange>
      </w:pPr>
      <w:ins w:id="6511" w:author="Windows User" w:date="2017-10-14T03:21:00Z">
        <w:r w:rsidRPr="002E3692">
          <w:rPr>
            <w:rFonts w:cs="B Nazanin"/>
            <w:rtl/>
            <w:rPrChange w:id="6512" w:author="Windows User" w:date="2017-10-14T03:22:00Z">
              <w:rPr>
                <w:rtl/>
              </w:rPr>
            </w:rPrChange>
          </w:rPr>
          <w:t xml:space="preserve">شکل </w:t>
        </w:r>
      </w:ins>
      <w:ins w:id="6513" w:author="Windows User" w:date="2017-10-14T03:22:00Z">
        <w:r w:rsidRPr="002E3692">
          <w:rPr>
            <w:rFonts w:cs="B Nazanin"/>
            <w:rtl/>
            <w:rPrChange w:id="6514" w:author="Windows User" w:date="2017-10-14T03:22:00Z">
              <w:rPr>
                <w:rtl/>
              </w:rPr>
            </w:rPrChange>
          </w:rPr>
          <w:t>21-معمار</w:t>
        </w:r>
        <w:r w:rsidRPr="002E3692">
          <w:rPr>
            <w:rFonts w:cs="B Nazanin" w:hint="cs"/>
            <w:rtl/>
            <w:rPrChange w:id="6515" w:author="Windows User" w:date="2017-10-14T03:22:00Z">
              <w:rPr>
                <w:rFonts w:hint="cs"/>
                <w:rtl/>
              </w:rPr>
            </w:rPrChange>
          </w:rPr>
          <w:t>ی</w:t>
        </w:r>
        <w:r w:rsidRPr="002E3692">
          <w:rPr>
            <w:rFonts w:cs="B Nazanin"/>
            <w:rtl/>
            <w:rPrChange w:id="6516" w:author="Windows User" w:date="2017-10-14T03:22:00Z">
              <w:rPr>
                <w:rtl/>
              </w:rPr>
            </w:rPrChange>
          </w:rPr>
          <w:t xml:space="preserve"> کل</w:t>
        </w:r>
        <w:r w:rsidRPr="002E3692">
          <w:rPr>
            <w:rFonts w:cs="B Nazanin" w:hint="cs"/>
            <w:rtl/>
            <w:rPrChange w:id="6517" w:author="Windows User" w:date="2017-10-14T03:22:00Z">
              <w:rPr>
                <w:rFonts w:hint="cs"/>
                <w:rtl/>
              </w:rPr>
            </w:rPrChange>
          </w:rPr>
          <w:t>ی</w:t>
        </w:r>
        <w:r w:rsidRPr="002E3692">
          <w:rPr>
            <w:rFonts w:cs="B Nazanin"/>
            <w:rtl/>
            <w:rPrChange w:id="6518" w:author="Windows User" w:date="2017-10-14T03:22:00Z">
              <w:rPr>
                <w:rtl/>
              </w:rPr>
            </w:rPrChange>
          </w:rPr>
          <w:t xml:space="preserve"> ابزار </w:t>
        </w:r>
        <w:r w:rsidRPr="002E3692">
          <w:rPr>
            <w:rFonts w:cs="B Nazanin"/>
            <w:rPrChange w:id="6519" w:author="Windows User" w:date="2017-10-14T03:22:00Z">
              <w:rPr/>
            </w:rPrChange>
          </w:rPr>
          <w:t>APPINTENT</w:t>
        </w:r>
      </w:ins>
    </w:p>
    <w:p w14:paraId="74CA1C3A" w14:textId="77777777" w:rsidR="00A45387" w:rsidRDefault="00A45387">
      <w:pPr>
        <w:ind w:left="720" w:hanging="720"/>
        <w:rPr>
          <w:ins w:id="6520" w:author="Windows User" w:date="2017-10-05T16:02:00Z"/>
          <w:rtl/>
        </w:rPr>
        <w:pPrChange w:id="6521" w:author="Windows User" w:date="2017-10-05T16:02:00Z">
          <w:pPr>
            <w:pStyle w:val="Heading2"/>
          </w:pPr>
        </w:pPrChange>
      </w:pPr>
      <w:ins w:id="6522" w:author="Windows User" w:date="2017-10-05T16:01:00Z">
        <w:r>
          <w:rPr>
            <w:rFonts w:hint="cs"/>
            <w:rtl/>
          </w:rPr>
          <w:t xml:space="preserve">نمونه ای از اجرای ابزار </w:t>
        </w:r>
        <w:r w:rsidRPr="00A45387">
          <w:t>APPINTENT</w:t>
        </w:r>
        <w:r>
          <w:rPr>
            <w:rFonts w:hint="cs"/>
            <w:rtl/>
          </w:rPr>
          <w:t xml:space="preserve"> را برای تحلیل یک برنامه ی اندرویدی در شکل 1 مشاهده می نمایید.</w:t>
        </w:r>
      </w:ins>
    </w:p>
    <w:p w14:paraId="792B6BA7" w14:textId="075D36E3" w:rsidR="002E3692" w:rsidRDefault="00A45387">
      <w:pPr>
        <w:keepNext/>
        <w:ind w:left="720" w:hanging="720"/>
        <w:jc w:val="center"/>
        <w:rPr>
          <w:ins w:id="6523" w:author="Windows User" w:date="2017-10-14T03:22:00Z"/>
        </w:rPr>
        <w:pPrChange w:id="6524" w:author="Windows User" w:date="2017-10-14T03:22:00Z">
          <w:pPr>
            <w:ind w:left="720" w:hanging="720"/>
            <w:jc w:val="center"/>
          </w:pPr>
        </w:pPrChange>
      </w:pPr>
      <w:ins w:id="6525" w:author="Windows User" w:date="2017-10-05T16:02:00Z">
        <w:r w:rsidRPr="00E2341D">
          <w:rPr>
            <w:noProof/>
            <w:lang w:bidi="ar-SA"/>
          </w:rPr>
          <w:lastRenderedPageBreak/>
          <w:drawing>
            <wp:inline distT="0" distB="0" distL="0" distR="0" wp14:anchorId="58E66FB9" wp14:editId="665F6429">
              <wp:extent cx="5943600" cy="2503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03170"/>
                      </a:xfrm>
                      <a:prstGeom prst="rect">
                        <a:avLst/>
                      </a:prstGeom>
                    </pic:spPr>
                  </pic:pic>
                </a:graphicData>
              </a:graphic>
            </wp:inline>
          </w:drawing>
        </w:r>
      </w:ins>
    </w:p>
    <w:p w14:paraId="3B3C16E2" w14:textId="6F4EB01F" w:rsidR="00A45387" w:rsidRPr="00E2341D" w:rsidRDefault="002E3692">
      <w:pPr>
        <w:pStyle w:val="Caption"/>
        <w:bidi/>
        <w:jc w:val="center"/>
        <w:rPr>
          <w:ins w:id="6526" w:author="Windows User" w:date="2017-10-05T16:02:00Z"/>
          <w:rtl/>
        </w:rPr>
        <w:pPrChange w:id="6527" w:author="Windows User" w:date="2017-10-14T03:22:00Z">
          <w:pPr>
            <w:pStyle w:val="Heading2"/>
          </w:pPr>
        </w:pPrChange>
      </w:pPr>
      <w:ins w:id="6528" w:author="Windows User" w:date="2017-10-14T03:22:00Z">
        <w:r w:rsidRPr="002E3692">
          <w:rPr>
            <w:rFonts w:cs="B Nazanin"/>
            <w:rtl/>
            <w:rPrChange w:id="6529" w:author="Windows User" w:date="2017-10-14T03:23:00Z">
              <w:rPr>
                <w:rtl/>
              </w:rPr>
            </w:rPrChange>
          </w:rPr>
          <w:t xml:space="preserve">شکل </w:t>
        </w:r>
        <w:r w:rsidRPr="002E3692">
          <w:rPr>
            <w:rFonts w:cs="B Nazanin"/>
            <w:rtl/>
            <w:lang w:bidi="fa-IR"/>
            <w:rPrChange w:id="6530" w:author="Windows User" w:date="2017-10-14T03:23:00Z">
              <w:rPr>
                <w:rtl/>
              </w:rPr>
            </w:rPrChange>
          </w:rPr>
          <w:t>22-</w:t>
        </w:r>
        <w:r w:rsidRPr="002E3692">
          <w:rPr>
            <w:rFonts w:cs="B Nazanin"/>
            <w:rtl/>
            <w:rPrChange w:id="6531" w:author="Windows User" w:date="2017-10-14T03:23:00Z">
              <w:rPr>
                <w:rtl/>
              </w:rPr>
            </w:rPrChange>
          </w:rPr>
          <w:t xml:space="preserve"> </w:t>
        </w:r>
        <w:r w:rsidRPr="002E3692">
          <w:rPr>
            <w:rFonts w:cs="B Nazanin"/>
            <w:rtl/>
            <w:lang w:bidi="fa-IR"/>
            <w:rPrChange w:id="6532" w:author="Windows User" w:date="2017-10-14T03:23:00Z">
              <w:rPr>
                <w:rFonts w:cs="Arial"/>
                <w:szCs w:val="32"/>
                <w:rtl/>
              </w:rPr>
            </w:rPrChange>
          </w:rPr>
          <w:t>اسکر</w:t>
        </w:r>
        <w:r w:rsidRPr="002E3692">
          <w:rPr>
            <w:rFonts w:cs="B Nazanin" w:hint="cs"/>
            <w:rtl/>
            <w:lang w:bidi="fa-IR"/>
            <w:rPrChange w:id="6533" w:author="Windows User" w:date="2017-10-14T03:23:00Z">
              <w:rPr>
                <w:rFonts w:cs="Arial" w:hint="cs"/>
                <w:szCs w:val="32"/>
                <w:rtl/>
              </w:rPr>
            </w:rPrChange>
          </w:rPr>
          <w:t>ی</w:t>
        </w:r>
        <w:r w:rsidRPr="002E3692">
          <w:rPr>
            <w:rFonts w:cs="B Nazanin" w:hint="eastAsia"/>
            <w:rtl/>
            <w:lang w:bidi="fa-IR"/>
            <w:rPrChange w:id="6534" w:author="Windows User" w:date="2017-10-14T03:23:00Z">
              <w:rPr>
                <w:rFonts w:cs="Arial" w:hint="eastAsia"/>
                <w:szCs w:val="32"/>
                <w:rtl/>
              </w:rPr>
            </w:rPrChange>
          </w:rPr>
          <w:t>ن</w:t>
        </w:r>
        <w:r w:rsidRPr="002E3692">
          <w:rPr>
            <w:rFonts w:cs="B Nazanin"/>
            <w:rtl/>
            <w:lang w:bidi="fa-IR"/>
            <w:rPrChange w:id="6535" w:author="Windows User" w:date="2017-10-14T03:23:00Z">
              <w:rPr>
                <w:rFonts w:cs="Arial"/>
                <w:szCs w:val="32"/>
                <w:rtl/>
              </w:rPr>
            </w:rPrChange>
          </w:rPr>
          <w:t xml:space="preserve"> شات از مراحل مختلف </w:t>
        </w:r>
        <w:r w:rsidRPr="002E3692">
          <w:rPr>
            <w:rFonts w:cs="B Nazanin" w:hint="cs"/>
            <w:rtl/>
            <w:lang w:bidi="fa-IR"/>
            <w:rPrChange w:id="6536" w:author="Windows User" w:date="2017-10-14T03:23:00Z">
              <w:rPr>
                <w:rFonts w:cs="Arial" w:hint="cs"/>
                <w:szCs w:val="32"/>
                <w:rtl/>
              </w:rPr>
            </w:rPrChange>
          </w:rPr>
          <w:t>ی</w:t>
        </w:r>
        <w:r w:rsidRPr="002E3692">
          <w:rPr>
            <w:rFonts w:cs="B Nazanin" w:hint="eastAsia"/>
            <w:rtl/>
            <w:lang w:bidi="fa-IR"/>
            <w:rPrChange w:id="6537" w:author="Windows User" w:date="2017-10-14T03:23:00Z">
              <w:rPr>
                <w:rFonts w:cs="Arial" w:hint="eastAsia"/>
                <w:szCs w:val="32"/>
                <w:rtl/>
              </w:rPr>
            </w:rPrChange>
          </w:rPr>
          <w:t>ک</w:t>
        </w:r>
        <w:r w:rsidRPr="002E3692">
          <w:rPr>
            <w:rFonts w:cs="B Nazanin"/>
            <w:rtl/>
            <w:lang w:bidi="fa-IR"/>
            <w:rPrChange w:id="6538" w:author="Windows User" w:date="2017-10-14T03:23:00Z">
              <w:rPr>
                <w:rFonts w:cs="Arial"/>
                <w:szCs w:val="32"/>
                <w:rtl/>
              </w:rPr>
            </w:rPrChange>
          </w:rPr>
          <w:t xml:space="preserve"> انتقال داده</w:t>
        </w:r>
      </w:ins>
    </w:p>
    <w:p w14:paraId="7D64B2D6" w14:textId="77777777" w:rsidR="007E2C63" w:rsidRDefault="007E2C63">
      <w:pPr>
        <w:jc w:val="center"/>
        <w:rPr>
          <w:ins w:id="6539" w:author="Windows User" w:date="2017-10-13T17:11:00Z"/>
        </w:rPr>
        <w:pPrChange w:id="6540" w:author="Windows User" w:date="2017-10-05T16:03:00Z">
          <w:pPr>
            <w:pStyle w:val="Heading2"/>
          </w:pPr>
        </w:pPrChange>
      </w:pPr>
    </w:p>
    <w:p w14:paraId="1B2DA4B8" w14:textId="77777777" w:rsidR="007E2C63" w:rsidRDefault="007E2C63">
      <w:pPr>
        <w:jc w:val="center"/>
        <w:rPr>
          <w:ins w:id="6541" w:author="Windows User" w:date="2017-10-13T17:11:00Z"/>
        </w:rPr>
        <w:pPrChange w:id="6542" w:author="Windows User" w:date="2017-10-05T16:03:00Z">
          <w:pPr>
            <w:pStyle w:val="Heading2"/>
          </w:pPr>
        </w:pPrChange>
      </w:pPr>
    </w:p>
    <w:p w14:paraId="4114ECC1" w14:textId="77777777" w:rsidR="007E2C63" w:rsidRDefault="007E2C63">
      <w:pPr>
        <w:jc w:val="center"/>
        <w:rPr>
          <w:ins w:id="6543" w:author="Windows User" w:date="2017-10-13T17:11:00Z"/>
        </w:rPr>
        <w:pPrChange w:id="6544" w:author="Windows User" w:date="2017-10-05T16:03:00Z">
          <w:pPr>
            <w:pStyle w:val="Heading2"/>
          </w:pPr>
        </w:pPrChange>
      </w:pPr>
    </w:p>
    <w:p w14:paraId="5ACB6DA5" w14:textId="77777777" w:rsidR="007E2C63" w:rsidRDefault="007E2C63">
      <w:pPr>
        <w:jc w:val="center"/>
        <w:rPr>
          <w:ins w:id="6545" w:author="Windows User" w:date="2017-10-13T17:11:00Z"/>
        </w:rPr>
        <w:pPrChange w:id="6546" w:author="Windows User" w:date="2017-10-05T16:03:00Z">
          <w:pPr>
            <w:pStyle w:val="Heading2"/>
          </w:pPr>
        </w:pPrChange>
      </w:pPr>
    </w:p>
    <w:p w14:paraId="493A425C" w14:textId="77777777" w:rsidR="007E2C63" w:rsidRDefault="007E2C63">
      <w:pPr>
        <w:jc w:val="center"/>
        <w:rPr>
          <w:ins w:id="6547" w:author="Windows User" w:date="2017-10-13T17:11:00Z"/>
        </w:rPr>
        <w:pPrChange w:id="6548" w:author="Windows User" w:date="2017-10-05T16:03:00Z">
          <w:pPr>
            <w:pStyle w:val="Heading2"/>
          </w:pPr>
        </w:pPrChange>
      </w:pPr>
    </w:p>
    <w:p w14:paraId="35FE95E7" w14:textId="77777777" w:rsidR="007E2C63" w:rsidRDefault="007E2C63">
      <w:pPr>
        <w:jc w:val="center"/>
        <w:rPr>
          <w:ins w:id="6549" w:author="Windows User" w:date="2017-10-13T17:11:00Z"/>
        </w:rPr>
        <w:pPrChange w:id="6550" w:author="Windows User" w:date="2017-10-05T16:03:00Z">
          <w:pPr>
            <w:pStyle w:val="Heading2"/>
          </w:pPr>
        </w:pPrChange>
      </w:pPr>
    </w:p>
    <w:p w14:paraId="02C9A041" w14:textId="77777777" w:rsidR="007E2C63" w:rsidRDefault="007E2C63">
      <w:pPr>
        <w:jc w:val="center"/>
        <w:rPr>
          <w:ins w:id="6551" w:author="Windows User" w:date="2017-10-13T17:11:00Z"/>
        </w:rPr>
        <w:pPrChange w:id="6552" w:author="Windows User" w:date="2017-10-05T16:03:00Z">
          <w:pPr>
            <w:pStyle w:val="Heading2"/>
          </w:pPr>
        </w:pPrChange>
      </w:pPr>
    </w:p>
    <w:p w14:paraId="0C158F38" w14:textId="77777777" w:rsidR="007E2C63" w:rsidRDefault="007E2C63">
      <w:pPr>
        <w:jc w:val="center"/>
        <w:rPr>
          <w:ins w:id="6553" w:author="Windows User" w:date="2017-10-13T17:11:00Z"/>
        </w:rPr>
        <w:pPrChange w:id="6554" w:author="Windows User" w:date="2017-10-05T16:03:00Z">
          <w:pPr>
            <w:pStyle w:val="Heading2"/>
          </w:pPr>
        </w:pPrChange>
      </w:pPr>
    </w:p>
    <w:p w14:paraId="32241444" w14:textId="77777777" w:rsidR="007E2C63" w:rsidRDefault="007E2C63">
      <w:pPr>
        <w:jc w:val="center"/>
        <w:rPr>
          <w:ins w:id="6555" w:author="Windows User" w:date="2017-10-13T17:11:00Z"/>
        </w:rPr>
        <w:pPrChange w:id="6556" w:author="Windows User" w:date="2017-10-05T16:03:00Z">
          <w:pPr>
            <w:pStyle w:val="Heading2"/>
          </w:pPr>
        </w:pPrChange>
      </w:pPr>
    </w:p>
    <w:p w14:paraId="2D2A32A9" w14:textId="77777777" w:rsidR="007E2C63" w:rsidRDefault="007E2C63">
      <w:pPr>
        <w:jc w:val="center"/>
        <w:rPr>
          <w:ins w:id="6557" w:author="Windows User" w:date="2017-10-13T17:11:00Z"/>
        </w:rPr>
        <w:pPrChange w:id="6558" w:author="Windows User" w:date="2017-10-05T16:03:00Z">
          <w:pPr>
            <w:pStyle w:val="Heading2"/>
          </w:pPr>
        </w:pPrChange>
      </w:pPr>
    </w:p>
    <w:p w14:paraId="46E6504D" w14:textId="77777777" w:rsidR="007E2C63" w:rsidRDefault="007E2C63">
      <w:pPr>
        <w:jc w:val="center"/>
        <w:rPr>
          <w:ins w:id="6559" w:author="Windows User" w:date="2017-10-13T17:11:00Z"/>
        </w:rPr>
        <w:pPrChange w:id="6560" w:author="Windows User" w:date="2017-10-05T16:03:00Z">
          <w:pPr>
            <w:pStyle w:val="Heading2"/>
          </w:pPr>
        </w:pPrChange>
      </w:pPr>
    </w:p>
    <w:p w14:paraId="0CA3866F" w14:textId="77777777" w:rsidR="007E2C63" w:rsidRDefault="007E2C63">
      <w:pPr>
        <w:jc w:val="center"/>
        <w:rPr>
          <w:ins w:id="6561" w:author="Windows User" w:date="2017-10-13T17:11:00Z"/>
        </w:rPr>
        <w:pPrChange w:id="6562" w:author="Windows User" w:date="2017-10-05T16:03:00Z">
          <w:pPr>
            <w:pStyle w:val="Heading2"/>
          </w:pPr>
        </w:pPrChange>
      </w:pPr>
    </w:p>
    <w:p w14:paraId="7869140E" w14:textId="77777777" w:rsidR="007E2C63" w:rsidRPr="007916DF" w:rsidRDefault="007E2C63">
      <w:pPr>
        <w:jc w:val="center"/>
        <w:rPr>
          <w:ins w:id="6563" w:author="Windows User" w:date="2017-09-23T01:42:00Z"/>
          <w:rtl/>
        </w:rPr>
        <w:pPrChange w:id="6564" w:author="Windows User" w:date="2017-10-05T16:03:00Z">
          <w:pPr>
            <w:pStyle w:val="Heading2"/>
          </w:pPr>
        </w:pPrChange>
      </w:pPr>
    </w:p>
    <w:p w14:paraId="7D6CCF77" w14:textId="2539A7EF" w:rsidR="007821E4" w:rsidRPr="009F5C3F" w:rsidDel="007821E4" w:rsidRDefault="007821E4" w:rsidP="007916DF">
      <w:pPr>
        <w:pStyle w:val="Heading2"/>
        <w:rPr>
          <w:del w:id="6565" w:author="Windows User" w:date="2017-09-23T01:43:00Z"/>
          <w:rPrChange w:id="6566" w:author="Windows User" w:date="2017-10-03T23:55:00Z">
            <w:rPr>
              <w:del w:id="6567" w:author="Windows User" w:date="2017-09-23T01:43:00Z"/>
              <w:sz w:val="16"/>
              <w:szCs w:val="16"/>
            </w:rPr>
          </w:rPrChange>
        </w:rPr>
      </w:pPr>
      <w:bookmarkStart w:id="6568" w:name="_Toc495715049"/>
      <w:ins w:id="6569" w:author="Windows User" w:date="2017-09-23T01:42:00Z">
        <w:r w:rsidRPr="009F5C3F">
          <w:rPr>
            <w:b w:val="0"/>
            <w:bCs w:val="0"/>
            <w:rtl/>
          </w:rPr>
          <w:lastRenderedPageBreak/>
          <w:t>4-6-مقا</w:t>
        </w:r>
        <w:r w:rsidRPr="009F5C3F">
          <w:rPr>
            <w:rFonts w:hint="cs"/>
            <w:b w:val="0"/>
            <w:bCs w:val="0"/>
            <w:rtl/>
          </w:rPr>
          <w:t>ی</w:t>
        </w:r>
        <w:r w:rsidRPr="009F5C3F">
          <w:rPr>
            <w:rFonts w:hint="eastAsia"/>
            <w:b w:val="0"/>
            <w:bCs w:val="0"/>
            <w:rtl/>
          </w:rPr>
          <w:t>سه</w:t>
        </w:r>
        <w:r w:rsidRPr="009F5C3F">
          <w:rPr>
            <w:b w:val="0"/>
            <w:bCs w:val="0"/>
            <w:rtl/>
          </w:rPr>
          <w:t xml:space="preserve"> </w:t>
        </w:r>
        <w:r w:rsidRPr="009F5C3F">
          <w:rPr>
            <w:rFonts w:hint="eastAsia"/>
            <w:b w:val="0"/>
            <w:bCs w:val="0"/>
            <w:rtl/>
          </w:rPr>
          <w:t>ابزارها</w:t>
        </w:r>
        <w:r w:rsidRPr="009F5C3F">
          <w:rPr>
            <w:rFonts w:hint="cs"/>
            <w:b w:val="0"/>
            <w:bCs w:val="0"/>
            <w:rtl/>
          </w:rPr>
          <w:t>ی</w:t>
        </w:r>
        <w:r w:rsidRPr="009F5C3F">
          <w:rPr>
            <w:b w:val="0"/>
            <w:bCs w:val="0"/>
            <w:rtl/>
          </w:rPr>
          <w:t xml:space="preserve"> اجرا</w:t>
        </w:r>
        <w:r w:rsidRPr="009F5C3F">
          <w:rPr>
            <w:rFonts w:hint="cs"/>
            <w:b w:val="0"/>
            <w:bCs w:val="0"/>
            <w:rtl/>
          </w:rPr>
          <w:t>ی</w:t>
        </w:r>
        <w:r w:rsidRPr="009F5C3F">
          <w:rPr>
            <w:b w:val="0"/>
            <w:bCs w:val="0"/>
            <w:rtl/>
          </w:rPr>
          <w:t xml:space="preserve"> پو</w:t>
        </w:r>
        <w:r w:rsidRPr="009F5C3F">
          <w:rPr>
            <w:rFonts w:hint="cs"/>
            <w:b w:val="0"/>
            <w:bCs w:val="0"/>
            <w:rtl/>
          </w:rPr>
          <w:t>ی</w:t>
        </w:r>
        <w:r w:rsidRPr="009F5C3F">
          <w:rPr>
            <w:rFonts w:hint="eastAsia"/>
            <w:b w:val="0"/>
            <w:bCs w:val="0"/>
            <w:rtl/>
          </w:rPr>
          <w:t>انماد</w:t>
        </w:r>
        <w:r w:rsidRPr="009F5C3F">
          <w:rPr>
            <w:rFonts w:hint="cs"/>
            <w:b w:val="0"/>
            <w:bCs w:val="0"/>
            <w:rtl/>
          </w:rPr>
          <w:t>ی</w:t>
        </w:r>
        <w:r w:rsidRPr="009F5C3F">
          <w:rPr>
            <w:rFonts w:hint="eastAsia"/>
            <w:b w:val="0"/>
            <w:bCs w:val="0"/>
            <w:rtl/>
          </w:rPr>
          <w:t>ن</w:t>
        </w:r>
        <w:r w:rsidRPr="009F5C3F">
          <w:rPr>
            <w:b w:val="0"/>
            <w:bCs w:val="0"/>
            <w:rtl/>
          </w:rPr>
          <w:t xml:space="preserve"> </w:t>
        </w:r>
        <w:r w:rsidRPr="009F5C3F">
          <w:rPr>
            <w:rFonts w:hint="eastAsia"/>
            <w:b w:val="0"/>
            <w:bCs w:val="0"/>
            <w:rtl/>
          </w:rPr>
          <w:t>برا</w:t>
        </w:r>
        <w:r w:rsidRPr="009F5C3F">
          <w:rPr>
            <w:rFonts w:hint="cs"/>
            <w:b w:val="0"/>
            <w:bCs w:val="0"/>
            <w:rtl/>
          </w:rPr>
          <w:t>ی</w:t>
        </w:r>
        <w:r w:rsidRPr="009F5C3F">
          <w:rPr>
            <w:b w:val="0"/>
            <w:bCs w:val="0"/>
            <w:rtl/>
          </w:rPr>
          <w:t xml:space="preserve"> تحل</w:t>
        </w:r>
        <w:r w:rsidRPr="009F5C3F">
          <w:rPr>
            <w:rFonts w:hint="cs"/>
            <w:b w:val="0"/>
            <w:bCs w:val="0"/>
            <w:rtl/>
          </w:rPr>
          <w:t>ی</w:t>
        </w:r>
        <w:r w:rsidRPr="009F5C3F">
          <w:rPr>
            <w:rFonts w:hint="eastAsia"/>
            <w:b w:val="0"/>
            <w:bCs w:val="0"/>
            <w:rtl/>
          </w:rPr>
          <w:t>ل</w:t>
        </w:r>
        <w:r w:rsidRPr="009F5C3F">
          <w:rPr>
            <w:b w:val="0"/>
            <w:bCs w:val="0"/>
            <w:rtl/>
          </w:rPr>
          <w:t xml:space="preserve"> برنامه ها</w:t>
        </w:r>
        <w:r w:rsidRPr="009F5C3F">
          <w:rPr>
            <w:rFonts w:hint="cs"/>
            <w:b w:val="0"/>
            <w:bCs w:val="0"/>
            <w:rtl/>
          </w:rPr>
          <w:t>ی</w:t>
        </w:r>
        <w:r w:rsidRPr="009F5C3F">
          <w:rPr>
            <w:b w:val="0"/>
            <w:bCs w:val="0"/>
            <w:rtl/>
          </w:rPr>
          <w:t xml:space="preserve"> اندرو</w:t>
        </w:r>
        <w:r w:rsidRPr="009F5C3F">
          <w:rPr>
            <w:rFonts w:hint="cs"/>
            <w:b w:val="0"/>
            <w:bCs w:val="0"/>
            <w:rtl/>
          </w:rPr>
          <w:t>ی</w:t>
        </w:r>
        <w:r w:rsidRPr="009F5C3F">
          <w:rPr>
            <w:rFonts w:hint="eastAsia"/>
            <w:b w:val="0"/>
            <w:bCs w:val="0"/>
            <w:rtl/>
          </w:rPr>
          <w:t>د</w:t>
        </w:r>
        <w:r w:rsidRPr="009F5C3F">
          <w:rPr>
            <w:rFonts w:hint="cs"/>
            <w:b w:val="0"/>
            <w:bCs w:val="0"/>
            <w:rtl/>
          </w:rPr>
          <w:t>ی</w:t>
        </w:r>
      </w:ins>
      <w:bookmarkEnd w:id="6568"/>
    </w:p>
    <w:p w14:paraId="391F48F8" w14:textId="3E04A84A" w:rsidR="00286B1F" w:rsidRPr="009F5C3F" w:rsidDel="007821E4" w:rsidRDefault="00286B1F" w:rsidP="003B7B15">
      <w:pPr>
        <w:pStyle w:val="Heading2"/>
        <w:rPr>
          <w:del w:id="6570" w:author="Windows User" w:date="2017-09-23T01:43:00Z"/>
          <w:rtl/>
          <w:rPrChange w:id="6571" w:author="Windows User" w:date="2017-10-03T23:55:00Z">
            <w:rPr>
              <w:del w:id="6572" w:author="Windows User" w:date="2017-09-23T01:43:00Z"/>
              <w:sz w:val="20"/>
              <w:szCs w:val="24"/>
              <w:rtl/>
            </w:rPr>
          </w:rPrChange>
        </w:rPr>
      </w:pPr>
      <w:del w:id="6573" w:author="Windows User" w:date="2017-09-22T16:34:00Z">
        <w:r w:rsidRPr="009F5C3F" w:rsidDel="00547390">
          <w:rPr>
            <w:b w:val="0"/>
            <w:bCs w:val="0"/>
            <w:rtl/>
            <w:rPrChange w:id="6574" w:author="Windows User" w:date="2017-10-03T23:55:00Z">
              <w:rPr>
                <w:b w:val="0"/>
                <w:bCs w:val="0"/>
                <w:sz w:val="20"/>
                <w:szCs w:val="24"/>
                <w:rtl/>
              </w:rPr>
            </w:rPrChange>
          </w:rPr>
          <w:delText>3</w:delText>
        </w:r>
      </w:del>
      <w:del w:id="6575" w:author="Windows User" w:date="2017-09-23T01:43:00Z">
        <w:r w:rsidRPr="009F5C3F" w:rsidDel="007821E4">
          <w:rPr>
            <w:b w:val="0"/>
            <w:bCs w:val="0"/>
            <w:rtl/>
            <w:rPrChange w:id="6576" w:author="Windows User" w:date="2017-10-03T23:55:00Z">
              <w:rPr>
                <w:b w:val="0"/>
                <w:bCs w:val="0"/>
                <w:sz w:val="20"/>
                <w:szCs w:val="24"/>
                <w:rtl/>
              </w:rPr>
            </w:rPrChange>
          </w:rPr>
          <w:delText>-</w:delText>
        </w:r>
      </w:del>
      <w:del w:id="6577" w:author="Windows User" w:date="2017-09-22T16:34:00Z">
        <w:r w:rsidRPr="009F5C3F" w:rsidDel="00547390">
          <w:rPr>
            <w:b w:val="0"/>
            <w:bCs w:val="0"/>
            <w:rtl/>
            <w:rPrChange w:id="6578" w:author="Windows User" w:date="2017-10-03T23:55:00Z">
              <w:rPr>
                <w:b w:val="0"/>
                <w:bCs w:val="0"/>
                <w:sz w:val="20"/>
                <w:szCs w:val="24"/>
                <w:rtl/>
              </w:rPr>
            </w:rPrChange>
          </w:rPr>
          <w:delText>4</w:delText>
        </w:r>
      </w:del>
      <w:del w:id="6579" w:author="Windows User" w:date="2017-09-23T01:43:00Z">
        <w:r w:rsidRPr="009F5C3F" w:rsidDel="007821E4">
          <w:rPr>
            <w:b w:val="0"/>
            <w:bCs w:val="0"/>
            <w:rtl/>
            <w:rPrChange w:id="6580" w:author="Windows User" w:date="2017-10-03T23:55:00Z">
              <w:rPr>
                <w:b w:val="0"/>
                <w:bCs w:val="0"/>
                <w:sz w:val="20"/>
                <w:szCs w:val="24"/>
                <w:rtl/>
              </w:rPr>
            </w:rPrChange>
          </w:rPr>
          <w:delText>-</w:delText>
        </w:r>
        <w:r w:rsidR="00DD3BBD" w:rsidRPr="009F5C3F" w:rsidDel="007821E4">
          <w:rPr>
            <w:b w:val="0"/>
            <w:bCs w:val="0"/>
            <w:rPrChange w:id="6581" w:author="Windows User" w:date="2017-10-03T23:55:00Z">
              <w:rPr>
                <w:b w:val="0"/>
                <w:bCs w:val="0"/>
                <w:sz w:val="20"/>
                <w:szCs w:val="24"/>
              </w:rPr>
            </w:rPrChange>
          </w:rPr>
          <w:delText>Condroid</w:delText>
        </w:r>
        <w:r w:rsidR="00DD3BBD" w:rsidRPr="009F5C3F" w:rsidDel="007821E4">
          <w:rPr>
            <w:b w:val="0"/>
            <w:bCs w:val="0"/>
            <w:rtl/>
            <w:rPrChange w:id="6582" w:author="Windows User" w:date="2017-10-03T23:55:00Z">
              <w:rPr>
                <w:b w:val="0"/>
                <w:bCs w:val="0"/>
                <w:sz w:val="20"/>
                <w:szCs w:val="24"/>
                <w:rtl/>
              </w:rPr>
            </w:rPrChange>
          </w:rPr>
          <w:delText xml:space="preserve"> </w:delText>
        </w:r>
        <w:r w:rsidR="00DD3BBD" w:rsidRPr="009F5C3F" w:rsidDel="007821E4">
          <w:rPr>
            <w:b w:val="0"/>
            <w:bCs w:val="0"/>
            <w:rPrChange w:id="6583" w:author="Windows User" w:date="2017-10-03T23:55:00Z">
              <w:rPr>
                <w:b w:val="0"/>
                <w:bCs w:val="0"/>
                <w:sz w:val="20"/>
                <w:szCs w:val="24"/>
              </w:rPr>
            </w:rPrChange>
          </w:rPr>
          <w:delText xml:space="preserve"> (Targeted dynamic analysis of android applications)</w:delText>
        </w:r>
      </w:del>
    </w:p>
    <w:p w14:paraId="12C78D0A" w14:textId="6EC523F5" w:rsidR="00DA2843" w:rsidRDefault="00286B1F" w:rsidP="00AC0E5B">
      <w:pPr>
        <w:pStyle w:val="Heading2"/>
        <w:rPr>
          <w:ins w:id="6584" w:author="Mahmoud" w:date="2017-10-08T13:53:00Z"/>
          <w:rtl/>
        </w:rPr>
      </w:pPr>
      <w:del w:id="6585" w:author="Windows User" w:date="2017-09-22T16:34:00Z">
        <w:r w:rsidRPr="009F5C3F" w:rsidDel="00547390">
          <w:rPr>
            <w:rtl/>
            <w:rPrChange w:id="6586" w:author="Windows User" w:date="2017-10-03T23:55:00Z">
              <w:rPr>
                <w:sz w:val="20"/>
                <w:szCs w:val="24"/>
                <w:rtl/>
              </w:rPr>
            </w:rPrChange>
          </w:rPr>
          <w:delText>3</w:delText>
        </w:r>
      </w:del>
      <w:del w:id="6587" w:author="Windows User" w:date="2017-09-23T01:43:00Z">
        <w:r w:rsidRPr="009F5C3F" w:rsidDel="007821E4">
          <w:rPr>
            <w:rtl/>
            <w:rPrChange w:id="6588" w:author="Windows User" w:date="2017-10-03T23:55:00Z">
              <w:rPr>
                <w:sz w:val="20"/>
                <w:szCs w:val="24"/>
                <w:rtl/>
              </w:rPr>
            </w:rPrChange>
          </w:rPr>
          <w:delText>-</w:delText>
        </w:r>
      </w:del>
      <w:del w:id="6589" w:author="Windows User" w:date="2017-09-22T16:34:00Z">
        <w:r w:rsidRPr="009F5C3F" w:rsidDel="00547390">
          <w:rPr>
            <w:rtl/>
            <w:rPrChange w:id="6590" w:author="Windows User" w:date="2017-10-03T23:55:00Z">
              <w:rPr>
                <w:sz w:val="20"/>
                <w:szCs w:val="24"/>
                <w:rtl/>
              </w:rPr>
            </w:rPrChange>
          </w:rPr>
          <w:delText>5</w:delText>
        </w:r>
      </w:del>
      <w:del w:id="6591" w:author="Windows User" w:date="2017-09-23T01:43:00Z">
        <w:r w:rsidRPr="009F5C3F" w:rsidDel="007821E4">
          <w:rPr>
            <w:rtl/>
            <w:rPrChange w:id="6592" w:author="Windows User" w:date="2017-10-03T23:55:00Z">
              <w:rPr>
                <w:sz w:val="20"/>
                <w:szCs w:val="24"/>
                <w:rtl/>
              </w:rPr>
            </w:rPrChange>
          </w:rPr>
          <w:delText>-</w:delText>
        </w:r>
        <w:r w:rsidRPr="009F5C3F" w:rsidDel="007821E4">
          <w:rPr>
            <w:rPrChange w:id="6593" w:author="Windows User" w:date="2017-10-03T23:55:00Z">
              <w:rPr>
                <w:sz w:val="20"/>
                <w:szCs w:val="24"/>
              </w:rPr>
            </w:rPrChange>
          </w:rPr>
          <w:delText>SIG-Droid</w:delText>
        </w:r>
        <w:r w:rsidR="00DD3BBD" w:rsidRPr="009F5C3F" w:rsidDel="007821E4">
          <w:rPr>
            <w:rtl/>
            <w:rPrChange w:id="6594" w:author="Windows User" w:date="2017-10-03T23:55:00Z">
              <w:rPr>
                <w:sz w:val="20"/>
                <w:szCs w:val="24"/>
                <w:rtl/>
              </w:rPr>
            </w:rPrChange>
          </w:rPr>
          <w:delText>(</w:delText>
        </w:r>
        <w:r w:rsidR="00DD3BBD" w:rsidRPr="009F5C3F" w:rsidDel="007821E4">
          <w:rPr>
            <w:rPrChange w:id="6595" w:author="Windows User" w:date="2017-10-03T23:55:00Z">
              <w:rPr>
                <w:sz w:val="20"/>
                <w:szCs w:val="24"/>
              </w:rPr>
            </w:rPrChange>
          </w:rPr>
          <w:delText>AutomatedSystem Input Generation for Android</w:delText>
        </w:r>
        <w:r w:rsidR="00EF6AE1" w:rsidRPr="009F5C3F" w:rsidDel="007821E4">
          <w:rPr>
            <w:rPrChange w:id="6596" w:author="Windows User" w:date="2017-10-03T23:55:00Z">
              <w:rPr>
                <w:sz w:val="20"/>
                <w:szCs w:val="24"/>
              </w:rPr>
            </w:rPrChange>
          </w:rPr>
          <w:softHyphen/>
        </w:r>
        <w:r w:rsidR="00DD3BBD" w:rsidRPr="009F5C3F" w:rsidDel="007821E4">
          <w:rPr>
            <w:rPrChange w:id="6597" w:author="Windows User" w:date="2017-10-03T23:55:00Z">
              <w:rPr>
                <w:sz w:val="20"/>
                <w:szCs w:val="24"/>
              </w:rPr>
            </w:rPrChange>
          </w:rPr>
          <w:delText>Apps</w:delText>
        </w:r>
        <w:r w:rsidR="00DD3BBD" w:rsidRPr="009F5C3F" w:rsidDel="007821E4">
          <w:rPr>
            <w:rtl/>
            <w:rPrChange w:id="6598" w:author="Windows User" w:date="2017-10-03T23:55:00Z">
              <w:rPr>
                <w:sz w:val="20"/>
                <w:szCs w:val="24"/>
                <w:rtl/>
              </w:rPr>
            </w:rPrChange>
          </w:rPr>
          <w:delText>)</w:delText>
        </w:r>
      </w:del>
    </w:p>
    <w:p w14:paraId="3318BC5B" w14:textId="24A721E4" w:rsidR="006A2FEA" w:rsidRDefault="006A2FEA">
      <w:pPr>
        <w:pStyle w:val="Caption"/>
        <w:bidi/>
        <w:jc w:val="center"/>
        <w:rPr>
          <w:ins w:id="6599" w:author="Mahmoud" w:date="2017-10-08T13:54:00Z"/>
          <w:sz w:val="24"/>
          <w:szCs w:val="24"/>
          <w:rtl/>
        </w:rPr>
        <w:pPrChange w:id="6600" w:author="Mahmoud" w:date="2017-10-08T13:54:00Z">
          <w:pPr>
            <w:pStyle w:val="Heading2"/>
          </w:pPr>
        </w:pPrChange>
      </w:pPr>
    </w:p>
    <w:tbl>
      <w:tblPr>
        <w:tblStyle w:val="GridTable4-Accent1"/>
        <w:tblpPr w:leftFromText="180" w:rightFromText="180" w:vertAnchor="text" w:horzAnchor="margin" w:tblpXSpec="center" w:tblpY="638"/>
        <w:bidiVisual/>
        <w:tblW w:w="10970" w:type="dxa"/>
        <w:tblLayout w:type="fixed"/>
        <w:tblLook w:val="04A0" w:firstRow="1" w:lastRow="0" w:firstColumn="1" w:lastColumn="0" w:noHBand="0" w:noVBand="1"/>
        <w:tblPrChange w:id="6601" w:author="Windows User" w:date="2017-10-14T00:25:00Z">
          <w:tblPr>
            <w:tblStyle w:val="GridTable4-Accent1"/>
            <w:tblpPr w:leftFromText="180" w:rightFromText="180" w:vertAnchor="text" w:horzAnchor="margin" w:tblpXSpec="center" w:tblpY="638"/>
            <w:bidiVisual/>
            <w:tblW w:w="11299" w:type="dxa"/>
            <w:tblLayout w:type="fixed"/>
            <w:tblLook w:val="04A0" w:firstRow="1" w:lastRow="0" w:firstColumn="1" w:lastColumn="0" w:noHBand="0" w:noVBand="1"/>
          </w:tblPr>
        </w:tblPrChange>
      </w:tblPr>
      <w:tblGrid>
        <w:gridCol w:w="1736"/>
        <w:gridCol w:w="1228"/>
        <w:gridCol w:w="1196"/>
        <w:gridCol w:w="6810"/>
        <w:tblGridChange w:id="6602">
          <w:tblGrid>
            <w:gridCol w:w="1736"/>
            <w:gridCol w:w="53"/>
            <w:gridCol w:w="990"/>
            <w:gridCol w:w="185"/>
            <w:gridCol w:w="1165"/>
            <w:gridCol w:w="31"/>
            <w:gridCol w:w="4349"/>
            <w:gridCol w:w="1741"/>
          </w:tblGrid>
        </w:tblGridChange>
      </w:tblGrid>
      <w:tr w:rsidR="000060B1" w14:paraId="512455BB" w14:textId="77777777" w:rsidTr="00624462">
        <w:trPr>
          <w:cnfStyle w:val="100000000000" w:firstRow="1" w:lastRow="0" w:firstColumn="0" w:lastColumn="0" w:oddVBand="0" w:evenVBand="0" w:oddHBand="0" w:evenHBand="0" w:firstRowFirstColumn="0" w:firstRowLastColumn="0" w:lastRowFirstColumn="0" w:lastRowLastColumn="0"/>
          <w:trHeight w:val="1525"/>
          <w:ins w:id="6603" w:author="Mahmoud" w:date="2017-10-08T13:55:00Z"/>
          <w:trPrChange w:id="6604" w:author="Windows User" w:date="2017-10-14T00:25:00Z">
            <w:trPr>
              <w:gridAfter w:val="0"/>
              <w:trHeight w:val="1525"/>
            </w:trPr>
          </w:trPrChange>
        </w:trPr>
        <w:tc>
          <w:tcPr>
            <w:cnfStyle w:val="001000000000" w:firstRow="0" w:lastRow="0" w:firstColumn="1" w:lastColumn="0" w:oddVBand="0" w:evenVBand="0" w:oddHBand="0" w:evenHBand="0" w:firstRowFirstColumn="0" w:firstRowLastColumn="0" w:lastRowFirstColumn="0" w:lastRowLastColumn="0"/>
            <w:tcW w:w="1736" w:type="dxa"/>
            <w:tcPrChange w:id="6605" w:author="Windows User" w:date="2017-10-14T00:25:00Z">
              <w:tcPr>
                <w:tcW w:w="1789" w:type="dxa"/>
                <w:gridSpan w:val="2"/>
              </w:tcPr>
            </w:tcPrChange>
          </w:tcPr>
          <w:p w14:paraId="001AD276" w14:textId="77777777" w:rsidR="000060B1" w:rsidRPr="000622EB" w:rsidRDefault="000060B1" w:rsidP="006A2FEA">
            <w:pPr>
              <w:jc w:val="center"/>
              <w:cnfStyle w:val="101000000000" w:firstRow="1" w:lastRow="0" w:firstColumn="1" w:lastColumn="0" w:oddVBand="0" w:evenVBand="0" w:oddHBand="0" w:evenHBand="0" w:firstRowFirstColumn="0" w:firstRowLastColumn="0" w:lastRowFirstColumn="0" w:lastRowLastColumn="0"/>
              <w:rPr>
                <w:ins w:id="6606" w:author="Mahmoud" w:date="2017-10-08T13:55:00Z"/>
                <w:sz w:val="28"/>
                <w:rtl/>
                <w:rPrChange w:id="6607" w:author="Mahmoud" w:date="2017-10-08T13:56:00Z">
                  <w:rPr>
                    <w:ins w:id="6608" w:author="Mahmoud" w:date="2017-10-08T13:55:00Z"/>
                    <w:sz w:val="36"/>
                    <w:szCs w:val="36"/>
                    <w:rtl/>
                  </w:rPr>
                </w:rPrChange>
              </w:rPr>
            </w:pPr>
            <w:ins w:id="6609" w:author="Mahmoud" w:date="2017-10-08T13:55:00Z">
              <w:r w:rsidRPr="000622EB">
                <w:rPr>
                  <w:rFonts w:hint="cs"/>
                  <w:sz w:val="28"/>
                  <w:rtl/>
                  <w:rPrChange w:id="6610" w:author="Mahmoud" w:date="2017-10-08T13:56:00Z">
                    <w:rPr>
                      <w:rFonts w:hint="cs"/>
                      <w:sz w:val="36"/>
                      <w:szCs w:val="36"/>
                      <w:rtl/>
                    </w:rPr>
                  </w:rPrChange>
                </w:rPr>
                <w:t>ابزار</w:t>
              </w:r>
            </w:ins>
          </w:p>
        </w:tc>
        <w:tc>
          <w:tcPr>
            <w:tcW w:w="1228" w:type="dxa"/>
            <w:tcPrChange w:id="6611" w:author="Windows User" w:date="2017-10-14T00:25:00Z">
              <w:tcPr>
                <w:tcW w:w="990" w:type="dxa"/>
              </w:tcPr>
            </w:tcPrChange>
          </w:tcPr>
          <w:p w14:paraId="200898DD" w14:textId="77777777" w:rsidR="000060B1" w:rsidRPr="000622EB" w:rsidRDefault="000060B1" w:rsidP="006A2FEA">
            <w:pPr>
              <w:jc w:val="center"/>
              <w:cnfStyle w:val="100000000000" w:firstRow="1" w:lastRow="0" w:firstColumn="0" w:lastColumn="0" w:oddVBand="0" w:evenVBand="0" w:oddHBand="0" w:evenHBand="0" w:firstRowFirstColumn="0" w:firstRowLastColumn="0" w:lastRowFirstColumn="0" w:lastRowLastColumn="0"/>
              <w:rPr>
                <w:ins w:id="6612" w:author="Mahmoud" w:date="2017-10-08T13:55:00Z"/>
                <w:sz w:val="28"/>
                <w:rtl/>
                <w:rPrChange w:id="6613" w:author="Mahmoud" w:date="2017-10-08T13:56:00Z">
                  <w:rPr>
                    <w:ins w:id="6614" w:author="Mahmoud" w:date="2017-10-08T13:55:00Z"/>
                    <w:sz w:val="36"/>
                    <w:szCs w:val="36"/>
                    <w:rtl/>
                  </w:rPr>
                </w:rPrChange>
              </w:rPr>
            </w:pPr>
            <w:ins w:id="6615" w:author="Mahmoud" w:date="2017-10-08T13:55:00Z">
              <w:r w:rsidRPr="000622EB">
                <w:rPr>
                  <w:rFonts w:hint="cs"/>
                  <w:sz w:val="28"/>
                  <w:rtl/>
                  <w:rPrChange w:id="6616" w:author="Mahmoud" w:date="2017-10-08T13:56:00Z">
                    <w:rPr>
                      <w:rFonts w:hint="cs"/>
                      <w:sz w:val="36"/>
                      <w:szCs w:val="36"/>
                      <w:rtl/>
                    </w:rPr>
                  </w:rPrChange>
                </w:rPr>
                <w:t>سال</w:t>
              </w:r>
              <w:r w:rsidRPr="000622EB">
                <w:rPr>
                  <w:sz w:val="28"/>
                  <w:rtl/>
                  <w:rPrChange w:id="6617" w:author="Mahmoud" w:date="2017-10-08T13:56:00Z">
                    <w:rPr>
                      <w:sz w:val="36"/>
                      <w:szCs w:val="36"/>
                      <w:rtl/>
                    </w:rPr>
                  </w:rPrChange>
                </w:rPr>
                <w:t xml:space="preserve"> </w:t>
              </w:r>
              <w:r w:rsidRPr="000622EB">
                <w:rPr>
                  <w:rFonts w:hint="cs"/>
                  <w:sz w:val="28"/>
                  <w:rtl/>
                  <w:rPrChange w:id="6618" w:author="Mahmoud" w:date="2017-10-08T13:56:00Z">
                    <w:rPr>
                      <w:rFonts w:hint="cs"/>
                      <w:sz w:val="36"/>
                      <w:szCs w:val="36"/>
                      <w:rtl/>
                    </w:rPr>
                  </w:rPrChange>
                </w:rPr>
                <w:t>ارائه</w:t>
              </w:r>
            </w:ins>
          </w:p>
        </w:tc>
        <w:tc>
          <w:tcPr>
            <w:tcW w:w="1196" w:type="dxa"/>
            <w:tcPrChange w:id="6619" w:author="Windows User" w:date="2017-10-14T00:25:00Z">
              <w:tcPr>
                <w:tcW w:w="1350" w:type="dxa"/>
                <w:gridSpan w:val="2"/>
              </w:tcPr>
            </w:tcPrChange>
          </w:tcPr>
          <w:p w14:paraId="122BCBC6" w14:textId="13FDF31B" w:rsidR="000060B1" w:rsidRPr="000622EB" w:rsidRDefault="000060B1" w:rsidP="006A2FEA">
            <w:pPr>
              <w:jc w:val="center"/>
              <w:cnfStyle w:val="100000000000" w:firstRow="1" w:lastRow="0" w:firstColumn="0" w:lastColumn="0" w:oddVBand="0" w:evenVBand="0" w:oddHBand="0" w:evenHBand="0" w:firstRowFirstColumn="0" w:firstRowLastColumn="0" w:lastRowFirstColumn="0" w:lastRowLastColumn="0"/>
              <w:rPr>
                <w:ins w:id="6620" w:author="Mahmoud" w:date="2017-10-08T13:55:00Z"/>
                <w:sz w:val="28"/>
                <w:rtl/>
                <w:rPrChange w:id="6621" w:author="Mahmoud" w:date="2017-10-08T13:56:00Z">
                  <w:rPr>
                    <w:ins w:id="6622" w:author="Mahmoud" w:date="2017-10-08T13:55:00Z"/>
                    <w:sz w:val="36"/>
                    <w:szCs w:val="36"/>
                    <w:rtl/>
                  </w:rPr>
                </w:rPrChange>
              </w:rPr>
            </w:pPr>
            <w:ins w:id="6623" w:author="Mahmoud" w:date="2017-10-08T13:55:00Z">
              <w:del w:id="6624" w:author="Windows User" w:date="2017-10-13T17:34:00Z">
                <w:r w:rsidRPr="000622EB" w:rsidDel="000060B1">
                  <w:rPr>
                    <w:rFonts w:hint="cs"/>
                    <w:sz w:val="28"/>
                    <w:rtl/>
                    <w:rPrChange w:id="6625" w:author="Mahmoud" w:date="2017-10-08T13:56:00Z">
                      <w:rPr>
                        <w:rFonts w:hint="cs"/>
                        <w:sz w:val="36"/>
                        <w:szCs w:val="36"/>
                        <w:rtl/>
                      </w:rPr>
                    </w:rPrChange>
                  </w:rPr>
                  <w:delText>نوع</w:delText>
                </w:r>
              </w:del>
            </w:ins>
            <w:ins w:id="6626" w:author="Windows User" w:date="2017-10-13T17:34:00Z">
              <w:r>
                <w:rPr>
                  <w:rFonts w:hint="cs"/>
                  <w:sz w:val="28"/>
                  <w:rtl/>
                </w:rPr>
                <w:t>هدف</w:t>
              </w:r>
            </w:ins>
          </w:p>
        </w:tc>
        <w:tc>
          <w:tcPr>
            <w:tcW w:w="6810" w:type="dxa"/>
            <w:tcPrChange w:id="6627" w:author="Windows User" w:date="2017-10-14T00:25:00Z">
              <w:tcPr>
                <w:tcW w:w="4380" w:type="dxa"/>
                <w:gridSpan w:val="2"/>
              </w:tcPr>
            </w:tcPrChange>
          </w:tcPr>
          <w:p w14:paraId="3535199C" w14:textId="77777777" w:rsidR="000060B1" w:rsidRPr="000622EB" w:rsidRDefault="000060B1" w:rsidP="006A2FEA">
            <w:pPr>
              <w:jc w:val="center"/>
              <w:cnfStyle w:val="100000000000" w:firstRow="1" w:lastRow="0" w:firstColumn="0" w:lastColumn="0" w:oddVBand="0" w:evenVBand="0" w:oddHBand="0" w:evenHBand="0" w:firstRowFirstColumn="0" w:firstRowLastColumn="0" w:lastRowFirstColumn="0" w:lastRowLastColumn="0"/>
              <w:rPr>
                <w:ins w:id="6628" w:author="Mahmoud" w:date="2017-10-08T13:55:00Z"/>
                <w:sz w:val="28"/>
                <w:rtl/>
                <w:rPrChange w:id="6629" w:author="Mahmoud" w:date="2017-10-08T13:56:00Z">
                  <w:rPr>
                    <w:ins w:id="6630" w:author="Mahmoud" w:date="2017-10-08T13:55:00Z"/>
                    <w:sz w:val="36"/>
                    <w:szCs w:val="36"/>
                    <w:rtl/>
                  </w:rPr>
                </w:rPrChange>
              </w:rPr>
            </w:pPr>
            <w:ins w:id="6631" w:author="Mahmoud" w:date="2017-10-08T13:55:00Z">
              <w:r w:rsidRPr="000622EB">
                <w:rPr>
                  <w:rFonts w:hint="cs"/>
                  <w:sz w:val="28"/>
                  <w:rtl/>
                  <w:rPrChange w:id="6632" w:author="Mahmoud" w:date="2017-10-08T13:56:00Z">
                    <w:rPr>
                      <w:rFonts w:hint="cs"/>
                      <w:sz w:val="36"/>
                      <w:szCs w:val="36"/>
                      <w:rtl/>
                    </w:rPr>
                  </w:rPrChange>
                </w:rPr>
                <w:t>ویژگی</w:t>
              </w:r>
              <w:r w:rsidRPr="000622EB">
                <w:rPr>
                  <w:sz w:val="28"/>
                  <w:rtl/>
                  <w:rPrChange w:id="6633" w:author="Mahmoud" w:date="2017-10-08T13:56:00Z">
                    <w:rPr>
                      <w:sz w:val="36"/>
                      <w:szCs w:val="36"/>
                      <w:rtl/>
                    </w:rPr>
                  </w:rPrChange>
                </w:rPr>
                <w:t xml:space="preserve"> </w:t>
              </w:r>
              <w:r w:rsidRPr="000622EB">
                <w:rPr>
                  <w:rFonts w:hint="cs"/>
                  <w:sz w:val="28"/>
                  <w:rtl/>
                  <w:rPrChange w:id="6634" w:author="Mahmoud" w:date="2017-10-08T13:56:00Z">
                    <w:rPr>
                      <w:rFonts w:hint="cs"/>
                      <w:sz w:val="36"/>
                      <w:szCs w:val="36"/>
                      <w:rtl/>
                    </w:rPr>
                  </w:rPrChange>
                </w:rPr>
                <w:t>ها</w:t>
              </w:r>
            </w:ins>
          </w:p>
        </w:tc>
      </w:tr>
      <w:tr w:rsidR="000060B1" w14:paraId="4C55810C" w14:textId="77777777" w:rsidTr="00624462">
        <w:trPr>
          <w:cnfStyle w:val="000000100000" w:firstRow="0" w:lastRow="0" w:firstColumn="0" w:lastColumn="0" w:oddVBand="0" w:evenVBand="0" w:oddHBand="1" w:evenHBand="0" w:firstRowFirstColumn="0" w:firstRowLastColumn="0" w:lastRowFirstColumn="0" w:lastRowLastColumn="0"/>
          <w:trHeight w:val="1567"/>
          <w:ins w:id="6635" w:author="Mahmoud" w:date="2017-10-08T13:55:00Z"/>
          <w:trPrChange w:id="6636" w:author="Windows User" w:date="2017-10-14T00:25:00Z">
            <w:trPr>
              <w:gridAfter w:val="0"/>
              <w:trHeight w:val="1567"/>
            </w:trPr>
          </w:trPrChange>
        </w:trPr>
        <w:tc>
          <w:tcPr>
            <w:cnfStyle w:val="001000000000" w:firstRow="0" w:lastRow="0" w:firstColumn="1" w:lastColumn="0" w:oddVBand="0" w:evenVBand="0" w:oddHBand="0" w:evenHBand="0" w:firstRowFirstColumn="0" w:firstRowLastColumn="0" w:lastRowFirstColumn="0" w:lastRowLastColumn="0"/>
            <w:tcW w:w="1736" w:type="dxa"/>
            <w:tcPrChange w:id="6637" w:author="Windows User" w:date="2017-10-14T00:25:00Z">
              <w:tcPr>
                <w:tcW w:w="1789" w:type="dxa"/>
                <w:gridSpan w:val="2"/>
              </w:tcPr>
            </w:tcPrChange>
          </w:tcPr>
          <w:p w14:paraId="79F9BB86" w14:textId="77777777" w:rsidR="000060B1" w:rsidRPr="000622EB" w:rsidRDefault="000060B1" w:rsidP="006A2FEA">
            <w:pPr>
              <w:jc w:val="center"/>
              <w:cnfStyle w:val="001000100000" w:firstRow="0" w:lastRow="0" w:firstColumn="1" w:lastColumn="0" w:oddVBand="0" w:evenVBand="0" w:oddHBand="1" w:evenHBand="0" w:firstRowFirstColumn="0" w:firstRowLastColumn="0" w:lastRowFirstColumn="0" w:lastRowLastColumn="0"/>
              <w:rPr>
                <w:ins w:id="6638" w:author="Mahmoud" w:date="2017-10-08T13:55:00Z"/>
                <w:sz w:val="28"/>
                <w:rPrChange w:id="6639" w:author="Mahmoud" w:date="2017-10-08T13:56:00Z">
                  <w:rPr>
                    <w:ins w:id="6640" w:author="Mahmoud" w:date="2017-10-08T13:55:00Z"/>
                    <w:sz w:val="36"/>
                    <w:szCs w:val="36"/>
                  </w:rPr>
                </w:rPrChange>
              </w:rPr>
            </w:pPr>
            <w:ins w:id="6641" w:author="Mahmoud" w:date="2017-10-08T13:55:00Z">
              <w:r w:rsidRPr="000622EB">
                <w:rPr>
                  <w:sz w:val="28"/>
                  <w:rPrChange w:id="6642" w:author="Mahmoud" w:date="2017-10-08T13:56:00Z">
                    <w:rPr>
                      <w:sz w:val="36"/>
                      <w:szCs w:val="36"/>
                    </w:rPr>
                  </w:rPrChange>
                </w:rPr>
                <w:t>ACTEV</w:t>
              </w:r>
            </w:ins>
          </w:p>
        </w:tc>
        <w:tc>
          <w:tcPr>
            <w:tcW w:w="1228" w:type="dxa"/>
            <w:tcPrChange w:id="6643" w:author="Windows User" w:date="2017-10-14T00:25:00Z">
              <w:tcPr>
                <w:tcW w:w="990" w:type="dxa"/>
              </w:tcPr>
            </w:tcPrChange>
          </w:tcPr>
          <w:p w14:paraId="7C9C06A7" w14:textId="77777777" w:rsidR="000060B1" w:rsidRPr="000622EB" w:rsidRDefault="000060B1" w:rsidP="006A2FEA">
            <w:pPr>
              <w:jc w:val="center"/>
              <w:cnfStyle w:val="000000100000" w:firstRow="0" w:lastRow="0" w:firstColumn="0" w:lastColumn="0" w:oddVBand="0" w:evenVBand="0" w:oddHBand="1" w:evenHBand="0" w:firstRowFirstColumn="0" w:firstRowLastColumn="0" w:lastRowFirstColumn="0" w:lastRowLastColumn="0"/>
              <w:rPr>
                <w:ins w:id="6644" w:author="Mahmoud" w:date="2017-10-08T13:55:00Z"/>
                <w:b/>
                <w:bCs/>
                <w:sz w:val="28"/>
                <w:rtl/>
                <w:rPrChange w:id="6645" w:author="Mahmoud" w:date="2017-10-08T13:56:00Z">
                  <w:rPr>
                    <w:ins w:id="6646" w:author="Mahmoud" w:date="2017-10-08T13:55:00Z"/>
                    <w:b/>
                    <w:bCs/>
                    <w:sz w:val="36"/>
                    <w:szCs w:val="36"/>
                    <w:rtl/>
                  </w:rPr>
                </w:rPrChange>
              </w:rPr>
            </w:pPr>
            <w:ins w:id="6647" w:author="Mahmoud" w:date="2017-10-08T13:55:00Z">
              <w:r w:rsidRPr="000622EB">
                <w:rPr>
                  <w:b/>
                  <w:bCs/>
                  <w:sz w:val="28"/>
                  <w:rPrChange w:id="6648" w:author="Mahmoud" w:date="2017-10-08T13:56:00Z">
                    <w:rPr>
                      <w:b/>
                      <w:bCs/>
                      <w:sz w:val="36"/>
                      <w:szCs w:val="36"/>
                    </w:rPr>
                  </w:rPrChange>
                </w:rPr>
                <w:t>2012</w:t>
              </w:r>
            </w:ins>
          </w:p>
        </w:tc>
        <w:tc>
          <w:tcPr>
            <w:tcW w:w="1196" w:type="dxa"/>
            <w:tcPrChange w:id="6649" w:author="Windows User" w:date="2017-10-14T00:25:00Z">
              <w:tcPr>
                <w:tcW w:w="1350" w:type="dxa"/>
                <w:gridSpan w:val="2"/>
              </w:tcPr>
            </w:tcPrChange>
          </w:tcPr>
          <w:p w14:paraId="6D925663" w14:textId="386669A1" w:rsidR="000060B1" w:rsidRPr="000622EB" w:rsidRDefault="00624462" w:rsidP="006A2FEA">
            <w:pPr>
              <w:jc w:val="center"/>
              <w:cnfStyle w:val="000000100000" w:firstRow="0" w:lastRow="0" w:firstColumn="0" w:lastColumn="0" w:oddVBand="0" w:evenVBand="0" w:oddHBand="1" w:evenHBand="0" w:firstRowFirstColumn="0" w:firstRowLastColumn="0" w:lastRowFirstColumn="0" w:lastRowLastColumn="0"/>
              <w:rPr>
                <w:ins w:id="6650" w:author="Mahmoud" w:date="2017-10-08T13:55:00Z"/>
                <w:b/>
                <w:bCs/>
                <w:sz w:val="28"/>
                <w:rtl/>
                <w:rPrChange w:id="6651" w:author="Mahmoud" w:date="2017-10-08T13:56:00Z">
                  <w:rPr>
                    <w:ins w:id="6652" w:author="Mahmoud" w:date="2017-10-08T13:55:00Z"/>
                    <w:b/>
                    <w:bCs/>
                    <w:sz w:val="36"/>
                    <w:szCs w:val="36"/>
                    <w:rtl/>
                  </w:rPr>
                </w:rPrChange>
              </w:rPr>
            </w:pPr>
            <w:ins w:id="6653" w:author="Windows User" w:date="2017-10-14T00:24:00Z">
              <w:r w:rsidRPr="00624462">
                <w:rPr>
                  <w:rFonts w:ascii="Calibri" w:hAnsi="Calibri" w:cs="Calibri" w:hint="cs"/>
                  <w:b/>
                  <w:bCs/>
                  <w:sz w:val="28"/>
                  <w:rtl/>
                </w:rPr>
                <w:t> </w:t>
              </w:r>
              <w:r w:rsidRPr="00624462">
                <w:rPr>
                  <w:rFonts w:hint="cs"/>
                  <w:b/>
                  <w:bCs/>
                  <w:sz w:val="28"/>
                  <w:rtl/>
                </w:rPr>
                <w:t>آزمون</w:t>
              </w:r>
              <w:r w:rsidRPr="00624462">
                <w:rPr>
                  <w:b/>
                  <w:bCs/>
                  <w:sz w:val="28"/>
                  <w:rtl/>
                </w:rPr>
                <w:t xml:space="preserve"> </w:t>
              </w:r>
              <w:r w:rsidRPr="00624462">
                <w:rPr>
                  <w:b/>
                  <w:bCs/>
                  <w:sz w:val="28"/>
                  <w:rtl/>
                </w:rPr>
                <w:br/>
                <w:t>نرم افزار</w:t>
              </w:r>
            </w:ins>
            <w:ins w:id="6654" w:author="Mahmoud" w:date="2017-10-08T13:55:00Z">
              <w:del w:id="6655" w:author="Windows User" w:date="2017-10-14T00:24:00Z">
                <w:r w:rsidR="000060B1" w:rsidRPr="000622EB" w:rsidDel="00624462">
                  <w:rPr>
                    <w:b/>
                    <w:bCs/>
                    <w:sz w:val="28"/>
                    <w:rPrChange w:id="6656" w:author="Mahmoud" w:date="2017-10-08T13:56:00Z">
                      <w:rPr>
                        <w:b/>
                        <w:bCs/>
                        <w:sz w:val="36"/>
                        <w:szCs w:val="36"/>
                      </w:rPr>
                    </w:rPrChange>
                  </w:rPr>
                  <w:delText>Offline</w:delText>
                </w:r>
              </w:del>
            </w:ins>
          </w:p>
        </w:tc>
        <w:tc>
          <w:tcPr>
            <w:tcW w:w="6810" w:type="dxa"/>
            <w:tcPrChange w:id="6657" w:author="Windows User" w:date="2017-10-14T00:25:00Z">
              <w:tcPr>
                <w:tcW w:w="4380" w:type="dxa"/>
                <w:gridSpan w:val="2"/>
              </w:tcPr>
            </w:tcPrChange>
          </w:tcPr>
          <w:p w14:paraId="1E2E5D30" w14:textId="77777777" w:rsidR="003A5C84" w:rsidRPr="00624462" w:rsidRDefault="007E3920">
            <w:pPr>
              <w:cnfStyle w:val="000000100000" w:firstRow="0" w:lastRow="0" w:firstColumn="0" w:lastColumn="0" w:oddVBand="0" w:evenVBand="0" w:oddHBand="1" w:evenHBand="0" w:firstRowFirstColumn="0" w:firstRowLastColumn="0" w:lastRowFirstColumn="0" w:lastRowLastColumn="0"/>
              <w:rPr>
                <w:ins w:id="6658" w:author="Windows User" w:date="2017-10-14T00:25:00Z"/>
                <w:sz w:val="28"/>
              </w:rPr>
              <w:pPrChange w:id="6659" w:author="Windows User" w:date="2017-10-14T00:25:00Z">
                <w:pPr>
                  <w:framePr w:hSpace="180" w:wrap="around" w:vAnchor="text" w:hAnchor="margin" w:xAlign="center" w:y="638"/>
                  <w:numPr>
                    <w:numId w:val="96"/>
                  </w:numPr>
                  <w:tabs>
                    <w:tab w:val="num" w:pos="720"/>
                  </w:tabs>
                  <w:ind w:left="720" w:hanging="360"/>
                  <w:cnfStyle w:val="000000100000" w:firstRow="0" w:lastRow="0" w:firstColumn="0" w:lastColumn="0" w:oddVBand="0" w:evenVBand="0" w:oddHBand="1" w:evenHBand="0" w:firstRowFirstColumn="0" w:firstRowLastColumn="0" w:lastRowFirstColumn="0" w:lastRowLastColumn="0"/>
                </w:pPr>
              </w:pPrChange>
            </w:pPr>
            <w:ins w:id="6660" w:author="Windows User" w:date="2017-10-14T00:25:00Z">
              <w:r w:rsidRPr="00624462">
                <w:rPr>
                  <w:rFonts w:hint="cs"/>
                  <w:sz w:val="28"/>
                  <w:rtl/>
                </w:rPr>
                <w:t>چگونه می توان</w:t>
              </w:r>
              <w:r w:rsidRPr="00624462">
                <w:rPr>
                  <w:sz w:val="28"/>
                  <w:rtl/>
                </w:rPr>
                <w:t xml:space="preserve"> </w:t>
              </w:r>
              <w:r w:rsidRPr="00624462">
                <w:rPr>
                  <w:rFonts w:hint="cs"/>
                  <w:sz w:val="28"/>
                  <w:rtl/>
                </w:rPr>
                <w:t>یک</w:t>
              </w:r>
              <w:r w:rsidRPr="00624462">
                <w:rPr>
                  <w:sz w:val="28"/>
                  <w:rtl/>
                </w:rPr>
                <w:t xml:space="preserve"> رویداد را معتبر تولید کرد؟</w:t>
              </w:r>
            </w:ins>
          </w:p>
          <w:p w14:paraId="73B9AC7D" w14:textId="77777777" w:rsidR="003A5C84" w:rsidRPr="00624462" w:rsidRDefault="007E3920">
            <w:pPr>
              <w:cnfStyle w:val="000000100000" w:firstRow="0" w:lastRow="0" w:firstColumn="0" w:lastColumn="0" w:oddVBand="0" w:evenVBand="0" w:oddHBand="1" w:evenHBand="0" w:firstRowFirstColumn="0" w:firstRowLastColumn="0" w:lastRowFirstColumn="0" w:lastRowLastColumn="0"/>
              <w:rPr>
                <w:ins w:id="6661" w:author="Windows User" w:date="2017-10-14T00:25:00Z"/>
                <w:sz w:val="28"/>
              </w:rPr>
              <w:pPrChange w:id="6662" w:author="Windows User" w:date="2017-10-14T00:25:00Z">
                <w:pPr>
                  <w:framePr w:hSpace="180" w:wrap="around" w:vAnchor="text" w:hAnchor="margin" w:xAlign="center" w:y="638"/>
                  <w:numPr>
                    <w:numId w:val="96"/>
                  </w:numPr>
                  <w:tabs>
                    <w:tab w:val="num" w:pos="720"/>
                  </w:tabs>
                  <w:ind w:left="720" w:hanging="360"/>
                  <w:cnfStyle w:val="000000100000" w:firstRow="0" w:lastRow="0" w:firstColumn="0" w:lastColumn="0" w:oddVBand="0" w:evenVBand="0" w:oddHBand="1" w:evenHBand="0" w:firstRowFirstColumn="0" w:firstRowLastColumn="0" w:lastRowFirstColumn="0" w:lastRowLastColumn="0"/>
                </w:pPr>
              </w:pPrChange>
            </w:pPr>
            <w:ins w:id="6663" w:author="Windows User" w:date="2017-10-14T00:25:00Z">
              <w:r w:rsidRPr="00624462">
                <w:rPr>
                  <w:rFonts w:hint="cs"/>
                  <w:sz w:val="28"/>
                  <w:rtl/>
                </w:rPr>
                <w:t>چگونه می توان</w:t>
              </w:r>
              <w:r w:rsidRPr="00624462">
                <w:rPr>
                  <w:sz w:val="28"/>
                  <w:rtl/>
                </w:rPr>
                <w:t xml:space="preserve"> </w:t>
              </w:r>
              <w:r w:rsidRPr="00624462">
                <w:rPr>
                  <w:rFonts w:hint="cs"/>
                  <w:sz w:val="28"/>
                  <w:rtl/>
                </w:rPr>
                <w:t>دنباله ی معتبری از رویداد ها را تولید کرد؟</w:t>
              </w:r>
            </w:ins>
          </w:p>
          <w:p w14:paraId="351B1E23" w14:textId="77777777" w:rsidR="003A5C84" w:rsidRPr="00624462" w:rsidRDefault="007E3920">
            <w:pPr>
              <w:cnfStyle w:val="000000100000" w:firstRow="0" w:lastRow="0" w:firstColumn="0" w:lastColumn="0" w:oddVBand="0" w:evenVBand="0" w:oddHBand="1" w:evenHBand="0" w:firstRowFirstColumn="0" w:firstRowLastColumn="0" w:lastRowFirstColumn="0" w:lastRowLastColumn="0"/>
              <w:rPr>
                <w:ins w:id="6664" w:author="Windows User" w:date="2017-10-14T00:25:00Z"/>
                <w:sz w:val="28"/>
              </w:rPr>
              <w:pPrChange w:id="6665" w:author="Windows User" w:date="2017-10-14T00:25:00Z">
                <w:pPr>
                  <w:framePr w:hSpace="180" w:wrap="around" w:vAnchor="text" w:hAnchor="margin" w:xAlign="center" w:y="638"/>
                  <w:numPr>
                    <w:numId w:val="96"/>
                  </w:numPr>
                  <w:tabs>
                    <w:tab w:val="num" w:pos="720"/>
                  </w:tabs>
                  <w:ind w:left="720" w:hanging="360"/>
                  <w:cnfStyle w:val="000000100000" w:firstRow="0" w:lastRow="0" w:firstColumn="0" w:lastColumn="0" w:oddVBand="0" w:evenVBand="0" w:oddHBand="1" w:evenHBand="0" w:firstRowFirstColumn="0" w:firstRowLastColumn="0" w:lastRowFirstColumn="0" w:lastRowLastColumn="0"/>
                </w:pPr>
              </w:pPrChange>
            </w:pPr>
            <w:ins w:id="6666" w:author="Windows User" w:date="2017-10-14T00:25:00Z">
              <w:r w:rsidRPr="00624462">
                <w:rPr>
                  <w:rFonts w:hint="cs"/>
                  <w:sz w:val="28"/>
                  <w:rtl/>
                </w:rPr>
                <w:t>محدود به رخداد ضربه</w:t>
              </w:r>
            </w:ins>
          </w:p>
          <w:p w14:paraId="6C5FFFC0" w14:textId="77777777" w:rsidR="003A5C84" w:rsidRPr="00624462" w:rsidRDefault="007E3920">
            <w:pPr>
              <w:cnfStyle w:val="000000100000" w:firstRow="0" w:lastRow="0" w:firstColumn="0" w:lastColumn="0" w:oddVBand="0" w:evenVBand="0" w:oddHBand="1" w:evenHBand="0" w:firstRowFirstColumn="0" w:firstRowLastColumn="0" w:lastRowFirstColumn="0" w:lastRowLastColumn="0"/>
              <w:rPr>
                <w:ins w:id="6667" w:author="Windows User" w:date="2017-10-14T00:25:00Z"/>
                <w:sz w:val="28"/>
              </w:rPr>
              <w:pPrChange w:id="6668" w:author="Windows User" w:date="2017-10-14T00:25:00Z">
                <w:pPr>
                  <w:framePr w:hSpace="180" w:wrap="around" w:vAnchor="text" w:hAnchor="margin" w:xAlign="center" w:y="638"/>
                  <w:numPr>
                    <w:numId w:val="96"/>
                  </w:numPr>
                  <w:tabs>
                    <w:tab w:val="num" w:pos="720"/>
                  </w:tabs>
                  <w:ind w:left="720" w:hanging="360"/>
                  <w:cnfStyle w:val="000000100000" w:firstRow="0" w:lastRow="0" w:firstColumn="0" w:lastColumn="0" w:oddVBand="0" w:evenVBand="0" w:oddHBand="1" w:evenHBand="0" w:firstRowFirstColumn="0" w:firstRowLastColumn="0" w:lastRowFirstColumn="0" w:lastRowLastColumn="0"/>
                </w:pPr>
              </w:pPrChange>
            </w:pPr>
            <w:ins w:id="6669" w:author="Windows User" w:date="2017-10-14T00:25:00Z">
              <w:r w:rsidRPr="00624462">
                <w:rPr>
                  <w:rFonts w:hint="cs"/>
                  <w:sz w:val="28"/>
                  <w:rtl/>
                </w:rPr>
                <w:t>نیاز به بهینه‌سازی برای کاهش فضای حالت در ترتیب‌های مختلف از رخدادها</w:t>
              </w:r>
            </w:ins>
          </w:p>
          <w:p w14:paraId="39E35D30" w14:textId="77777777" w:rsidR="003A5C84" w:rsidRPr="00624462" w:rsidRDefault="007E3920">
            <w:pPr>
              <w:cnfStyle w:val="000000100000" w:firstRow="0" w:lastRow="0" w:firstColumn="0" w:lastColumn="0" w:oddVBand="0" w:evenVBand="0" w:oddHBand="1" w:evenHBand="0" w:firstRowFirstColumn="0" w:firstRowLastColumn="0" w:lastRowFirstColumn="0" w:lastRowLastColumn="0"/>
              <w:rPr>
                <w:ins w:id="6670" w:author="Windows User" w:date="2017-10-14T00:25:00Z"/>
                <w:sz w:val="28"/>
              </w:rPr>
              <w:pPrChange w:id="6671" w:author="Windows User" w:date="2017-10-14T00:25:00Z">
                <w:pPr>
                  <w:framePr w:hSpace="180" w:wrap="around" w:vAnchor="text" w:hAnchor="margin" w:xAlign="center" w:y="638"/>
                  <w:numPr>
                    <w:numId w:val="96"/>
                  </w:numPr>
                  <w:tabs>
                    <w:tab w:val="num" w:pos="720"/>
                  </w:tabs>
                  <w:ind w:left="720" w:hanging="360"/>
                  <w:cnfStyle w:val="000000100000" w:firstRow="0" w:lastRow="0" w:firstColumn="0" w:lastColumn="0" w:oddVBand="0" w:evenVBand="0" w:oddHBand="1" w:evenHBand="0" w:firstRowFirstColumn="0" w:firstRowLastColumn="0" w:lastRowFirstColumn="0" w:lastRowLastColumn="0"/>
                </w:pPr>
              </w:pPrChange>
            </w:pPr>
            <w:ins w:id="6672" w:author="Windows User" w:date="2017-10-14T00:25:00Z">
              <w:r w:rsidRPr="00624462">
                <w:rPr>
                  <w:rFonts w:hint="cs"/>
                  <w:sz w:val="28"/>
                  <w:rtl/>
                </w:rPr>
                <w:t xml:space="preserve">انفجار مسیر </w:t>
              </w:r>
            </w:ins>
          </w:p>
          <w:p w14:paraId="2208F2C0" w14:textId="77777777" w:rsidR="000060B1" w:rsidRPr="000622EB" w:rsidRDefault="000060B1" w:rsidP="006A2FEA">
            <w:pPr>
              <w:cnfStyle w:val="000000100000" w:firstRow="0" w:lastRow="0" w:firstColumn="0" w:lastColumn="0" w:oddVBand="0" w:evenVBand="0" w:oddHBand="1" w:evenHBand="0" w:firstRowFirstColumn="0" w:firstRowLastColumn="0" w:lastRowFirstColumn="0" w:lastRowLastColumn="0"/>
              <w:rPr>
                <w:ins w:id="6673" w:author="Mahmoud" w:date="2017-10-08T13:55:00Z"/>
                <w:sz w:val="28"/>
                <w:rPrChange w:id="6674" w:author="Mahmoud" w:date="2017-10-08T13:56:00Z">
                  <w:rPr>
                    <w:ins w:id="6675" w:author="Mahmoud" w:date="2017-10-08T13:55:00Z"/>
                    <w:sz w:val="36"/>
                    <w:szCs w:val="36"/>
                  </w:rPr>
                </w:rPrChange>
              </w:rPr>
            </w:pPr>
          </w:p>
        </w:tc>
      </w:tr>
      <w:tr w:rsidR="000060B1" w14:paraId="1687AF0B" w14:textId="77777777" w:rsidTr="00624462">
        <w:trPr>
          <w:trHeight w:val="1567"/>
          <w:ins w:id="6676" w:author="Mahmoud" w:date="2017-10-08T13:55:00Z"/>
          <w:trPrChange w:id="6677" w:author="Windows User" w:date="2017-10-14T00:25:00Z">
            <w:trPr>
              <w:gridAfter w:val="0"/>
              <w:trHeight w:val="1567"/>
            </w:trPr>
          </w:trPrChange>
        </w:trPr>
        <w:tc>
          <w:tcPr>
            <w:cnfStyle w:val="001000000000" w:firstRow="0" w:lastRow="0" w:firstColumn="1" w:lastColumn="0" w:oddVBand="0" w:evenVBand="0" w:oddHBand="0" w:evenHBand="0" w:firstRowFirstColumn="0" w:firstRowLastColumn="0" w:lastRowFirstColumn="0" w:lastRowLastColumn="0"/>
            <w:tcW w:w="1736" w:type="dxa"/>
            <w:tcPrChange w:id="6678" w:author="Windows User" w:date="2017-10-14T00:25:00Z">
              <w:tcPr>
                <w:tcW w:w="1789" w:type="dxa"/>
                <w:gridSpan w:val="2"/>
              </w:tcPr>
            </w:tcPrChange>
          </w:tcPr>
          <w:p w14:paraId="4A42B16F" w14:textId="77777777" w:rsidR="000060B1" w:rsidRPr="000060B1" w:rsidRDefault="000060B1" w:rsidP="000060B1">
            <w:pPr>
              <w:jc w:val="center"/>
              <w:rPr>
                <w:ins w:id="6679" w:author="Windows User" w:date="2017-10-13T17:34:00Z"/>
                <w:sz w:val="28"/>
              </w:rPr>
            </w:pPr>
            <w:ins w:id="6680" w:author="Windows User" w:date="2017-10-13T17:34:00Z">
              <w:r w:rsidRPr="000060B1">
                <w:rPr>
                  <w:sz w:val="28"/>
                </w:rPr>
                <w:t>APP-Intent</w:t>
              </w:r>
            </w:ins>
          </w:p>
          <w:p w14:paraId="07448646" w14:textId="3FAF7C5C" w:rsidR="000060B1" w:rsidRPr="000622EB" w:rsidRDefault="000060B1" w:rsidP="006A2FEA">
            <w:pPr>
              <w:jc w:val="center"/>
              <w:rPr>
                <w:ins w:id="6681" w:author="Mahmoud" w:date="2017-10-08T13:55:00Z"/>
                <w:sz w:val="28"/>
                <w:rtl/>
                <w:rPrChange w:id="6682" w:author="Mahmoud" w:date="2017-10-08T13:56:00Z">
                  <w:rPr>
                    <w:ins w:id="6683" w:author="Mahmoud" w:date="2017-10-08T13:55:00Z"/>
                    <w:sz w:val="36"/>
                    <w:szCs w:val="36"/>
                    <w:rtl/>
                  </w:rPr>
                </w:rPrChange>
              </w:rPr>
            </w:pPr>
            <w:ins w:id="6684" w:author="Mahmoud" w:date="2017-10-08T13:55:00Z">
              <w:del w:id="6685" w:author="Windows User" w:date="2017-10-13T17:34:00Z">
                <w:r w:rsidRPr="000622EB" w:rsidDel="000060B1">
                  <w:rPr>
                    <w:sz w:val="28"/>
                    <w:rPrChange w:id="6686" w:author="Mahmoud" w:date="2017-10-08T13:56:00Z">
                      <w:rPr>
                        <w:sz w:val="36"/>
                        <w:szCs w:val="36"/>
                      </w:rPr>
                    </w:rPrChange>
                  </w:rPr>
                  <w:delText>SIG-Drorid</w:delText>
                </w:r>
              </w:del>
            </w:ins>
          </w:p>
        </w:tc>
        <w:tc>
          <w:tcPr>
            <w:tcW w:w="1228" w:type="dxa"/>
            <w:tcPrChange w:id="6687" w:author="Windows User" w:date="2017-10-14T00:25:00Z">
              <w:tcPr>
                <w:tcW w:w="990" w:type="dxa"/>
              </w:tcPr>
            </w:tcPrChange>
          </w:tcPr>
          <w:p w14:paraId="6ADFE7E5" w14:textId="7030633B" w:rsidR="000060B1" w:rsidRPr="000622EB" w:rsidRDefault="000060B1" w:rsidP="006A2FEA">
            <w:pPr>
              <w:jc w:val="center"/>
              <w:cnfStyle w:val="000000000000" w:firstRow="0" w:lastRow="0" w:firstColumn="0" w:lastColumn="0" w:oddVBand="0" w:evenVBand="0" w:oddHBand="0" w:evenHBand="0" w:firstRowFirstColumn="0" w:firstRowLastColumn="0" w:lastRowFirstColumn="0" w:lastRowLastColumn="0"/>
              <w:rPr>
                <w:ins w:id="6688" w:author="Mahmoud" w:date="2017-10-08T13:55:00Z"/>
                <w:b/>
                <w:bCs/>
                <w:sz w:val="28"/>
                <w:rtl/>
                <w:rPrChange w:id="6689" w:author="Mahmoud" w:date="2017-10-08T13:56:00Z">
                  <w:rPr>
                    <w:ins w:id="6690" w:author="Mahmoud" w:date="2017-10-08T13:55:00Z"/>
                    <w:b/>
                    <w:bCs/>
                    <w:sz w:val="36"/>
                    <w:szCs w:val="36"/>
                    <w:rtl/>
                  </w:rPr>
                </w:rPrChange>
              </w:rPr>
            </w:pPr>
            <w:ins w:id="6691" w:author="Mahmoud" w:date="2017-10-08T13:55:00Z">
              <w:del w:id="6692" w:author="Windows User" w:date="2017-10-13T17:35:00Z">
                <w:r w:rsidRPr="000622EB" w:rsidDel="000060B1">
                  <w:rPr>
                    <w:b/>
                    <w:bCs/>
                    <w:sz w:val="28"/>
                    <w:rPrChange w:id="6693" w:author="Mahmoud" w:date="2017-10-08T13:56:00Z">
                      <w:rPr>
                        <w:b/>
                        <w:bCs/>
                        <w:sz w:val="36"/>
                        <w:szCs w:val="36"/>
                      </w:rPr>
                    </w:rPrChange>
                  </w:rPr>
                  <w:delText>2012</w:delText>
                </w:r>
              </w:del>
            </w:ins>
            <w:ins w:id="6694" w:author="Windows User" w:date="2017-10-13T17:35:00Z">
              <w:r>
                <w:rPr>
                  <w:b/>
                  <w:bCs/>
                  <w:sz w:val="28"/>
                </w:rPr>
                <w:t>2013</w:t>
              </w:r>
            </w:ins>
          </w:p>
        </w:tc>
        <w:tc>
          <w:tcPr>
            <w:tcW w:w="1196" w:type="dxa"/>
            <w:tcPrChange w:id="6695" w:author="Windows User" w:date="2017-10-14T00:25:00Z">
              <w:tcPr>
                <w:tcW w:w="1350" w:type="dxa"/>
                <w:gridSpan w:val="2"/>
              </w:tcPr>
            </w:tcPrChange>
          </w:tcPr>
          <w:p w14:paraId="330B1A48" w14:textId="77777777" w:rsidR="00624462" w:rsidRPr="00624462" w:rsidRDefault="00624462" w:rsidP="00624462">
            <w:pPr>
              <w:jc w:val="center"/>
              <w:cnfStyle w:val="000000000000" w:firstRow="0" w:lastRow="0" w:firstColumn="0" w:lastColumn="0" w:oddVBand="0" w:evenVBand="0" w:oddHBand="0" w:evenHBand="0" w:firstRowFirstColumn="0" w:firstRowLastColumn="0" w:lastRowFirstColumn="0" w:lastRowLastColumn="0"/>
              <w:rPr>
                <w:ins w:id="6696" w:author="Windows User" w:date="2017-10-14T00:24:00Z"/>
                <w:b/>
                <w:bCs/>
                <w:sz w:val="28"/>
              </w:rPr>
            </w:pPr>
            <w:ins w:id="6697" w:author="Windows User" w:date="2017-10-14T00:24:00Z">
              <w:r w:rsidRPr="00624462">
                <w:rPr>
                  <w:rFonts w:hint="cs"/>
                  <w:b/>
                  <w:bCs/>
                  <w:sz w:val="28"/>
                  <w:rtl/>
                </w:rPr>
                <w:t>تشخیص</w:t>
              </w:r>
              <w:r w:rsidRPr="00624462">
                <w:rPr>
                  <w:b/>
                  <w:bCs/>
                  <w:sz w:val="28"/>
                  <w:rtl/>
                </w:rPr>
                <w:t xml:space="preserve"> ن</w:t>
              </w:r>
              <w:r w:rsidRPr="00624462">
                <w:rPr>
                  <w:rFonts w:hint="cs"/>
                  <w:b/>
                  <w:bCs/>
                  <w:sz w:val="28"/>
                  <w:rtl/>
                </w:rPr>
                <w:t>قض</w:t>
              </w:r>
            </w:ins>
          </w:p>
          <w:p w14:paraId="77B52E34" w14:textId="4BFC17A5" w:rsidR="000060B1" w:rsidRPr="000622EB" w:rsidRDefault="00624462" w:rsidP="00624462">
            <w:pPr>
              <w:jc w:val="center"/>
              <w:cnfStyle w:val="000000000000" w:firstRow="0" w:lastRow="0" w:firstColumn="0" w:lastColumn="0" w:oddVBand="0" w:evenVBand="0" w:oddHBand="0" w:evenHBand="0" w:firstRowFirstColumn="0" w:firstRowLastColumn="0" w:lastRowFirstColumn="0" w:lastRowLastColumn="0"/>
              <w:rPr>
                <w:ins w:id="6698" w:author="Mahmoud" w:date="2017-10-08T13:55:00Z"/>
                <w:b/>
                <w:bCs/>
                <w:sz w:val="28"/>
                <w:rtl/>
                <w:rPrChange w:id="6699" w:author="Mahmoud" w:date="2017-10-08T13:56:00Z">
                  <w:rPr>
                    <w:ins w:id="6700" w:author="Mahmoud" w:date="2017-10-08T13:55:00Z"/>
                    <w:b/>
                    <w:bCs/>
                    <w:sz w:val="36"/>
                    <w:szCs w:val="36"/>
                    <w:rtl/>
                  </w:rPr>
                </w:rPrChange>
              </w:rPr>
            </w:pPr>
            <w:ins w:id="6701" w:author="Windows User" w:date="2017-10-14T00:24:00Z">
              <w:r w:rsidRPr="00624462">
                <w:rPr>
                  <w:rFonts w:hint="cs"/>
                  <w:b/>
                  <w:bCs/>
                  <w:sz w:val="28"/>
                  <w:rtl/>
                </w:rPr>
                <w:t>حریم</w:t>
              </w:r>
              <w:r w:rsidRPr="00624462">
                <w:rPr>
                  <w:b/>
                  <w:bCs/>
                  <w:sz w:val="28"/>
                  <w:rtl/>
                </w:rPr>
                <w:t xml:space="preserve"> </w:t>
              </w:r>
              <w:r w:rsidRPr="00624462">
                <w:rPr>
                  <w:rFonts w:hint="cs"/>
                  <w:b/>
                  <w:bCs/>
                  <w:sz w:val="28"/>
                  <w:rtl/>
                </w:rPr>
                <w:t>خصوصی</w:t>
              </w:r>
            </w:ins>
          </w:p>
        </w:tc>
        <w:tc>
          <w:tcPr>
            <w:tcW w:w="6810" w:type="dxa"/>
            <w:tcPrChange w:id="6702" w:author="Windows User" w:date="2017-10-14T00:25:00Z">
              <w:tcPr>
                <w:tcW w:w="4380" w:type="dxa"/>
                <w:gridSpan w:val="2"/>
              </w:tcPr>
            </w:tcPrChange>
          </w:tcPr>
          <w:p w14:paraId="7634BA62" w14:textId="1D21E6C4" w:rsidR="003A5C84" w:rsidRPr="00B661E2" w:rsidRDefault="007E3920">
            <w:pPr>
              <w:cnfStyle w:val="000000000000" w:firstRow="0" w:lastRow="0" w:firstColumn="0" w:lastColumn="0" w:oddVBand="0" w:evenVBand="0" w:oddHBand="0" w:evenHBand="0" w:firstRowFirstColumn="0" w:firstRowLastColumn="0" w:lastRowFirstColumn="0" w:lastRowLastColumn="0"/>
              <w:rPr>
                <w:ins w:id="6703" w:author="Windows User" w:date="2017-10-14T00:25:00Z"/>
                <w:sz w:val="28"/>
              </w:rPr>
              <w:pPrChange w:id="6704" w:author="Windows User" w:date="2017-10-14T00:26:00Z">
                <w:pPr>
                  <w:framePr w:hSpace="180" w:wrap="around" w:vAnchor="text" w:hAnchor="margin" w:xAlign="center" w:y="638"/>
                  <w:numPr>
                    <w:numId w:val="97"/>
                  </w:numPr>
                  <w:tabs>
                    <w:tab w:val="num" w:pos="720"/>
                  </w:tabs>
                  <w:ind w:left="720" w:hanging="360"/>
                  <w:cnfStyle w:val="000000000000" w:firstRow="0" w:lastRow="0" w:firstColumn="0" w:lastColumn="0" w:oddVBand="0" w:evenVBand="0" w:oddHBand="0" w:evenHBand="0" w:firstRowFirstColumn="0" w:firstRowLastColumn="0" w:lastRowFirstColumn="0" w:lastRowLastColumn="0"/>
                </w:pPr>
              </w:pPrChange>
            </w:pPr>
            <w:ins w:id="6705" w:author="Windows User" w:date="2017-10-14T00:25:00Z">
              <w:r w:rsidRPr="00B661E2">
                <w:rPr>
                  <w:rFonts w:hint="cs"/>
                  <w:sz w:val="28"/>
                  <w:rtl/>
                </w:rPr>
                <w:t>انتقال</w:t>
              </w:r>
              <w:r w:rsidRPr="00B661E2">
                <w:rPr>
                  <w:sz w:val="28"/>
                  <w:rtl/>
                </w:rPr>
                <w:t xml:space="preserve"> داده بین برنامه های مختلف اندروید آیا با خواست کاربر بوده ی</w:t>
              </w:r>
              <w:r w:rsidR="00B661E2">
                <w:rPr>
                  <w:sz w:val="28"/>
                  <w:rtl/>
                </w:rPr>
                <w:t>ا</w:t>
              </w:r>
              <w:r w:rsidRPr="00B661E2">
                <w:rPr>
                  <w:sz w:val="28"/>
                  <w:rtl/>
                </w:rPr>
                <w:t>خیر؟</w:t>
              </w:r>
            </w:ins>
          </w:p>
          <w:p w14:paraId="5FDF2CAC" w14:textId="77777777" w:rsidR="003A5C84" w:rsidRPr="00B661E2" w:rsidRDefault="007E3920">
            <w:pPr>
              <w:cnfStyle w:val="000000000000" w:firstRow="0" w:lastRow="0" w:firstColumn="0" w:lastColumn="0" w:oddVBand="0" w:evenVBand="0" w:oddHBand="0" w:evenHBand="0" w:firstRowFirstColumn="0" w:firstRowLastColumn="0" w:lastRowFirstColumn="0" w:lastRowLastColumn="0"/>
              <w:rPr>
                <w:ins w:id="6706" w:author="Windows User" w:date="2017-10-14T00:25:00Z"/>
                <w:sz w:val="28"/>
              </w:rPr>
              <w:pPrChange w:id="6707" w:author="Windows User" w:date="2017-10-14T00:26:00Z">
                <w:pPr>
                  <w:framePr w:hSpace="180" w:wrap="around" w:vAnchor="text" w:hAnchor="margin" w:xAlign="center" w:y="638"/>
                  <w:numPr>
                    <w:numId w:val="97"/>
                  </w:numPr>
                  <w:tabs>
                    <w:tab w:val="num" w:pos="720"/>
                  </w:tabs>
                  <w:ind w:left="720" w:hanging="360"/>
                  <w:cnfStyle w:val="000000000000" w:firstRow="0" w:lastRow="0" w:firstColumn="0" w:lastColumn="0" w:oddVBand="0" w:evenVBand="0" w:oddHBand="0" w:evenHBand="0" w:firstRowFirstColumn="0" w:firstRowLastColumn="0" w:lastRowFirstColumn="0" w:lastRowLastColumn="0"/>
                </w:pPr>
              </w:pPrChange>
            </w:pPr>
            <w:ins w:id="6708" w:author="Windows User" w:date="2017-10-14T00:25:00Z">
              <w:r w:rsidRPr="00B661E2">
                <w:rPr>
                  <w:rFonts w:hint="cs"/>
                  <w:sz w:val="28"/>
                  <w:rtl/>
                </w:rPr>
                <w:t xml:space="preserve">ارائه ی یک دنباله از تغییرات رابط گرافیکی کاربر </w:t>
              </w:r>
            </w:ins>
          </w:p>
          <w:p w14:paraId="7CBA6A29" w14:textId="3AA0447E" w:rsidR="000060B1" w:rsidRPr="00B661E2" w:rsidRDefault="007E3920" w:rsidP="00E2341D">
            <w:pPr>
              <w:cnfStyle w:val="000000000000" w:firstRow="0" w:lastRow="0" w:firstColumn="0" w:lastColumn="0" w:oddVBand="0" w:evenVBand="0" w:oddHBand="0" w:evenHBand="0" w:firstRowFirstColumn="0" w:firstRowLastColumn="0" w:lastRowFirstColumn="0" w:lastRowLastColumn="0"/>
              <w:rPr>
                <w:ins w:id="6709" w:author="Mahmoud" w:date="2017-10-08T13:55:00Z"/>
                <w:sz w:val="28"/>
                <w:rtl/>
                <w:rPrChange w:id="6710" w:author="Windows User" w:date="2017-10-14T00:26:00Z">
                  <w:rPr>
                    <w:ins w:id="6711" w:author="Mahmoud" w:date="2017-10-08T13:55:00Z"/>
                    <w:sz w:val="36"/>
                    <w:szCs w:val="36"/>
                    <w:rtl/>
                  </w:rPr>
                </w:rPrChange>
              </w:rPr>
            </w:pPr>
            <w:ins w:id="6712" w:author="Windows User" w:date="2017-10-14T00:25:00Z">
              <w:r w:rsidRPr="00B661E2">
                <w:rPr>
                  <w:rFonts w:hint="cs"/>
                  <w:sz w:val="28"/>
                  <w:rtl/>
                </w:rPr>
                <w:t>ایجاد داده های خاص ورودی که منجر به انتقال داد های حساس در برنامه های اندرویدی گردد</w:t>
              </w:r>
            </w:ins>
          </w:p>
        </w:tc>
      </w:tr>
      <w:tr w:rsidR="00624462" w14:paraId="1E46AD8E" w14:textId="77777777" w:rsidTr="00624462">
        <w:trPr>
          <w:cnfStyle w:val="000000100000" w:firstRow="0" w:lastRow="0" w:firstColumn="0" w:lastColumn="0" w:oddVBand="0" w:evenVBand="0" w:oddHBand="1" w:evenHBand="0" w:firstRowFirstColumn="0" w:firstRowLastColumn="0" w:lastRowFirstColumn="0" w:lastRowLastColumn="0"/>
          <w:trHeight w:val="1567"/>
          <w:ins w:id="6713" w:author="Mahmoud" w:date="2017-10-08T13:55:00Z"/>
          <w:trPrChange w:id="6714" w:author="Windows User" w:date="2017-10-14T00:25:00Z">
            <w:trPr>
              <w:gridAfter w:val="0"/>
              <w:trHeight w:val="1567"/>
            </w:trPr>
          </w:trPrChange>
        </w:trPr>
        <w:tc>
          <w:tcPr>
            <w:cnfStyle w:val="001000000000" w:firstRow="0" w:lastRow="0" w:firstColumn="1" w:lastColumn="0" w:oddVBand="0" w:evenVBand="0" w:oddHBand="0" w:evenHBand="0" w:firstRowFirstColumn="0" w:firstRowLastColumn="0" w:lastRowFirstColumn="0" w:lastRowLastColumn="0"/>
            <w:tcW w:w="1736" w:type="dxa"/>
            <w:tcPrChange w:id="6715" w:author="Windows User" w:date="2017-10-14T00:25:00Z">
              <w:tcPr>
                <w:tcW w:w="1789" w:type="dxa"/>
                <w:gridSpan w:val="2"/>
              </w:tcPr>
            </w:tcPrChange>
          </w:tcPr>
          <w:p w14:paraId="4B19EAE1" w14:textId="77777777" w:rsidR="00624462" w:rsidRPr="000060B1" w:rsidRDefault="00624462" w:rsidP="00624462">
            <w:pPr>
              <w:jc w:val="center"/>
              <w:cnfStyle w:val="001000100000" w:firstRow="0" w:lastRow="0" w:firstColumn="1" w:lastColumn="0" w:oddVBand="0" w:evenVBand="0" w:oddHBand="1" w:evenHBand="0" w:firstRowFirstColumn="0" w:firstRowLastColumn="0" w:lastRowFirstColumn="0" w:lastRowLastColumn="0"/>
              <w:rPr>
                <w:ins w:id="6716" w:author="Windows User" w:date="2017-10-13T17:34:00Z"/>
                <w:sz w:val="28"/>
              </w:rPr>
            </w:pPr>
            <w:ins w:id="6717" w:author="Windows User" w:date="2017-10-13T17:34:00Z">
              <w:r w:rsidRPr="000060B1">
                <w:rPr>
                  <w:sz w:val="28"/>
                </w:rPr>
                <w:t>Sig-Droid</w:t>
              </w:r>
            </w:ins>
          </w:p>
          <w:p w14:paraId="6E52EE1E" w14:textId="7352D09C" w:rsidR="00624462" w:rsidRPr="000622EB" w:rsidRDefault="00624462" w:rsidP="00624462">
            <w:pPr>
              <w:jc w:val="center"/>
              <w:cnfStyle w:val="001000100000" w:firstRow="0" w:lastRow="0" w:firstColumn="1" w:lastColumn="0" w:oddVBand="0" w:evenVBand="0" w:oddHBand="1" w:evenHBand="0" w:firstRowFirstColumn="0" w:firstRowLastColumn="0" w:lastRowFirstColumn="0" w:lastRowLastColumn="0"/>
              <w:rPr>
                <w:ins w:id="6718" w:author="Mahmoud" w:date="2017-10-08T13:55:00Z"/>
                <w:sz w:val="28"/>
                <w:rPrChange w:id="6719" w:author="Mahmoud" w:date="2017-10-08T13:56:00Z">
                  <w:rPr>
                    <w:ins w:id="6720" w:author="Mahmoud" w:date="2017-10-08T13:55:00Z"/>
                    <w:sz w:val="36"/>
                    <w:szCs w:val="36"/>
                  </w:rPr>
                </w:rPrChange>
              </w:rPr>
            </w:pPr>
            <w:ins w:id="6721" w:author="Mahmoud" w:date="2017-10-08T13:55:00Z">
              <w:del w:id="6722" w:author="Windows User" w:date="2017-10-13T17:34:00Z">
                <w:r w:rsidRPr="000622EB" w:rsidDel="000060B1">
                  <w:rPr>
                    <w:sz w:val="28"/>
                    <w:rPrChange w:id="6723" w:author="Mahmoud" w:date="2017-10-08T13:56:00Z">
                      <w:rPr>
                        <w:sz w:val="36"/>
                        <w:szCs w:val="36"/>
                      </w:rPr>
                    </w:rPrChange>
                  </w:rPr>
                  <w:delText>APP-Intent</w:delText>
                </w:r>
              </w:del>
            </w:ins>
          </w:p>
        </w:tc>
        <w:tc>
          <w:tcPr>
            <w:tcW w:w="1228" w:type="dxa"/>
            <w:tcPrChange w:id="6724" w:author="Windows User" w:date="2017-10-14T00:25:00Z">
              <w:tcPr>
                <w:tcW w:w="990" w:type="dxa"/>
              </w:tcPr>
            </w:tcPrChange>
          </w:tcPr>
          <w:p w14:paraId="7E85ECC8" w14:textId="00EB49A6" w:rsidR="00624462" w:rsidRPr="000622EB" w:rsidRDefault="00624462" w:rsidP="00624462">
            <w:pPr>
              <w:jc w:val="center"/>
              <w:cnfStyle w:val="000000100000" w:firstRow="0" w:lastRow="0" w:firstColumn="0" w:lastColumn="0" w:oddVBand="0" w:evenVBand="0" w:oddHBand="1" w:evenHBand="0" w:firstRowFirstColumn="0" w:firstRowLastColumn="0" w:lastRowFirstColumn="0" w:lastRowLastColumn="0"/>
              <w:rPr>
                <w:ins w:id="6725" w:author="Mahmoud" w:date="2017-10-08T13:55:00Z"/>
                <w:b/>
                <w:bCs/>
                <w:sz w:val="28"/>
                <w:rPrChange w:id="6726" w:author="Mahmoud" w:date="2017-10-08T13:56:00Z">
                  <w:rPr>
                    <w:ins w:id="6727" w:author="Mahmoud" w:date="2017-10-08T13:55:00Z"/>
                    <w:b/>
                    <w:bCs/>
                    <w:sz w:val="36"/>
                    <w:szCs w:val="36"/>
                  </w:rPr>
                </w:rPrChange>
              </w:rPr>
            </w:pPr>
            <w:ins w:id="6728" w:author="Mahmoud" w:date="2017-10-08T13:55:00Z">
              <w:del w:id="6729" w:author="Windows User" w:date="2017-10-13T17:34:00Z">
                <w:r w:rsidRPr="000622EB" w:rsidDel="000060B1">
                  <w:rPr>
                    <w:b/>
                    <w:bCs/>
                    <w:sz w:val="28"/>
                    <w:rPrChange w:id="6730" w:author="Mahmoud" w:date="2017-10-08T13:56:00Z">
                      <w:rPr>
                        <w:b/>
                        <w:bCs/>
                        <w:sz w:val="36"/>
                        <w:szCs w:val="36"/>
                      </w:rPr>
                    </w:rPrChange>
                  </w:rPr>
                  <w:delText>2013</w:delText>
                </w:r>
              </w:del>
            </w:ins>
            <w:ins w:id="6731" w:author="Windows User" w:date="2017-10-13T17:34:00Z">
              <w:r>
                <w:rPr>
                  <w:b/>
                  <w:bCs/>
                  <w:sz w:val="28"/>
                </w:rPr>
                <w:t>2015</w:t>
              </w:r>
            </w:ins>
          </w:p>
        </w:tc>
        <w:tc>
          <w:tcPr>
            <w:tcW w:w="1196" w:type="dxa"/>
            <w:tcPrChange w:id="6732" w:author="Windows User" w:date="2017-10-14T00:25:00Z">
              <w:tcPr>
                <w:tcW w:w="1350" w:type="dxa"/>
                <w:gridSpan w:val="2"/>
              </w:tcPr>
            </w:tcPrChange>
          </w:tcPr>
          <w:p w14:paraId="44A16E8C" w14:textId="593077A2" w:rsidR="00624462" w:rsidRPr="000622EB" w:rsidRDefault="00624462" w:rsidP="00624462">
            <w:pPr>
              <w:jc w:val="center"/>
              <w:cnfStyle w:val="000000100000" w:firstRow="0" w:lastRow="0" w:firstColumn="0" w:lastColumn="0" w:oddVBand="0" w:evenVBand="0" w:oddHBand="1" w:evenHBand="0" w:firstRowFirstColumn="0" w:firstRowLastColumn="0" w:lastRowFirstColumn="0" w:lastRowLastColumn="0"/>
              <w:rPr>
                <w:ins w:id="6733" w:author="Mahmoud" w:date="2017-10-08T13:55:00Z"/>
                <w:b/>
                <w:bCs/>
                <w:sz w:val="28"/>
                <w:rPrChange w:id="6734" w:author="Mahmoud" w:date="2017-10-08T13:56:00Z">
                  <w:rPr>
                    <w:ins w:id="6735" w:author="Mahmoud" w:date="2017-10-08T13:55:00Z"/>
                    <w:b/>
                    <w:bCs/>
                    <w:sz w:val="36"/>
                    <w:szCs w:val="36"/>
                  </w:rPr>
                </w:rPrChange>
              </w:rPr>
            </w:pPr>
            <w:ins w:id="6736" w:author="Windows User" w:date="2017-10-14T00:24:00Z">
              <w:r w:rsidRPr="00624462">
                <w:rPr>
                  <w:rFonts w:ascii="Calibri" w:hAnsi="Calibri" w:cs="Calibri" w:hint="cs"/>
                  <w:b/>
                  <w:bCs/>
                  <w:sz w:val="28"/>
                  <w:rtl/>
                </w:rPr>
                <w:t> </w:t>
              </w:r>
              <w:r w:rsidRPr="00624462">
                <w:rPr>
                  <w:rFonts w:hint="cs"/>
                  <w:b/>
                  <w:bCs/>
                  <w:sz w:val="28"/>
                  <w:rtl/>
                </w:rPr>
                <w:t>آزمون</w:t>
              </w:r>
              <w:r w:rsidRPr="00624462">
                <w:rPr>
                  <w:b/>
                  <w:bCs/>
                  <w:sz w:val="28"/>
                  <w:rtl/>
                </w:rPr>
                <w:t xml:space="preserve"> </w:t>
              </w:r>
              <w:r w:rsidRPr="00624462">
                <w:rPr>
                  <w:b/>
                  <w:bCs/>
                  <w:sz w:val="28"/>
                  <w:rtl/>
                </w:rPr>
                <w:br/>
                <w:t>نرم افزار</w:t>
              </w:r>
            </w:ins>
          </w:p>
        </w:tc>
        <w:tc>
          <w:tcPr>
            <w:tcW w:w="6810" w:type="dxa"/>
            <w:tcPrChange w:id="6737" w:author="Windows User" w:date="2017-10-14T00:25:00Z">
              <w:tcPr>
                <w:tcW w:w="4380" w:type="dxa"/>
                <w:gridSpan w:val="2"/>
              </w:tcPr>
            </w:tcPrChange>
          </w:tcPr>
          <w:p w14:paraId="326BDF95" w14:textId="77777777" w:rsidR="003A5C84" w:rsidRPr="00171C09" w:rsidRDefault="007E3920">
            <w:pPr>
              <w:cnfStyle w:val="000000100000" w:firstRow="0" w:lastRow="0" w:firstColumn="0" w:lastColumn="0" w:oddVBand="0" w:evenVBand="0" w:oddHBand="1" w:evenHBand="0" w:firstRowFirstColumn="0" w:firstRowLastColumn="0" w:lastRowFirstColumn="0" w:lastRowLastColumn="0"/>
              <w:rPr>
                <w:ins w:id="6738" w:author="Windows User" w:date="2017-10-14T00:26:00Z"/>
                <w:sz w:val="28"/>
              </w:rPr>
              <w:pPrChange w:id="6739" w:author="Windows User" w:date="2017-10-14T00:27:00Z">
                <w:pPr>
                  <w:framePr w:hSpace="180" w:wrap="around" w:vAnchor="text" w:hAnchor="margin" w:xAlign="center" w:y="638"/>
                  <w:numPr>
                    <w:numId w:val="98"/>
                  </w:numPr>
                  <w:tabs>
                    <w:tab w:val="num" w:pos="720"/>
                  </w:tabs>
                  <w:ind w:left="720" w:hanging="360"/>
                  <w:cnfStyle w:val="000000100000" w:firstRow="0" w:lastRow="0" w:firstColumn="0" w:lastColumn="0" w:oddVBand="0" w:evenVBand="0" w:oddHBand="1" w:evenHBand="0" w:firstRowFirstColumn="0" w:firstRowLastColumn="0" w:lastRowFirstColumn="0" w:lastRowLastColumn="0"/>
                </w:pPr>
              </w:pPrChange>
            </w:pPr>
            <w:ins w:id="6740" w:author="Windows User" w:date="2017-10-14T00:26:00Z">
              <w:r w:rsidRPr="00171C09">
                <w:rPr>
                  <w:rFonts w:hint="cs"/>
                  <w:sz w:val="28"/>
                  <w:rtl/>
                </w:rPr>
                <w:t>استخراج گراف کنترل جریان</w:t>
              </w:r>
              <w:r w:rsidRPr="00171C09">
                <w:rPr>
                  <w:sz w:val="28"/>
                </w:rPr>
                <w:t>(CFG)</w:t>
              </w:r>
              <w:r w:rsidRPr="00171C09">
                <w:rPr>
                  <w:sz w:val="28"/>
                  <w:rtl/>
                </w:rPr>
                <w:t xml:space="preserve"> با </w:t>
              </w:r>
              <w:r w:rsidRPr="00171C09">
                <w:rPr>
                  <w:sz w:val="28"/>
                </w:rPr>
                <w:t>MoDisco</w:t>
              </w:r>
            </w:ins>
          </w:p>
          <w:p w14:paraId="001AC6BB" w14:textId="3C5E4499" w:rsidR="00624462" w:rsidRPr="00171C09" w:rsidRDefault="007E3920" w:rsidP="00E2341D">
            <w:pPr>
              <w:cnfStyle w:val="000000100000" w:firstRow="0" w:lastRow="0" w:firstColumn="0" w:lastColumn="0" w:oddVBand="0" w:evenVBand="0" w:oddHBand="1" w:evenHBand="0" w:firstRowFirstColumn="0" w:firstRowLastColumn="0" w:lastRowFirstColumn="0" w:lastRowLastColumn="0"/>
              <w:rPr>
                <w:ins w:id="6741" w:author="Mahmoud" w:date="2017-10-08T13:55:00Z"/>
                <w:sz w:val="28"/>
                <w:rPrChange w:id="6742" w:author="Windows User" w:date="2017-10-14T00:26:00Z">
                  <w:rPr>
                    <w:ins w:id="6743" w:author="Mahmoud" w:date="2017-10-08T13:55:00Z"/>
                    <w:sz w:val="36"/>
                    <w:szCs w:val="36"/>
                  </w:rPr>
                </w:rPrChange>
              </w:rPr>
            </w:pPr>
            <w:ins w:id="6744" w:author="Windows User" w:date="2017-10-14T00:26:00Z">
              <w:r w:rsidRPr="00171C09">
                <w:rPr>
                  <w:rFonts w:hint="cs"/>
                  <w:sz w:val="28"/>
                  <w:rtl/>
                </w:rPr>
                <w:t>ساخت</w:t>
              </w:r>
              <w:r w:rsidRPr="00171C09">
                <w:rPr>
                  <w:sz w:val="28"/>
                </w:rPr>
                <w:t xml:space="preserve"> mock</w:t>
              </w:r>
              <w:r w:rsidRPr="00171C09">
                <w:rPr>
                  <w:sz w:val="28"/>
                  <w:rtl/>
                </w:rPr>
                <w:t xml:space="preserve"> و </w:t>
              </w:r>
              <w:r w:rsidRPr="00171C09">
                <w:rPr>
                  <w:sz w:val="28"/>
                </w:rPr>
                <w:t>stub</w:t>
              </w:r>
              <w:r w:rsidRPr="00171C09">
                <w:rPr>
                  <w:sz w:val="28"/>
                  <w:rtl/>
                </w:rPr>
                <w:t xml:space="preserve"> به صورت خودکار</w:t>
              </w:r>
            </w:ins>
          </w:p>
        </w:tc>
      </w:tr>
      <w:tr w:rsidR="00624462" w14:paraId="009CE1C1" w14:textId="77777777" w:rsidTr="00624462">
        <w:tblPrEx>
          <w:tblPrExChange w:id="6745" w:author="Windows User" w:date="2017-10-14T00:25:00Z">
            <w:tblPrEx>
              <w:tblW w:w="10250" w:type="dxa"/>
            </w:tblPrEx>
          </w:tblPrExChange>
        </w:tblPrEx>
        <w:trPr>
          <w:trHeight w:val="1567"/>
          <w:ins w:id="6746" w:author="Mahmoud" w:date="2017-10-08T13:55:00Z"/>
          <w:trPrChange w:id="6747" w:author="Windows User" w:date="2017-10-14T00:25:00Z">
            <w:trPr>
              <w:trHeight w:val="1567"/>
            </w:trPr>
          </w:trPrChange>
        </w:trPr>
        <w:tc>
          <w:tcPr>
            <w:cnfStyle w:val="001000000000" w:firstRow="0" w:lastRow="0" w:firstColumn="1" w:lastColumn="0" w:oddVBand="0" w:evenVBand="0" w:oddHBand="0" w:evenHBand="0" w:firstRowFirstColumn="0" w:firstRowLastColumn="0" w:lastRowFirstColumn="0" w:lastRowLastColumn="0"/>
            <w:tcW w:w="1736" w:type="dxa"/>
            <w:shd w:val="clear" w:color="auto" w:fill="FFFFFF" w:themeFill="background1"/>
            <w:tcPrChange w:id="6748" w:author="Windows User" w:date="2017-10-14T00:25:00Z">
              <w:tcPr>
                <w:tcW w:w="1736" w:type="dxa"/>
                <w:shd w:val="clear" w:color="auto" w:fill="FFFFFF" w:themeFill="background1"/>
              </w:tcPr>
            </w:tcPrChange>
          </w:tcPr>
          <w:p w14:paraId="187CEE37" w14:textId="77777777" w:rsidR="00624462" w:rsidRPr="000622EB" w:rsidRDefault="00624462" w:rsidP="00624462">
            <w:pPr>
              <w:jc w:val="center"/>
              <w:rPr>
                <w:ins w:id="6749" w:author="Mahmoud" w:date="2017-10-08T13:55:00Z"/>
                <w:sz w:val="28"/>
                <w:rtl/>
                <w:rPrChange w:id="6750" w:author="Mahmoud" w:date="2017-10-08T13:56:00Z">
                  <w:rPr>
                    <w:ins w:id="6751" w:author="Mahmoud" w:date="2017-10-08T13:55:00Z"/>
                    <w:sz w:val="36"/>
                    <w:szCs w:val="36"/>
                    <w:rtl/>
                  </w:rPr>
                </w:rPrChange>
              </w:rPr>
            </w:pPr>
            <w:ins w:id="6752" w:author="Mahmoud" w:date="2017-10-08T13:55:00Z">
              <w:r w:rsidRPr="000622EB">
                <w:rPr>
                  <w:sz w:val="28"/>
                  <w:rPrChange w:id="6753" w:author="Mahmoud" w:date="2017-10-08T13:56:00Z">
                    <w:rPr>
                      <w:sz w:val="36"/>
                      <w:szCs w:val="36"/>
                    </w:rPr>
                  </w:rPrChange>
                </w:rPr>
                <w:t>Condroid</w:t>
              </w:r>
            </w:ins>
          </w:p>
        </w:tc>
        <w:tc>
          <w:tcPr>
            <w:tcW w:w="1228" w:type="dxa"/>
            <w:shd w:val="clear" w:color="auto" w:fill="FFFFFF" w:themeFill="background1"/>
            <w:tcPrChange w:id="6754" w:author="Windows User" w:date="2017-10-14T00:25:00Z">
              <w:tcPr>
                <w:tcW w:w="1228" w:type="dxa"/>
                <w:gridSpan w:val="3"/>
                <w:shd w:val="clear" w:color="auto" w:fill="FFFFFF" w:themeFill="background1"/>
              </w:tcPr>
            </w:tcPrChange>
          </w:tcPr>
          <w:p w14:paraId="0BCB7CBD" w14:textId="77777777" w:rsidR="00624462" w:rsidRPr="000622EB" w:rsidRDefault="00624462" w:rsidP="00624462">
            <w:pPr>
              <w:jc w:val="center"/>
              <w:cnfStyle w:val="000000000000" w:firstRow="0" w:lastRow="0" w:firstColumn="0" w:lastColumn="0" w:oddVBand="0" w:evenVBand="0" w:oddHBand="0" w:evenHBand="0" w:firstRowFirstColumn="0" w:firstRowLastColumn="0" w:lastRowFirstColumn="0" w:lastRowLastColumn="0"/>
              <w:rPr>
                <w:ins w:id="6755" w:author="Mahmoud" w:date="2017-10-08T13:55:00Z"/>
                <w:b/>
                <w:bCs/>
                <w:sz w:val="28"/>
                <w:rtl/>
                <w:rPrChange w:id="6756" w:author="Mahmoud" w:date="2017-10-08T13:56:00Z">
                  <w:rPr>
                    <w:ins w:id="6757" w:author="Mahmoud" w:date="2017-10-08T13:55:00Z"/>
                    <w:b/>
                    <w:bCs/>
                    <w:sz w:val="36"/>
                    <w:szCs w:val="36"/>
                    <w:rtl/>
                  </w:rPr>
                </w:rPrChange>
              </w:rPr>
            </w:pPr>
            <w:ins w:id="6758" w:author="Mahmoud" w:date="2017-10-08T13:55:00Z">
              <w:r w:rsidRPr="000622EB">
                <w:rPr>
                  <w:b/>
                  <w:bCs/>
                  <w:sz w:val="28"/>
                  <w:rPrChange w:id="6759" w:author="Mahmoud" w:date="2017-10-08T13:56:00Z">
                    <w:rPr>
                      <w:b/>
                      <w:bCs/>
                      <w:sz w:val="36"/>
                      <w:szCs w:val="36"/>
                    </w:rPr>
                  </w:rPrChange>
                </w:rPr>
                <w:t>2015</w:t>
              </w:r>
            </w:ins>
          </w:p>
        </w:tc>
        <w:tc>
          <w:tcPr>
            <w:tcW w:w="1196" w:type="dxa"/>
            <w:shd w:val="clear" w:color="auto" w:fill="FFFFFF" w:themeFill="background1"/>
            <w:tcPrChange w:id="6760" w:author="Windows User" w:date="2017-10-14T00:25:00Z">
              <w:tcPr>
                <w:tcW w:w="1196" w:type="dxa"/>
                <w:gridSpan w:val="2"/>
                <w:shd w:val="clear" w:color="auto" w:fill="FFFFFF" w:themeFill="background1"/>
              </w:tcPr>
            </w:tcPrChange>
          </w:tcPr>
          <w:p w14:paraId="2FEF11C1" w14:textId="77777777" w:rsidR="00624462" w:rsidRPr="00624462" w:rsidRDefault="00624462" w:rsidP="00624462">
            <w:pPr>
              <w:jc w:val="center"/>
              <w:cnfStyle w:val="000000000000" w:firstRow="0" w:lastRow="0" w:firstColumn="0" w:lastColumn="0" w:oddVBand="0" w:evenVBand="0" w:oddHBand="0" w:evenHBand="0" w:firstRowFirstColumn="0" w:firstRowLastColumn="0" w:lastRowFirstColumn="0" w:lastRowLastColumn="0"/>
              <w:rPr>
                <w:ins w:id="6761" w:author="Windows User" w:date="2017-10-14T00:24:00Z"/>
                <w:b/>
                <w:bCs/>
                <w:sz w:val="28"/>
              </w:rPr>
            </w:pPr>
            <w:ins w:id="6762" w:author="Windows User" w:date="2017-10-14T00:24:00Z">
              <w:r w:rsidRPr="00624462">
                <w:rPr>
                  <w:rFonts w:hint="cs"/>
                  <w:b/>
                  <w:bCs/>
                  <w:sz w:val="28"/>
                  <w:rtl/>
                </w:rPr>
                <w:t>تحلیل</w:t>
              </w:r>
              <w:r w:rsidRPr="00624462">
                <w:rPr>
                  <w:b/>
                  <w:bCs/>
                  <w:sz w:val="28"/>
                  <w:rtl/>
                </w:rPr>
                <w:t xml:space="preserve"> </w:t>
              </w:r>
              <w:r w:rsidRPr="00624462">
                <w:rPr>
                  <w:b/>
                  <w:bCs/>
                  <w:sz w:val="28"/>
                  <w:rtl/>
                </w:rPr>
                <w:br/>
              </w:r>
              <w:r w:rsidRPr="00624462">
                <w:rPr>
                  <w:rFonts w:hint="cs"/>
                  <w:b/>
                  <w:bCs/>
                  <w:sz w:val="28"/>
                  <w:rtl/>
                </w:rPr>
                <w:t>پویا</w:t>
              </w:r>
              <w:r w:rsidRPr="00624462">
                <w:rPr>
                  <w:b/>
                  <w:bCs/>
                  <w:sz w:val="28"/>
                  <w:rtl/>
                </w:rPr>
                <w:t xml:space="preserve"> </w:t>
              </w:r>
              <w:r w:rsidRPr="00624462">
                <w:rPr>
                  <w:rFonts w:hint="cs"/>
                  <w:b/>
                  <w:bCs/>
                  <w:sz w:val="28"/>
                  <w:rtl/>
                </w:rPr>
                <w:t>هدفمند</w:t>
              </w:r>
            </w:ins>
          </w:p>
          <w:p w14:paraId="74FE2B94" w14:textId="2EDB58EC" w:rsidR="00624462" w:rsidRPr="00624462" w:rsidRDefault="00624462">
            <w:pPr>
              <w:cnfStyle w:val="000000000000" w:firstRow="0" w:lastRow="0" w:firstColumn="0" w:lastColumn="0" w:oddVBand="0" w:evenVBand="0" w:oddHBand="0" w:evenHBand="0" w:firstRowFirstColumn="0" w:firstRowLastColumn="0" w:lastRowFirstColumn="0" w:lastRowLastColumn="0"/>
              <w:rPr>
                <w:ins w:id="6763" w:author="Mahmoud" w:date="2017-10-08T13:55:00Z"/>
                <w:sz w:val="28"/>
                <w:rtl/>
                <w:rPrChange w:id="6764" w:author="Windows User" w:date="2017-10-14T00:24:00Z">
                  <w:rPr>
                    <w:ins w:id="6765" w:author="Mahmoud" w:date="2017-10-08T13:55:00Z"/>
                    <w:b/>
                    <w:bCs/>
                    <w:sz w:val="36"/>
                    <w:szCs w:val="36"/>
                    <w:rtl/>
                  </w:rPr>
                </w:rPrChange>
              </w:rPr>
              <w:pPrChange w:id="6766" w:author="Windows User" w:date="2017-10-14T00:24:00Z">
                <w:pPr>
                  <w:framePr w:hSpace="180" w:wrap="around" w:vAnchor="text" w:hAnchor="margin" w:xAlign="center" w:y="638"/>
                  <w:jc w:val="center"/>
                  <w:cnfStyle w:val="000000000000" w:firstRow="0" w:lastRow="0" w:firstColumn="0" w:lastColumn="0" w:oddVBand="0" w:evenVBand="0" w:oddHBand="0" w:evenHBand="0" w:firstRowFirstColumn="0" w:firstRowLastColumn="0" w:lastRowFirstColumn="0" w:lastRowLastColumn="0"/>
                </w:pPr>
              </w:pPrChange>
            </w:pPr>
            <w:ins w:id="6767" w:author="Mahmoud" w:date="2017-10-08T13:55:00Z">
              <w:del w:id="6768" w:author="Windows User" w:date="2017-10-14T00:24:00Z">
                <w:r w:rsidRPr="000622EB" w:rsidDel="00624462">
                  <w:rPr>
                    <w:b/>
                    <w:bCs/>
                    <w:sz w:val="28"/>
                    <w:rPrChange w:id="6769" w:author="Mahmoud" w:date="2017-10-08T13:56:00Z">
                      <w:rPr>
                        <w:b/>
                        <w:bCs/>
                        <w:sz w:val="36"/>
                        <w:szCs w:val="36"/>
                      </w:rPr>
                    </w:rPrChange>
                  </w:rPr>
                  <w:delText>Offline</w:delText>
                </w:r>
              </w:del>
            </w:ins>
          </w:p>
        </w:tc>
        <w:tc>
          <w:tcPr>
            <w:tcW w:w="6810" w:type="dxa"/>
            <w:shd w:val="clear" w:color="auto" w:fill="FFFFFF" w:themeFill="background1"/>
            <w:tcPrChange w:id="6770" w:author="Windows User" w:date="2017-10-14T00:25:00Z">
              <w:tcPr>
                <w:tcW w:w="6090" w:type="dxa"/>
                <w:gridSpan w:val="2"/>
                <w:shd w:val="clear" w:color="auto" w:fill="FFFFFF" w:themeFill="background1"/>
              </w:tcPr>
            </w:tcPrChange>
          </w:tcPr>
          <w:p w14:paraId="26BAF63C" w14:textId="77777777" w:rsidR="003A5C84" w:rsidRPr="00171C09" w:rsidRDefault="007E3920">
            <w:pPr>
              <w:cnfStyle w:val="000000000000" w:firstRow="0" w:lastRow="0" w:firstColumn="0" w:lastColumn="0" w:oddVBand="0" w:evenVBand="0" w:oddHBand="0" w:evenHBand="0" w:firstRowFirstColumn="0" w:firstRowLastColumn="0" w:lastRowFirstColumn="0" w:lastRowLastColumn="0"/>
              <w:rPr>
                <w:ins w:id="6771" w:author="Windows User" w:date="2017-10-14T00:27:00Z"/>
                <w:sz w:val="28"/>
              </w:rPr>
              <w:pPrChange w:id="6772" w:author="Windows User" w:date="2017-10-14T00:27:00Z">
                <w:pPr>
                  <w:framePr w:hSpace="180" w:wrap="around" w:vAnchor="text" w:hAnchor="margin" w:xAlign="center" w:y="638"/>
                  <w:numPr>
                    <w:numId w:val="99"/>
                  </w:numPr>
                  <w:tabs>
                    <w:tab w:val="num" w:pos="720"/>
                  </w:tabs>
                  <w:ind w:left="720" w:hanging="360"/>
                  <w:cnfStyle w:val="000000000000" w:firstRow="0" w:lastRow="0" w:firstColumn="0" w:lastColumn="0" w:oddVBand="0" w:evenVBand="0" w:oddHBand="0" w:evenHBand="0" w:firstRowFirstColumn="0" w:firstRowLastColumn="0" w:lastRowFirstColumn="0" w:lastRowLastColumn="0"/>
                </w:pPr>
              </w:pPrChange>
            </w:pPr>
            <w:ins w:id="6773" w:author="Windows User" w:date="2017-10-14T00:27:00Z">
              <w:r w:rsidRPr="00171C09">
                <w:rPr>
                  <w:rFonts w:hint="cs"/>
                  <w:sz w:val="28"/>
                  <w:rtl/>
                </w:rPr>
                <w:t>تحلیل ایستای مقدماتی</w:t>
              </w:r>
              <w:r w:rsidRPr="00171C09">
                <w:rPr>
                  <w:sz w:val="28"/>
                </w:rPr>
                <w:t>–</w:t>
              </w:r>
              <w:r w:rsidRPr="00171C09">
                <w:rPr>
                  <w:sz w:val="28"/>
                  <w:rtl/>
                </w:rPr>
                <w:t xml:space="preserve"> استخراج گراف کنترل جریان</w:t>
              </w:r>
              <w:r w:rsidRPr="00171C09">
                <w:rPr>
                  <w:sz w:val="28"/>
                </w:rPr>
                <w:t>(CFG)</w:t>
              </w:r>
            </w:ins>
          </w:p>
          <w:p w14:paraId="6D851D6E" w14:textId="77777777" w:rsidR="003A5C84" w:rsidRPr="00171C09" w:rsidRDefault="007E3920">
            <w:pPr>
              <w:cnfStyle w:val="000000000000" w:firstRow="0" w:lastRow="0" w:firstColumn="0" w:lastColumn="0" w:oddVBand="0" w:evenVBand="0" w:oddHBand="0" w:evenHBand="0" w:firstRowFirstColumn="0" w:firstRowLastColumn="0" w:lastRowFirstColumn="0" w:lastRowLastColumn="0"/>
              <w:rPr>
                <w:ins w:id="6774" w:author="Windows User" w:date="2017-10-14T00:27:00Z"/>
                <w:sz w:val="28"/>
              </w:rPr>
              <w:pPrChange w:id="6775" w:author="Windows User" w:date="2017-10-14T00:27:00Z">
                <w:pPr>
                  <w:framePr w:hSpace="180" w:wrap="around" w:vAnchor="text" w:hAnchor="margin" w:xAlign="center" w:y="638"/>
                  <w:numPr>
                    <w:numId w:val="99"/>
                  </w:numPr>
                  <w:tabs>
                    <w:tab w:val="num" w:pos="720"/>
                  </w:tabs>
                  <w:ind w:left="720" w:hanging="360"/>
                  <w:cnfStyle w:val="000000000000" w:firstRow="0" w:lastRow="0" w:firstColumn="0" w:lastColumn="0" w:oddVBand="0" w:evenVBand="0" w:oddHBand="0" w:evenHBand="0" w:firstRowFirstColumn="0" w:firstRowLastColumn="0" w:lastRowFirstColumn="0" w:lastRowLastColumn="0"/>
                </w:pPr>
              </w:pPrChange>
            </w:pPr>
            <w:ins w:id="6776" w:author="Windows User" w:date="2017-10-14T00:27:00Z">
              <w:r w:rsidRPr="00171C09">
                <w:rPr>
                  <w:rFonts w:hint="cs"/>
                  <w:sz w:val="28"/>
                  <w:rtl/>
                </w:rPr>
                <w:t xml:space="preserve">با هدف به دست آوردن </w:t>
              </w:r>
              <w:r w:rsidRPr="00171C09">
                <w:rPr>
                  <w:sz w:val="28"/>
                </w:rPr>
                <w:t>entry point</w:t>
              </w:r>
              <w:r w:rsidRPr="00171C09">
                <w:rPr>
                  <w:sz w:val="28"/>
                  <w:rtl/>
                </w:rPr>
                <w:t xml:space="preserve"> برای تست</w:t>
              </w:r>
            </w:ins>
          </w:p>
          <w:p w14:paraId="26C709A9" w14:textId="77777777" w:rsidR="003A5C84" w:rsidRPr="00171C09" w:rsidRDefault="007E3920">
            <w:pPr>
              <w:cnfStyle w:val="000000000000" w:firstRow="0" w:lastRow="0" w:firstColumn="0" w:lastColumn="0" w:oddVBand="0" w:evenVBand="0" w:oddHBand="0" w:evenHBand="0" w:firstRowFirstColumn="0" w:firstRowLastColumn="0" w:lastRowFirstColumn="0" w:lastRowLastColumn="0"/>
              <w:rPr>
                <w:ins w:id="6777" w:author="Windows User" w:date="2017-10-14T00:27:00Z"/>
                <w:sz w:val="28"/>
              </w:rPr>
              <w:pPrChange w:id="6778" w:author="Windows User" w:date="2017-10-14T00:27:00Z">
                <w:pPr>
                  <w:framePr w:hSpace="180" w:wrap="around" w:vAnchor="text" w:hAnchor="margin" w:xAlign="center" w:y="638"/>
                  <w:numPr>
                    <w:numId w:val="99"/>
                  </w:numPr>
                  <w:tabs>
                    <w:tab w:val="num" w:pos="720"/>
                  </w:tabs>
                  <w:ind w:left="720" w:hanging="360"/>
                  <w:cnfStyle w:val="000000000000" w:firstRow="0" w:lastRow="0" w:firstColumn="0" w:lastColumn="0" w:oddVBand="0" w:evenVBand="0" w:oddHBand="0" w:evenHBand="0" w:firstRowFirstColumn="0" w:firstRowLastColumn="0" w:lastRowFirstColumn="0" w:lastRowLastColumn="0"/>
                </w:pPr>
              </w:pPrChange>
            </w:pPr>
            <w:ins w:id="6779" w:author="Windows User" w:date="2017-10-14T00:27:00Z">
              <w:r w:rsidRPr="00171C09">
                <w:rPr>
                  <w:rFonts w:hint="cs"/>
                  <w:sz w:val="28"/>
                  <w:rtl/>
                </w:rPr>
                <w:t>اجرای</w:t>
              </w:r>
              <w:r w:rsidRPr="00171C09">
                <w:rPr>
                  <w:sz w:val="28"/>
                  <w:rtl/>
                </w:rPr>
                <w:t xml:space="preserve"> پویانمادین برنامه</w:t>
              </w:r>
            </w:ins>
          </w:p>
          <w:p w14:paraId="1392C504" w14:textId="0045B4BF" w:rsidR="00624462" w:rsidRPr="00171C09" w:rsidRDefault="007E3920" w:rsidP="00E2341D">
            <w:pPr>
              <w:cnfStyle w:val="000000000000" w:firstRow="0" w:lastRow="0" w:firstColumn="0" w:lastColumn="0" w:oddVBand="0" w:evenVBand="0" w:oddHBand="0" w:evenHBand="0" w:firstRowFirstColumn="0" w:firstRowLastColumn="0" w:lastRowFirstColumn="0" w:lastRowLastColumn="0"/>
              <w:rPr>
                <w:ins w:id="6780" w:author="Mahmoud" w:date="2017-10-08T13:55:00Z"/>
                <w:sz w:val="28"/>
                <w:rtl/>
                <w:rPrChange w:id="6781" w:author="Windows User" w:date="2017-10-14T00:27:00Z">
                  <w:rPr>
                    <w:ins w:id="6782" w:author="Mahmoud" w:date="2017-10-08T13:55:00Z"/>
                    <w:sz w:val="36"/>
                    <w:szCs w:val="36"/>
                    <w:rtl/>
                  </w:rPr>
                </w:rPrChange>
              </w:rPr>
            </w:pPr>
            <w:ins w:id="6783" w:author="Windows User" w:date="2017-10-14T00:27:00Z">
              <w:r w:rsidRPr="00171C09">
                <w:rPr>
                  <w:rFonts w:hint="cs"/>
                  <w:sz w:val="28"/>
                  <w:rtl/>
                </w:rPr>
                <w:t xml:space="preserve">انفجار مسیر </w:t>
              </w:r>
            </w:ins>
          </w:p>
        </w:tc>
      </w:tr>
    </w:tbl>
    <w:p w14:paraId="102EE516" w14:textId="70DBBBA0" w:rsidR="00AE34A0" w:rsidRDefault="006A2FEA">
      <w:pPr>
        <w:pStyle w:val="Caption"/>
        <w:bidi/>
        <w:jc w:val="center"/>
        <w:rPr>
          <w:ins w:id="6784" w:author="Mahmoud" w:date="2017-10-06T15:22:00Z"/>
          <w:rFonts w:cs="B Nazanin"/>
          <w:sz w:val="26"/>
          <w:szCs w:val="26"/>
          <w:rtl/>
          <w:rPrChange w:id="6785" w:author="Windows User" w:date="2017-10-14T02:08:00Z">
            <w:rPr>
              <w:ins w:id="6786" w:author="Mahmoud" w:date="2017-10-06T15:22:00Z"/>
              <w:rFonts w:asciiTheme="minorHAnsi" w:hAnsiTheme="minorHAnsi" w:cstheme="minorBidi"/>
              <w:color w:val="4F81BD" w:themeColor="accent1"/>
              <w:sz w:val="18"/>
              <w:szCs w:val="18"/>
              <w:rtl/>
              <w:lang w:bidi="ar-SA"/>
            </w:rPr>
          </w:rPrChange>
        </w:rPr>
        <w:sectPr w:rsidR="00AE34A0" w:rsidSect="00865D1E">
          <w:headerReference w:type="default" r:id="rId57"/>
          <w:footnotePr>
            <w:numRestart w:val="eachPage"/>
          </w:footnotePr>
          <w:pgSz w:w="12240" w:h="15840"/>
          <w:pgMar w:top="1440" w:right="1440" w:bottom="1440" w:left="1440" w:header="720" w:footer="720" w:gutter="0"/>
          <w:cols w:space="720"/>
          <w:docGrid w:linePitch="360"/>
        </w:sectPr>
        <w:pPrChange w:id="6793" w:author="Windows User" w:date="2017-10-14T02:08:00Z">
          <w:pPr/>
        </w:pPrChange>
      </w:pPr>
      <w:bookmarkStart w:id="6794" w:name="_Toc495234464"/>
      <w:ins w:id="6795" w:author="Mahmoud" w:date="2017-10-08T13:54:00Z">
        <w:del w:id="6796" w:author="Windows User" w:date="2017-10-14T02:08:00Z">
          <w:r w:rsidRPr="00A84D53" w:rsidDel="00A84D53">
            <w:rPr>
              <w:rFonts w:cs="B Nazanin"/>
              <w:sz w:val="32"/>
              <w:szCs w:val="32"/>
              <w:rtl/>
              <w:rPrChange w:id="6797" w:author="Windows User" w:date="2017-10-14T02:08:00Z">
                <w:rPr>
                  <w:rFonts w:eastAsiaTheme="majorEastAsia"/>
                  <w:b/>
                  <w:bCs/>
                  <w:sz w:val="32"/>
                  <w:szCs w:val="36"/>
                  <w:rtl/>
                </w:rPr>
              </w:rPrChange>
            </w:rPr>
            <w:delText xml:space="preserve">جدول </w:delText>
          </w:r>
          <w:r w:rsidRPr="00A84D53" w:rsidDel="00A84D53">
            <w:rPr>
              <w:rFonts w:cs="B Nazanin"/>
              <w:sz w:val="32"/>
              <w:szCs w:val="32"/>
              <w:rtl/>
              <w:rPrChange w:id="6798" w:author="Windows User" w:date="2017-10-14T02:08:00Z">
                <w:rPr>
                  <w:rFonts w:eastAsiaTheme="majorEastAsia"/>
                  <w:b/>
                  <w:bCs/>
                  <w:sz w:val="32"/>
                  <w:szCs w:val="36"/>
                  <w:rtl/>
                </w:rPr>
              </w:rPrChange>
            </w:rPr>
            <w:fldChar w:fldCharType="begin"/>
          </w:r>
          <w:r w:rsidRPr="00A84D53" w:rsidDel="00A84D53">
            <w:rPr>
              <w:rFonts w:cs="B Nazanin"/>
              <w:sz w:val="32"/>
              <w:szCs w:val="32"/>
              <w:rtl/>
              <w:rPrChange w:id="6799" w:author="Windows User" w:date="2017-10-14T02:08:00Z">
                <w:rPr>
                  <w:rFonts w:eastAsiaTheme="majorEastAsia"/>
                  <w:b/>
                  <w:bCs/>
                  <w:sz w:val="32"/>
                  <w:szCs w:val="36"/>
                  <w:rtl/>
                </w:rPr>
              </w:rPrChange>
            </w:rPr>
            <w:delInstrText xml:space="preserve"> </w:delInstrText>
          </w:r>
          <w:r w:rsidRPr="00A84D53" w:rsidDel="00A84D53">
            <w:rPr>
              <w:rFonts w:cs="B Nazanin"/>
              <w:sz w:val="32"/>
              <w:szCs w:val="32"/>
              <w:rPrChange w:id="6800" w:author="Windows User" w:date="2017-10-14T02:08:00Z">
                <w:rPr>
                  <w:rFonts w:eastAsiaTheme="majorEastAsia"/>
                  <w:b/>
                  <w:bCs/>
                  <w:sz w:val="32"/>
                  <w:szCs w:val="36"/>
                </w:rPr>
              </w:rPrChange>
            </w:rPr>
            <w:delInstrText>SEQ</w:delInstrText>
          </w:r>
          <w:r w:rsidRPr="00A84D53" w:rsidDel="00A84D53">
            <w:rPr>
              <w:rFonts w:cs="B Nazanin"/>
              <w:sz w:val="32"/>
              <w:szCs w:val="32"/>
              <w:rtl/>
              <w:rPrChange w:id="6801" w:author="Windows User" w:date="2017-10-14T02:08:00Z">
                <w:rPr>
                  <w:rFonts w:eastAsiaTheme="majorEastAsia"/>
                  <w:b/>
                  <w:bCs/>
                  <w:sz w:val="32"/>
                  <w:szCs w:val="36"/>
                  <w:rtl/>
                </w:rPr>
              </w:rPrChange>
            </w:rPr>
            <w:delInstrText xml:space="preserve"> جدول \* </w:delInstrText>
          </w:r>
          <w:r w:rsidRPr="00A84D53" w:rsidDel="00A84D53">
            <w:rPr>
              <w:rFonts w:cs="B Nazanin"/>
              <w:sz w:val="32"/>
              <w:szCs w:val="32"/>
              <w:rPrChange w:id="6802" w:author="Windows User" w:date="2017-10-14T02:08:00Z">
                <w:rPr>
                  <w:rFonts w:eastAsiaTheme="majorEastAsia"/>
                  <w:b/>
                  <w:bCs/>
                  <w:sz w:val="32"/>
                  <w:szCs w:val="36"/>
                </w:rPr>
              </w:rPrChange>
            </w:rPr>
            <w:delInstrText>ARABIC</w:delInstrText>
          </w:r>
          <w:r w:rsidRPr="00A84D53" w:rsidDel="00A84D53">
            <w:rPr>
              <w:rFonts w:cs="B Nazanin"/>
              <w:sz w:val="32"/>
              <w:szCs w:val="32"/>
              <w:rtl/>
              <w:rPrChange w:id="6803" w:author="Windows User" w:date="2017-10-14T02:08:00Z">
                <w:rPr>
                  <w:rFonts w:eastAsiaTheme="majorEastAsia"/>
                  <w:b/>
                  <w:bCs/>
                  <w:sz w:val="32"/>
                  <w:szCs w:val="36"/>
                  <w:rtl/>
                </w:rPr>
              </w:rPrChange>
            </w:rPr>
            <w:delInstrText xml:space="preserve"> </w:delInstrText>
          </w:r>
        </w:del>
      </w:ins>
      <w:del w:id="6804" w:author="Windows User" w:date="2017-10-14T02:08:00Z">
        <w:r w:rsidRPr="00A84D53" w:rsidDel="00A84D53">
          <w:rPr>
            <w:rFonts w:cs="B Nazanin"/>
            <w:sz w:val="32"/>
            <w:szCs w:val="32"/>
            <w:rtl/>
            <w:rPrChange w:id="6805" w:author="Windows User" w:date="2017-10-14T02:08:00Z">
              <w:rPr>
                <w:rFonts w:eastAsiaTheme="majorEastAsia"/>
                <w:b/>
                <w:bCs/>
                <w:sz w:val="32"/>
                <w:szCs w:val="36"/>
                <w:rtl/>
              </w:rPr>
            </w:rPrChange>
          </w:rPr>
          <w:fldChar w:fldCharType="separate"/>
        </w:r>
      </w:del>
      <w:ins w:id="6806" w:author="Mahmoud" w:date="2017-10-08T13:54:00Z">
        <w:del w:id="6807" w:author="Windows User" w:date="2017-10-14T00:50:00Z">
          <w:r w:rsidRPr="00A84D53" w:rsidDel="00821D9A">
            <w:rPr>
              <w:rFonts w:cs="B Nazanin"/>
              <w:noProof/>
              <w:sz w:val="32"/>
              <w:szCs w:val="32"/>
              <w:rtl/>
              <w:rPrChange w:id="6808" w:author="Windows User" w:date="2017-10-14T02:08:00Z">
                <w:rPr>
                  <w:rFonts w:eastAsiaTheme="majorEastAsia"/>
                  <w:b/>
                  <w:bCs/>
                  <w:noProof/>
                  <w:sz w:val="32"/>
                  <w:szCs w:val="36"/>
                  <w:rtl/>
                </w:rPr>
              </w:rPrChange>
            </w:rPr>
            <w:delText>2</w:delText>
          </w:r>
        </w:del>
        <w:del w:id="6809" w:author="Windows User" w:date="2017-10-14T02:08:00Z">
          <w:r w:rsidRPr="00A84D53" w:rsidDel="00A84D53">
            <w:rPr>
              <w:rFonts w:cs="B Nazanin"/>
              <w:sz w:val="32"/>
              <w:szCs w:val="32"/>
              <w:rtl/>
              <w:rPrChange w:id="6810" w:author="Windows User" w:date="2017-10-14T02:08:00Z">
                <w:rPr>
                  <w:rFonts w:eastAsiaTheme="majorEastAsia"/>
                  <w:b/>
                  <w:bCs/>
                  <w:sz w:val="32"/>
                  <w:szCs w:val="36"/>
                  <w:rtl/>
                </w:rPr>
              </w:rPrChange>
            </w:rPr>
            <w:fldChar w:fldCharType="end"/>
          </w:r>
          <w:r w:rsidRPr="00A84D53" w:rsidDel="00A84D53">
            <w:rPr>
              <w:rFonts w:cs="B Nazanin"/>
              <w:sz w:val="32"/>
              <w:szCs w:val="32"/>
              <w:rtl/>
              <w:rPrChange w:id="6811" w:author="Windows User" w:date="2017-10-14T02:08:00Z">
                <w:rPr>
                  <w:rFonts w:eastAsiaTheme="majorEastAsia"/>
                  <w:b/>
                  <w:bCs/>
                  <w:sz w:val="32"/>
                  <w:szCs w:val="36"/>
                  <w:rtl/>
                </w:rPr>
              </w:rPrChange>
            </w:rPr>
            <w:delText>-مقا</w:delText>
          </w:r>
          <w:r w:rsidRPr="00A84D53" w:rsidDel="00A84D53">
            <w:rPr>
              <w:rFonts w:cs="B Nazanin" w:hint="cs"/>
              <w:sz w:val="32"/>
              <w:szCs w:val="32"/>
              <w:rtl/>
              <w:rPrChange w:id="6812" w:author="Windows User" w:date="2017-10-14T02:08:00Z">
                <w:rPr>
                  <w:rFonts w:eastAsiaTheme="majorEastAsia" w:hint="cs"/>
                  <w:b/>
                  <w:bCs/>
                  <w:sz w:val="32"/>
                  <w:szCs w:val="36"/>
                  <w:rtl/>
                </w:rPr>
              </w:rPrChange>
            </w:rPr>
            <w:delText>ی</w:delText>
          </w:r>
          <w:r w:rsidRPr="00A84D53" w:rsidDel="00A84D53">
            <w:rPr>
              <w:rFonts w:cs="B Nazanin" w:hint="eastAsia"/>
              <w:sz w:val="32"/>
              <w:szCs w:val="32"/>
              <w:rtl/>
              <w:rPrChange w:id="6813" w:author="Windows User" w:date="2017-10-14T02:08:00Z">
                <w:rPr>
                  <w:rFonts w:eastAsiaTheme="majorEastAsia" w:hint="eastAsia"/>
                  <w:b/>
                  <w:bCs/>
                  <w:sz w:val="32"/>
                  <w:szCs w:val="36"/>
                  <w:rtl/>
                </w:rPr>
              </w:rPrChange>
            </w:rPr>
            <w:delText>سه</w:delText>
          </w:r>
          <w:r w:rsidRPr="00A84D53" w:rsidDel="00A84D53">
            <w:rPr>
              <w:rFonts w:cs="B Nazanin"/>
              <w:sz w:val="32"/>
              <w:szCs w:val="32"/>
              <w:rtl/>
              <w:rPrChange w:id="6814" w:author="Windows User" w:date="2017-10-14T02:08:00Z">
                <w:rPr>
                  <w:rFonts w:eastAsiaTheme="majorEastAsia"/>
                  <w:b/>
                  <w:bCs/>
                  <w:sz w:val="32"/>
                  <w:szCs w:val="36"/>
                  <w:rtl/>
                </w:rPr>
              </w:rPrChange>
            </w:rPr>
            <w:delText xml:space="preserve"> </w:delText>
          </w:r>
          <w:r w:rsidRPr="00A84D53" w:rsidDel="00A84D53">
            <w:rPr>
              <w:rFonts w:cs="B Nazanin" w:hint="cs"/>
              <w:sz w:val="32"/>
              <w:szCs w:val="32"/>
              <w:rtl/>
              <w:rPrChange w:id="6815" w:author="Windows User" w:date="2017-10-14T02:08:00Z">
                <w:rPr>
                  <w:rFonts w:eastAsiaTheme="majorEastAsia" w:hint="cs"/>
                  <w:b/>
                  <w:bCs/>
                  <w:sz w:val="32"/>
                  <w:szCs w:val="36"/>
                  <w:rtl/>
                </w:rPr>
              </w:rPrChange>
            </w:rPr>
            <w:delText>ی</w:delText>
          </w:r>
          <w:r w:rsidRPr="00A84D53" w:rsidDel="00A84D53">
            <w:rPr>
              <w:rFonts w:cs="B Nazanin"/>
              <w:sz w:val="32"/>
              <w:szCs w:val="32"/>
              <w:rtl/>
              <w:rPrChange w:id="6816"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17" w:author="Windows User" w:date="2017-10-14T02:08:00Z">
                <w:rPr>
                  <w:rFonts w:eastAsiaTheme="majorEastAsia" w:hint="eastAsia"/>
                  <w:b/>
                  <w:bCs/>
                  <w:sz w:val="32"/>
                  <w:szCs w:val="36"/>
                  <w:rtl/>
                </w:rPr>
              </w:rPrChange>
            </w:rPr>
            <w:delText>ابزار</w:delText>
          </w:r>
          <w:r w:rsidRPr="00A84D53" w:rsidDel="00A84D53">
            <w:rPr>
              <w:rFonts w:cs="B Nazanin"/>
              <w:sz w:val="32"/>
              <w:szCs w:val="32"/>
              <w:rtl/>
              <w:rPrChange w:id="6818"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19" w:author="Windows User" w:date="2017-10-14T02:08:00Z">
                <w:rPr>
                  <w:rFonts w:eastAsiaTheme="majorEastAsia" w:hint="eastAsia"/>
                  <w:b/>
                  <w:bCs/>
                  <w:sz w:val="32"/>
                  <w:szCs w:val="36"/>
                  <w:rtl/>
                </w:rPr>
              </w:rPrChange>
            </w:rPr>
            <w:delText>ها</w:delText>
          </w:r>
          <w:r w:rsidRPr="00A84D53" w:rsidDel="00A84D53">
            <w:rPr>
              <w:rFonts w:cs="B Nazanin" w:hint="cs"/>
              <w:sz w:val="32"/>
              <w:szCs w:val="32"/>
              <w:rtl/>
              <w:rPrChange w:id="6820" w:author="Windows User" w:date="2017-10-14T02:08:00Z">
                <w:rPr>
                  <w:rFonts w:eastAsiaTheme="majorEastAsia" w:hint="cs"/>
                  <w:b/>
                  <w:bCs/>
                  <w:sz w:val="32"/>
                  <w:szCs w:val="36"/>
                  <w:rtl/>
                </w:rPr>
              </w:rPrChange>
            </w:rPr>
            <w:delText>ی</w:delText>
          </w:r>
          <w:r w:rsidRPr="00A84D53" w:rsidDel="00A84D53">
            <w:rPr>
              <w:rFonts w:cs="B Nazanin"/>
              <w:sz w:val="32"/>
              <w:szCs w:val="32"/>
              <w:rtl/>
              <w:rPrChange w:id="6821"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22" w:author="Windows User" w:date="2017-10-14T02:08:00Z">
                <w:rPr>
                  <w:rFonts w:eastAsiaTheme="majorEastAsia" w:hint="eastAsia"/>
                  <w:b/>
                  <w:bCs/>
                  <w:sz w:val="32"/>
                  <w:szCs w:val="36"/>
                  <w:rtl/>
                </w:rPr>
              </w:rPrChange>
            </w:rPr>
            <w:delText>اجرا</w:delText>
          </w:r>
          <w:r w:rsidRPr="00A84D53" w:rsidDel="00A84D53">
            <w:rPr>
              <w:rFonts w:cs="B Nazanin" w:hint="cs"/>
              <w:sz w:val="32"/>
              <w:szCs w:val="32"/>
              <w:rtl/>
              <w:rPrChange w:id="6823" w:author="Windows User" w:date="2017-10-14T02:08:00Z">
                <w:rPr>
                  <w:rFonts w:eastAsiaTheme="majorEastAsia" w:hint="cs"/>
                  <w:b/>
                  <w:bCs/>
                  <w:sz w:val="32"/>
                  <w:szCs w:val="36"/>
                  <w:rtl/>
                </w:rPr>
              </w:rPrChange>
            </w:rPr>
            <w:delText>ی</w:delText>
          </w:r>
          <w:r w:rsidRPr="00A84D53" w:rsidDel="00A84D53">
            <w:rPr>
              <w:rFonts w:cs="B Nazanin"/>
              <w:sz w:val="32"/>
              <w:szCs w:val="32"/>
              <w:rtl/>
              <w:rPrChange w:id="6824"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25" w:author="Windows User" w:date="2017-10-14T02:08:00Z">
                <w:rPr>
                  <w:rFonts w:eastAsiaTheme="majorEastAsia" w:hint="eastAsia"/>
                  <w:b/>
                  <w:bCs/>
                  <w:sz w:val="32"/>
                  <w:szCs w:val="36"/>
                  <w:rtl/>
                </w:rPr>
              </w:rPrChange>
            </w:rPr>
            <w:delText>پو</w:delText>
          </w:r>
          <w:r w:rsidRPr="00A84D53" w:rsidDel="00A84D53">
            <w:rPr>
              <w:rFonts w:cs="B Nazanin" w:hint="cs"/>
              <w:sz w:val="32"/>
              <w:szCs w:val="32"/>
              <w:rtl/>
              <w:rPrChange w:id="6826" w:author="Windows User" w:date="2017-10-14T02:08:00Z">
                <w:rPr>
                  <w:rFonts w:eastAsiaTheme="majorEastAsia" w:hint="cs"/>
                  <w:b/>
                  <w:bCs/>
                  <w:sz w:val="32"/>
                  <w:szCs w:val="36"/>
                  <w:rtl/>
                </w:rPr>
              </w:rPrChange>
            </w:rPr>
            <w:delText>ی</w:delText>
          </w:r>
          <w:r w:rsidRPr="00A84D53" w:rsidDel="00A84D53">
            <w:rPr>
              <w:rFonts w:cs="B Nazanin" w:hint="eastAsia"/>
              <w:sz w:val="32"/>
              <w:szCs w:val="32"/>
              <w:rtl/>
              <w:rPrChange w:id="6827" w:author="Windows User" w:date="2017-10-14T02:08:00Z">
                <w:rPr>
                  <w:rFonts w:eastAsiaTheme="majorEastAsia" w:hint="eastAsia"/>
                  <w:b/>
                  <w:bCs/>
                  <w:sz w:val="32"/>
                  <w:szCs w:val="36"/>
                  <w:rtl/>
                </w:rPr>
              </w:rPrChange>
            </w:rPr>
            <w:delText>انماد</w:delText>
          </w:r>
          <w:r w:rsidRPr="00A84D53" w:rsidDel="00A84D53">
            <w:rPr>
              <w:rFonts w:cs="B Nazanin" w:hint="cs"/>
              <w:sz w:val="32"/>
              <w:szCs w:val="32"/>
              <w:rtl/>
              <w:rPrChange w:id="6828" w:author="Windows User" w:date="2017-10-14T02:08:00Z">
                <w:rPr>
                  <w:rFonts w:eastAsiaTheme="majorEastAsia" w:hint="cs"/>
                  <w:b/>
                  <w:bCs/>
                  <w:sz w:val="32"/>
                  <w:szCs w:val="36"/>
                  <w:rtl/>
                </w:rPr>
              </w:rPrChange>
            </w:rPr>
            <w:delText>ی</w:delText>
          </w:r>
          <w:r w:rsidRPr="00A84D53" w:rsidDel="00A84D53">
            <w:rPr>
              <w:rFonts w:cs="B Nazanin" w:hint="eastAsia"/>
              <w:sz w:val="32"/>
              <w:szCs w:val="32"/>
              <w:rtl/>
              <w:rPrChange w:id="6829" w:author="Windows User" w:date="2017-10-14T02:08:00Z">
                <w:rPr>
                  <w:rFonts w:eastAsiaTheme="majorEastAsia" w:hint="eastAsia"/>
                  <w:b/>
                  <w:bCs/>
                  <w:sz w:val="32"/>
                  <w:szCs w:val="36"/>
                  <w:rtl/>
                </w:rPr>
              </w:rPrChange>
            </w:rPr>
            <w:delText>ن</w:delText>
          </w:r>
          <w:r w:rsidRPr="00A84D53" w:rsidDel="00A84D53">
            <w:rPr>
              <w:rFonts w:cs="B Nazanin"/>
              <w:sz w:val="32"/>
              <w:szCs w:val="32"/>
              <w:rtl/>
              <w:rPrChange w:id="6830"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31" w:author="Windows User" w:date="2017-10-14T02:08:00Z">
                <w:rPr>
                  <w:rFonts w:eastAsiaTheme="majorEastAsia" w:hint="eastAsia"/>
                  <w:b/>
                  <w:bCs/>
                  <w:sz w:val="32"/>
                  <w:szCs w:val="36"/>
                  <w:rtl/>
                </w:rPr>
              </w:rPrChange>
            </w:rPr>
            <w:delText>برا</w:delText>
          </w:r>
          <w:r w:rsidRPr="00A84D53" w:rsidDel="00A84D53">
            <w:rPr>
              <w:rFonts w:cs="B Nazanin" w:hint="cs"/>
              <w:sz w:val="32"/>
              <w:szCs w:val="32"/>
              <w:rtl/>
              <w:rPrChange w:id="6832" w:author="Windows User" w:date="2017-10-14T02:08:00Z">
                <w:rPr>
                  <w:rFonts w:eastAsiaTheme="majorEastAsia" w:hint="cs"/>
                  <w:b/>
                  <w:bCs/>
                  <w:sz w:val="32"/>
                  <w:szCs w:val="36"/>
                  <w:rtl/>
                </w:rPr>
              </w:rPrChange>
            </w:rPr>
            <w:delText>ی</w:delText>
          </w:r>
          <w:r w:rsidRPr="00A84D53" w:rsidDel="00A84D53">
            <w:rPr>
              <w:rFonts w:cs="B Nazanin"/>
              <w:sz w:val="32"/>
              <w:szCs w:val="32"/>
              <w:rtl/>
              <w:rPrChange w:id="6833"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34" w:author="Windows User" w:date="2017-10-14T02:08:00Z">
                <w:rPr>
                  <w:rFonts w:eastAsiaTheme="majorEastAsia" w:hint="eastAsia"/>
                  <w:b/>
                  <w:bCs/>
                  <w:sz w:val="32"/>
                  <w:szCs w:val="36"/>
                  <w:rtl/>
                </w:rPr>
              </w:rPrChange>
            </w:rPr>
            <w:delText>تحل</w:delText>
          </w:r>
          <w:r w:rsidRPr="00A84D53" w:rsidDel="00A84D53">
            <w:rPr>
              <w:rFonts w:cs="B Nazanin" w:hint="cs"/>
              <w:sz w:val="32"/>
              <w:szCs w:val="32"/>
              <w:rtl/>
              <w:rPrChange w:id="6835" w:author="Windows User" w:date="2017-10-14T02:08:00Z">
                <w:rPr>
                  <w:rFonts w:eastAsiaTheme="majorEastAsia" w:hint="cs"/>
                  <w:b/>
                  <w:bCs/>
                  <w:sz w:val="32"/>
                  <w:szCs w:val="36"/>
                  <w:rtl/>
                </w:rPr>
              </w:rPrChange>
            </w:rPr>
            <w:delText>ی</w:delText>
          </w:r>
          <w:r w:rsidRPr="00A84D53" w:rsidDel="00A84D53">
            <w:rPr>
              <w:rFonts w:cs="B Nazanin" w:hint="eastAsia"/>
              <w:sz w:val="32"/>
              <w:szCs w:val="32"/>
              <w:rtl/>
              <w:rPrChange w:id="6836" w:author="Windows User" w:date="2017-10-14T02:08:00Z">
                <w:rPr>
                  <w:rFonts w:eastAsiaTheme="majorEastAsia" w:hint="eastAsia"/>
                  <w:b/>
                  <w:bCs/>
                  <w:sz w:val="32"/>
                  <w:szCs w:val="36"/>
                  <w:rtl/>
                </w:rPr>
              </w:rPrChange>
            </w:rPr>
            <w:delText>ل</w:delText>
          </w:r>
          <w:r w:rsidRPr="00A84D53" w:rsidDel="00A84D53">
            <w:rPr>
              <w:rFonts w:cs="B Nazanin"/>
              <w:sz w:val="32"/>
              <w:szCs w:val="32"/>
              <w:rtl/>
              <w:rPrChange w:id="6837"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38" w:author="Windows User" w:date="2017-10-14T02:08:00Z">
                <w:rPr>
                  <w:rFonts w:eastAsiaTheme="majorEastAsia" w:hint="eastAsia"/>
                  <w:b/>
                  <w:bCs/>
                  <w:sz w:val="32"/>
                  <w:szCs w:val="36"/>
                  <w:rtl/>
                </w:rPr>
              </w:rPrChange>
            </w:rPr>
            <w:delText>برنامه</w:delText>
          </w:r>
          <w:r w:rsidRPr="00A84D53" w:rsidDel="00A84D53">
            <w:rPr>
              <w:rFonts w:cs="B Nazanin"/>
              <w:sz w:val="32"/>
              <w:szCs w:val="32"/>
              <w:rtl/>
              <w:rPrChange w:id="6839"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40" w:author="Windows User" w:date="2017-10-14T02:08:00Z">
                <w:rPr>
                  <w:rFonts w:eastAsiaTheme="majorEastAsia" w:hint="eastAsia"/>
                  <w:b/>
                  <w:bCs/>
                  <w:sz w:val="32"/>
                  <w:szCs w:val="36"/>
                  <w:rtl/>
                </w:rPr>
              </w:rPrChange>
            </w:rPr>
            <w:delText>ها</w:delText>
          </w:r>
          <w:r w:rsidRPr="00A84D53" w:rsidDel="00A84D53">
            <w:rPr>
              <w:rFonts w:cs="B Nazanin" w:hint="cs"/>
              <w:sz w:val="32"/>
              <w:szCs w:val="32"/>
              <w:rtl/>
              <w:rPrChange w:id="6841" w:author="Windows User" w:date="2017-10-14T02:08:00Z">
                <w:rPr>
                  <w:rFonts w:eastAsiaTheme="majorEastAsia" w:hint="cs"/>
                  <w:b/>
                  <w:bCs/>
                  <w:sz w:val="32"/>
                  <w:szCs w:val="36"/>
                  <w:rtl/>
                </w:rPr>
              </w:rPrChange>
            </w:rPr>
            <w:delText>ی</w:delText>
          </w:r>
          <w:r w:rsidRPr="00A84D53" w:rsidDel="00A84D53">
            <w:rPr>
              <w:rFonts w:cs="B Nazanin"/>
              <w:sz w:val="32"/>
              <w:szCs w:val="32"/>
              <w:rtl/>
              <w:rPrChange w:id="6842" w:author="Windows User" w:date="2017-10-14T02:08:00Z">
                <w:rPr>
                  <w:rFonts w:eastAsiaTheme="majorEastAsia"/>
                  <w:b/>
                  <w:bCs/>
                  <w:sz w:val="32"/>
                  <w:szCs w:val="36"/>
                  <w:rtl/>
                </w:rPr>
              </w:rPrChange>
            </w:rPr>
            <w:delText xml:space="preserve"> </w:delText>
          </w:r>
          <w:r w:rsidRPr="00A84D53" w:rsidDel="00A84D53">
            <w:rPr>
              <w:rFonts w:cs="B Nazanin" w:hint="eastAsia"/>
              <w:sz w:val="32"/>
              <w:szCs w:val="32"/>
              <w:rtl/>
              <w:rPrChange w:id="6843" w:author="Windows User" w:date="2017-10-14T02:08:00Z">
                <w:rPr>
                  <w:rFonts w:eastAsiaTheme="majorEastAsia" w:hint="eastAsia"/>
                  <w:b/>
                  <w:bCs/>
                  <w:sz w:val="32"/>
                  <w:szCs w:val="36"/>
                  <w:rtl/>
                </w:rPr>
              </w:rPrChange>
            </w:rPr>
            <w:delText>اندرو</w:delText>
          </w:r>
          <w:r w:rsidRPr="00A84D53" w:rsidDel="00A84D53">
            <w:rPr>
              <w:rFonts w:cs="B Nazanin" w:hint="cs"/>
              <w:sz w:val="32"/>
              <w:szCs w:val="32"/>
              <w:rtl/>
              <w:rPrChange w:id="6844" w:author="Windows User" w:date="2017-10-14T02:08:00Z">
                <w:rPr>
                  <w:rFonts w:eastAsiaTheme="majorEastAsia" w:hint="cs"/>
                  <w:b/>
                  <w:bCs/>
                  <w:sz w:val="32"/>
                  <w:szCs w:val="36"/>
                  <w:rtl/>
                </w:rPr>
              </w:rPrChange>
            </w:rPr>
            <w:delText>ی</w:delText>
          </w:r>
          <w:r w:rsidRPr="00A84D53" w:rsidDel="00A84D53">
            <w:rPr>
              <w:rFonts w:cs="B Nazanin" w:hint="eastAsia"/>
              <w:sz w:val="32"/>
              <w:szCs w:val="32"/>
              <w:rtl/>
              <w:rPrChange w:id="6845" w:author="Windows User" w:date="2017-10-14T02:08:00Z">
                <w:rPr>
                  <w:rFonts w:eastAsiaTheme="majorEastAsia" w:hint="eastAsia"/>
                  <w:b/>
                  <w:bCs/>
                  <w:sz w:val="32"/>
                  <w:szCs w:val="36"/>
                  <w:rtl/>
                </w:rPr>
              </w:rPrChange>
            </w:rPr>
            <w:delText>د</w:delText>
          </w:r>
          <w:r w:rsidRPr="00A84D53" w:rsidDel="00A84D53">
            <w:rPr>
              <w:rFonts w:cs="B Nazanin" w:hint="cs"/>
              <w:sz w:val="32"/>
              <w:szCs w:val="32"/>
              <w:rtl/>
              <w:rPrChange w:id="6846" w:author="Windows User" w:date="2017-10-14T02:08:00Z">
                <w:rPr>
                  <w:rFonts w:eastAsiaTheme="majorEastAsia" w:hint="cs"/>
                  <w:b/>
                  <w:bCs/>
                  <w:sz w:val="32"/>
                  <w:szCs w:val="36"/>
                  <w:rtl/>
                </w:rPr>
              </w:rPrChange>
            </w:rPr>
            <w:delText>ی</w:delText>
          </w:r>
        </w:del>
      </w:ins>
      <w:bookmarkEnd w:id="6794"/>
      <w:ins w:id="6847" w:author="Windows User" w:date="2017-10-14T02:08:00Z">
        <w:r w:rsidR="00A84D53" w:rsidRPr="00A84D53">
          <w:rPr>
            <w:rFonts w:cs="B Nazanin"/>
            <w:sz w:val="26"/>
            <w:szCs w:val="26"/>
            <w:rtl/>
            <w:rPrChange w:id="6848" w:author="Windows User" w:date="2017-10-14T02:08:00Z">
              <w:rPr>
                <w:b/>
                <w:bCs/>
                <w:rtl/>
              </w:rPr>
            </w:rPrChange>
          </w:rPr>
          <w:t xml:space="preserve">جدول </w:t>
        </w:r>
        <w:r w:rsidR="00A84D53" w:rsidRPr="00A84D53">
          <w:rPr>
            <w:rFonts w:cs="B Nazanin"/>
            <w:sz w:val="26"/>
            <w:szCs w:val="26"/>
            <w:rtl/>
            <w:rPrChange w:id="6849" w:author="Windows User" w:date="2017-10-14T02:08:00Z">
              <w:rPr>
                <w:b/>
                <w:bCs/>
                <w:rtl/>
              </w:rPr>
            </w:rPrChange>
          </w:rPr>
          <w:fldChar w:fldCharType="begin"/>
        </w:r>
        <w:r w:rsidR="00A84D53" w:rsidRPr="00A84D53">
          <w:rPr>
            <w:rFonts w:cs="B Nazanin"/>
            <w:sz w:val="26"/>
            <w:szCs w:val="26"/>
            <w:rtl/>
            <w:rPrChange w:id="6850" w:author="Windows User" w:date="2017-10-14T02:08:00Z">
              <w:rPr>
                <w:b/>
                <w:bCs/>
                <w:rtl/>
              </w:rPr>
            </w:rPrChange>
          </w:rPr>
          <w:instrText xml:space="preserve"> </w:instrText>
        </w:r>
        <w:r w:rsidR="00A84D53" w:rsidRPr="00A84D53">
          <w:rPr>
            <w:rFonts w:cs="B Nazanin"/>
            <w:sz w:val="26"/>
            <w:szCs w:val="26"/>
            <w:rPrChange w:id="6851" w:author="Windows User" w:date="2017-10-14T02:08:00Z">
              <w:rPr>
                <w:b/>
                <w:bCs/>
              </w:rPr>
            </w:rPrChange>
          </w:rPr>
          <w:instrText>SEQ</w:instrText>
        </w:r>
        <w:r w:rsidR="00A84D53" w:rsidRPr="00A84D53">
          <w:rPr>
            <w:rFonts w:cs="B Nazanin"/>
            <w:sz w:val="26"/>
            <w:szCs w:val="26"/>
            <w:rtl/>
            <w:rPrChange w:id="6852" w:author="Windows User" w:date="2017-10-14T02:08:00Z">
              <w:rPr>
                <w:b/>
                <w:bCs/>
                <w:rtl/>
              </w:rPr>
            </w:rPrChange>
          </w:rPr>
          <w:instrText xml:space="preserve"> جدول \* </w:instrText>
        </w:r>
        <w:r w:rsidR="00A84D53" w:rsidRPr="00A84D53">
          <w:rPr>
            <w:rFonts w:cs="B Nazanin"/>
            <w:sz w:val="26"/>
            <w:szCs w:val="26"/>
            <w:rPrChange w:id="6853" w:author="Windows User" w:date="2017-10-14T02:08:00Z">
              <w:rPr>
                <w:b/>
                <w:bCs/>
              </w:rPr>
            </w:rPrChange>
          </w:rPr>
          <w:instrText>ARABIC</w:instrText>
        </w:r>
        <w:r w:rsidR="00A84D53" w:rsidRPr="00A84D53">
          <w:rPr>
            <w:rFonts w:cs="B Nazanin"/>
            <w:sz w:val="26"/>
            <w:szCs w:val="26"/>
            <w:rtl/>
            <w:rPrChange w:id="6854" w:author="Windows User" w:date="2017-10-14T02:08:00Z">
              <w:rPr>
                <w:b/>
                <w:bCs/>
                <w:rtl/>
              </w:rPr>
            </w:rPrChange>
          </w:rPr>
          <w:instrText xml:space="preserve"> </w:instrText>
        </w:r>
      </w:ins>
      <w:r w:rsidR="00A84D53" w:rsidRPr="00A84D53">
        <w:rPr>
          <w:rFonts w:cs="B Nazanin"/>
          <w:sz w:val="26"/>
          <w:szCs w:val="26"/>
          <w:rtl/>
          <w:rPrChange w:id="6855" w:author="Windows User" w:date="2017-10-14T02:08:00Z">
            <w:rPr>
              <w:b/>
              <w:bCs/>
              <w:rtl/>
            </w:rPr>
          </w:rPrChange>
        </w:rPr>
        <w:fldChar w:fldCharType="separate"/>
      </w:r>
      <w:ins w:id="6856" w:author="Windows User" w:date="2017-10-14T03:40:00Z">
        <w:r w:rsidR="000D5978">
          <w:rPr>
            <w:rFonts w:cs="B Nazanin"/>
            <w:noProof/>
            <w:sz w:val="26"/>
            <w:szCs w:val="26"/>
            <w:rtl/>
          </w:rPr>
          <w:t>1</w:t>
        </w:r>
      </w:ins>
      <w:ins w:id="6857" w:author="Windows User" w:date="2017-10-14T02:08:00Z">
        <w:r w:rsidR="00A84D53" w:rsidRPr="00A84D53">
          <w:rPr>
            <w:rFonts w:cs="B Nazanin"/>
            <w:sz w:val="26"/>
            <w:szCs w:val="26"/>
            <w:rtl/>
            <w:rPrChange w:id="6858" w:author="Windows User" w:date="2017-10-14T02:08:00Z">
              <w:rPr>
                <w:b/>
                <w:bCs/>
                <w:rtl/>
              </w:rPr>
            </w:rPrChange>
          </w:rPr>
          <w:fldChar w:fldCharType="end"/>
        </w:r>
        <w:r w:rsidR="00A84D53" w:rsidRPr="00A84D53">
          <w:rPr>
            <w:rFonts w:cs="B Nazanin"/>
            <w:sz w:val="26"/>
            <w:szCs w:val="26"/>
            <w:rtl/>
            <w:rPrChange w:id="6859" w:author="Windows User" w:date="2017-10-14T02:08:00Z">
              <w:rPr>
                <w:b/>
                <w:bCs/>
                <w:rtl/>
              </w:rPr>
            </w:rPrChange>
          </w:rPr>
          <w:t>-مقا</w:t>
        </w:r>
        <w:r w:rsidR="00A84D53" w:rsidRPr="00A84D53">
          <w:rPr>
            <w:rFonts w:cs="B Nazanin" w:hint="cs"/>
            <w:sz w:val="26"/>
            <w:szCs w:val="26"/>
            <w:rtl/>
            <w:rPrChange w:id="6860" w:author="Windows User" w:date="2017-10-14T02:08:00Z">
              <w:rPr>
                <w:rFonts w:hint="cs"/>
                <w:b/>
                <w:bCs/>
                <w:rtl/>
              </w:rPr>
            </w:rPrChange>
          </w:rPr>
          <w:t>یسه</w:t>
        </w:r>
        <w:r w:rsidR="00A84D53" w:rsidRPr="00A84D53">
          <w:rPr>
            <w:rFonts w:cs="B Nazanin"/>
            <w:sz w:val="26"/>
            <w:szCs w:val="26"/>
            <w:rtl/>
            <w:rPrChange w:id="6861" w:author="Windows User" w:date="2017-10-14T02:08:00Z">
              <w:rPr>
                <w:b/>
                <w:bCs/>
                <w:rtl/>
              </w:rPr>
            </w:rPrChange>
          </w:rPr>
          <w:t xml:space="preserve"> </w:t>
        </w:r>
        <w:r w:rsidR="00A84D53" w:rsidRPr="00A84D53">
          <w:rPr>
            <w:rFonts w:cs="B Nazanin" w:hint="cs"/>
            <w:sz w:val="26"/>
            <w:szCs w:val="26"/>
            <w:rtl/>
            <w:rPrChange w:id="6862" w:author="Windows User" w:date="2017-10-14T02:08:00Z">
              <w:rPr>
                <w:rFonts w:hint="cs"/>
                <w:b/>
                <w:bCs/>
                <w:rtl/>
              </w:rPr>
            </w:rPrChange>
          </w:rPr>
          <w:t>ی</w:t>
        </w:r>
        <w:r w:rsidR="00A84D53" w:rsidRPr="00A84D53">
          <w:rPr>
            <w:rFonts w:cs="B Nazanin"/>
            <w:sz w:val="26"/>
            <w:szCs w:val="26"/>
            <w:rtl/>
            <w:rPrChange w:id="6863" w:author="Windows User" w:date="2017-10-14T02:08:00Z">
              <w:rPr>
                <w:b/>
                <w:bCs/>
                <w:rtl/>
              </w:rPr>
            </w:rPrChange>
          </w:rPr>
          <w:t xml:space="preserve"> ابزار ها</w:t>
        </w:r>
        <w:r w:rsidR="00A84D53" w:rsidRPr="00A84D53">
          <w:rPr>
            <w:rFonts w:cs="B Nazanin" w:hint="cs"/>
            <w:sz w:val="26"/>
            <w:szCs w:val="26"/>
            <w:rtl/>
            <w:rPrChange w:id="6864" w:author="Windows User" w:date="2017-10-14T02:08:00Z">
              <w:rPr>
                <w:rFonts w:hint="cs"/>
                <w:b/>
                <w:bCs/>
                <w:rtl/>
              </w:rPr>
            </w:rPrChange>
          </w:rPr>
          <w:t>ی</w:t>
        </w:r>
        <w:r w:rsidR="00A84D53" w:rsidRPr="00A84D53">
          <w:rPr>
            <w:rFonts w:cs="B Nazanin"/>
            <w:sz w:val="26"/>
            <w:szCs w:val="26"/>
            <w:rtl/>
            <w:rPrChange w:id="6865" w:author="Windows User" w:date="2017-10-14T02:08:00Z">
              <w:rPr>
                <w:b/>
                <w:bCs/>
                <w:rtl/>
              </w:rPr>
            </w:rPrChange>
          </w:rPr>
          <w:t xml:space="preserve"> اجرا</w:t>
        </w:r>
        <w:r w:rsidR="00A84D53" w:rsidRPr="00A84D53">
          <w:rPr>
            <w:rFonts w:cs="B Nazanin" w:hint="cs"/>
            <w:sz w:val="26"/>
            <w:szCs w:val="26"/>
            <w:rtl/>
            <w:rPrChange w:id="6866" w:author="Windows User" w:date="2017-10-14T02:08:00Z">
              <w:rPr>
                <w:rFonts w:hint="cs"/>
                <w:b/>
                <w:bCs/>
                <w:rtl/>
              </w:rPr>
            </w:rPrChange>
          </w:rPr>
          <w:t>ی</w:t>
        </w:r>
        <w:r w:rsidR="00A84D53" w:rsidRPr="00A84D53">
          <w:rPr>
            <w:rFonts w:cs="B Nazanin"/>
            <w:sz w:val="26"/>
            <w:szCs w:val="26"/>
            <w:rtl/>
            <w:rPrChange w:id="6867" w:author="Windows User" w:date="2017-10-14T02:08:00Z">
              <w:rPr>
                <w:b/>
                <w:bCs/>
                <w:rtl/>
              </w:rPr>
            </w:rPrChange>
          </w:rPr>
          <w:t xml:space="preserve"> پو</w:t>
        </w:r>
        <w:r w:rsidR="00A84D53" w:rsidRPr="00A84D53">
          <w:rPr>
            <w:rFonts w:cs="B Nazanin" w:hint="cs"/>
            <w:sz w:val="26"/>
            <w:szCs w:val="26"/>
            <w:rtl/>
            <w:rPrChange w:id="6868" w:author="Windows User" w:date="2017-10-14T02:08:00Z">
              <w:rPr>
                <w:rFonts w:hint="cs"/>
                <w:b/>
                <w:bCs/>
                <w:rtl/>
              </w:rPr>
            </w:rPrChange>
          </w:rPr>
          <w:t>یانمادین</w:t>
        </w:r>
        <w:r w:rsidR="00A84D53" w:rsidRPr="00A84D53">
          <w:rPr>
            <w:rFonts w:cs="B Nazanin"/>
            <w:sz w:val="26"/>
            <w:szCs w:val="26"/>
            <w:rtl/>
            <w:rPrChange w:id="6869" w:author="Windows User" w:date="2017-10-14T02:08:00Z">
              <w:rPr>
                <w:b/>
                <w:bCs/>
                <w:rtl/>
              </w:rPr>
            </w:rPrChange>
          </w:rPr>
          <w:t xml:space="preserve"> برا</w:t>
        </w:r>
        <w:r w:rsidR="00A84D53" w:rsidRPr="00A84D53">
          <w:rPr>
            <w:rFonts w:cs="B Nazanin" w:hint="cs"/>
            <w:sz w:val="26"/>
            <w:szCs w:val="26"/>
            <w:rtl/>
            <w:rPrChange w:id="6870" w:author="Windows User" w:date="2017-10-14T02:08:00Z">
              <w:rPr>
                <w:rFonts w:hint="cs"/>
                <w:b/>
                <w:bCs/>
                <w:rtl/>
              </w:rPr>
            </w:rPrChange>
          </w:rPr>
          <w:t>ی</w:t>
        </w:r>
        <w:r w:rsidR="00A84D53" w:rsidRPr="00A84D53">
          <w:rPr>
            <w:rFonts w:cs="B Nazanin"/>
            <w:sz w:val="26"/>
            <w:szCs w:val="26"/>
            <w:rtl/>
            <w:rPrChange w:id="6871" w:author="Windows User" w:date="2017-10-14T02:08:00Z">
              <w:rPr>
                <w:b/>
                <w:bCs/>
                <w:rtl/>
              </w:rPr>
            </w:rPrChange>
          </w:rPr>
          <w:t xml:space="preserve"> تحل</w:t>
        </w:r>
        <w:r w:rsidR="00A84D53" w:rsidRPr="00A84D53">
          <w:rPr>
            <w:rFonts w:cs="B Nazanin" w:hint="cs"/>
            <w:sz w:val="26"/>
            <w:szCs w:val="26"/>
            <w:rtl/>
            <w:rPrChange w:id="6872" w:author="Windows User" w:date="2017-10-14T02:08:00Z">
              <w:rPr>
                <w:rFonts w:hint="cs"/>
                <w:b/>
                <w:bCs/>
                <w:rtl/>
              </w:rPr>
            </w:rPrChange>
          </w:rPr>
          <w:t>یل</w:t>
        </w:r>
        <w:r w:rsidR="00A84D53" w:rsidRPr="00A84D53">
          <w:rPr>
            <w:rFonts w:cs="B Nazanin"/>
            <w:sz w:val="26"/>
            <w:szCs w:val="26"/>
            <w:rtl/>
            <w:rPrChange w:id="6873" w:author="Windows User" w:date="2017-10-14T02:08:00Z">
              <w:rPr>
                <w:b/>
                <w:bCs/>
                <w:rtl/>
              </w:rPr>
            </w:rPrChange>
          </w:rPr>
          <w:t xml:space="preserve"> برنامه ها</w:t>
        </w:r>
        <w:r w:rsidR="00A84D53" w:rsidRPr="00A84D53">
          <w:rPr>
            <w:rFonts w:cs="B Nazanin" w:hint="cs"/>
            <w:sz w:val="26"/>
            <w:szCs w:val="26"/>
            <w:rtl/>
            <w:rPrChange w:id="6874" w:author="Windows User" w:date="2017-10-14T02:08:00Z">
              <w:rPr>
                <w:rFonts w:hint="cs"/>
                <w:b/>
                <w:bCs/>
                <w:rtl/>
              </w:rPr>
            </w:rPrChange>
          </w:rPr>
          <w:t>ی</w:t>
        </w:r>
        <w:r w:rsidR="00A84D53" w:rsidRPr="00A84D53">
          <w:rPr>
            <w:rFonts w:cs="B Nazanin"/>
            <w:sz w:val="26"/>
            <w:szCs w:val="26"/>
            <w:rtl/>
            <w:rPrChange w:id="6875" w:author="Windows User" w:date="2017-10-14T02:08:00Z">
              <w:rPr>
                <w:b/>
                <w:bCs/>
                <w:rtl/>
              </w:rPr>
            </w:rPrChange>
          </w:rPr>
          <w:t xml:space="preserve"> اندرو</w:t>
        </w:r>
        <w:r w:rsidR="00A84D53" w:rsidRPr="00A84D53">
          <w:rPr>
            <w:rFonts w:cs="B Nazanin" w:hint="cs"/>
            <w:sz w:val="26"/>
            <w:szCs w:val="26"/>
            <w:rtl/>
            <w:rPrChange w:id="6876" w:author="Windows User" w:date="2017-10-14T02:08:00Z">
              <w:rPr>
                <w:rFonts w:hint="cs"/>
                <w:b/>
                <w:bCs/>
                <w:rtl/>
              </w:rPr>
            </w:rPrChange>
          </w:rPr>
          <w:t>یدی</w:t>
        </w:r>
      </w:ins>
    </w:p>
    <w:p w14:paraId="5CCCC380" w14:textId="338854ED" w:rsidR="00DA2843" w:rsidDel="00DA2843" w:rsidRDefault="00DA2843" w:rsidP="008914B6">
      <w:pPr>
        <w:pStyle w:val="Heading1"/>
        <w:rPr>
          <w:del w:id="6877" w:author="Windows User" w:date="2017-09-22T16:36:00Z"/>
          <w:rtl/>
        </w:rPr>
      </w:pPr>
    </w:p>
    <w:p w14:paraId="5F940963" w14:textId="77777777" w:rsidR="00A45A5B" w:rsidRDefault="00A45A5B">
      <w:pPr>
        <w:rPr>
          <w:ins w:id="6878" w:author="Windows User" w:date="2017-10-01T02:11:00Z"/>
          <w:sz w:val="50"/>
          <w:szCs w:val="52"/>
        </w:rPr>
        <w:pPrChange w:id="6879" w:author="Windows User" w:date="2017-10-03T23:55:00Z">
          <w:pPr>
            <w:pStyle w:val="Heading2"/>
          </w:pPr>
        </w:pPrChange>
      </w:pPr>
    </w:p>
    <w:p w14:paraId="2D453983" w14:textId="77777777" w:rsidR="00DA2843" w:rsidRDefault="00DA2843">
      <w:pPr>
        <w:jc w:val="center"/>
        <w:rPr>
          <w:ins w:id="6880" w:author="Windows User" w:date="2017-09-22T16:37:00Z"/>
          <w:sz w:val="50"/>
          <w:szCs w:val="52"/>
          <w:rtl/>
        </w:rPr>
        <w:pPrChange w:id="6881" w:author="Windows User" w:date="2017-09-22T16:37:00Z">
          <w:pPr>
            <w:pStyle w:val="Heading2"/>
          </w:pPr>
        </w:pPrChange>
      </w:pPr>
      <w:ins w:id="6882" w:author="Windows User" w:date="2017-09-22T16:37:00Z">
        <w:r w:rsidRPr="00DA2843">
          <w:rPr>
            <w:b/>
            <w:bCs/>
            <w:sz w:val="50"/>
            <w:szCs w:val="52"/>
            <w:rtl/>
            <w:rPrChange w:id="6883" w:author="Windows User" w:date="2017-09-22T16:37:00Z">
              <w:rPr>
                <w:rtl/>
              </w:rPr>
            </w:rPrChange>
          </w:rPr>
          <w:t xml:space="preserve">فصل پنجم: </w:t>
        </w:r>
      </w:ins>
    </w:p>
    <w:p w14:paraId="476DEB88" w14:textId="1DEEAAEB" w:rsidR="00DA2843" w:rsidRDefault="00DA2843">
      <w:pPr>
        <w:jc w:val="center"/>
        <w:rPr>
          <w:ins w:id="6884" w:author="Windows User" w:date="2017-09-22T16:37:00Z"/>
          <w:sz w:val="50"/>
          <w:szCs w:val="52"/>
          <w:rtl/>
        </w:rPr>
        <w:pPrChange w:id="6885" w:author="Windows User" w:date="2017-09-22T16:37:00Z">
          <w:pPr>
            <w:pStyle w:val="Heading1"/>
          </w:pPr>
        </w:pPrChange>
      </w:pPr>
      <w:ins w:id="6886" w:author="Windows User" w:date="2017-09-22T16:37:00Z">
        <w:r w:rsidRPr="00DA2843">
          <w:rPr>
            <w:b/>
            <w:bCs/>
            <w:sz w:val="50"/>
            <w:szCs w:val="52"/>
            <w:rtl/>
            <w:rPrChange w:id="6887" w:author="Windows User" w:date="2017-09-22T16:37:00Z">
              <w:rPr>
                <w:rtl/>
              </w:rPr>
            </w:rPrChange>
          </w:rPr>
          <w:t>روش‌ها</w:t>
        </w:r>
        <w:r w:rsidRPr="00DA2843">
          <w:rPr>
            <w:rFonts w:hint="cs"/>
            <w:b/>
            <w:bCs/>
            <w:sz w:val="50"/>
            <w:szCs w:val="52"/>
            <w:rtl/>
            <w:rPrChange w:id="6888" w:author="Windows User" w:date="2017-09-22T16:37:00Z">
              <w:rPr>
                <w:rFonts w:hint="cs"/>
                <w:rtl/>
              </w:rPr>
            </w:rPrChange>
          </w:rPr>
          <w:t>ی</w:t>
        </w:r>
        <w:r w:rsidRPr="00DA2843">
          <w:rPr>
            <w:b/>
            <w:bCs/>
            <w:sz w:val="50"/>
            <w:szCs w:val="52"/>
            <w:rtl/>
            <w:rPrChange w:id="6889" w:author="Windows User" w:date="2017-09-22T16:37:00Z">
              <w:rPr>
                <w:rtl/>
              </w:rPr>
            </w:rPrChange>
          </w:rPr>
          <w:t xml:space="preserve"> تشخ</w:t>
        </w:r>
        <w:r w:rsidRPr="00DA2843">
          <w:rPr>
            <w:rFonts w:hint="cs"/>
            <w:b/>
            <w:bCs/>
            <w:sz w:val="50"/>
            <w:szCs w:val="52"/>
            <w:rtl/>
            <w:rPrChange w:id="6890" w:author="Windows User" w:date="2017-09-22T16:37:00Z">
              <w:rPr>
                <w:rFonts w:hint="cs"/>
                <w:rtl/>
              </w:rPr>
            </w:rPrChange>
          </w:rPr>
          <w:t>ی</w:t>
        </w:r>
        <w:r w:rsidRPr="00DA2843">
          <w:rPr>
            <w:rFonts w:hint="eastAsia"/>
            <w:b/>
            <w:bCs/>
            <w:sz w:val="50"/>
            <w:szCs w:val="52"/>
            <w:rtl/>
            <w:rPrChange w:id="6891" w:author="Windows User" w:date="2017-09-22T16:37:00Z">
              <w:rPr>
                <w:rFonts w:hint="eastAsia"/>
                <w:rtl/>
              </w:rPr>
            </w:rPrChange>
          </w:rPr>
          <w:t>ص</w:t>
        </w:r>
        <w:r w:rsidRPr="00DA2843">
          <w:rPr>
            <w:b/>
            <w:bCs/>
            <w:sz w:val="50"/>
            <w:szCs w:val="52"/>
            <w:rtl/>
            <w:rPrChange w:id="6892" w:author="Windows User" w:date="2017-09-22T16:37:00Z">
              <w:rPr>
                <w:rtl/>
              </w:rPr>
            </w:rPrChange>
          </w:rPr>
          <w:t xml:space="preserve"> دژافزار</w:t>
        </w:r>
      </w:ins>
    </w:p>
    <w:p w14:paraId="681FB77C" w14:textId="77777777" w:rsidR="00DA2843" w:rsidRDefault="00DA2843">
      <w:pPr>
        <w:jc w:val="center"/>
        <w:rPr>
          <w:ins w:id="6893" w:author="Windows User" w:date="2017-09-22T16:38:00Z"/>
          <w:sz w:val="50"/>
          <w:szCs w:val="52"/>
          <w:rtl/>
        </w:rPr>
        <w:pPrChange w:id="6894" w:author="Windows User" w:date="2017-09-22T16:37:00Z">
          <w:pPr>
            <w:pStyle w:val="Heading1"/>
          </w:pPr>
        </w:pPrChange>
      </w:pPr>
    </w:p>
    <w:p w14:paraId="0EEAC06B" w14:textId="77777777" w:rsidR="00DA2843" w:rsidRDefault="00DA2843">
      <w:pPr>
        <w:jc w:val="center"/>
        <w:rPr>
          <w:ins w:id="6895" w:author="Windows User" w:date="2017-09-22T16:38:00Z"/>
          <w:sz w:val="50"/>
          <w:szCs w:val="52"/>
          <w:rtl/>
        </w:rPr>
        <w:pPrChange w:id="6896" w:author="Windows User" w:date="2017-09-22T16:37:00Z">
          <w:pPr>
            <w:pStyle w:val="Heading1"/>
          </w:pPr>
        </w:pPrChange>
      </w:pPr>
    </w:p>
    <w:p w14:paraId="4775708D" w14:textId="77777777" w:rsidR="00DA2843" w:rsidRDefault="00DA2843">
      <w:pPr>
        <w:jc w:val="center"/>
        <w:rPr>
          <w:ins w:id="6897" w:author="Windows User" w:date="2017-09-22T16:38:00Z"/>
          <w:sz w:val="50"/>
          <w:szCs w:val="52"/>
          <w:rtl/>
        </w:rPr>
        <w:pPrChange w:id="6898" w:author="Windows User" w:date="2017-09-22T16:37:00Z">
          <w:pPr>
            <w:pStyle w:val="Heading1"/>
          </w:pPr>
        </w:pPrChange>
      </w:pPr>
    </w:p>
    <w:p w14:paraId="7F6BA391" w14:textId="77777777" w:rsidR="00DA2843" w:rsidRDefault="00DA2843">
      <w:pPr>
        <w:jc w:val="center"/>
        <w:rPr>
          <w:ins w:id="6899" w:author="Windows User" w:date="2017-09-22T16:38:00Z"/>
          <w:sz w:val="50"/>
          <w:szCs w:val="52"/>
          <w:rtl/>
        </w:rPr>
        <w:pPrChange w:id="6900" w:author="Windows User" w:date="2017-09-22T16:37:00Z">
          <w:pPr>
            <w:pStyle w:val="Heading1"/>
          </w:pPr>
        </w:pPrChange>
      </w:pPr>
    </w:p>
    <w:p w14:paraId="5F6EE36A" w14:textId="77777777" w:rsidR="00DA2843" w:rsidRDefault="00DA2843">
      <w:pPr>
        <w:jc w:val="center"/>
        <w:rPr>
          <w:ins w:id="6901" w:author="Windows User" w:date="2017-09-22T16:38:00Z"/>
          <w:sz w:val="50"/>
          <w:szCs w:val="52"/>
          <w:rtl/>
        </w:rPr>
        <w:pPrChange w:id="6902" w:author="Windows User" w:date="2017-09-22T16:37:00Z">
          <w:pPr>
            <w:pStyle w:val="Heading1"/>
          </w:pPr>
        </w:pPrChange>
      </w:pPr>
    </w:p>
    <w:p w14:paraId="28C719A5" w14:textId="77777777" w:rsidR="00DA2843" w:rsidRDefault="00DA2843">
      <w:pPr>
        <w:jc w:val="center"/>
        <w:rPr>
          <w:ins w:id="6903" w:author="Windows User" w:date="2017-09-22T16:38:00Z"/>
          <w:sz w:val="50"/>
          <w:szCs w:val="52"/>
          <w:rtl/>
        </w:rPr>
        <w:pPrChange w:id="6904" w:author="Windows User" w:date="2017-09-22T16:37:00Z">
          <w:pPr>
            <w:pStyle w:val="Heading1"/>
          </w:pPr>
        </w:pPrChange>
      </w:pPr>
    </w:p>
    <w:p w14:paraId="792F9093" w14:textId="77777777" w:rsidR="00DA2843" w:rsidRDefault="00DA2843">
      <w:pPr>
        <w:jc w:val="center"/>
        <w:rPr>
          <w:ins w:id="6905" w:author="Windows User" w:date="2017-10-08T01:43:00Z"/>
          <w:sz w:val="50"/>
          <w:szCs w:val="52"/>
          <w:rtl/>
        </w:rPr>
        <w:pPrChange w:id="6906" w:author="Windows User" w:date="2017-09-22T16:37:00Z">
          <w:pPr>
            <w:pStyle w:val="Heading1"/>
          </w:pPr>
        </w:pPrChange>
      </w:pPr>
    </w:p>
    <w:p w14:paraId="6EF77534" w14:textId="77777777" w:rsidR="00324AB1" w:rsidRPr="00DA2843" w:rsidRDefault="00324AB1">
      <w:pPr>
        <w:jc w:val="center"/>
        <w:rPr>
          <w:ins w:id="6907" w:author="Windows User" w:date="2017-09-22T16:37:00Z"/>
          <w:sz w:val="50"/>
          <w:szCs w:val="52"/>
          <w:rtl/>
          <w:rPrChange w:id="6908" w:author="Windows User" w:date="2017-09-22T16:37:00Z">
            <w:rPr>
              <w:ins w:id="6909" w:author="Windows User" w:date="2017-09-22T16:37:00Z"/>
              <w:szCs w:val="32"/>
              <w:rtl/>
            </w:rPr>
          </w:rPrChange>
        </w:rPr>
        <w:pPrChange w:id="6910" w:author="Windows User" w:date="2017-09-22T16:37:00Z">
          <w:pPr>
            <w:pStyle w:val="Heading1"/>
          </w:pPr>
        </w:pPrChange>
      </w:pPr>
    </w:p>
    <w:p w14:paraId="6669CE6B" w14:textId="17647830" w:rsidR="00DD3BBD" w:rsidRPr="00324AB1" w:rsidDel="00DA2843" w:rsidRDefault="00EF6AE1" w:rsidP="00F66DA0">
      <w:pPr>
        <w:pStyle w:val="Heading1"/>
        <w:rPr>
          <w:del w:id="6911" w:author="Windows User" w:date="2017-09-22T16:36:00Z"/>
          <w:color w:val="FFFFFF" w:themeColor="background1"/>
          <w:sz w:val="10"/>
          <w:szCs w:val="14"/>
          <w:rPrChange w:id="6912" w:author="Windows User" w:date="2017-10-08T01:43:00Z">
            <w:rPr>
              <w:del w:id="6913" w:author="Windows User" w:date="2017-09-22T16:36:00Z"/>
            </w:rPr>
          </w:rPrChange>
        </w:rPr>
      </w:pPr>
      <w:del w:id="6914" w:author="Windows User" w:date="2017-09-22T16:36:00Z">
        <w:r w:rsidRPr="00324AB1" w:rsidDel="00DA2843">
          <w:rPr>
            <w:color w:val="FFFFFF" w:themeColor="background1"/>
            <w:sz w:val="10"/>
            <w:szCs w:val="14"/>
            <w:rtl/>
            <w:rPrChange w:id="6915" w:author="Windows User" w:date="2017-10-08T01:43:00Z">
              <w:rPr>
                <w:rtl/>
              </w:rPr>
            </w:rPrChange>
          </w:rPr>
          <w:lastRenderedPageBreak/>
          <w:delText xml:space="preserve"> </w:delText>
        </w:r>
        <w:r w:rsidR="00DD3BBD" w:rsidRPr="00324AB1" w:rsidDel="00DA2843">
          <w:rPr>
            <w:rFonts w:hint="eastAsia"/>
            <w:color w:val="FFFFFF" w:themeColor="background1"/>
            <w:sz w:val="10"/>
            <w:szCs w:val="14"/>
            <w:rtl/>
            <w:rPrChange w:id="6916" w:author="Windows User" w:date="2017-10-08T01:43:00Z">
              <w:rPr>
                <w:rFonts w:hint="eastAsia"/>
                <w:rtl/>
              </w:rPr>
            </w:rPrChange>
          </w:rPr>
          <w:delText>فصل</w:delText>
        </w:r>
        <w:r w:rsidR="00DD3BBD" w:rsidRPr="00324AB1" w:rsidDel="00DA2843">
          <w:rPr>
            <w:color w:val="FFFFFF" w:themeColor="background1"/>
            <w:sz w:val="10"/>
            <w:szCs w:val="14"/>
            <w:rtl/>
            <w:rPrChange w:id="6917" w:author="Windows User" w:date="2017-10-08T01:43:00Z">
              <w:rPr>
                <w:rtl/>
              </w:rPr>
            </w:rPrChange>
          </w:rPr>
          <w:delText xml:space="preserve"> </w:delText>
        </w:r>
        <w:r w:rsidR="00DD3BBD" w:rsidRPr="00324AB1" w:rsidDel="00DA2843">
          <w:rPr>
            <w:rFonts w:hint="eastAsia"/>
            <w:color w:val="FFFFFF" w:themeColor="background1"/>
            <w:sz w:val="10"/>
            <w:szCs w:val="14"/>
            <w:rtl/>
            <w:rPrChange w:id="6918" w:author="Windows User" w:date="2017-10-08T01:43:00Z">
              <w:rPr>
                <w:rFonts w:hint="eastAsia"/>
                <w:rtl/>
              </w:rPr>
            </w:rPrChange>
          </w:rPr>
          <w:delText>سوم</w:delText>
        </w:r>
        <w:r w:rsidR="00DD3BBD" w:rsidRPr="00324AB1" w:rsidDel="00DA2843">
          <w:rPr>
            <w:color w:val="FFFFFF" w:themeColor="background1"/>
            <w:sz w:val="10"/>
            <w:szCs w:val="14"/>
            <w:rtl/>
            <w:rPrChange w:id="6919" w:author="Windows User" w:date="2017-10-08T01:43:00Z">
              <w:rPr>
                <w:rtl/>
              </w:rPr>
            </w:rPrChange>
          </w:rPr>
          <w:delText xml:space="preserve">: </w:delText>
        </w:r>
        <w:r w:rsidR="00DD3BBD" w:rsidRPr="00324AB1" w:rsidDel="00DA2843">
          <w:rPr>
            <w:rFonts w:hint="eastAsia"/>
            <w:color w:val="FFFFFF" w:themeColor="background1"/>
            <w:sz w:val="10"/>
            <w:szCs w:val="14"/>
            <w:rtl/>
            <w:rPrChange w:id="6920" w:author="Windows User" w:date="2017-10-08T01:43:00Z">
              <w:rPr>
                <w:rFonts w:hint="eastAsia"/>
                <w:rtl/>
              </w:rPr>
            </w:rPrChange>
          </w:rPr>
          <w:delText>مطالعه</w:delText>
        </w:r>
        <w:r w:rsidR="00DD3BBD" w:rsidRPr="00324AB1" w:rsidDel="00DA2843">
          <w:rPr>
            <w:color w:val="FFFFFF" w:themeColor="background1"/>
            <w:sz w:val="10"/>
            <w:szCs w:val="14"/>
            <w:rtl/>
            <w:rPrChange w:id="6921" w:author="Windows User" w:date="2017-10-08T01:43:00Z">
              <w:rPr>
                <w:rtl/>
              </w:rPr>
            </w:rPrChange>
          </w:rPr>
          <w:delText xml:space="preserve">  </w:delText>
        </w:r>
        <w:r w:rsidR="00DD3BBD" w:rsidRPr="00324AB1" w:rsidDel="00DA2843">
          <w:rPr>
            <w:rFonts w:hint="eastAsia"/>
            <w:color w:val="FFFFFF" w:themeColor="background1"/>
            <w:sz w:val="10"/>
            <w:szCs w:val="14"/>
            <w:rtl/>
            <w:rPrChange w:id="6922" w:author="Windows User" w:date="2017-10-08T01:43:00Z">
              <w:rPr>
                <w:rFonts w:hint="eastAsia"/>
                <w:rtl/>
              </w:rPr>
            </w:rPrChange>
          </w:rPr>
          <w:delText>و</w:delText>
        </w:r>
        <w:r w:rsidR="00DD3BBD" w:rsidRPr="00324AB1" w:rsidDel="00DA2843">
          <w:rPr>
            <w:color w:val="FFFFFF" w:themeColor="background1"/>
            <w:sz w:val="10"/>
            <w:szCs w:val="14"/>
            <w:rPrChange w:id="6923" w:author="Windows User" w:date="2017-10-08T01:43:00Z">
              <w:rPr/>
            </w:rPrChange>
          </w:rPr>
          <w:delText xml:space="preserve"> </w:delText>
        </w:r>
        <w:r w:rsidR="00DD3BBD" w:rsidRPr="00324AB1" w:rsidDel="00DA2843">
          <w:rPr>
            <w:rFonts w:hint="eastAsia"/>
            <w:color w:val="FFFFFF" w:themeColor="background1"/>
            <w:sz w:val="10"/>
            <w:szCs w:val="14"/>
            <w:rtl/>
            <w:rPrChange w:id="6924" w:author="Windows User" w:date="2017-10-08T01:43:00Z">
              <w:rPr>
                <w:rFonts w:hint="eastAsia"/>
                <w:rtl/>
              </w:rPr>
            </w:rPrChange>
          </w:rPr>
          <w:delText>بررس</w:delText>
        </w:r>
        <w:r w:rsidR="00DD3BBD" w:rsidRPr="00324AB1" w:rsidDel="00DA2843">
          <w:rPr>
            <w:rFonts w:hint="cs"/>
            <w:color w:val="FFFFFF" w:themeColor="background1"/>
            <w:sz w:val="10"/>
            <w:szCs w:val="14"/>
            <w:rtl/>
            <w:rPrChange w:id="6925" w:author="Windows User" w:date="2017-10-08T01:43:00Z">
              <w:rPr>
                <w:rFonts w:hint="cs"/>
                <w:rtl/>
              </w:rPr>
            </w:rPrChange>
          </w:rPr>
          <w:delText>ی</w:delText>
        </w:r>
        <w:r w:rsidR="00DD3BBD" w:rsidRPr="00324AB1" w:rsidDel="00DA2843">
          <w:rPr>
            <w:color w:val="FFFFFF" w:themeColor="background1"/>
            <w:sz w:val="10"/>
            <w:szCs w:val="14"/>
            <w:rtl/>
            <w:rPrChange w:id="6926" w:author="Windows User" w:date="2017-10-08T01:43:00Z">
              <w:rPr>
                <w:rtl/>
              </w:rPr>
            </w:rPrChange>
          </w:rPr>
          <w:delText xml:space="preserve"> دژافزار‌ها </w:delText>
        </w:r>
      </w:del>
    </w:p>
    <w:p w14:paraId="0420D9AF" w14:textId="117884AC" w:rsidR="00DD3BBD" w:rsidRPr="00324AB1" w:rsidDel="00DA2843" w:rsidRDefault="00286B1F">
      <w:pPr>
        <w:pStyle w:val="Heading1"/>
        <w:rPr>
          <w:del w:id="6927" w:author="Windows User" w:date="2017-09-22T16:36:00Z"/>
          <w:color w:val="FFFFFF" w:themeColor="background1"/>
          <w:sz w:val="10"/>
          <w:szCs w:val="14"/>
          <w:rtl/>
          <w:rPrChange w:id="6928" w:author="Windows User" w:date="2017-10-08T01:43:00Z">
            <w:rPr>
              <w:del w:id="6929" w:author="Windows User" w:date="2017-09-22T16:36:00Z"/>
              <w:sz w:val="20"/>
              <w:szCs w:val="24"/>
              <w:rtl/>
            </w:rPr>
          </w:rPrChange>
        </w:rPr>
        <w:pPrChange w:id="6930" w:author="Windows User" w:date="2017-09-22T16:38:00Z">
          <w:pPr>
            <w:pStyle w:val="Heading2"/>
          </w:pPr>
        </w:pPrChange>
      </w:pPr>
      <w:del w:id="6931" w:author="Windows User" w:date="2017-09-22T16:36:00Z">
        <w:r w:rsidRPr="00324AB1" w:rsidDel="00DA2843">
          <w:rPr>
            <w:color w:val="FFFFFF" w:themeColor="background1"/>
            <w:sz w:val="10"/>
            <w:szCs w:val="14"/>
            <w:rtl/>
            <w:rPrChange w:id="6932" w:author="Windows User" w:date="2017-10-08T01:43:00Z">
              <w:rPr>
                <w:sz w:val="20"/>
                <w:szCs w:val="24"/>
                <w:rtl/>
              </w:rPr>
            </w:rPrChange>
          </w:rPr>
          <w:delText>3-1-</w:delText>
        </w:r>
        <w:r w:rsidR="00DD3BBD" w:rsidRPr="00324AB1" w:rsidDel="00DA2843">
          <w:rPr>
            <w:rFonts w:hint="eastAsia"/>
            <w:color w:val="FFFFFF" w:themeColor="background1"/>
            <w:sz w:val="10"/>
            <w:szCs w:val="14"/>
            <w:rtl/>
            <w:rPrChange w:id="6933" w:author="Windows User" w:date="2017-10-08T01:43:00Z">
              <w:rPr>
                <w:rFonts w:hint="eastAsia"/>
                <w:sz w:val="20"/>
                <w:szCs w:val="24"/>
                <w:rtl/>
              </w:rPr>
            </w:rPrChange>
          </w:rPr>
          <w:delText>دژافزارها</w:delText>
        </w:r>
        <w:r w:rsidR="00DD3BBD" w:rsidRPr="00324AB1" w:rsidDel="00DA2843">
          <w:rPr>
            <w:rFonts w:hint="cs"/>
            <w:color w:val="FFFFFF" w:themeColor="background1"/>
            <w:sz w:val="10"/>
            <w:szCs w:val="14"/>
            <w:rtl/>
            <w:rPrChange w:id="6934" w:author="Windows User" w:date="2017-10-08T01:43:00Z">
              <w:rPr>
                <w:rFonts w:hint="cs"/>
                <w:sz w:val="20"/>
                <w:szCs w:val="24"/>
                <w:rtl/>
              </w:rPr>
            </w:rPrChange>
          </w:rPr>
          <w:delText>ی</w:delText>
        </w:r>
        <w:r w:rsidR="00DD3BBD" w:rsidRPr="00324AB1" w:rsidDel="00DA2843">
          <w:rPr>
            <w:color w:val="FFFFFF" w:themeColor="background1"/>
            <w:sz w:val="10"/>
            <w:szCs w:val="14"/>
            <w:rtl/>
            <w:rPrChange w:id="6935" w:author="Windows User" w:date="2017-10-08T01:43:00Z">
              <w:rPr>
                <w:sz w:val="20"/>
                <w:szCs w:val="24"/>
                <w:rtl/>
              </w:rPr>
            </w:rPrChange>
          </w:rPr>
          <w:delText xml:space="preserve"> </w:delText>
        </w:r>
        <w:r w:rsidR="00DD3BBD" w:rsidRPr="00324AB1" w:rsidDel="00DA2843">
          <w:rPr>
            <w:rFonts w:hint="eastAsia"/>
            <w:color w:val="FFFFFF" w:themeColor="background1"/>
            <w:sz w:val="10"/>
            <w:szCs w:val="14"/>
            <w:rtl/>
            <w:rPrChange w:id="6936" w:author="Windows User" w:date="2017-10-08T01:43:00Z">
              <w:rPr>
                <w:rFonts w:hint="eastAsia"/>
                <w:sz w:val="20"/>
                <w:szCs w:val="24"/>
                <w:rtl/>
              </w:rPr>
            </w:rPrChange>
          </w:rPr>
          <w:delText>اندرو</w:delText>
        </w:r>
        <w:r w:rsidR="00DD3BBD" w:rsidRPr="00324AB1" w:rsidDel="00DA2843">
          <w:rPr>
            <w:rFonts w:hint="cs"/>
            <w:color w:val="FFFFFF" w:themeColor="background1"/>
            <w:sz w:val="10"/>
            <w:szCs w:val="14"/>
            <w:rtl/>
            <w:rPrChange w:id="6937" w:author="Windows User" w:date="2017-10-08T01:43:00Z">
              <w:rPr>
                <w:rFonts w:hint="cs"/>
                <w:sz w:val="20"/>
                <w:szCs w:val="24"/>
                <w:rtl/>
              </w:rPr>
            </w:rPrChange>
          </w:rPr>
          <w:delText>ی</w:delText>
        </w:r>
        <w:r w:rsidR="00DD3BBD" w:rsidRPr="00324AB1" w:rsidDel="00DA2843">
          <w:rPr>
            <w:rFonts w:hint="eastAsia"/>
            <w:color w:val="FFFFFF" w:themeColor="background1"/>
            <w:sz w:val="10"/>
            <w:szCs w:val="14"/>
            <w:rtl/>
            <w:rPrChange w:id="6938" w:author="Windows User" w:date="2017-10-08T01:43:00Z">
              <w:rPr>
                <w:rFonts w:hint="eastAsia"/>
                <w:sz w:val="20"/>
                <w:szCs w:val="24"/>
                <w:rtl/>
              </w:rPr>
            </w:rPrChange>
          </w:rPr>
          <w:delText>د</w:delText>
        </w:r>
        <w:r w:rsidR="00DD3BBD" w:rsidRPr="00324AB1" w:rsidDel="00DA2843">
          <w:rPr>
            <w:rFonts w:hint="cs"/>
            <w:color w:val="FFFFFF" w:themeColor="background1"/>
            <w:sz w:val="10"/>
            <w:szCs w:val="14"/>
            <w:rtl/>
            <w:rPrChange w:id="6939" w:author="Windows User" w:date="2017-10-08T01:43:00Z">
              <w:rPr>
                <w:rFonts w:hint="cs"/>
                <w:sz w:val="20"/>
                <w:szCs w:val="24"/>
                <w:rtl/>
              </w:rPr>
            </w:rPrChange>
          </w:rPr>
          <w:delText>ی</w:delText>
        </w:r>
      </w:del>
    </w:p>
    <w:p w14:paraId="7B4BB6E2" w14:textId="6A0CBA49" w:rsidR="00DD3BBD" w:rsidRPr="00324AB1" w:rsidRDefault="00DD3BBD" w:rsidP="00F66DA0">
      <w:pPr>
        <w:pStyle w:val="Heading1"/>
        <w:rPr>
          <w:color w:val="FFFFFF" w:themeColor="background1"/>
          <w:sz w:val="10"/>
          <w:szCs w:val="14"/>
          <w:rPrChange w:id="6940" w:author="Windows User" w:date="2017-10-08T01:43:00Z">
            <w:rPr>
              <w:rFonts w:cs="Times New Roman"/>
            </w:rPr>
          </w:rPrChange>
        </w:rPr>
      </w:pPr>
      <w:bookmarkStart w:id="6941" w:name="_Toc495715050"/>
      <w:r w:rsidRPr="00324AB1">
        <w:rPr>
          <w:rFonts w:hint="eastAsia"/>
          <w:color w:val="FFFFFF" w:themeColor="background1"/>
          <w:sz w:val="10"/>
          <w:szCs w:val="14"/>
          <w:rtl/>
          <w:rPrChange w:id="6942" w:author="Windows User" w:date="2017-10-08T01:43:00Z">
            <w:rPr>
              <w:rFonts w:hint="eastAsia"/>
              <w:rtl/>
            </w:rPr>
          </w:rPrChange>
        </w:rPr>
        <w:t>فصل</w:t>
      </w:r>
      <w:r w:rsidRPr="00324AB1">
        <w:rPr>
          <w:color w:val="FFFFFF" w:themeColor="background1"/>
          <w:sz w:val="10"/>
          <w:szCs w:val="14"/>
          <w:rtl/>
          <w:rPrChange w:id="6943" w:author="Windows User" w:date="2017-10-08T01:43:00Z">
            <w:rPr>
              <w:rtl/>
            </w:rPr>
          </w:rPrChange>
        </w:rPr>
        <w:t xml:space="preserve"> </w:t>
      </w:r>
      <w:ins w:id="6944" w:author="Windows User" w:date="2017-09-22T16:36:00Z">
        <w:r w:rsidR="00DA2843" w:rsidRPr="00324AB1">
          <w:rPr>
            <w:rFonts w:hint="eastAsia"/>
            <w:color w:val="FFFFFF" w:themeColor="background1"/>
            <w:sz w:val="10"/>
            <w:szCs w:val="14"/>
            <w:rtl/>
            <w:rPrChange w:id="6945" w:author="Windows User" w:date="2017-10-08T01:43:00Z">
              <w:rPr>
                <w:rFonts w:hint="eastAsia"/>
                <w:rtl/>
              </w:rPr>
            </w:rPrChange>
          </w:rPr>
          <w:t>پنجم</w:t>
        </w:r>
      </w:ins>
      <w:del w:id="6946" w:author="Windows User" w:date="2017-09-22T16:36:00Z">
        <w:r w:rsidRPr="00324AB1" w:rsidDel="00DA2843">
          <w:rPr>
            <w:rFonts w:hint="eastAsia"/>
            <w:color w:val="FFFFFF" w:themeColor="background1"/>
            <w:sz w:val="10"/>
            <w:szCs w:val="14"/>
            <w:rtl/>
            <w:rPrChange w:id="6947" w:author="Windows User" w:date="2017-10-08T01:43:00Z">
              <w:rPr>
                <w:rFonts w:hint="eastAsia"/>
                <w:rtl/>
              </w:rPr>
            </w:rPrChange>
          </w:rPr>
          <w:delText>چهارم</w:delText>
        </w:r>
      </w:del>
      <w:r w:rsidRPr="00324AB1">
        <w:rPr>
          <w:color w:val="FFFFFF" w:themeColor="background1"/>
          <w:sz w:val="10"/>
          <w:szCs w:val="14"/>
          <w:rtl/>
          <w:rPrChange w:id="6948" w:author="Windows User" w:date="2017-10-08T01:43:00Z">
            <w:rPr>
              <w:rtl/>
            </w:rPr>
          </w:rPrChange>
        </w:rPr>
        <w:t xml:space="preserve">: </w:t>
      </w:r>
      <w:r w:rsidRPr="00324AB1">
        <w:rPr>
          <w:rFonts w:hint="eastAsia"/>
          <w:color w:val="FFFFFF" w:themeColor="background1"/>
          <w:sz w:val="10"/>
          <w:szCs w:val="14"/>
          <w:rtl/>
          <w:rPrChange w:id="6949" w:author="Windows User" w:date="2017-10-08T01:43:00Z">
            <w:rPr>
              <w:rFonts w:hint="eastAsia"/>
              <w:rtl/>
            </w:rPr>
          </w:rPrChange>
        </w:rPr>
        <w:t>روش‌ها</w:t>
      </w:r>
      <w:r w:rsidRPr="00324AB1">
        <w:rPr>
          <w:rFonts w:hint="cs"/>
          <w:color w:val="FFFFFF" w:themeColor="background1"/>
          <w:sz w:val="10"/>
          <w:szCs w:val="14"/>
          <w:rtl/>
          <w:rPrChange w:id="6950" w:author="Windows User" w:date="2017-10-08T01:43:00Z">
            <w:rPr>
              <w:rFonts w:hint="cs"/>
              <w:rtl/>
            </w:rPr>
          </w:rPrChange>
        </w:rPr>
        <w:t>ی</w:t>
      </w:r>
      <w:r w:rsidRPr="00324AB1">
        <w:rPr>
          <w:color w:val="FFFFFF" w:themeColor="background1"/>
          <w:sz w:val="10"/>
          <w:szCs w:val="14"/>
          <w:rtl/>
          <w:rPrChange w:id="6951" w:author="Windows User" w:date="2017-10-08T01:43:00Z">
            <w:rPr>
              <w:rtl/>
            </w:rPr>
          </w:rPrChange>
        </w:rPr>
        <w:t xml:space="preserve"> </w:t>
      </w:r>
      <w:r w:rsidRPr="00324AB1">
        <w:rPr>
          <w:rFonts w:hint="eastAsia"/>
          <w:color w:val="FFFFFF" w:themeColor="background1"/>
          <w:sz w:val="10"/>
          <w:szCs w:val="14"/>
          <w:rtl/>
          <w:rPrChange w:id="6952" w:author="Windows User" w:date="2017-10-08T01:43:00Z">
            <w:rPr>
              <w:rFonts w:hint="eastAsia"/>
              <w:rtl/>
            </w:rPr>
          </w:rPrChange>
        </w:rPr>
        <w:t>تشخ</w:t>
      </w:r>
      <w:r w:rsidRPr="00324AB1">
        <w:rPr>
          <w:rFonts w:hint="cs"/>
          <w:color w:val="FFFFFF" w:themeColor="background1"/>
          <w:sz w:val="10"/>
          <w:szCs w:val="14"/>
          <w:rtl/>
          <w:rPrChange w:id="6953" w:author="Windows User" w:date="2017-10-08T01:43:00Z">
            <w:rPr>
              <w:rFonts w:hint="cs"/>
              <w:rtl/>
            </w:rPr>
          </w:rPrChange>
        </w:rPr>
        <w:t>ی</w:t>
      </w:r>
      <w:r w:rsidRPr="00324AB1">
        <w:rPr>
          <w:rFonts w:hint="eastAsia"/>
          <w:color w:val="FFFFFF" w:themeColor="background1"/>
          <w:sz w:val="10"/>
          <w:szCs w:val="14"/>
          <w:rtl/>
          <w:rPrChange w:id="6954" w:author="Windows User" w:date="2017-10-08T01:43:00Z">
            <w:rPr>
              <w:rFonts w:hint="eastAsia"/>
              <w:rtl/>
            </w:rPr>
          </w:rPrChange>
        </w:rPr>
        <w:t>ص</w:t>
      </w:r>
      <w:r w:rsidRPr="00324AB1">
        <w:rPr>
          <w:color w:val="FFFFFF" w:themeColor="background1"/>
          <w:sz w:val="10"/>
          <w:szCs w:val="14"/>
          <w:rtl/>
          <w:rPrChange w:id="6955" w:author="Windows User" w:date="2017-10-08T01:43:00Z">
            <w:rPr>
              <w:rtl/>
            </w:rPr>
          </w:rPrChange>
        </w:rPr>
        <w:t xml:space="preserve"> </w:t>
      </w:r>
      <w:r w:rsidRPr="00324AB1">
        <w:rPr>
          <w:rFonts w:hint="eastAsia"/>
          <w:color w:val="FFFFFF" w:themeColor="background1"/>
          <w:sz w:val="10"/>
          <w:szCs w:val="14"/>
          <w:rtl/>
          <w:rPrChange w:id="6956" w:author="Windows User" w:date="2017-10-08T01:43:00Z">
            <w:rPr>
              <w:rFonts w:hint="eastAsia"/>
              <w:rtl/>
            </w:rPr>
          </w:rPrChange>
        </w:rPr>
        <w:t>دژافزار</w:t>
      </w:r>
      <w:bookmarkEnd w:id="6941"/>
    </w:p>
    <w:p w14:paraId="45CCE2BB" w14:textId="5A59121D" w:rsidR="009253BD" w:rsidRPr="004077E3" w:rsidRDefault="008914B6" w:rsidP="00BD7962">
      <w:pPr>
        <w:pStyle w:val="Heading2"/>
        <w:rPr>
          <w:ins w:id="6957" w:author="Windows User" w:date="2017-10-08T01:43:00Z"/>
          <w:szCs w:val="32"/>
          <w:rtl/>
        </w:rPr>
      </w:pPr>
      <w:del w:id="6958" w:author="Windows User" w:date="2017-09-22T16:38:00Z">
        <w:r w:rsidRPr="00264487" w:rsidDel="00DA2843">
          <w:rPr>
            <w:rFonts w:hint="cs"/>
            <w:rtl/>
          </w:rPr>
          <w:delText>4</w:delText>
        </w:r>
      </w:del>
      <w:bookmarkStart w:id="6959" w:name="_Toc495715051"/>
      <w:ins w:id="6960" w:author="Windows User" w:date="2017-09-22T16:38:00Z">
        <w:r w:rsidR="00DA2843">
          <w:rPr>
            <w:rFonts w:hint="cs"/>
            <w:rtl/>
          </w:rPr>
          <w:t>5</w:t>
        </w:r>
      </w:ins>
      <w:r w:rsidRPr="00DA2843">
        <w:rPr>
          <w:szCs w:val="32"/>
          <w:rtl/>
          <w:rPrChange w:id="6961" w:author="Windows User" w:date="2017-09-22T16:38:00Z">
            <w:rPr>
              <w:sz w:val="20"/>
              <w:szCs w:val="24"/>
              <w:rtl/>
            </w:rPr>
          </w:rPrChange>
        </w:rPr>
        <w:t xml:space="preserve">-1- </w:t>
      </w:r>
      <w:del w:id="6962" w:author="Mahmoud" w:date="2017-10-08T10:46:00Z">
        <w:r w:rsidR="00DD3BBD" w:rsidRPr="00DA2843" w:rsidDel="00E639AF">
          <w:rPr>
            <w:rFonts w:hint="eastAsia"/>
            <w:szCs w:val="32"/>
            <w:rtl/>
            <w:rPrChange w:id="6963" w:author="Windows User" w:date="2017-09-22T16:38:00Z">
              <w:rPr>
                <w:rFonts w:hint="eastAsia"/>
                <w:sz w:val="20"/>
                <w:szCs w:val="24"/>
                <w:rtl/>
              </w:rPr>
            </w:rPrChange>
          </w:rPr>
          <w:delText>روش</w:delText>
        </w:r>
        <w:r w:rsidR="00DD3BBD" w:rsidRPr="00DA2843" w:rsidDel="00E639AF">
          <w:rPr>
            <w:szCs w:val="32"/>
            <w:rtl/>
            <w:rPrChange w:id="6964" w:author="Windows User" w:date="2017-09-22T16:38:00Z">
              <w:rPr>
                <w:sz w:val="20"/>
                <w:szCs w:val="24"/>
                <w:rtl/>
              </w:rPr>
            </w:rPrChange>
          </w:rPr>
          <w:delText xml:space="preserve"> </w:delText>
        </w:r>
      </w:del>
      <w:ins w:id="6965" w:author="Mahmoud" w:date="2017-10-08T10:46:00Z">
        <w:r w:rsidR="00E639AF">
          <w:rPr>
            <w:rFonts w:hint="cs"/>
            <w:szCs w:val="32"/>
            <w:rtl/>
          </w:rPr>
          <w:t>تحلیل</w:t>
        </w:r>
        <w:r w:rsidR="00E639AF" w:rsidRPr="00DA2843">
          <w:rPr>
            <w:szCs w:val="32"/>
            <w:rtl/>
            <w:rPrChange w:id="6966" w:author="Windows User" w:date="2017-09-22T16:38:00Z">
              <w:rPr>
                <w:sz w:val="20"/>
                <w:szCs w:val="24"/>
                <w:rtl/>
              </w:rPr>
            </w:rPrChange>
          </w:rPr>
          <w:t xml:space="preserve"> </w:t>
        </w:r>
      </w:ins>
      <w:r w:rsidR="00DD3BBD" w:rsidRPr="00DA2843">
        <w:rPr>
          <w:rFonts w:hint="eastAsia"/>
          <w:szCs w:val="32"/>
          <w:rtl/>
          <w:rPrChange w:id="6967" w:author="Windows User" w:date="2017-09-22T16:38:00Z">
            <w:rPr>
              <w:rFonts w:hint="eastAsia"/>
              <w:sz w:val="20"/>
              <w:szCs w:val="24"/>
              <w:rtl/>
            </w:rPr>
          </w:rPrChange>
        </w:rPr>
        <w:t>ا</w:t>
      </w:r>
      <w:r w:rsidR="00DD3BBD" w:rsidRPr="00DA2843">
        <w:rPr>
          <w:rFonts w:hint="cs"/>
          <w:szCs w:val="32"/>
          <w:rtl/>
          <w:rPrChange w:id="6968" w:author="Windows User" w:date="2017-09-22T16:38:00Z">
            <w:rPr>
              <w:rFonts w:hint="cs"/>
              <w:sz w:val="20"/>
              <w:szCs w:val="24"/>
              <w:rtl/>
            </w:rPr>
          </w:rPrChange>
        </w:rPr>
        <w:t>ی</w:t>
      </w:r>
      <w:r w:rsidR="00DD3BBD" w:rsidRPr="00DA2843">
        <w:rPr>
          <w:rFonts w:hint="eastAsia"/>
          <w:szCs w:val="32"/>
          <w:rtl/>
          <w:rPrChange w:id="6969" w:author="Windows User" w:date="2017-09-22T16:38:00Z">
            <w:rPr>
              <w:rFonts w:hint="eastAsia"/>
              <w:sz w:val="20"/>
              <w:szCs w:val="24"/>
              <w:rtl/>
            </w:rPr>
          </w:rPrChange>
        </w:rPr>
        <w:t>ستا</w:t>
      </w:r>
      <w:bookmarkEnd w:id="6959"/>
    </w:p>
    <w:p w14:paraId="18DEBC32" w14:textId="7EB919F1" w:rsidR="00324AB1" w:rsidDel="009253BD" w:rsidRDefault="00324AB1" w:rsidP="00E03C69">
      <w:pPr>
        <w:rPr>
          <w:ins w:id="6970" w:author="Windows User" w:date="2017-10-08T01:43:00Z"/>
          <w:del w:id="6971" w:author="Mahmoud" w:date="2017-10-08T10:20:00Z"/>
          <w:rtl/>
        </w:rPr>
      </w:pPr>
      <w:ins w:id="6972" w:author="Windows User" w:date="2017-10-08T01:43:00Z">
        <w:r>
          <w:rPr>
            <w:rFonts w:hint="eastAsia"/>
            <w:rtl/>
          </w:rPr>
          <w:t>در</w:t>
        </w:r>
        <w:r>
          <w:rPr>
            <w:rtl/>
          </w:rPr>
          <w:t xml:space="preserve">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تحل</w:t>
        </w:r>
        <w:r>
          <w:rPr>
            <w:rFonts w:hint="cs"/>
            <w:rtl/>
          </w:rPr>
          <w:t>ی</w:t>
        </w:r>
        <w:r>
          <w:rPr>
            <w:rFonts w:hint="eastAsia"/>
            <w:rtl/>
          </w:rPr>
          <w:t>ل</w:t>
        </w:r>
        <w:r>
          <w:rPr>
            <w:rtl/>
          </w:rPr>
          <w:t xml:space="preserve"> </w:t>
        </w:r>
        <w:del w:id="6973" w:author="Mahmoud" w:date="2017-10-08T10:32:00Z">
          <w:r w:rsidDel="004077E3">
            <w:rPr>
              <w:rtl/>
            </w:rPr>
            <w:delText>بد</w:delText>
          </w:r>
        </w:del>
      </w:ins>
      <w:ins w:id="6974" w:author="Mahmoud" w:date="2017-10-08T10:32:00Z">
        <w:r w:rsidR="004077E3">
          <w:rPr>
            <w:rFonts w:hint="cs"/>
            <w:rtl/>
          </w:rPr>
          <w:t>د</w:t>
        </w:r>
      </w:ins>
      <w:ins w:id="6975" w:author="Mahmoud" w:date="2017-10-08T10:33:00Z">
        <w:r w:rsidR="004077E3">
          <w:rPr>
            <w:rFonts w:hint="cs"/>
            <w:rtl/>
          </w:rPr>
          <w:t>ژ</w:t>
        </w:r>
      </w:ins>
      <w:ins w:id="6976" w:author="Windows User" w:date="2017-10-08T01:43:00Z">
        <w:r>
          <w:rPr>
            <w:rtl/>
          </w:rPr>
          <w:t>افزار</w:t>
        </w:r>
        <w:del w:id="6977" w:author="Mahmoud" w:date="2017-10-08T10:34:00Z">
          <w:r w:rsidDel="004077E3">
            <w:rPr>
              <w:rtl/>
            </w:rPr>
            <w:delText>،</w:delText>
          </w:r>
        </w:del>
        <w:r>
          <w:rPr>
            <w:rtl/>
          </w:rPr>
          <w:t xml:space="preserve"> </w:t>
        </w:r>
        <w:del w:id="6978" w:author="Mahmoud" w:date="2017-10-08T10:33:00Z">
          <w:r w:rsidDel="004077E3">
            <w:rPr>
              <w:rtl/>
            </w:rPr>
            <w:delText>تجز</w:delText>
          </w:r>
          <w:r w:rsidDel="004077E3">
            <w:rPr>
              <w:rFonts w:hint="cs"/>
              <w:rtl/>
            </w:rPr>
            <w:delText>ی</w:delText>
          </w:r>
          <w:r w:rsidDel="004077E3">
            <w:rPr>
              <w:rFonts w:hint="eastAsia"/>
              <w:rtl/>
            </w:rPr>
            <w:delText>ه‌و</w:delText>
          </w:r>
        </w:del>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ستا،</w:t>
        </w:r>
        <w:del w:id="6979" w:author="Mahmoud" w:date="2017-10-08T10:34:00Z">
          <w:r w:rsidDel="004077E3">
            <w:rPr>
              <w:rtl/>
            </w:rPr>
            <w:delText xml:space="preserve"> خط اول دفاع</w:delText>
          </w:r>
        </w:del>
      </w:ins>
      <w:ins w:id="6980" w:author="Mahmoud" w:date="2017-10-08T10:34:00Z">
        <w:r w:rsidR="004077E3">
          <w:rPr>
            <w:rFonts w:hint="cs"/>
            <w:rtl/>
          </w:rPr>
          <w:t xml:space="preserve"> ساده ترین و ابتدایی ترین</w:t>
        </w:r>
      </w:ins>
      <w:ins w:id="6981" w:author="Mahmoud" w:date="2017-10-08T10:35:00Z">
        <w:r w:rsidR="004077E3">
          <w:rPr>
            <w:rFonts w:hint="cs"/>
            <w:rtl/>
          </w:rPr>
          <w:t xml:space="preserve"> روش تشخیص دژافزار </w:t>
        </w:r>
      </w:ins>
      <w:ins w:id="6982" w:author="Windows User" w:date="2017-10-08T01:43:00Z">
        <w:del w:id="6983" w:author="Mahmoud" w:date="2017-10-08T10:35:00Z">
          <w:r w:rsidDel="004077E3">
            <w:rPr>
              <w:rtl/>
            </w:rPr>
            <w:delText xml:space="preserve"> </w:delText>
          </w:r>
        </w:del>
        <w:r>
          <w:rPr>
            <w:rtl/>
          </w:rPr>
          <w:t>است</w:t>
        </w:r>
      </w:ins>
      <w:ins w:id="6984" w:author="Mahmoud" w:date="2017-10-08T10:35:00Z">
        <w:r w:rsidR="004077E3">
          <w:rPr>
            <w:rFonts w:hint="cs"/>
            <w:rtl/>
          </w:rPr>
          <w:t xml:space="preserve">. </w:t>
        </w:r>
      </w:ins>
      <w:ins w:id="6985" w:author="Windows User" w:date="2017-10-08T01:43:00Z">
        <w:del w:id="6986" w:author="Mahmoud" w:date="2017-10-08T10:35:00Z">
          <w:r w:rsidDel="004077E3">
            <w:rPr>
              <w:rtl/>
            </w:rPr>
            <w:delText xml:space="preserve"> </w:delText>
          </w:r>
        </w:del>
        <w:del w:id="6987" w:author="Mahmoud" w:date="2017-10-08T10:36:00Z">
          <w:r w:rsidDel="004077E3">
            <w:rPr>
              <w:rtl/>
            </w:rPr>
            <w:delText xml:space="preserve">که شامل شکستن </w:delText>
          </w:r>
          <w:r w:rsidDel="004077E3">
            <w:rPr>
              <w:rFonts w:hint="cs"/>
              <w:rtl/>
            </w:rPr>
            <w:delText>ی</w:delText>
          </w:r>
          <w:r w:rsidDel="004077E3">
            <w:rPr>
              <w:rFonts w:hint="eastAsia"/>
              <w:rtl/>
            </w:rPr>
            <w:delText>ک</w:delText>
          </w:r>
          <w:r w:rsidDel="004077E3">
            <w:rPr>
              <w:rtl/>
            </w:rPr>
            <w:delText xml:space="preserve"> پرونده‌</w:delText>
          </w:r>
          <w:r w:rsidDel="004077E3">
            <w:rPr>
              <w:rFonts w:hint="cs"/>
              <w:rtl/>
            </w:rPr>
            <w:delText>ی</w:delText>
          </w:r>
          <w:r w:rsidDel="004077E3">
            <w:rPr>
              <w:rtl/>
            </w:rPr>
            <w:delText xml:space="preserve"> ناشناخته به مولفه‌ها</w:delText>
          </w:r>
          <w:r w:rsidDel="004077E3">
            <w:rPr>
              <w:rFonts w:hint="cs"/>
              <w:rtl/>
            </w:rPr>
            <w:delText>یی</w:delText>
          </w:r>
          <w:r w:rsidDel="004077E3">
            <w:rPr>
              <w:rtl/>
            </w:rPr>
            <w:delText xml:space="preserve"> برا</w:delText>
          </w:r>
          <w:r w:rsidDel="004077E3">
            <w:rPr>
              <w:rFonts w:hint="cs"/>
              <w:rtl/>
            </w:rPr>
            <w:delText>ی</w:delText>
          </w:r>
          <w:r w:rsidDel="004077E3">
            <w:rPr>
              <w:rtl/>
            </w:rPr>
            <w:delText xml:space="preserve"> بررس</w:delText>
          </w:r>
          <w:r w:rsidDel="004077E3">
            <w:rPr>
              <w:rFonts w:hint="cs"/>
              <w:rtl/>
            </w:rPr>
            <w:delText>ی</w:delText>
          </w:r>
          <w:r w:rsidDel="004077E3">
            <w:rPr>
              <w:rtl/>
            </w:rPr>
            <w:delText xml:space="preserve"> آن و بدون خراب شدن پرونده است. </w:delText>
          </w:r>
        </w:del>
        <w:r>
          <w:rPr>
            <w:rtl/>
          </w:rPr>
          <w:t>از طر</w:t>
        </w:r>
        <w:r>
          <w:rPr>
            <w:rFonts w:hint="cs"/>
            <w:rtl/>
          </w:rPr>
          <w:t>ی</w:t>
        </w:r>
        <w:r>
          <w:rPr>
            <w:rFonts w:hint="eastAsia"/>
            <w:rtl/>
          </w:rPr>
          <w:t>ق</w:t>
        </w:r>
        <w:r>
          <w:rPr>
            <w:rtl/>
          </w:rPr>
          <w:t xml:space="preserve"> تجز</w:t>
        </w:r>
        <w:r>
          <w:rPr>
            <w:rFonts w:hint="cs"/>
            <w:rtl/>
          </w:rPr>
          <w:t>ی</w:t>
        </w:r>
        <w:r>
          <w:rPr>
            <w:rFonts w:hint="eastAsia"/>
            <w:rtl/>
          </w:rPr>
          <w:t>ه‌وتحل</w:t>
        </w:r>
        <w:r>
          <w:rPr>
            <w:rFonts w:hint="cs"/>
            <w:rtl/>
          </w:rPr>
          <w:t>ی</w:t>
        </w:r>
        <w:r>
          <w:rPr>
            <w:rFonts w:hint="eastAsia"/>
            <w:rtl/>
          </w:rPr>
          <w:t>ل</w:t>
        </w:r>
        <w:r>
          <w:rPr>
            <w:rtl/>
          </w:rPr>
          <w:t xml:space="preserve"> ا</w:t>
        </w:r>
        <w:r>
          <w:rPr>
            <w:rFonts w:hint="cs"/>
            <w:rtl/>
          </w:rPr>
          <w:t>ی</w:t>
        </w:r>
        <w:r>
          <w:rPr>
            <w:rFonts w:hint="eastAsia"/>
            <w:rtl/>
          </w:rPr>
          <w:t>ستا،</w:t>
        </w:r>
        <w:r>
          <w:rPr>
            <w:rtl/>
          </w:rPr>
          <w:t xml:space="preserve"> سامانه م</w:t>
        </w:r>
        <w:r>
          <w:rPr>
            <w:rFonts w:hint="cs"/>
            <w:rtl/>
          </w:rPr>
          <w:t>ی‌</w:t>
        </w:r>
        <w:r>
          <w:rPr>
            <w:rFonts w:hint="eastAsia"/>
            <w:rtl/>
          </w:rPr>
          <w:t>تواند</w:t>
        </w:r>
        <w:r>
          <w:rPr>
            <w:rtl/>
          </w:rPr>
          <w:t xml:space="preserve"> تع</w:t>
        </w:r>
        <w:r>
          <w:rPr>
            <w:rFonts w:hint="cs"/>
            <w:rtl/>
          </w:rPr>
          <w:t>یی</w:t>
        </w:r>
        <w:r>
          <w:rPr>
            <w:rFonts w:hint="eastAsia"/>
            <w:rtl/>
          </w:rPr>
          <w:t>ن</w:t>
        </w:r>
        <w:r>
          <w:rPr>
            <w:rtl/>
          </w:rPr>
          <w:t xml:space="preserve"> کند که آ</w:t>
        </w:r>
        <w:r>
          <w:rPr>
            <w:rFonts w:hint="cs"/>
            <w:rtl/>
          </w:rPr>
          <w:t>ی</w:t>
        </w:r>
        <w:r>
          <w:rPr>
            <w:rFonts w:hint="eastAsia"/>
            <w:rtl/>
          </w:rPr>
          <w:t>ا</w:t>
        </w:r>
        <w:r>
          <w:rPr>
            <w:rtl/>
          </w:rPr>
          <w:t xml:space="preserve"> </w:t>
        </w:r>
        <w:del w:id="6988" w:author="Mahmoud" w:date="2017-10-08T10:36:00Z">
          <w:r w:rsidDel="004077E3">
            <w:rPr>
              <w:rtl/>
            </w:rPr>
            <w:delText>پرونده</w:delText>
          </w:r>
        </w:del>
      </w:ins>
      <w:ins w:id="6989" w:author="Mahmoud" w:date="2017-10-08T10:36:00Z">
        <w:r w:rsidR="004077E3">
          <w:rPr>
            <w:rFonts w:hint="cs"/>
            <w:rtl/>
          </w:rPr>
          <w:t>فایل</w:t>
        </w:r>
      </w:ins>
      <w:ins w:id="6990" w:author="Windows User" w:date="2017-10-08T01:43:00Z">
        <w:r>
          <w:rPr>
            <w:rtl/>
          </w:rPr>
          <w:t xml:space="preserve"> دارا</w:t>
        </w:r>
        <w:r>
          <w:rPr>
            <w:rFonts w:hint="cs"/>
            <w:rtl/>
          </w:rPr>
          <w:t>ی</w:t>
        </w:r>
        <w:del w:id="6991" w:author="Mahmoud" w:date="2017-10-08T10:36:00Z">
          <w:r w:rsidDel="004077E3">
            <w:rPr>
              <w:rtl/>
            </w:rPr>
            <w:delText xml:space="preserve"> نشانگر بالقوه و </w:delText>
          </w:r>
          <w:r w:rsidDel="004077E3">
            <w:rPr>
              <w:rFonts w:hint="cs"/>
              <w:rtl/>
            </w:rPr>
            <w:delText>ی</w:delText>
          </w:r>
          <w:r w:rsidDel="004077E3">
            <w:rPr>
              <w:rFonts w:hint="eastAsia"/>
              <w:rtl/>
            </w:rPr>
            <w:delText>ا</w:delText>
          </w:r>
        </w:del>
      </w:ins>
      <w:ins w:id="6992" w:author="Mahmoud" w:date="2017-10-08T10:36:00Z">
        <w:r w:rsidR="004077E3">
          <w:rPr>
            <w:rFonts w:hint="cs"/>
            <w:rtl/>
          </w:rPr>
          <w:t xml:space="preserve"> </w:t>
        </w:r>
      </w:ins>
      <w:ins w:id="6993" w:author="Windows User" w:date="2017-10-08T01:43:00Z">
        <w:del w:id="6994" w:author="Mahmoud" w:date="2017-10-08T10:36:00Z">
          <w:r w:rsidDel="004077E3">
            <w:rPr>
              <w:rtl/>
            </w:rPr>
            <w:delText xml:space="preserve"> </w:delText>
          </w:r>
        </w:del>
        <w:r>
          <w:rPr>
            <w:rtl/>
          </w:rPr>
          <w:t>الگوها</w:t>
        </w:r>
        <w:r>
          <w:rPr>
            <w:rFonts w:hint="cs"/>
            <w:rtl/>
          </w:rPr>
          <w:t>یی</w:t>
        </w:r>
        <w:r>
          <w:rPr>
            <w:rtl/>
          </w:rPr>
          <w:t xml:space="preserve"> ک</w:t>
        </w:r>
        <w:r>
          <w:rPr>
            <w:rFonts w:hint="eastAsia"/>
            <w:rtl/>
          </w:rPr>
          <w:t>ه</w:t>
        </w:r>
        <w:r>
          <w:rPr>
            <w:rtl/>
          </w:rPr>
          <w:t xml:space="preserve"> نشان دهد </w:t>
        </w:r>
        <w:r>
          <w:rPr>
            <w:rFonts w:hint="cs"/>
            <w:rtl/>
          </w:rPr>
          <w:t>ی</w:t>
        </w:r>
        <w:r>
          <w:rPr>
            <w:rFonts w:hint="eastAsia"/>
            <w:rtl/>
          </w:rPr>
          <w:t>ک</w:t>
        </w:r>
        <w:r>
          <w:rPr>
            <w:rtl/>
          </w:rPr>
          <w:t xml:space="preserve"> </w:t>
        </w:r>
        <w:del w:id="6995" w:author="Mahmoud" w:date="2017-10-08T10:36:00Z">
          <w:r w:rsidDel="004077E3">
            <w:rPr>
              <w:rtl/>
            </w:rPr>
            <w:delText>ب</w:delText>
          </w:r>
        </w:del>
        <w:r>
          <w:rPr>
            <w:rtl/>
          </w:rPr>
          <w:t>د</w:t>
        </w:r>
      </w:ins>
      <w:ins w:id="6996" w:author="Mahmoud" w:date="2017-10-08T10:36:00Z">
        <w:r w:rsidR="004077E3">
          <w:rPr>
            <w:rFonts w:hint="cs"/>
            <w:rtl/>
          </w:rPr>
          <w:t>ژ</w:t>
        </w:r>
      </w:ins>
      <w:ins w:id="6997" w:author="Windows User" w:date="2017-10-08T01:43:00Z">
        <w:r>
          <w:rPr>
            <w:rtl/>
          </w:rPr>
          <w:t xml:space="preserve">افزار وجود دارد، هست </w:t>
        </w:r>
        <w:r>
          <w:rPr>
            <w:rFonts w:hint="cs"/>
            <w:rtl/>
          </w:rPr>
          <w:t>ی</w:t>
        </w:r>
        <w:r>
          <w:rPr>
            <w:rFonts w:hint="eastAsia"/>
            <w:rtl/>
          </w:rPr>
          <w:t>ا</w:t>
        </w:r>
        <w:r>
          <w:rPr>
            <w:rtl/>
          </w:rPr>
          <w:t xml:space="preserve"> خ</w:t>
        </w:r>
        <w:r>
          <w:rPr>
            <w:rFonts w:hint="cs"/>
            <w:rtl/>
          </w:rPr>
          <w:t>ی</w:t>
        </w:r>
        <w:r>
          <w:rPr>
            <w:rFonts w:hint="eastAsia"/>
            <w:rtl/>
          </w:rPr>
          <w:t>ر</w:t>
        </w:r>
        <w:r>
          <w:rPr>
            <w:rtl/>
          </w:rPr>
          <w:t xml:space="preserve">. </w:t>
        </w:r>
        <w:del w:id="6998" w:author="Mahmoud" w:date="2017-10-08T10:37:00Z">
          <w:r w:rsidDel="004077E3">
            <w:rPr>
              <w:rtl/>
            </w:rPr>
            <w:delText>(</w:delText>
          </w:r>
        </w:del>
        <w:r>
          <w:rPr>
            <w:rtl/>
          </w:rPr>
          <w:t>به‌عنوان‌مثال،</w:t>
        </w:r>
      </w:ins>
      <w:ins w:id="6999" w:author="Mahmoud" w:date="2017-10-08T10:36:00Z">
        <w:r w:rsidR="004077E3">
          <w:rPr>
            <w:rFonts w:hint="cs"/>
            <w:rtl/>
          </w:rPr>
          <w:t xml:space="preserve"> آیا</w:t>
        </w:r>
      </w:ins>
      <w:ins w:id="7000" w:author="Windows User" w:date="2017-10-08T01:43:00Z">
        <w:r>
          <w:rPr>
            <w:rtl/>
          </w:rPr>
          <w:t xml:space="preserve"> اسکر</w:t>
        </w:r>
        <w:r>
          <w:rPr>
            <w:rFonts w:hint="cs"/>
            <w:rtl/>
          </w:rPr>
          <w:t>ی</w:t>
        </w:r>
        <w:r>
          <w:rPr>
            <w:rFonts w:hint="eastAsia"/>
            <w:rtl/>
          </w:rPr>
          <w:t>پت‌ها</w:t>
        </w:r>
        <w:r>
          <w:rPr>
            <w:rFonts w:hint="cs"/>
            <w:rtl/>
          </w:rPr>
          <w:t>ی</w:t>
        </w:r>
        <w:r>
          <w:rPr>
            <w:rtl/>
          </w:rPr>
          <w:t xml:space="preserve"> اجرا</w:t>
        </w:r>
        <w:r>
          <w:rPr>
            <w:rFonts w:hint="cs"/>
            <w:rtl/>
          </w:rPr>
          <w:t>یی</w:t>
        </w:r>
        <w:r>
          <w:rPr>
            <w:rtl/>
          </w:rPr>
          <w:t xml:space="preserve"> </w:t>
        </w:r>
      </w:ins>
      <w:ins w:id="7001" w:author="Mahmoud" w:date="2017-10-08T10:37:00Z">
        <w:r w:rsidR="004077E3">
          <w:rPr>
            <w:rFonts w:hint="cs"/>
            <w:rtl/>
          </w:rPr>
          <w:t xml:space="preserve">در فایل </w:t>
        </w:r>
      </w:ins>
      <w:ins w:id="7002" w:author="Windows User" w:date="2017-10-08T01:43:00Z">
        <w:r>
          <w:rPr>
            <w:rtl/>
          </w:rPr>
          <w:t>تعب</w:t>
        </w:r>
        <w:r>
          <w:rPr>
            <w:rFonts w:hint="cs"/>
            <w:rtl/>
          </w:rPr>
          <w:t>ی</w:t>
        </w:r>
        <w:r>
          <w:rPr>
            <w:rFonts w:hint="eastAsia"/>
            <w:rtl/>
          </w:rPr>
          <w:t>ه‌شده</w:t>
        </w:r>
        <w:r>
          <w:rPr>
            <w:rtl/>
          </w:rPr>
          <w:t xml:space="preserve"> و </w:t>
        </w:r>
        <w:r>
          <w:rPr>
            <w:rFonts w:hint="cs"/>
            <w:rtl/>
          </w:rPr>
          <w:t>ی</w:t>
        </w:r>
        <w:r>
          <w:rPr>
            <w:rFonts w:hint="eastAsia"/>
            <w:rtl/>
          </w:rPr>
          <w:t>ا</w:t>
        </w:r>
        <w:r>
          <w:rPr>
            <w:rtl/>
          </w:rPr>
          <w:t xml:space="preserve"> اتصال به </w:t>
        </w:r>
        <w:r>
          <w:rPr>
            <w:rFonts w:hint="cs"/>
            <w:rtl/>
          </w:rPr>
          <w:t>ی</w:t>
        </w:r>
        <w:r>
          <w:rPr>
            <w:rFonts w:hint="eastAsia"/>
            <w:rtl/>
          </w:rPr>
          <w:t>ک</w:t>
        </w:r>
      </w:ins>
      <w:ins w:id="7003" w:author="Mahmoud" w:date="2017-10-08T10:37:00Z">
        <w:r w:rsidR="004077E3">
          <w:rPr>
            <w:rFonts w:hint="cs"/>
            <w:rtl/>
          </w:rPr>
          <w:t xml:space="preserve"> سرور</w:t>
        </w:r>
      </w:ins>
      <w:ins w:id="7004" w:author="Windows User" w:date="2017-10-08T01:43:00Z">
        <w:del w:id="7005" w:author="Mahmoud" w:date="2017-10-08T10:37:00Z">
          <w:r w:rsidDel="004077E3">
            <w:rPr>
              <w:rtl/>
            </w:rPr>
            <w:delText xml:space="preserve"> کارگزار</w:delText>
          </w:r>
        </w:del>
        <w:r>
          <w:rPr>
            <w:rtl/>
          </w:rPr>
          <w:t xml:space="preserve"> ناشناخته و </w:t>
        </w:r>
        <w:r>
          <w:rPr>
            <w:rFonts w:hint="cs"/>
            <w:rtl/>
          </w:rPr>
          <w:t>ی</w:t>
        </w:r>
        <w:r>
          <w:rPr>
            <w:rFonts w:hint="eastAsia"/>
            <w:rtl/>
          </w:rPr>
          <w:t>ا</w:t>
        </w:r>
        <w:r>
          <w:rPr>
            <w:rtl/>
          </w:rPr>
          <w:t xml:space="preserve"> مشکوک</w:t>
        </w:r>
      </w:ins>
      <w:ins w:id="7006" w:author="Mahmoud" w:date="2017-10-08T10:37:00Z">
        <w:r w:rsidR="004077E3">
          <w:rPr>
            <w:rFonts w:hint="cs"/>
            <w:rtl/>
          </w:rPr>
          <w:t xml:space="preserve"> وجود دارد</w:t>
        </w:r>
      </w:ins>
      <w:ins w:id="7007" w:author="Windows User" w:date="2017-10-08T01:43:00Z">
        <w:del w:id="7008" w:author="Mahmoud" w:date="2017-10-08T10:37:00Z">
          <w:r w:rsidDel="004077E3">
            <w:rPr>
              <w:rtl/>
            </w:rPr>
            <w:delText>)</w:delText>
          </w:r>
        </w:del>
        <w:r>
          <w:rPr>
            <w:rtl/>
          </w:rPr>
          <w:t xml:space="preserve">. </w:t>
        </w:r>
        <w:del w:id="7009" w:author="Mahmoud" w:date="2017-10-08T10:37:00Z">
          <w:r w:rsidDel="001961A9">
            <w:rPr>
              <w:rtl/>
            </w:rPr>
            <w:delText>تجز</w:delText>
          </w:r>
          <w:r w:rsidDel="001961A9">
            <w:rPr>
              <w:rFonts w:hint="cs"/>
              <w:rtl/>
            </w:rPr>
            <w:delText>ی</w:delText>
          </w:r>
          <w:r w:rsidDel="001961A9">
            <w:rPr>
              <w:rFonts w:hint="eastAsia"/>
              <w:rtl/>
            </w:rPr>
            <w:delText>ه‌و</w:delText>
          </w:r>
        </w:del>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ستا</w:t>
        </w:r>
        <w:r>
          <w:rPr>
            <w:rtl/>
          </w:rPr>
          <w:t xml:space="preserve"> </w:t>
        </w:r>
        <w:r>
          <w:rPr>
            <w:rFonts w:hint="cs"/>
            <w:rtl/>
          </w:rPr>
          <w:t>ی</w:t>
        </w:r>
        <w:r>
          <w:rPr>
            <w:rFonts w:hint="eastAsia"/>
            <w:rtl/>
          </w:rPr>
          <w:t>ک‌راه</w:t>
        </w:r>
        <w:del w:id="7010" w:author="Mahmoud" w:date="2017-10-08T10:38:00Z">
          <w:r w:rsidDel="001961A9">
            <w:rPr>
              <w:rtl/>
            </w:rPr>
            <w:delText xml:space="preserve"> فوق‌العاده</w:delText>
          </w:r>
        </w:del>
        <w:r>
          <w:rPr>
            <w:rtl/>
          </w:rPr>
          <w:t xml:space="preserve"> سر</w:t>
        </w:r>
        <w:r>
          <w:rPr>
            <w:rFonts w:hint="cs"/>
            <w:rtl/>
          </w:rPr>
          <w:t>ی</w:t>
        </w:r>
        <w:r>
          <w:rPr>
            <w:rFonts w:hint="eastAsia"/>
            <w:rtl/>
          </w:rPr>
          <w:t>ع</w:t>
        </w:r>
        <w:r>
          <w:rPr>
            <w:rtl/>
          </w:rPr>
          <w:t xml:space="preserve"> و دق</w:t>
        </w:r>
        <w:r>
          <w:rPr>
            <w:rFonts w:hint="cs"/>
            <w:rtl/>
          </w:rPr>
          <w:t>ی</w:t>
        </w:r>
        <w:r>
          <w:rPr>
            <w:rFonts w:hint="eastAsia"/>
            <w:rtl/>
          </w:rPr>
          <w:t>ق</w:t>
        </w:r>
        <w:r>
          <w:rPr>
            <w:rtl/>
          </w:rPr>
          <w:t xml:space="preserve"> برا</w:t>
        </w:r>
        <w:r>
          <w:rPr>
            <w:rFonts w:hint="cs"/>
            <w:rtl/>
          </w:rPr>
          <w:t>ی</w:t>
        </w:r>
        <w:r>
          <w:rPr>
            <w:rtl/>
          </w:rPr>
          <w:t xml:space="preserve"> تشخ</w:t>
        </w:r>
        <w:r>
          <w:rPr>
            <w:rFonts w:hint="cs"/>
            <w:rtl/>
          </w:rPr>
          <w:t>ی</w:t>
        </w:r>
        <w:r>
          <w:rPr>
            <w:rFonts w:hint="eastAsia"/>
            <w:rtl/>
          </w:rPr>
          <w:t>ص</w:t>
        </w:r>
        <w:r>
          <w:rPr>
            <w:rtl/>
          </w:rPr>
          <w:t xml:space="preserve"> </w:t>
        </w:r>
      </w:ins>
      <w:ins w:id="7011" w:author="Mahmoud" w:date="2017-10-08T10:38:00Z">
        <w:r w:rsidR="001961A9">
          <w:rPr>
            <w:rFonts w:hint="cs"/>
            <w:rtl/>
          </w:rPr>
          <w:t>دژ</w:t>
        </w:r>
      </w:ins>
      <w:ins w:id="7012" w:author="Windows User" w:date="2017-10-08T01:43:00Z">
        <w:del w:id="7013" w:author="Mahmoud" w:date="2017-10-08T10:38:00Z">
          <w:r w:rsidDel="001961A9">
            <w:rPr>
              <w:rtl/>
            </w:rPr>
            <w:delText>بد</w:delText>
          </w:r>
        </w:del>
        <w:r>
          <w:rPr>
            <w:rtl/>
          </w:rPr>
          <w:t>افزارها</w:t>
        </w:r>
        <w:r>
          <w:rPr>
            <w:rFonts w:hint="cs"/>
            <w:rtl/>
          </w:rPr>
          <w:t>ی</w:t>
        </w:r>
        <w:r>
          <w:rPr>
            <w:rtl/>
          </w:rPr>
          <w:t xml:space="preserve"> شناخته‌شده</w:t>
        </w:r>
        <w:del w:id="7014" w:author="Mahmoud" w:date="2017-10-08T10:38:00Z">
          <w:r w:rsidDel="001961A9">
            <w:rPr>
              <w:rtl/>
            </w:rPr>
            <w:delText xml:space="preserve"> و انواع د</w:delText>
          </w:r>
          <w:r w:rsidDel="001961A9">
            <w:rPr>
              <w:rFonts w:hint="cs"/>
              <w:rtl/>
            </w:rPr>
            <w:delText>ی</w:delText>
          </w:r>
          <w:r w:rsidDel="001961A9">
            <w:rPr>
              <w:rFonts w:hint="eastAsia"/>
              <w:rtl/>
            </w:rPr>
            <w:delText>گر</w:delText>
          </w:r>
        </w:del>
        <w:r>
          <w:rPr>
            <w:rtl/>
          </w:rPr>
          <w:t xml:space="preserve"> است که بخش عمده‌ا</w:t>
        </w:r>
        <w:r>
          <w:rPr>
            <w:rFonts w:hint="cs"/>
            <w:rtl/>
          </w:rPr>
          <w:t>ی</w:t>
        </w:r>
        <w:r>
          <w:rPr>
            <w:rtl/>
          </w:rPr>
          <w:t xml:space="preserve"> از حم</w:t>
        </w:r>
        <w:r>
          <w:rPr>
            <w:rFonts w:hint="eastAsia"/>
            <w:rtl/>
          </w:rPr>
          <w:t>لات</w:t>
        </w:r>
      </w:ins>
      <w:ins w:id="7015" w:author="Mahmoud" w:date="2017-10-08T10:38:00Z">
        <w:r w:rsidR="001961A9">
          <w:rPr>
            <w:rFonts w:hint="cs"/>
            <w:rtl/>
          </w:rPr>
          <w:t xml:space="preserve"> رایانه ای </w:t>
        </w:r>
      </w:ins>
      <w:ins w:id="7016" w:author="Windows User" w:date="2017-10-08T01:43:00Z">
        <w:del w:id="7017" w:author="Mahmoud" w:date="2017-10-08T10:38:00Z">
          <w:r w:rsidDel="001961A9">
            <w:rPr>
              <w:rFonts w:hint="cs"/>
              <w:rtl/>
            </w:rPr>
            <w:delText>ی</w:delText>
          </w:r>
          <w:r w:rsidDel="001961A9">
            <w:rPr>
              <w:rtl/>
            </w:rPr>
            <w:delText xml:space="preserve"> که معمولاً در</w:delText>
          </w:r>
        </w:del>
      </w:ins>
      <w:ins w:id="7018" w:author="Mahmoud" w:date="2017-10-08T10:38:00Z">
        <w:r w:rsidR="001961A9">
          <w:rPr>
            <w:rFonts w:hint="cs"/>
            <w:rtl/>
          </w:rPr>
          <w:t>به</w:t>
        </w:r>
      </w:ins>
      <w:ins w:id="7019" w:author="Windows User" w:date="2017-10-08T01:43:00Z">
        <w:r>
          <w:rPr>
            <w:rtl/>
          </w:rPr>
          <w:t xml:space="preserve"> سازمان‌ها </w:t>
        </w:r>
      </w:ins>
      <w:ins w:id="7020" w:author="Mahmoud" w:date="2017-10-08T10:38:00Z">
        <w:r w:rsidR="001961A9">
          <w:rPr>
            <w:rFonts w:hint="cs"/>
            <w:rtl/>
          </w:rPr>
          <w:t>را شامل می شود.</w:t>
        </w:r>
        <w:r w:rsidR="001961A9" w:rsidDel="001961A9">
          <w:rPr>
            <w:rtl/>
          </w:rPr>
          <w:t xml:space="preserve"> </w:t>
        </w:r>
      </w:ins>
      <w:ins w:id="7021" w:author="Windows User" w:date="2017-10-08T01:43:00Z">
        <w:del w:id="7022" w:author="Mahmoud" w:date="2017-10-08T10:38:00Z">
          <w:r w:rsidDel="001961A9">
            <w:rPr>
              <w:rtl/>
            </w:rPr>
            <w:delText>د</w:delText>
          </w:r>
          <w:r w:rsidDel="001961A9">
            <w:rPr>
              <w:rFonts w:hint="cs"/>
              <w:rtl/>
            </w:rPr>
            <w:delText>ی</w:delText>
          </w:r>
          <w:r w:rsidDel="001961A9">
            <w:rPr>
              <w:rFonts w:hint="eastAsia"/>
              <w:rtl/>
            </w:rPr>
            <w:delText>ده‌شده</w:delText>
          </w:r>
          <w:r w:rsidDel="001961A9">
            <w:rPr>
              <w:rtl/>
            </w:rPr>
            <w:delText xml:space="preserve"> را تشک</w:delText>
          </w:r>
          <w:r w:rsidDel="001961A9">
            <w:rPr>
              <w:rFonts w:hint="cs"/>
              <w:rtl/>
            </w:rPr>
            <w:delText>ی</w:delText>
          </w:r>
          <w:r w:rsidDel="001961A9">
            <w:rPr>
              <w:rFonts w:hint="eastAsia"/>
              <w:rtl/>
            </w:rPr>
            <w:delText>ل</w:delText>
          </w:r>
          <w:r w:rsidDel="001961A9">
            <w:rPr>
              <w:rtl/>
            </w:rPr>
            <w:delText xml:space="preserve"> م</w:delText>
          </w:r>
          <w:r w:rsidDel="001961A9">
            <w:rPr>
              <w:rFonts w:hint="cs"/>
              <w:rtl/>
            </w:rPr>
            <w:delText>ی‌</w:delText>
          </w:r>
          <w:r w:rsidDel="001961A9">
            <w:rPr>
              <w:rFonts w:hint="eastAsia"/>
              <w:rtl/>
            </w:rPr>
            <w:delText>دهد</w:delText>
          </w:r>
          <w:r w:rsidDel="001961A9">
            <w:rPr>
              <w:rtl/>
            </w:rPr>
            <w:delText>.</w:delText>
          </w:r>
        </w:del>
      </w:ins>
    </w:p>
    <w:p w14:paraId="33E69ADD" w14:textId="77777777" w:rsidR="00324AB1" w:rsidDel="001961A9" w:rsidRDefault="00324AB1" w:rsidP="00464003">
      <w:pPr>
        <w:rPr>
          <w:del w:id="7023" w:author="Mahmoud" w:date="2017-10-08T10:38:00Z"/>
          <w:rtl/>
        </w:rPr>
      </w:pPr>
    </w:p>
    <w:p w14:paraId="0CC86F01" w14:textId="77777777" w:rsidR="001961A9" w:rsidRDefault="001961A9" w:rsidP="00E2341D">
      <w:pPr>
        <w:rPr>
          <w:ins w:id="7024" w:author="Mahmoud" w:date="2017-10-08T10:38:00Z"/>
          <w:rtl/>
        </w:rPr>
      </w:pPr>
    </w:p>
    <w:p w14:paraId="30CFDBD0" w14:textId="5D226D50" w:rsidR="00324AB1" w:rsidDel="001961A9" w:rsidRDefault="00324AB1" w:rsidP="00E2341D">
      <w:pPr>
        <w:rPr>
          <w:ins w:id="7025" w:author="Windows User" w:date="2017-10-08T01:43:00Z"/>
          <w:del w:id="7026" w:author="Mahmoud" w:date="2017-10-08T10:38:00Z"/>
          <w:rtl/>
        </w:rPr>
      </w:pPr>
      <w:ins w:id="7027" w:author="Windows User" w:date="2017-10-08T01:43:00Z">
        <w:del w:id="7028" w:author="Mahmoud" w:date="2017-10-08T10:38:00Z">
          <w:r w:rsidDel="001961A9">
            <w:rPr>
              <w:rFonts w:hint="eastAsia"/>
              <w:rtl/>
            </w:rPr>
            <w:delText>تحل</w:delText>
          </w:r>
          <w:r w:rsidDel="001961A9">
            <w:rPr>
              <w:rFonts w:hint="cs"/>
              <w:rtl/>
            </w:rPr>
            <w:delText>ی</w:delText>
          </w:r>
          <w:r w:rsidDel="001961A9">
            <w:rPr>
              <w:rFonts w:hint="eastAsia"/>
              <w:rtl/>
            </w:rPr>
            <w:delText>ل</w:delText>
          </w:r>
          <w:r w:rsidDel="001961A9">
            <w:rPr>
              <w:rtl/>
            </w:rPr>
            <w:delText xml:space="preserve"> با استفاده از </w:delText>
          </w:r>
          <w:r w:rsidDel="001961A9">
            <w:rPr>
              <w:rFonts w:hint="cs"/>
              <w:rtl/>
            </w:rPr>
            <w:delText>ی</w:delText>
          </w:r>
          <w:r w:rsidDel="001961A9">
            <w:rPr>
              <w:rFonts w:hint="eastAsia"/>
              <w:rtl/>
            </w:rPr>
            <w:delText>ادگ</w:delText>
          </w:r>
          <w:r w:rsidDel="001961A9">
            <w:rPr>
              <w:rFonts w:hint="cs"/>
              <w:rtl/>
            </w:rPr>
            <w:delText>ی</w:delText>
          </w:r>
          <w:r w:rsidDel="001961A9">
            <w:rPr>
              <w:rFonts w:hint="eastAsia"/>
              <w:rtl/>
            </w:rPr>
            <w:delText>ر</w:delText>
          </w:r>
          <w:r w:rsidDel="001961A9">
            <w:rPr>
              <w:rFonts w:hint="cs"/>
              <w:rtl/>
            </w:rPr>
            <w:delText>ی</w:delText>
          </w:r>
          <w:r w:rsidDel="001961A9">
            <w:rPr>
              <w:rtl/>
            </w:rPr>
            <w:delText xml:space="preserve"> ماش</w:delText>
          </w:r>
          <w:r w:rsidDel="001961A9">
            <w:rPr>
              <w:rFonts w:hint="cs"/>
              <w:rtl/>
            </w:rPr>
            <w:delText>ی</w:delText>
          </w:r>
          <w:r w:rsidDel="001961A9">
            <w:rPr>
              <w:rFonts w:hint="eastAsia"/>
              <w:rtl/>
            </w:rPr>
            <w:delText>ن</w:delText>
          </w:r>
        </w:del>
      </w:ins>
    </w:p>
    <w:p w14:paraId="31309800" w14:textId="64D9C105" w:rsidR="00324AB1" w:rsidDel="009253BD" w:rsidRDefault="00324AB1" w:rsidP="00E2341D">
      <w:pPr>
        <w:rPr>
          <w:ins w:id="7029" w:author="Windows User" w:date="2017-10-08T01:43:00Z"/>
          <w:del w:id="7030" w:author="Mahmoud" w:date="2017-10-08T10:20:00Z"/>
          <w:rtl/>
        </w:rPr>
      </w:pPr>
      <w:ins w:id="7031" w:author="Windows User" w:date="2017-10-08T01:43:00Z">
        <w:r>
          <w:rPr>
            <w:rFonts w:hint="eastAsia"/>
            <w:rtl/>
          </w:rPr>
          <w:t>برخ</w:t>
        </w:r>
        <w:r>
          <w:rPr>
            <w:rFonts w:hint="cs"/>
            <w:rtl/>
          </w:rPr>
          <w:t>ی</w:t>
        </w:r>
        <w:r>
          <w:rPr>
            <w:rtl/>
          </w:rPr>
          <w:t xml:space="preserve"> از سامانه‌ها </w:t>
        </w:r>
        <w:del w:id="7032" w:author="Mahmoud" w:date="2017-10-08T10:20:00Z">
          <w:r w:rsidDel="009253BD">
            <w:rPr>
              <w:rtl/>
            </w:rPr>
            <w:delText>تجز</w:delText>
          </w:r>
          <w:r w:rsidDel="009253BD">
            <w:rPr>
              <w:rFonts w:hint="cs"/>
              <w:rtl/>
            </w:rPr>
            <w:delText>ی</w:delText>
          </w:r>
          <w:r w:rsidDel="009253BD">
            <w:rPr>
              <w:rFonts w:hint="eastAsia"/>
              <w:rtl/>
            </w:rPr>
            <w:delText>ه‌و</w:delText>
          </w:r>
        </w:del>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ستا</w:t>
        </w:r>
        <w:r>
          <w:rPr>
            <w:rtl/>
          </w:rPr>
          <w:t xml:space="preserve"> </w:t>
        </w:r>
        <w:del w:id="7033" w:author="Mahmoud" w:date="2017-10-08T10:39:00Z">
          <w:r w:rsidDel="001961A9">
            <w:rPr>
              <w:rtl/>
            </w:rPr>
            <w:delText>را در سطح بعد</w:delText>
          </w:r>
          <w:r w:rsidDel="001961A9">
            <w:rPr>
              <w:rFonts w:hint="cs"/>
              <w:rtl/>
            </w:rPr>
            <w:delText>ی</w:delText>
          </w:r>
          <w:r w:rsidDel="001961A9">
            <w:rPr>
              <w:rtl/>
            </w:rPr>
            <w:delText xml:space="preserve"> با اضافه کردن پشت</w:delText>
          </w:r>
          <w:r w:rsidDel="001961A9">
            <w:rPr>
              <w:rFonts w:hint="cs"/>
              <w:rtl/>
            </w:rPr>
            <w:delText>ی</w:delText>
          </w:r>
          <w:r w:rsidDel="001961A9">
            <w:rPr>
              <w:rFonts w:hint="eastAsia"/>
              <w:rtl/>
            </w:rPr>
            <w:delText>بان</w:delText>
          </w:r>
          <w:r w:rsidDel="001961A9">
            <w:rPr>
              <w:rFonts w:hint="cs"/>
              <w:rtl/>
            </w:rPr>
            <w:delText>ی</w:delText>
          </w:r>
          <w:r w:rsidDel="001961A9">
            <w:rPr>
              <w:rtl/>
            </w:rPr>
            <w:delText xml:space="preserve"> برا</w:delText>
          </w:r>
          <w:r w:rsidDel="001961A9">
            <w:rPr>
              <w:rFonts w:hint="cs"/>
              <w:rtl/>
            </w:rPr>
            <w:delText>ی</w:delText>
          </w:r>
        </w:del>
      </w:ins>
      <w:ins w:id="7034" w:author="Mahmoud" w:date="2017-10-08T10:39:00Z">
        <w:r w:rsidR="001961A9">
          <w:rPr>
            <w:rFonts w:hint="cs"/>
            <w:rtl/>
          </w:rPr>
          <w:t xml:space="preserve"> از یادگیری ماشین برای تشخیص استفاده می کنند.</w:t>
        </w:r>
      </w:ins>
      <w:ins w:id="7035" w:author="Windows User" w:date="2017-10-08T01:43:00Z">
        <w:del w:id="7036" w:author="Mahmoud" w:date="2017-10-08T10:39:00Z">
          <w:r w:rsidDel="001961A9">
            <w:rPr>
              <w:rtl/>
            </w:rPr>
            <w:delText xml:space="preserve"> </w:delText>
          </w:r>
          <w:r w:rsidDel="001961A9">
            <w:rPr>
              <w:rFonts w:hint="cs"/>
              <w:rtl/>
            </w:rPr>
            <w:delText>ی</w:delText>
          </w:r>
          <w:r w:rsidDel="001961A9">
            <w:rPr>
              <w:rFonts w:hint="eastAsia"/>
              <w:rtl/>
            </w:rPr>
            <w:delText>ادگ</w:delText>
          </w:r>
          <w:r w:rsidDel="001961A9">
            <w:rPr>
              <w:rFonts w:hint="cs"/>
              <w:rtl/>
            </w:rPr>
            <w:delText>ی</w:delText>
          </w:r>
          <w:r w:rsidDel="001961A9">
            <w:rPr>
              <w:rFonts w:hint="eastAsia"/>
              <w:rtl/>
            </w:rPr>
            <w:delText>ر</w:delText>
          </w:r>
          <w:r w:rsidDel="001961A9">
            <w:rPr>
              <w:rFonts w:hint="cs"/>
              <w:rtl/>
            </w:rPr>
            <w:delText>ی</w:delText>
          </w:r>
          <w:r w:rsidDel="001961A9">
            <w:rPr>
              <w:rtl/>
            </w:rPr>
            <w:delText xml:space="preserve"> ماش</w:delText>
          </w:r>
          <w:r w:rsidDel="001961A9">
            <w:rPr>
              <w:rFonts w:hint="cs"/>
              <w:rtl/>
            </w:rPr>
            <w:delText>ی</w:delText>
          </w:r>
          <w:r w:rsidDel="001961A9">
            <w:rPr>
              <w:rFonts w:hint="eastAsia"/>
              <w:rtl/>
            </w:rPr>
            <w:delText>ن</w:delText>
          </w:r>
          <w:r w:rsidDel="001961A9">
            <w:rPr>
              <w:rtl/>
            </w:rPr>
            <w:delText xml:space="preserve"> به کار م</w:delText>
          </w:r>
          <w:r w:rsidDel="001961A9">
            <w:rPr>
              <w:rFonts w:hint="cs"/>
              <w:rtl/>
            </w:rPr>
            <w:delText>ی‌</w:delText>
          </w:r>
          <w:r w:rsidDel="001961A9">
            <w:rPr>
              <w:rFonts w:hint="eastAsia"/>
              <w:rtl/>
            </w:rPr>
            <w:delText>گ</w:delText>
          </w:r>
          <w:r w:rsidDel="001961A9">
            <w:rPr>
              <w:rFonts w:hint="cs"/>
              <w:rtl/>
            </w:rPr>
            <w:delText>ی</w:delText>
          </w:r>
          <w:r w:rsidDel="001961A9">
            <w:rPr>
              <w:rFonts w:hint="eastAsia"/>
              <w:rtl/>
            </w:rPr>
            <w:delText>رند</w:delText>
          </w:r>
          <w:r w:rsidDel="001961A9">
            <w:rPr>
              <w:rtl/>
            </w:rPr>
            <w:delText>.</w:delText>
          </w:r>
        </w:del>
        <w:r>
          <w:rPr>
            <w:rtl/>
          </w:rPr>
          <w:t xml:space="preserve"> </w:t>
        </w:r>
      </w:ins>
      <w:ins w:id="7037" w:author="Mahmoud" w:date="2017-10-08T10:21:00Z">
        <w:r w:rsidR="009253BD">
          <w:rPr>
            <w:rFonts w:hint="cs"/>
            <w:rtl/>
          </w:rPr>
          <w:t>ی</w:t>
        </w:r>
      </w:ins>
      <w:ins w:id="7038" w:author="Windows User" w:date="2017-10-08T01:43:00Z">
        <w:del w:id="7039" w:author="Mahmoud" w:date="2017-10-08T10:21:00Z">
          <w:r w:rsidDel="009253BD">
            <w:rPr>
              <w:rtl/>
            </w:rPr>
            <w:delText>«</w:delText>
          </w:r>
          <w:r w:rsidDel="009253BD">
            <w:rPr>
              <w:rFonts w:hint="cs"/>
              <w:rtl/>
            </w:rPr>
            <w:delText>ی</w:delText>
          </w:r>
        </w:del>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del w:id="7040" w:author="Mahmoud" w:date="2017-10-08T10:21:00Z">
          <w:r w:rsidDel="009253BD">
            <w:rPr>
              <w:rFonts w:hint="eastAsia"/>
              <w:rtl/>
            </w:rPr>
            <w:delText>»</w:delText>
          </w:r>
        </w:del>
        <w:r>
          <w:rPr>
            <w:rtl/>
          </w:rPr>
          <w:t xml:space="preserve"> شامل ا</w:t>
        </w:r>
        <w:r>
          <w:rPr>
            <w:rFonts w:hint="cs"/>
            <w:rtl/>
          </w:rPr>
          <w:t>ی</w:t>
        </w:r>
        <w:r>
          <w:rPr>
            <w:rFonts w:hint="eastAsia"/>
            <w:rtl/>
          </w:rPr>
          <w:t>جاد</w:t>
        </w:r>
        <w:r>
          <w:rPr>
            <w:rtl/>
          </w:rPr>
          <w:t xml:space="preserve"> و خودکارساز</w:t>
        </w:r>
        <w:r>
          <w:rPr>
            <w:rFonts w:hint="cs"/>
            <w:rtl/>
          </w:rPr>
          <w:t>ی</w:t>
        </w:r>
        <w:r>
          <w:rPr>
            <w:rtl/>
          </w:rPr>
          <w:t xml:space="preserve"> </w:t>
        </w:r>
        <w:r>
          <w:rPr>
            <w:rFonts w:hint="cs"/>
            <w:rtl/>
          </w:rPr>
          <w:t>ی</w:t>
        </w:r>
        <w:r>
          <w:rPr>
            <w:rFonts w:hint="eastAsia"/>
            <w:rtl/>
          </w:rPr>
          <w:t>ک</w:t>
        </w:r>
        <w:r>
          <w:rPr>
            <w:rtl/>
          </w:rPr>
          <w:t xml:space="preserve"> سامانه برا</w:t>
        </w:r>
        <w:r>
          <w:rPr>
            <w:rFonts w:hint="cs"/>
            <w:rtl/>
          </w:rPr>
          <w:t>ی</w:t>
        </w:r>
        <w:r>
          <w:rPr>
            <w:rtl/>
          </w:rPr>
          <w:t xml:space="preserve"> طبقه‌بند</w:t>
        </w:r>
        <w:r>
          <w:rPr>
            <w:rFonts w:hint="cs"/>
            <w:rtl/>
          </w:rPr>
          <w:t>ی</w:t>
        </w:r>
        <w:r>
          <w:rPr>
            <w:rtl/>
          </w:rPr>
          <w:t xml:space="preserve"> رفتارها</w:t>
        </w:r>
        <w:r>
          <w:rPr>
            <w:rFonts w:hint="cs"/>
            <w:rtl/>
          </w:rPr>
          <w:t>ی</w:t>
        </w:r>
        <w:r>
          <w:rPr>
            <w:rtl/>
          </w:rPr>
          <w:t xml:space="preserve"> مخرب به گروه‌ها</w:t>
        </w:r>
        <w:r>
          <w:rPr>
            <w:rFonts w:hint="cs"/>
            <w:rtl/>
          </w:rPr>
          <w:t>ی</w:t>
        </w:r>
        <w:r>
          <w:rPr>
            <w:rtl/>
          </w:rPr>
          <w:t xml:space="preserve"> متفاوت است. ا</w:t>
        </w:r>
        <w:r>
          <w:rPr>
            <w:rFonts w:hint="cs"/>
            <w:rtl/>
          </w:rPr>
          <w:t>ی</w:t>
        </w:r>
        <w:r>
          <w:rPr>
            <w:rFonts w:hint="eastAsia"/>
            <w:rtl/>
          </w:rPr>
          <w:t>ن</w:t>
        </w:r>
        <w:r>
          <w:rPr>
            <w:rtl/>
          </w:rPr>
          <w:t xml:space="preserve"> گروه‌ها م</w:t>
        </w:r>
        <w:r>
          <w:rPr>
            <w:rFonts w:hint="cs"/>
            <w:rtl/>
          </w:rPr>
          <w:t>ی‌</w:t>
        </w:r>
        <w:r>
          <w:rPr>
            <w:rFonts w:hint="eastAsia"/>
            <w:rtl/>
          </w:rPr>
          <w:t>توانند</w:t>
        </w:r>
        <w:r>
          <w:rPr>
            <w:rtl/>
          </w:rPr>
          <w:t xml:space="preserve"> برا</w:t>
        </w:r>
        <w:r>
          <w:rPr>
            <w:rFonts w:hint="cs"/>
            <w:rtl/>
          </w:rPr>
          <w:t>ی</w:t>
        </w:r>
        <w:r>
          <w:rPr>
            <w:rtl/>
          </w:rPr>
          <w:t xml:space="preserve"> شناسا</w:t>
        </w:r>
        <w:r>
          <w:rPr>
            <w:rFonts w:hint="cs"/>
            <w:rtl/>
          </w:rPr>
          <w:t>یی</w:t>
        </w:r>
        <w:r>
          <w:rPr>
            <w:rtl/>
          </w:rPr>
          <w:t xml:space="preserve"> </w:t>
        </w:r>
      </w:ins>
      <w:ins w:id="7041" w:author="Mahmoud" w:date="2017-10-08T10:39:00Z">
        <w:r w:rsidR="001961A9">
          <w:rPr>
            <w:rFonts w:hint="cs"/>
            <w:rtl/>
          </w:rPr>
          <w:t>کد</w:t>
        </w:r>
      </w:ins>
      <w:ins w:id="7042" w:author="Windows User" w:date="2017-10-08T01:43:00Z">
        <w:del w:id="7043" w:author="Mahmoud" w:date="2017-10-08T10:39:00Z">
          <w:r w:rsidDel="001961A9">
            <w:rPr>
              <w:rtl/>
            </w:rPr>
            <w:delText>محتوا</w:delText>
          </w:r>
          <w:r w:rsidDel="001961A9">
            <w:rPr>
              <w:rFonts w:hint="cs"/>
              <w:rtl/>
            </w:rPr>
            <w:delText>ی</w:delText>
          </w:r>
        </w:del>
        <w:r>
          <w:rPr>
            <w:rtl/>
          </w:rPr>
          <w:t xml:space="preserve"> </w:t>
        </w:r>
        <w:r>
          <w:rPr>
            <w:rFonts w:hint="eastAsia"/>
            <w:rtl/>
          </w:rPr>
          <w:t>مخرب</w:t>
        </w:r>
        <w:r>
          <w:rPr>
            <w:rtl/>
          </w:rPr>
          <w:t xml:space="preserve"> در آ</w:t>
        </w:r>
        <w:r>
          <w:rPr>
            <w:rFonts w:hint="cs"/>
            <w:rtl/>
          </w:rPr>
          <w:t>ی</w:t>
        </w:r>
        <w:r>
          <w:rPr>
            <w:rFonts w:hint="eastAsia"/>
            <w:rtl/>
          </w:rPr>
          <w:t>نده</w:t>
        </w:r>
        <w:r>
          <w:rPr>
            <w:rtl/>
          </w:rPr>
          <w:t xml:space="preserve"> بدون ن</w:t>
        </w:r>
        <w:r>
          <w:rPr>
            <w:rFonts w:hint="cs"/>
            <w:rtl/>
          </w:rPr>
          <w:t>ی</w:t>
        </w:r>
        <w:r>
          <w:rPr>
            <w:rFonts w:hint="eastAsia"/>
            <w:rtl/>
          </w:rPr>
          <w:t>از</w:t>
        </w:r>
        <w:r>
          <w:rPr>
            <w:rtl/>
          </w:rPr>
          <w:t xml:space="preserve"> به ساخت الگو</w:t>
        </w:r>
        <w:r>
          <w:rPr>
            <w:rFonts w:hint="cs"/>
            <w:rtl/>
          </w:rPr>
          <w:t>ی</w:t>
        </w:r>
        <w:r>
          <w:rPr>
            <w:rtl/>
          </w:rPr>
          <w:t xml:space="preserve"> دست</w:t>
        </w:r>
        <w:r>
          <w:rPr>
            <w:rFonts w:hint="cs"/>
            <w:rtl/>
          </w:rPr>
          <w:t>ی</w:t>
        </w:r>
        <w:r>
          <w:rPr>
            <w:rtl/>
          </w:rPr>
          <w:t xml:space="preserve"> مورداستفاده قرار گ</w:t>
        </w:r>
        <w:r>
          <w:rPr>
            <w:rFonts w:hint="cs"/>
            <w:rtl/>
          </w:rPr>
          <w:t>ی</w:t>
        </w:r>
        <w:r>
          <w:rPr>
            <w:rFonts w:hint="eastAsia"/>
            <w:rtl/>
          </w:rPr>
          <w:t>رند</w:t>
        </w:r>
        <w:r>
          <w:rPr>
            <w:rtl/>
          </w:rPr>
          <w:t>.</w:t>
        </w:r>
      </w:ins>
    </w:p>
    <w:p w14:paraId="3043FEE2" w14:textId="77777777" w:rsidR="00324AB1" w:rsidRDefault="00324AB1" w:rsidP="00E2341D">
      <w:pPr>
        <w:rPr>
          <w:ins w:id="7044" w:author="Windows User" w:date="2017-10-08T01:43:00Z"/>
          <w:rtl/>
        </w:rPr>
      </w:pPr>
    </w:p>
    <w:p w14:paraId="3B95F77F" w14:textId="4F1512E5" w:rsidR="00324AB1" w:rsidDel="004077E3" w:rsidRDefault="00324AB1" w:rsidP="00E2341D">
      <w:pPr>
        <w:rPr>
          <w:ins w:id="7045" w:author="Windows User" w:date="2017-10-08T01:43:00Z"/>
          <w:del w:id="7046" w:author="Mahmoud" w:date="2017-10-08T10:31:00Z"/>
          <w:rtl/>
        </w:rPr>
      </w:pPr>
      <w:ins w:id="7047" w:author="Windows User" w:date="2017-10-08T01:43:00Z">
        <w:r>
          <w:rPr>
            <w:rFonts w:hint="eastAsia"/>
            <w:rtl/>
          </w:rPr>
          <w:t>اگر</w:t>
        </w:r>
        <w:r>
          <w:rPr>
            <w:rtl/>
          </w:rPr>
          <w:t xml:space="preserve"> شباهت‌ها</w:t>
        </w:r>
        <w:r>
          <w:rPr>
            <w:rFonts w:hint="cs"/>
            <w:rtl/>
          </w:rPr>
          <w:t>ی</w:t>
        </w:r>
        <w:r>
          <w:rPr>
            <w:rtl/>
          </w:rPr>
          <w:t xml:space="preserve"> ب</w:t>
        </w:r>
        <w:r>
          <w:rPr>
            <w:rFonts w:hint="cs"/>
            <w:rtl/>
          </w:rPr>
          <w:t>ی</w:t>
        </w:r>
        <w:r>
          <w:rPr>
            <w:rFonts w:hint="eastAsia"/>
            <w:rtl/>
          </w:rPr>
          <w:t>ن</w:t>
        </w:r>
        <w:r>
          <w:rPr>
            <w:rtl/>
          </w:rPr>
          <w:t xml:space="preserve"> </w:t>
        </w:r>
        <w:del w:id="7048" w:author="Mahmoud" w:date="2017-10-08T10:39:00Z">
          <w:r w:rsidDel="001961A9">
            <w:rPr>
              <w:rtl/>
            </w:rPr>
            <w:delText>محتوا</w:delText>
          </w:r>
          <w:r w:rsidDel="001961A9">
            <w:rPr>
              <w:rFonts w:hint="cs"/>
              <w:rtl/>
            </w:rPr>
            <w:delText>ی</w:delText>
          </w:r>
        </w:del>
      </w:ins>
      <w:ins w:id="7049" w:author="Mahmoud" w:date="2017-10-08T10:39:00Z">
        <w:r w:rsidR="001961A9">
          <w:rPr>
            <w:rFonts w:hint="cs"/>
            <w:rtl/>
          </w:rPr>
          <w:t>ک</w:t>
        </w:r>
      </w:ins>
      <w:ins w:id="7050" w:author="Mahmoud" w:date="2017-10-08T10:40:00Z">
        <w:r w:rsidR="001961A9">
          <w:rPr>
            <w:rFonts w:hint="cs"/>
            <w:rtl/>
          </w:rPr>
          <w:t>د</w:t>
        </w:r>
      </w:ins>
      <w:ins w:id="7051" w:author="Windows User" w:date="2017-10-08T01:43:00Z">
        <w:r>
          <w:rPr>
            <w:rtl/>
          </w:rPr>
          <w:t xml:space="preserve"> مشکوک به‌اندازه کاف</w:t>
        </w:r>
        <w:r>
          <w:rPr>
            <w:rFonts w:hint="cs"/>
            <w:rtl/>
          </w:rPr>
          <w:t>ی</w:t>
        </w:r>
        <w:r>
          <w:rPr>
            <w:rtl/>
          </w:rPr>
          <w:t xml:space="preserve"> ز</w:t>
        </w:r>
        <w:r>
          <w:rPr>
            <w:rFonts w:hint="cs"/>
            <w:rtl/>
          </w:rPr>
          <w:t>ی</w:t>
        </w:r>
        <w:r>
          <w:rPr>
            <w:rFonts w:hint="eastAsia"/>
            <w:rtl/>
          </w:rPr>
          <w:t>اد</w:t>
        </w:r>
        <w:r>
          <w:rPr>
            <w:rtl/>
          </w:rPr>
          <w:t xml:space="preserve"> باشد سامانه به‌طور خودکار </w:t>
        </w:r>
        <w:r>
          <w:rPr>
            <w:rFonts w:hint="cs"/>
            <w:rtl/>
          </w:rPr>
          <w:t>ی</w:t>
        </w:r>
        <w:r>
          <w:rPr>
            <w:rFonts w:hint="eastAsia"/>
            <w:rtl/>
          </w:rPr>
          <w:t>ک</w:t>
        </w:r>
        <w:r>
          <w:rPr>
            <w:rtl/>
          </w:rPr>
          <w:t xml:space="preserve"> امضا</w:t>
        </w:r>
      </w:ins>
      <w:ins w:id="7052" w:author="Mahmoud" w:date="2017-10-08T10:21:00Z">
        <w:r w:rsidR="009253BD">
          <w:rPr>
            <w:rFonts w:hint="cs"/>
            <w:rtl/>
          </w:rPr>
          <w:t xml:space="preserve"> </w:t>
        </w:r>
      </w:ins>
      <w:ins w:id="7053" w:author="Windows User" w:date="2017-10-08T01:43:00Z">
        <w:del w:id="7054" w:author="Mahmoud" w:date="2017-10-08T10:21:00Z">
          <w:r w:rsidDel="009253BD">
            <w:rPr>
              <w:rtl/>
            </w:rPr>
            <w:delText>ء</w:delText>
          </w:r>
        </w:del>
      </w:ins>
      <w:ins w:id="7055" w:author="Mahmoud" w:date="2017-10-08T10:21:00Z">
        <w:r w:rsidR="009253BD">
          <w:rPr>
            <w:rFonts w:hint="cs"/>
            <w:rtl/>
          </w:rPr>
          <w:t>از</w:t>
        </w:r>
      </w:ins>
      <w:ins w:id="7056" w:author="Windows User" w:date="2017-10-08T01:43:00Z">
        <w:r>
          <w:rPr>
            <w:rtl/>
          </w:rPr>
          <w:t xml:space="preserve"> </w:t>
        </w:r>
        <w:del w:id="7057" w:author="Mahmoud" w:date="2017-10-08T10:21:00Z">
          <w:r w:rsidDel="009253BD">
            <w:rPr>
              <w:rtl/>
            </w:rPr>
            <w:delText>بد</w:delText>
          </w:r>
        </w:del>
      </w:ins>
      <w:ins w:id="7058" w:author="Mahmoud" w:date="2017-10-08T10:21:00Z">
        <w:r w:rsidR="009253BD">
          <w:rPr>
            <w:rFonts w:hint="cs"/>
            <w:rtl/>
          </w:rPr>
          <w:t>دژ</w:t>
        </w:r>
      </w:ins>
      <w:ins w:id="7059" w:author="Windows User" w:date="2017-10-08T01:43:00Z">
        <w:r>
          <w:rPr>
            <w:rtl/>
          </w:rPr>
          <w:t>افزار ا</w:t>
        </w:r>
        <w:r>
          <w:rPr>
            <w:rFonts w:hint="cs"/>
            <w:rtl/>
          </w:rPr>
          <w:t>ی</w:t>
        </w:r>
        <w:r>
          <w:rPr>
            <w:rFonts w:hint="eastAsia"/>
            <w:rtl/>
          </w:rPr>
          <w:t>جاد</w:t>
        </w:r>
        <w:r>
          <w:rPr>
            <w:rtl/>
          </w:rPr>
          <w:t xml:space="preserve"> م</w:t>
        </w:r>
        <w:r>
          <w:rPr>
            <w:rFonts w:hint="cs"/>
            <w:rtl/>
          </w:rPr>
          <w:t>ی‌</w:t>
        </w:r>
        <w:r>
          <w:rPr>
            <w:rFonts w:hint="eastAsia"/>
            <w:rtl/>
          </w:rPr>
          <w:t>کند</w:t>
        </w:r>
        <w:r>
          <w:rPr>
            <w:rtl/>
          </w:rPr>
          <w:t xml:space="preserve"> و در سراسر شبکه آن را </w:t>
        </w:r>
        <w:del w:id="7060" w:author="Mahmoud" w:date="2017-10-08T10:40:00Z">
          <w:r w:rsidDel="001961A9">
            <w:rPr>
              <w:rtl/>
            </w:rPr>
            <w:delText>به بخش‌ها</w:delText>
          </w:r>
          <w:r w:rsidDel="001961A9">
            <w:rPr>
              <w:rFonts w:hint="cs"/>
              <w:rtl/>
            </w:rPr>
            <w:delText>ی</w:delText>
          </w:r>
          <w:r w:rsidDel="001961A9">
            <w:rPr>
              <w:rtl/>
            </w:rPr>
            <w:delText xml:space="preserve"> اقدام عل</w:delText>
          </w:r>
          <w:r w:rsidDel="001961A9">
            <w:rPr>
              <w:rFonts w:hint="cs"/>
              <w:rtl/>
            </w:rPr>
            <w:delText>ی</w:delText>
          </w:r>
          <w:r w:rsidDel="001961A9">
            <w:rPr>
              <w:rFonts w:hint="eastAsia"/>
              <w:rtl/>
            </w:rPr>
            <w:delText>ه</w:delText>
          </w:r>
          <w:r w:rsidDel="001961A9">
            <w:rPr>
              <w:rtl/>
            </w:rPr>
            <w:delText xml:space="preserve"> آن م</w:delText>
          </w:r>
          <w:r w:rsidDel="001961A9">
            <w:rPr>
              <w:rFonts w:hint="cs"/>
              <w:rtl/>
            </w:rPr>
            <w:delText>ی‌</w:delText>
          </w:r>
          <w:r w:rsidDel="001961A9">
            <w:rPr>
              <w:rFonts w:hint="eastAsia"/>
              <w:rtl/>
            </w:rPr>
            <w:delText>فرستد</w:delText>
          </w:r>
        </w:del>
      </w:ins>
      <w:ins w:id="7061" w:author="Mahmoud" w:date="2017-10-08T10:40:00Z">
        <w:r w:rsidR="001961A9">
          <w:rPr>
            <w:rFonts w:hint="cs"/>
            <w:rtl/>
          </w:rPr>
          <w:t>مورد جست و جو قرار می</w:t>
        </w:r>
        <w:r w:rsidR="001961A9">
          <w:rPr>
            <w:rtl/>
          </w:rPr>
          <w:softHyphen/>
        </w:r>
        <w:r w:rsidR="001961A9">
          <w:rPr>
            <w:rFonts w:hint="cs"/>
            <w:rtl/>
          </w:rPr>
          <w:t>دهد</w:t>
        </w:r>
      </w:ins>
      <w:ins w:id="7062" w:author="Windows User" w:date="2017-10-08T01:43:00Z">
        <w:r>
          <w:rPr>
            <w:rtl/>
          </w:rPr>
          <w:t>. هرچه</w:t>
        </w:r>
      </w:ins>
      <w:ins w:id="7063" w:author="Mahmoud" w:date="2017-10-08T10:40:00Z">
        <w:r w:rsidR="001961A9">
          <w:rPr>
            <w:rFonts w:hint="cs"/>
            <w:rtl/>
          </w:rPr>
          <w:t xml:space="preserve"> دژ</w:t>
        </w:r>
      </w:ins>
      <w:ins w:id="7064" w:author="Windows User" w:date="2017-10-08T01:43:00Z">
        <w:del w:id="7065" w:author="Mahmoud" w:date="2017-10-08T10:40:00Z">
          <w:r w:rsidDel="001961A9">
            <w:rPr>
              <w:rtl/>
            </w:rPr>
            <w:delText xml:space="preserve"> نمونه بد</w:delText>
          </w:r>
        </w:del>
        <w:r>
          <w:rPr>
            <w:rtl/>
          </w:rPr>
          <w:t>افزارها</w:t>
        </w:r>
        <w:r>
          <w:rPr>
            <w:rFonts w:hint="cs"/>
            <w:rtl/>
          </w:rPr>
          <w:t>ی</w:t>
        </w:r>
        <w:r>
          <w:rPr>
            <w:rtl/>
          </w:rPr>
          <w:t xml:space="preserve"> ب</w:t>
        </w:r>
        <w:r>
          <w:rPr>
            <w:rFonts w:hint="cs"/>
            <w:rtl/>
          </w:rPr>
          <w:t>ی</w:t>
        </w:r>
        <w:r>
          <w:rPr>
            <w:rFonts w:hint="eastAsia"/>
            <w:rtl/>
          </w:rPr>
          <w:t>شتر</w:t>
        </w:r>
        <w:r>
          <w:rPr>
            <w:rFonts w:hint="cs"/>
            <w:rtl/>
          </w:rPr>
          <w:t>ی</w:t>
        </w:r>
      </w:ins>
      <w:ins w:id="7066" w:author="Mahmoud" w:date="2017-10-08T10:40:00Z">
        <w:r w:rsidR="001961A9">
          <w:rPr>
            <w:rFonts w:hint="cs"/>
            <w:rtl/>
          </w:rPr>
          <w:t xml:space="preserve">، به عنوان نمونه ی آموزشی </w:t>
        </w:r>
      </w:ins>
      <w:ins w:id="7067" w:author="Windows User" w:date="2017-10-08T01:43:00Z">
        <w:del w:id="7068" w:author="Mahmoud" w:date="2017-10-08T10:40:00Z">
          <w:r w:rsidDel="001961A9">
            <w:rPr>
              <w:rtl/>
            </w:rPr>
            <w:delText xml:space="preserve"> </w:delText>
          </w:r>
        </w:del>
        <w:r>
          <w:rPr>
            <w:rtl/>
          </w:rPr>
          <w:t>مورد بررس</w:t>
        </w:r>
        <w:r>
          <w:rPr>
            <w:rFonts w:hint="cs"/>
            <w:rtl/>
          </w:rPr>
          <w:t>ی</w:t>
        </w:r>
        <w:r>
          <w:rPr>
            <w:rtl/>
          </w:rPr>
          <w:t xml:space="preserve"> قرار گ</w:t>
        </w:r>
        <w:r>
          <w:rPr>
            <w:rFonts w:hint="cs"/>
            <w:rtl/>
          </w:rPr>
          <w:t>ی</w:t>
        </w:r>
        <w:r>
          <w:rPr>
            <w:rFonts w:hint="eastAsia"/>
            <w:rtl/>
          </w:rPr>
          <w:t>رد</w:t>
        </w:r>
        <w:r>
          <w:rPr>
            <w:rtl/>
          </w:rPr>
          <w:t xml:space="preserve"> و فهرست شود، توانا</w:t>
        </w:r>
        <w:r>
          <w:rPr>
            <w:rFonts w:hint="cs"/>
            <w:rtl/>
          </w:rPr>
          <w:t>یی</w:t>
        </w:r>
        <w:r>
          <w:rPr>
            <w:rtl/>
          </w:rPr>
          <w:t xml:space="preserve"> سامانه برا</w:t>
        </w:r>
        <w:r>
          <w:rPr>
            <w:rFonts w:hint="cs"/>
            <w:rtl/>
          </w:rPr>
          <w:t>ی</w:t>
        </w:r>
        <w:r>
          <w:rPr>
            <w:rtl/>
          </w:rPr>
          <w:t xml:space="preserve"> تشخ</w:t>
        </w:r>
        <w:r>
          <w:rPr>
            <w:rFonts w:hint="cs"/>
            <w:rtl/>
          </w:rPr>
          <w:t>ی</w:t>
        </w:r>
        <w:r>
          <w:rPr>
            <w:rFonts w:hint="eastAsia"/>
            <w:rtl/>
          </w:rPr>
          <w:t>ص</w:t>
        </w:r>
        <w:r>
          <w:rPr>
            <w:rtl/>
          </w:rPr>
          <w:t xml:space="preserve"> حمل</w:t>
        </w:r>
        <w:r>
          <w:rPr>
            <w:rFonts w:hint="eastAsia"/>
            <w:rtl/>
          </w:rPr>
          <w:t>ات</w:t>
        </w:r>
        <w:r>
          <w:rPr>
            <w:rtl/>
          </w:rPr>
          <w:t xml:space="preserve"> در طول زمان رشد م</w:t>
        </w:r>
        <w:r>
          <w:rPr>
            <w:rFonts w:hint="cs"/>
            <w:rtl/>
          </w:rPr>
          <w:t>ی‌</w:t>
        </w:r>
        <w:del w:id="7069" w:author="Mahmoud" w:date="2017-10-08T10:41:00Z">
          <w:r w:rsidDel="0051224E">
            <w:rPr>
              <w:rFonts w:hint="eastAsia"/>
              <w:rtl/>
            </w:rPr>
            <w:delText>کن</w:delText>
          </w:r>
        </w:del>
      </w:ins>
      <w:ins w:id="7070" w:author="Mahmoud" w:date="2017-10-08T10:41:00Z">
        <w:r w:rsidR="0051224E">
          <w:rPr>
            <w:rFonts w:hint="cs"/>
            <w:rtl/>
          </w:rPr>
          <w:t>یاب</w:t>
        </w:r>
      </w:ins>
      <w:ins w:id="7071" w:author="Windows User" w:date="2017-10-08T01:43:00Z">
        <w:r>
          <w:rPr>
            <w:rFonts w:hint="eastAsia"/>
            <w:rtl/>
          </w:rPr>
          <w:t>د</w:t>
        </w:r>
        <w:r>
          <w:rPr>
            <w:rtl/>
          </w:rPr>
          <w:t>.</w:t>
        </w:r>
      </w:ins>
      <w:ins w:id="7072" w:author="Mahmoud" w:date="2017-10-08T10:41:00Z">
        <w:r w:rsidR="0051224E" w:rsidDel="0051224E">
          <w:rPr>
            <w:rtl/>
          </w:rPr>
          <w:t xml:space="preserve"> </w:t>
        </w:r>
      </w:ins>
      <w:ins w:id="7073" w:author="Windows User" w:date="2017-10-08T01:43:00Z">
        <w:del w:id="7074" w:author="Mahmoud" w:date="2017-10-08T10:41:00Z">
          <w:r w:rsidDel="0051224E">
            <w:rPr>
              <w:rtl/>
            </w:rPr>
            <w:delText xml:space="preserve"> در جهان امروز حملات سا</w:delText>
          </w:r>
          <w:r w:rsidDel="0051224E">
            <w:rPr>
              <w:rFonts w:hint="cs"/>
              <w:rtl/>
            </w:rPr>
            <w:delText>ی</w:delText>
          </w:r>
          <w:r w:rsidDel="0051224E">
            <w:rPr>
              <w:rFonts w:hint="eastAsia"/>
              <w:rtl/>
            </w:rPr>
            <w:delText>بر</w:delText>
          </w:r>
          <w:r w:rsidDel="0051224E">
            <w:rPr>
              <w:rFonts w:hint="cs"/>
              <w:rtl/>
            </w:rPr>
            <w:delText>ی</w:delText>
          </w:r>
          <w:r w:rsidDel="0051224E">
            <w:rPr>
              <w:rtl/>
            </w:rPr>
            <w:delText xml:space="preserve"> که در آن حت</w:delText>
          </w:r>
          <w:r w:rsidDel="0051224E">
            <w:rPr>
              <w:rFonts w:hint="cs"/>
              <w:rtl/>
            </w:rPr>
            <w:delText>ی</w:delText>
          </w:r>
          <w:r w:rsidDel="0051224E">
            <w:rPr>
              <w:rtl/>
            </w:rPr>
            <w:delText xml:space="preserve"> دشمنان غ</w:delText>
          </w:r>
          <w:r w:rsidDel="0051224E">
            <w:rPr>
              <w:rFonts w:hint="cs"/>
              <w:rtl/>
            </w:rPr>
            <w:delText>ی</w:delText>
          </w:r>
          <w:r w:rsidDel="0051224E">
            <w:rPr>
              <w:rFonts w:hint="eastAsia"/>
              <w:rtl/>
            </w:rPr>
            <w:delText>رماهر</w:delText>
          </w:r>
          <w:r w:rsidDel="0051224E">
            <w:rPr>
              <w:rtl/>
            </w:rPr>
            <w:delText xml:space="preserve"> م</w:delText>
          </w:r>
          <w:r w:rsidDel="0051224E">
            <w:rPr>
              <w:rFonts w:hint="cs"/>
              <w:rtl/>
            </w:rPr>
            <w:delText>ی‌</w:delText>
          </w:r>
          <w:r w:rsidDel="0051224E">
            <w:rPr>
              <w:rFonts w:hint="eastAsia"/>
              <w:rtl/>
            </w:rPr>
            <w:delText>توانند</w:delText>
          </w:r>
          <w:r w:rsidDel="0051224E">
            <w:rPr>
              <w:rtl/>
            </w:rPr>
            <w:delText xml:space="preserve"> پو</w:delText>
          </w:r>
          <w:r w:rsidDel="0051224E">
            <w:rPr>
              <w:rFonts w:hint="cs"/>
              <w:rtl/>
            </w:rPr>
            <w:delText>ی</w:delText>
          </w:r>
          <w:r w:rsidDel="0051224E">
            <w:rPr>
              <w:rFonts w:hint="eastAsia"/>
              <w:rtl/>
            </w:rPr>
            <w:delText>ش‌ها</w:delText>
          </w:r>
          <w:r w:rsidDel="0051224E">
            <w:rPr>
              <w:rFonts w:hint="cs"/>
              <w:rtl/>
            </w:rPr>
            <w:delText>ی</w:delText>
          </w:r>
          <w:r w:rsidDel="0051224E">
            <w:rPr>
              <w:rtl/>
            </w:rPr>
            <w:delText xml:space="preserve"> حمله ا</w:delText>
          </w:r>
          <w:r w:rsidDel="0051224E">
            <w:rPr>
              <w:rFonts w:hint="cs"/>
              <w:rtl/>
            </w:rPr>
            <w:delText>ی</w:delText>
          </w:r>
          <w:r w:rsidDel="0051224E">
            <w:rPr>
              <w:rFonts w:hint="eastAsia"/>
              <w:rtl/>
            </w:rPr>
            <w:delText>جاد</w:delText>
          </w:r>
          <w:r w:rsidDel="0051224E">
            <w:rPr>
              <w:rtl/>
            </w:rPr>
            <w:delText xml:space="preserve"> کنند، تجز</w:delText>
          </w:r>
          <w:r w:rsidDel="0051224E">
            <w:rPr>
              <w:rFonts w:hint="cs"/>
              <w:rtl/>
            </w:rPr>
            <w:delText>ی</w:delText>
          </w:r>
          <w:r w:rsidDel="0051224E">
            <w:rPr>
              <w:rFonts w:hint="eastAsia"/>
              <w:rtl/>
            </w:rPr>
            <w:delText>ه‌وتحل</w:delText>
          </w:r>
          <w:r w:rsidDel="0051224E">
            <w:rPr>
              <w:rFonts w:hint="cs"/>
              <w:rtl/>
            </w:rPr>
            <w:delText>ی</w:delText>
          </w:r>
          <w:r w:rsidDel="0051224E">
            <w:rPr>
              <w:rFonts w:hint="eastAsia"/>
              <w:rtl/>
            </w:rPr>
            <w:delText>ل</w:delText>
          </w:r>
          <w:r w:rsidDel="0051224E">
            <w:rPr>
              <w:rtl/>
            </w:rPr>
            <w:delText xml:space="preserve"> با استفاده از </w:delText>
          </w:r>
          <w:r w:rsidDel="0051224E">
            <w:rPr>
              <w:rFonts w:hint="cs"/>
              <w:rtl/>
            </w:rPr>
            <w:delText>ی</w:delText>
          </w:r>
          <w:r w:rsidDel="0051224E">
            <w:rPr>
              <w:rFonts w:hint="eastAsia"/>
              <w:rtl/>
            </w:rPr>
            <w:delText>ادگ</w:delText>
          </w:r>
          <w:r w:rsidDel="0051224E">
            <w:rPr>
              <w:rFonts w:hint="cs"/>
              <w:rtl/>
            </w:rPr>
            <w:delText>ی</w:delText>
          </w:r>
          <w:r w:rsidDel="0051224E">
            <w:rPr>
              <w:rFonts w:hint="eastAsia"/>
              <w:rtl/>
            </w:rPr>
            <w:delText>ر</w:delText>
          </w:r>
          <w:r w:rsidDel="0051224E">
            <w:rPr>
              <w:rFonts w:hint="cs"/>
              <w:rtl/>
            </w:rPr>
            <w:delText>ی</w:delText>
          </w:r>
          <w:r w:rsidDel="0051224E">
            <w:rPr>
              <w:rtl/>
            </w:rPr>
            <w:delText xml:space="preserve"> ماش</w:delText>
          </w:r>
          <w:r w:rsidDel="0051224E">
            <w:rPr>
              <w:rFonts w:hint="cs"/>
              <w:rtl/>
            </w:rPr>
            <w:delText>ی</w:delText>
          </w:r>
          <w:r w:rsidDel="0051224E">
            <w:rPr>
              <w:rFonts w:hint="eastAsia"/>
              <w:rtl/>
            </w:rPr>
            <w:delText>ن</w:delText>
          </w:r>
          <w:r w:rsidDel="0051224E">
            <w:rPr>
              <w:rtl/>
            </w:rPr>
            <w:delText xml:space="preserve"> </w:delText>
          </w:r>
          <w:r w:rsidDel="0051224E">
            <w:rPr>
              <w:rFonts w:hint="cs"/>
              <w:rtl/>
            </w:rPr>
            <w:delText>ی</w:delText>
          </w:r>
          <w:r w:rsidDel="0051224E">
            <w:rPr>
              <w:rFonts w:hint="eastAsia"/>
              <w:rtl/>
            </w:rPr>
            <w:delText>ک</w:delText>
          </w:r>
          <w:r w:rsidDel="0051224E">
            <w:rPr>
              <w:rFonts w:hint="cs"/>
              <w:rtl/>
            </w:rPr>
            <w:delText>ی</w:delText>
          </w:r>
          <w:r w:rsidDel="0051224E">
            <w:rPr>
              <w:rtl/>
            </w:rPr>
            <w:delText xml:space="preserve"> از بهتر</w:delText>
          </w:r>
          <w:r w:rsidDel="0051224E">
            <w:rPr>
              <w:rFonts w:hint="cs"/>
              <w:rtl/>
            </w:rPr>
            <w:delText>ی</w:delText>
          </w:r>
          <w:r w:rsidDel="0051224E">
            <w:rPr>
              <w:rFonts w:hint="eastAsia"/>
              <w:rtl/>
            </w:rPr>
            <w:delText>ن</w:delText>
          </w:r>
          <w:r w:rsidDel="0051224E">
            <w:rPr>
              <w:rtl/>
            </w:rPr>
            <w:delText xml:space="preserve"> روش‌ها</w:delText>
          </w:r>
          <w:r w:rsidDel="0051224E">
            <w:rPr>
              <w:rFonts w:hint="cs"/>
              <w:rtl/>
            </w:rPr>
            <w:delText>ی</w:delText>
          </w:r>
          <w:r w:rsidDel="0051224E">
            <w:rPr>
              <w:rtl/>
            </w:rPr>
            <w:delText xml:space="preserve"> رس</w:delText>
          </w:r>
          <w:r w:rsidDel="0051224E">
            <w:rPr>
              <w:rFonts w:hint="cs"/>
              <w:rtl/>
            </w:rPr>
            <w:delText>ی</w:delText>
          </w:r>
          <w:r w:rsidDel="0051224E">
            <w:rPr>
              <w:rFonts w:hint="eastAsia"/>
              <w:rtl/>
            </w:rPr>
            <w:delText>دگ</w:delText>
          </w:r>
          <w:r w:rsidDel="0051224E">
            <w:rPr>
              <w:rFonts w:hint="cs"/>
              <w:rtl/>
            </w:rPr>
            <w:delText>ی</w:delText>
          </w:r>
          <w:r w:rsidDel="0051224E">
            <w:rPr>
              <w:rtl/>
            </w:rPr>
            <w:delText xml:space="preserve"> گروه‌ها</w:delText>
          </w:r>
          <w:r w:rsidDel="0051224E">
            <w:rPr>
              <w:rFonts w:hint="cs"/>
              <w:rtl/>
            </w:rPr>
            <w:delText>ی</w:delText>
          </w:r>
          <w:r w:rsidDel="0051224E">
            <w:rPr>
              <w:rtl/>
            </w:rPr>
            <w:delText xml:space="preserve"> امن</w:delText>
          </w:r>
          <w:r w:rsidDel="0051224E">
            <w:rPr>
              <w:rFonts w:hint="cs"/>
              <w:rtl/>
            </w:rPr>
            <w:delText>ی</w:delText>
          </w:r>
          <w:r w:rsidDel="0051224E">
            <w:rPr>
              <w:rFonts w:hint="eastAsia"/>
              <w:rtl/>
            </w:rPr>
            <w:delText>ت</w:delText>
          </w:r>
          <w:r w:rsidDel="0051224E">
            <w:rPr>
              <w:rFonts w:hint="cs"/>
              <w:rtl/>
            </w:rPr>
            <w:delText>ی</w:delText>
          </w:r>
          <w:r w:rsidDel="0051224E">
            <w:rPr>
              <w:rtl/>
            </w:rPr>
            <w:delText xml:space="preserve"> به هزاران هشدار تهد</w:delText>
          </w:r>
          <w:r w:rsidDel="0051224E">
            <w:rPr>
              <w:rFonts w:hint="cs"/>
              <w:rtl/>
            </w:rPr>
            <w:delText>ی</w:delText>
          </w:r>
          <w:r w:rsidDel="0051224E">
            <w:rPr>
              <w:rFonts w:hint="eastAsia"/>
              <w:rtl/>
            </w:rPr>
            <w:delText>د</w:delText>
          </w:r>
          <w:r w:rsidDel="0051224E">
            <w:rPr>
              <w:rFonts w:hint="cs"/>
              <w:rtl/>
            </w:rPr>
            <w:delText>ی</w:delText>
          </w:r>
          <w:r w:rsidDel="0051224E">
            <w:rPr>
              <w:rtl/>
            </w:rPr>
            <w:delText xml:space="preserve"> است که شبکه‌ها روزانه در</w:delText>
          </w:r>
          <w:r w:rsidDel="0051224E">
            <w:rPr>
              <w:rFonts w:hint="cs"/>
              <w:rtl/>
            </w:rPr>
            <w:delText>ی</w:delText>
          </w:r>
          <w:r w:rsidDel="0051224E">
            <w:rPr>
              <w:rFonts w:hint="eastAsia"/>
              <w:rtl/>
            </w:rPr>
            <w:delText>افت</w:delText>
          </w:r>
          <w:r w:rsidDel="0051224E">
            <w:rPr>
              <w:rtl/>
            </w:rPr>
            <w:delText xml:space="preserve"> </w:delText>
          </w:r>
          <w:r w:rsidDel="0051224E">
            <w:rPr>
              <w:rFonts w:hint="eastAsia"/>
              <w:rtl/>
            </w:rPr>
            <w:delText>م</w:delText>
          </w:r>
          <w:r w:rsidDel="0051224E">
            <w:rPr>
              <w:rFonts w:hint="cs"/>
              <w:rtl/>
            </w:rPr>
            <w:delText>ی‌</w:delText>
          </w:r>
          <w:r w:rsidDel="0051224E">
            <w:rPr>
              <w:rFonts w:hint="eastAsia"/>
              <w:rtl/>
            </w:rPr>
            <w:delText>کنند</w:delText>
          </w:r>
          <w:r w:rsidDel="0051224E">
            <w:rPr>
              <w:rtl/>
            </w:rPr>
            <w:delText>.</w:delText>
          </w:r>
        </w:del>
      </w:ins>
    </w:p>
    <w:p w14:paraId="0344A359" w14:textId="77777777" w:rsidR="00324AB1" w:rsidRDefault="00324AB1" w:rsidP="00E2341D">
      <w:pPr>
        <w:rPr>
          <w:ins w:id="7075" w:author="Windows User" w:date="2017-10-08T01:43:00Z"/>
          <w:rtl/>
        </w:rPr>
      </w:pPr>
    </w:p>
    <w:p w14:paraId="7B3B497F" w14:textId="0DFA5B09" w:rsidR="00324AB1" w:rsidDel="0051224E" w:rsidRDefault="00324AB1" w:rsidP="00E2341D">
      <w:pPr>
        <w:rPr>
          <w:ins w:id="7076" w:author="Windows User" w:date="2017-10-08T01:43:00Z"/>
          <w:del w:id="7077" w:author="Mahmoud" w:date="2017-10-08T10:41:00Z"/>
          <w:rtl/>
        </w:rPr>
      </w:pPr>
      <w:ins w:id="7078" w:author="Windows User" w:date="2017-10-08T01:43:00Z">
        <w:del w:id="7079" w:author="Mahmoud" w:date="2017-10-08T10:41:00Z">
          <w:r w:rsidDel="0051224E">
            <w:rPr>
              <w:rFonts w:hint="eastAsia"/>
              <w:rtl/>
            </w:rPr>
            <w:delText>تحل</w:delText>
          </w:r>
          <w:r w:rsidDel="0051224E">
            <w:rPr>
              <w:rFonts w:hint="cs"/>
              <w:rtl/>
            </w:rPr>
            <w:delText>ی</w:delText>
          </w:r>
          <w:r w:rsidDel="0051224E">
            <w:rPr>
              <w:rFonts w:hint="eastAsia"/>
              <w:rtl/>
            </w:rPr>
            <w:delText>ل‌ها</w:delText>
          </w:r>
          <w:r w:rsidDel="0051224E">
            <w:rPr>
              <w:rFonts w:hint="cs"/>
              <w:rtl/>
            </w:rPr>
            <w:delText>ی</w:delText>
          </w:r>
          <w:r w:rsidDel="0051224E">
            <w:rPr>
              <w:rtl/>
            </w:rPr>
            <w:delText xml:space="preserve"> پو</w:delText>
          </w:r>
          <w:r w:rsidDel="0051224E">
            <w:rPr>
              <w:rFonts w:hint="cs"/>
              <w:rtl/>
            </w:rPr>
            <w:delText>ی</w:delText>
          </w:r>
          <w:r w:rsidDel="0051224E">
            <w:rPr>
              <w:rFonts w:hint="eastAsia"/>
              <w:rtl/>
            </w:rPr>
            <w:delText>ا</w:delText>
          </w:r>
        </w:del>
      </w:ins>
    </w:p>
    <w:p w14:paraId="338C54CC" w14:textId="3A860E8C" w:rsidR="00324AB1" w:rsidDel="0051224E" w:rsidRDefault="00324AB1" w:rsidP="00E2341D">
      <w:pPr>
        <w:rPr>
          <w:ins w:id="7080" w:author="Windows User" w:date="2017-10-08T01:43:00Z"/>
          <w:rtl/>
        </w:rPr>
      </w:pPr>
      <w:moveFromRangeStart w:id="7081" w:author="Mahmoud" w:date="2017-10-08T10:41:00Z" w:name="move495222646"/>
      <w:moveFrom w:id="7082" w:author="Mahmoud" w:date="2017-10-08T10:41:00Z">
        <w:ins w:id="7083" w:author="Windows User" w:date="2017-10-08T01:43:00Z">
          <w:r w:rsidDel="0051224E">
            <w:rPr>
              <w:rFonts w:hint="eastAsia"/>
              <w:rtl/>
            </w:rPr>
            <w:t>اگر</w:t>
          </w:r>
          <w:r w:rsidDel="0051224E">
            <w:rPr>
              <w:rtl/>
            </w:rPr>
            <w:t xml:space="preserve"> </w:t>
          </w:r>
          <w:r w:rsidDel="0051224E">
            <w:rPr>
              <w:rFonts w:hint="cs"/>
              <w:rtl/>
            </w:rPr>
            <w:t>ی</w:t>
          </w:r>
          <w:r w:rsidDel="0051224E">
            <w:rPr>
              <w:rFonts w:hint="eastAsia"/>
              <w:rtl/>
            </w:rPr>
            <w:t>ک</w:t>
          </w:r>
          <w:r w:rsidDel="0051224E">
            <w:rPr>
              <w:rtl/>
            </w:rPr>
            <w:t xml:space="preserve"> پرونده مشکوک نتواند از طر</w:t>
          </w:r>
          <w:r w:rsidDel="0051224E">
            <w:rPr>
              <w:rFonts w:hint="cs"/>
              <w:rtl/>
            </w:rPr>
            <w:t>ی</w:t>
          </w:r>
          <w:r w:rsidDel="0051224E">
            <w:rPr>
              <w:rFonts w:hint="eastAsia"/>
              <w:rtl/>
            </w:rPr>
            <w:t>ق</w:t>
          </w:r>
          <w:r w:rsidDel="0051224E">
            <w:rPr>
              <w:rtl/>
            </w:rPr>
            <w:t xml:space="preserve"> تجز</w:t>
          </w:r>
          <w:r w:rsidDel="0051224E">
            <w:rPr>
              <w:rFonts w:hint="cs"/>
              <w:rtl/>
            </w:rPr>
            <w:t>ی</w:t>
          </w:r>
          <w:r w:rsidDel="0051224E">
            <w:rPr>
              <w:rFonts w:hint="eastAsia"/>
              <w:rtl/>
            </w:rPr>
            <w:t>ه‌وتحل</w:t>
          </w:r>
          <w:r w:rsidDel="0051224E">
            <w:rPr>
              <w:rFonts w:hint="cs"/>
              <w:rtl/>
            </w:rPr>
            <w:t>ی</w:t>
          </w:r>
          <w:r w:rsidDel="0051224E">
            <w:rPr>
              <w:rFonts w:hint="eastAsia"/>
              <w:rtl/>
            </w:rPr>
            <w:t>ل</w:t>
          </w:r>
          <w:r w:rsidDel="0051224E">
            <w:rPr>
              <w:rtl/>
            </w:rPr>
            <w:t xml:space="preserve"> ا</w:t>
          </w:r>
          <w:r w:rsidDel="0051224E">
            <w:rPr>
              <w:rFonts w:hint="cs"/>
              <w:rtl/>
            </w:rPr>
            <w:t>ی</w:t>
          </w:r>
          <w:r w:rsidDel="0051224E">
            <w:rPr>
              <w:rFonts w:hint="eastAsia"/>
              <w:rtl/>
            </w:rPr>
            <w:t>ستا</w:t>
          </w:r>
          <w:r w:rsidDel="0051224E">
            <w:rPr>
              <w:rtl/>
            </w:rPr>
            <w:t xml:space="preserve"> مد</w:t>
          </w:r>
          <w:r w:rsidDel="0051224E">
            <w:rPr>
              <w:rFonts w:hint="cs"/>
              <w:rtl/>
            </w:rPr>
            <w:t>ی</w:t>
          </w:r>
          <w:r w:rsidDel="0051224E">
            <w:rPr>
              <w:rFonts w:hint="eastAsia"/>
              <w:rtl/>
            </w:rPr>
            <w:t>ر</w:t>
          </w:r>
          <w:r w:rsidDel="0051224E">
            <w:rPr>
              <w:rFonts w:hint="cs"/>
              <w:rtl/>
            </w:rPr>
            <w:t>ی</w:t>
          </w:r>
          <w:r w:rsidDel="0051224E">
            <w:rPr>
              <w:rFonts w:hint="eastAsia"/>
              <w:rtl/>
            </w:rPr>
            <w:t>ت</w:t>
          </w:r>
          <w:r w:rsidDel="0051224E">
            <w:rPr>
              <w:rtl/>
            </w:rPr>
            <w:t xml:space="preserve"> شود، با</w:t>
          </w:r>
          <w:r w:rsidDel="0051224E">
            <w:rPr>
              <w:rFonts w:hint="cs"/>
              <w:rtl/>
            </w:rPr>
            <w:t>ی</w:t>
          </w:r>
          <w:r w:rsidDel="0051224E">
            <w:rPr>
              <w:rFonts w:hint="eastAsia"/>
              <w:rtl/>
            </w:rPr>
            <w:t>د</w:t>
          </w:r>
          <w:r w:rsidDel="0051224E">
            <w:rPr>
              <w:rtl/>
            </w:rPr>
            <w:t xml:space="preserve"> جزئ</w:t>
          </w:r>
          <w:r w:rsidDel="0051224E">
            <w:rPr>
              <w:rFonts w:hint="cs"/>
              <w:rtl/>
            </w:rPr>
            <w:t>ی</w:t>
          </w:r>
          <w:r w:rsidDel="0051224E">
            <w:rPr>
              <w:rFonts w:hint="eastAsia"/>
              <w:rtl/>
            </w:rPr>
            <w:t>ات</w:t>
          </w:r>
          <w:r w:rsidDel="0051224E">
            <w:rPr>
              <w:rtl/>
            </w:rPr>
            <w:t xml:space="preserve"> ب</w:t>
          </w:r>
          <w:r w:rsidDel="0051224E">
            <w:rPr>
              <w:rFonts w:hint="cs"/>
              <w:rtl/>
            </w:rPr>
            <w:t>ی</w:t>
          </w:r>
          <w:r w:rsidDel="0051224E">
            <w:rPr>
              <w:rFonts w:hint="eastAsia"/>
              <w:rtl/>
            </w:rPr>
            <w:t>شتر</w:t>
          </w:r>
          <w:r w:rsidDel="0051224E">
            <w:rPr>
              <w:rFonts w:hint="cs"/>
              <w:rtl/>
            </w:rPr>
            <w:t>ی</w:t>
          </w:r>
          <w:r w:rsidDel="0051224E">
            <w:rPr>
              <w:rtl/>
            </w:rPr>
            <w:t xml:space="preserve"> از آن همراه با رفتار م</w:t>
          </w:r>
          <w:r w:rsidDel="0051224E">
            <w:rPr>
              <w:rFonts w:hint="cs"/>
              <w:rtl/>
            </w:rPr>
            <w:t>ی</w:t>
          </w:r>
          <w:r w:rsidDel="0051224E">
            <w:rPr>
              <w:rFonts w:hint="eastAsia"/>
              <w:rtl/>
            </w:rPr>
            <w:t>زبان</w:t>
          </w:r>
          <w:r w:rsidDel="0051224E">
            <w:rPr>
              <w:rtl/>
            </w:rPr>
            <w:t xml:space="preserve"> و شبکه مورد بررس</w:t>
          </w:r>
          <w:r w:rsidDel="0051224E">
            <w:rPr>
              <w:rFonts w:hint="cs"/>
              <w:rtl/>
            </w:rPr>
            <w:t>ی</w:t>
          </w:r>
          <w:r w:rsidDel="0051224E">
            <w:rPr>
              <w:rtl/>
            </w:rPr>
            <w:t xml:space="preserve"> قرار گ</w:t>
          </w:r>
          <w:r w:rsidDel="0051224E">
            <w:rPr>
              <w:rFonts w:hint="cs"/>
              <w:rtl/>
            </w:rPr>
            <w:t>ی</w:t>
          </w:r>
          <w:r w:rsidDel="0051224E">
            <w:rPr>
              <w:rFonts w:hint="eastAsia"/>
              <w:rtl/>
            </w:rPr>
            <w:t>رد</w:t>
          </w:r>
          <w:r w:rsidDel="0051224E">
            <w:rPr>
              <w:rtl/>
            </w:rPr>
            <w:t>. آنچه عموماً به‌عنوان «تحل</w:t>
          </w:r>
          <w:r w:rsidDel="0051224E">
            <w:rPr>
              <w:rFonts w:hint="cs"/>
              <w:rtl/>
            </w:rPr>
            <w:t>ی</w:t>
          </w:r>
          <w:r w:rsidDel="0051224E">
            <w:rPr>
              <w:rFonts w:hint="eastAsia"/>
              <w:rtl/>
            </w:rPr>
            <w:t>ل</w:t>
          </w:r>
          <w:r w:rsidDel="0051224E">
            <w:rPr>
              <w:rtl/>
            </w:rPr>
            <w:t xml:space="preserve"> پو</w:t>
          </w:r>
          <w:r w:rsidDel="0051224E">
            <w:rPr>
              <w:rFonts w:hint="cs"/>
              <w:rtl/>
            </w:rPr>
            <w:t>ی</w:t>
          </w:r>
          <w:r w:rsidDel="0051224E">
            <w:rPr>
              <w:rFonts w:hint="eastAsia"/>
              <w:rtl/>
            </w:rPr>
            <w:t>ا»</w:t>
          </w:r>
          <w:r w:rsidDel="0051224E">
            <w:rPr>
              <w:rtl/>
            </w:rPr>
            <w:t xml:space="preserve"> شناخته م</w:t>
          </w:r>
          <w:r w:rsidDel="0051224E">
            <w:rPr>
              <w:rFonts w:hint="cs"/>
              <w:rtl/>
            </w:rPr>
            <w:t>ی‌</w:t>
          </w:r>
          <w:r w:rsidDel="0051224E">
            <w:rPr>
              <w:rFonts w:hint="eastAsia"/>
              <w:rtl/>
            </w:rPr>
            <w:t>شود</w:t>
          </w:r>
          <w:r w:rsidDel="0051224E">
            <w:rPr>
              <w:rtl/>
            </w:rPr>
            <w:t xml:space="preserve"> معمولاً شامل ارسال </w:t>
          </w:r>
          <w:r w:rsidDel="0051224E">
            <w:rPr>
              <w:rFonts w:hint="cs"/>
              <w:rtl/>
            </w:rPr>
            <w:t>ی</w:t>
          </w:r>
          <w:r w:rsidDel="0051224E">
            <w:rPr>
              <w:rFonts w:hint="eastAsia"/>
              <w:rtl/>
            </w:rPr>
            <w:t>ک</w:t>
          </w:r>
          <w:r w:rsidDel="0051224E">
            <w:rPr>
              <w:rtl/>
            </w:rPr>
            <w:t xml:space="preserve"> نمونه مشکوک به </w:t>
          </w:r>
          <w:r w:rsidDel="0051224E">
            <w:rPr>
              <w:rFonts w:hint="cs"/>
              <w:rtl/>
            </w:rPr>
            <w:t>ی</w:t>
          </w:r>
          <w:r w:rsidDel="0051224E">
            <w:rPr>
              <w:rFonts w:hint="eastAsia"/>
              <w:rtl/>
            </w:rPr>
            <w:t>ک</w:t>
          </w:r>
          <w:r w:rsidDel="0051224E">
            <w:rPr>
              <w:rtl/>
            </w:rPr>
            <w:t xml:space="preserve"> مح</w:t>
          </w:r>
          <w:r w:rsidDel="0051224E">
            <w:rPr>
              <w:rFonts w:hint="cs"/>
              <w:rtl/>
            </w:rPr>
            <w:t>ی</w:t>
          </w:r>
          <w:r w:rsidDel="0051224E">
            <w:rPr>
              <w:rFonts w:hint="eastAsia"/>
              <w:rtl/>
            </w:rPr>
            <w:t>ط</w:t>
          </w:r>
          <w:r w:rsidDel="0051224E">
            <w:rPr>
              <w:rtl/>
            </w:rPr>
            <w:t xml:space="preserve"> مبتن</w:t>
          </w:r>
          <w:r w:rsidDel="0051224E">
            <w:rPr>
              <w:rFonts w:hint="cs"/>
              <w:rtl/>
            </w:rPr>
            <w:t>ی</w:t>
          </w:r>
          <w:r w:rsidDel="0051224E">
            <w:rPr>
              <w:rtl/>
            </w:rPr>
            <w:t xml:space="preserve"> بر ماش</w:t>
          </w:r>
          <w:r w:rsidDel="0051224E">
            <w:rPr>
              <w:rFonts w:hint="cs"/>
              <w:rtl/>
            </w:rPr>
            <w:t>ی</w:t>
          </w:r>
          <w:r w:rsidDel="0051224E">
            <w:rPr>
              <w:rFonts w:hint="eastAsia"/>
              <w:rtl/>
            </w:rPr>
            <w:t>ن</w:t>
          </w:r>
          <w:r w:rsidDel="0051224E">
            <w:rPr>
              <w:rtl/>
            </w:rPr>
            <w:t xml:space="preserve"> مجاز</w:t>
          </w:r>
          <w:r w:rsidDel="0051224E">
            <w:rPr>
              <w:rFonts w:hint="cs"/>
              <w:rtl/>
            </w:rPr>
            <w:t>ی</w:t>
          </w:r>
          <w:r w:rsidDel="0051224E">
            <w:rPr>
              <w:rtl/>
            </w:rPr>
            <w:t xml:space="preserve"> </w:t>
          </w:r>
          <w:r w:rsidDel="0051224E">
            <w:rPr>
              <w:rFonts w:hint="eastAsia"/>
              <w:rtl/>
            </w:rPr>
            <w:t>و</w:t>
          </w:r>
          <w:r w:rsidDel="0051224E">
            <w:rPr>
              <w:rtl/>
            </w:rPr>
            <w:t xml:space="preserve"> سپس فعال کردن آن در </w:t>
          </w:r>
          <w:r w:rsidDel="0051224E">
            <w:rPr>
              <w:rFonts w:hint="cs"/>
              <w:rtl/>
            </w:rPr>
            <w:t>ی</w:t>
          </w:r>
          <w:r w:rsidDel="0051224E">
            <w:rPr>
              <w:rFonts w:hint="eastAsia"/>
              <w:rtl/>
            </w:rPr>
            <w:t>ک</w:t>
          </w:r>
          <w:r w:rsidDel="0051224E">
            <w:rPr>
              <w:rtl/>
            </w:rPr>
            <w:t xml:space="preserve"> مح</w:t>
          </w:r>
          <w:r w:rsidDel="0051224E">
            <w:rPr>
              <w:rFonts w:hint="cs"/>
              <w:rtl/>
            </w:rPr>
            <w:t>ی</w:t>
          </w:r>
          <w:r w:rsidDel="0051224E">
            <w:rPr>
              <w:rFonts w:hint="eastAsia"/>
              <w:rtl/>
            </w:rPr>
            <w:t>ط</w:t>
          </w:r>
          <w:r w:rsidDel="0051224E">
            <w:rPr>
              <w:rtl/>
            </w:rPr>
            <w:t xml:space="preserve"> کاملاً کنترل‌شده (بانام مستعار جعبه شن</w:t>
          </w:r>
          <w:r w:rsidDel="0051224E">
            <w:rPr>
              <w:rFonts w:hint="cs"/>
              <w:rtl/>
            </w:rPr>
            <w:t>ی</w:t>
          </w:r>
          <w:r w:rsidDel="0051224E">
            <w:rPr>
              <w:rtl/>
            </w:rPr>
            <w:t>) است که رفتار آن مشاهده م</w:t>
          </w:r>
          <w:r w:rsidDel="0051224E">
            <w:rPr>
              <w:rFonts w:hint="cs"/>
              <w:rtl/>
            </w:rPr>
            <w:t>ی‌</w:t>
          </w:r>
          <w:r w:rsidDel="0051224E">
            <w:rPr>
              <w:rFonts w:hint="eastAsia"/>
              <w:rtl/>
            </w:rPr>
            <w:t>شود</w:t>
          </w:r>
          <w:r w:rsidDel="0051224E">
            <w:rPr>
              <w:rtl/>
            </w:rPr>
            <w:t xml:space="preserve"> و از آن اطلاعات</w:t>
          </w:r>
          <w:r w:rsidDel="0051224E">
            <w:rPr>
              <w:rFonts w:hint="cs"/>
              <w:rtl/>
            </w:rPr>
            <w:t>ی</w:t>
          </w:r>
          <w:r w:rsidDel="0051224E">
            <w:rPr>
              <w:rtl/>
            </w:rPr>
            <w:t xml:space="preserve"> استخراج م</w:t>
          </w:r>
          <w:r w:rsidDel="0051224E">
            <w:rPr>
              <w:rFonts w:hint="cs"/>
              <w:rtl/>
            </w:rPr>
            <w:t>ی‌</w:t>
          </w:r>
          <w:r w:rsidDel="0051224E">
            <w:rPr>
              <w:rFonts w:hint="eastAsia"/>
              <w:rtl/>
            </w:rPr>
            <w:t>شود</w:t>
          </w:r>
          <w:r w:rsidDel="0051224E">
            <w:rPr>
              <w:rtl/>
            </w:rPr>
            <w:t>. در موارد پ</w:t>
          </w:r>
          <w:r w:rsidDel="0051224E">
            <w:rPr>
              <w:rFonts w:hint="cs"/>
              <w:rtl/>
            </w:rPr>
            <w:t>ی</w:t>
          </w:r>
          <w:r w:rsidDel="0051224E">
            <w:rPr>
              <w:rFonts w:hint="eastAsia"/>
              <w:rtl/>
            </w:rPr>
            <w:t>شرفته،</w:t>
          </w:r>
          <w:r w:rsidDel="0051224E">
            <w:rPr>
              <w:rtl/>
            </w:rPr>
            <w:t xml:space="preserve"> بدافزارها</w:t>
          </w:r>
          <w:r w:rsidDel="0051224E">
            <w:rPr>
              <w:rFonts w:hint="cs"/>
              <w:rtl/>
            </w:rPr>
            <w:t>ی</w:t>
          </w:r>
          <w:r w:rsidDel="0051224E">
            <w:rPr>
              <w:rtl/>
            </w:rPr>
            <w:t xml:space="preserve"> آگاه از ماش</w:t>
          </w:r>
          <w:r w:rsidDel="0051224E">
            <w:rPr>
              <w:rFonts w:hint="cs"/>
              <w:rtl/>
            </w:rPr>
            <w:t>ی</w:t>
          </w:r>
          <w:r w:rsidDel="0051224E">
            <w:rPr>
              <w:rFonts w:hint="eastAsia"/>
              <w:rtl/>
            </w:rPr>
            <w:t>ن</w:t>
          </w:r>
          <w:r w:rsidDel="0051224E">
            <w:rPr>
              <w:rtl/>
            </w:rPr>
            <w:t xml:space="preserve"> مجاز</w:t>
          </w:r>
          <w:r w:rsidDel="0051224E">
            <w:rPr>
              <w:rFonts w:hint="cs"/>
              <w:rtl/>
            </w:rPr>
            <w:t>ی</w:t>
          </w:r>
          <w:r w:rsidDel="0051224E">
            <w:rPr>
              <w:rFonts w:hint="eastAsia"/>
              <w:rtl/>
            </w:rPr>
            <w:t>،</w:t>
          </w:r>
          <w:r w:rsidDel="0051224E">
            <w:rPr>
              <w:rtl/>
            </w:rPr>
            <w:t xml:space="preserve"> ممکن است تجز</w:t>
          </w:r>
          <w:r w:rsidDel="0051224E">
            <w:rPr>
              <w:rFonts w:hint="cs"/>
              <w:rtl/>
            </w:rPr>
            <w:t>ی</w:t>
          </w:r>
          <w:r w:rsidDel="0051224E">
            <w:rPr>
              <w:rFonts w:hint="eastAsia"/>
              <w:rtl/>
            </w:rPr>
            <w:t>ه‌وتحل</w:t>
          </w:r>
          <w:r w:rsidDel="0051224E">
            <w:rPr>
              <w:rFonts w:hint="cs"/>
              <w:rtl/>
            </w:rPr>
            <w:t>ی</w:t>
          </w:r>
          <w:r w:rsidDel="0051224E">
            <w:rPr>
              <w:rFonts w:hint="eastAsia"/>
              <w:rtl/>
            </w:rPr>
            <w:t>ل</w:t>
          </w:r>
          <w:r w:rsidDel="0051224E">
            <w:rPr>
              <w:rtl/>
            </w:rPr>
            <w:t xml:space="preserve"> عم</w:t>
          </w:r>
          <w:r w:rsidDel="0051224E">
            <w:rPr>
              <w:rFonts w:hint="cs"/>
              <w:rtl/>
            </w:rPr>
            <w:t>ی</w:t>
          </w:r>
          <w:r w:rsidDel="0051224E">
            <w:rPr>
              <w:rFonts w:hint="eastAsia"/>
              <w:rtl/>
            </w:rPr>
            <w:t>ق‌تر</w:t>
          </w:r>
          <w:r w:rsidDel="0051224E">
            <w:rPr>
              <w:rFonts w:hint="cs"/>
              <w:rtl/>
            </w:rPr>
            <w:t>ی</w:t>
          </w:r>
          <w:r w:rsidDel="0051224E">
            <w:rPr>
              <w:rtl/>
            </w:rPr>
            <w:t xml:space="preserve"> لازم باشد. تجز</w:t>
          </w:r>
          <w:r w:rsidDel="0051224E">
            <w:rPr>
              <w:rFonts w:hint="cs"/>
              <w:rtl/>
            </w:rPr>
            <w:t>ی</w:t>
          </w:r>
          <w:r w:rsidDel="0051224E">
            <w:rPr>
              <w:rFonts w:hint="eastAsia"/>
              <w:rtl/>
            </w:rPr>
            <w:t>ه‌وتحل</w:t>
          </w:r>
          <w:r w:rsidDel="0051224E">
            <w:rPr>
              <w:rFonts w:hint="cs"/>
              <w:rtl/>
            </w:rPr>
            <w:t>ی</w:t>
          </w:r>
          <w:r w:rsidDel="0051224E">
            <w:rPr>
              <w:rFonts w:hint="eastAsia"/>
              <w:rtl/>
            </w:rPr>
            <w:t>ل</w:t>
          </w:r>
          <w:r w:rsidDel="0051224E">
            <w:rPr>
              <w:rtl/>
            </w:rPr>
            <w:t xml:space="preserve"> پو</w:t>
          </w:r>
          <w:r w:rsidDel="0051224E">
            <w:rPr>
              <w:rFonts w:hint="cs"/>
              <w:rtl/>
            </w:rPr>
            <w:t>ی</w:t>
          </w:r>
          <w:r w:rsidDel="0051224E">
            <w:rPr>
              <w:rFonts w:hint="eastAsia"/>
              <w:rtl/>
            </w:rPr>
            <w:t>ا</w:t>
          </w:r>
          <w:r w:rsidDel="0051224E">
            <w:rPr>
              <w:rtl/>
            </w:rPr>
            <w:t xml:space="preserve"> به‌خصوص در پ</w:t>
          </w:r>
          <w:r w:rsidDel="0051224E">
            <w:rPr>
              <w:rFonts w:hint="cs"/>
              <w:rtl/>
            </w:rPr>
            <w:t>ی</w:t>
          </w:r>
          <w:r w:rsidDel="0051224E">
            <w:rPr>
              <w:rFonts w:hint="eastAsia"/>
              <w:rtl/>
            </w:rPr>
            <w:t>دا</w:t>
          </w:r>
          <w:r w:rsidDel="0051224E">
            <w:rPr>
              <w:rtl/>
            </w:rPr>
            <w:t xml:space="preserve"> کردن بهره‌بردار</w:t>
          </w:r>
          <w:r w:rsidDel="0051224E">
            <w:rPr>
              <w:rFonts w:hint="cs"/>
              <w:rtl/>
            </w:rPr>
            <w:t>ی‌</w:t>
          </w:r>
          <w:r w:rsidDel="0051224E">
            <w:rPr>
              <w:rFonts w:hint="eastAsia"/>
              <w:rtl/>
            </w:rPr>
            <w:t>ها</w:t>
          </w:r>
          <w:r w:rsidDel="0051224E">
            <w:rPr>
              <w:rFonts w:hint="cs"/>
              <w:rtl/>
            </w:rPr>
            <w:t>ی</w:t>
          </w:r>
          <w:r w:rsidDel="0051224E">
            <w:rPr>
              <w:rtl/>
            </w:rPr>
            <w:t xml:space="preserve"> روز-صفرم در بدافزارها مناسب است</w:t>
          </w:r>
        </w:ins>
      </w:moveFrom>
    </w:p>
    <w:p w14:paraId="09343BAA" w14:textId="466F9C95" w:rsidR="00324AB1" w:rsidRPr="00324AB1" w:rsidDel="0051224E" w:rsidRDefault="00324AB1">
      <w:pPr>
        <w:rPr>
          <w:rPrChange w:id="7084" w:author="Windows User" w:date="2017-10-08T01:43:00Z">
            <w:rPr>
              <w:sz w:val="20"/>
              <w:szCs w:val="24"/>
            </w:rPr>
          </w:rPrChange>
        </w:rPr>
        <w:pPrChange w:id="7085" w:author="Windows User" w:date="2017-10-08T01:43:00Z">
          <w:pPr>
            <w:pStyle w:val="Heading2"/>
          </w:pPr>
        </w:pPrChange>
      </w:pPr>
      <w:moveFrom w:id="7086" w:author="Mahmoud" w:date="2017-10-08T10:41:00Z">
        <w:ins w:id="7087" w:author="Windows User" w:date="2017-10-08T01:43:00Z">
          <w:r w:rsidDel="0051224E">
            <w:rPr>
              <w:rFonts w:hint="eastAsia"/>
              <w:rtl/>
            </w:rPr>
            <w:t>ازآنجا</w:t>
          </w:r>
          <w:r w:rsidDel="0051224E">
            <w:rPr>
              <w:rtl/>
            </w:rPr>
            <w:t xml:space="preserve"> که تجز</w:t>
          </w:r>
          <w:r w:rsidDel="0051224E">
            <w:rPr>
              <w:rFonts w:hint="cs"/>
              <w:rtl/>
            </w:rPr>
            <w:t>ی</w:t>
          </w:r>
          <w:r w:rsidDel="0051224E">
            <w:rPr>
              <w:rFonts w:hint="eastAsia"/>
              <w:rtl/>
            </w:rPr>
            <w:t>ه‌وتحل</w:t>
          </w:r>
          <w:r w:rsidDel="0051224E">
            <w:rPr>
              <w:rFonts w:hint="cs"/>
              <w:rtl/>
            </w:rPr>
            <w:t>ی</w:t>
          </w:r>
          <w:r w:rsidDel="0051224E">
            <w:rPr>
              <w:rFonts w:hint="eastAsia"/>
              <w:rtl/>
            </w:rPr>
            <w:t>ل</w:t>
          </w:r>
          <w:r w:rsidDel="0051224E">
            <w:rPr>
              <w:rtl/>
            </w:rPr>
            <w:t xml:space="preserve"> ا</w:t>
          </w:r>
          <w:r w:rsidDel="0051224E">
            <w:rPr>
              <w:rFonts w:hint="cs"/>
              <w:rtl/>
            </w:rPr>
            <w:t>ی</w:t>
          </w:r>
          <w:r w:rsidDel="0051224E">
            <w:rPr>
              <w:rFonts w:hint="eastAsia"/>
              <w:rtl/>
            </w:rPr>
            <w:t>ستا</w:t>
          </w:r>
          <w:r w:rsidDel="0051224E">
            <w:rPr>
              <w:rtl/>
            </w:rPr>
            <w:t xml:space="preserve"> و </w:t>
          </w:r>
          <w:r w:rsidDel="0051224E">
            <w:rPr>
              <w:rFonts w:hint="cs"/>
              <w:rtl/>
            </w:rPr>
            <w:t>ی</w:t>
          </w:r>
          <w:r w:rsidDel="0051224E">
            <w:rPr>
              <w:rFonts w:hint="eastAsia"/>
              <w:rtl/>
            </w:rPr>
            <w:t>ادگ</w:t>
          </w:r>
          <w:r w:rsidDel="0051224E">
            <w:rPr>
              <w:rFonts w:hint="cs"/>
              <w:rtl/>
            </w:rPr>
            <w:t>ی</w:t>
          </w:r>
          <w:r w:rsidDel="0051224E">
            <w:rPr>
              <w:rFonts w:hint="eastAsia"/>
              <w:rtl/>
            </w:rPr>
            <w:t>ر</w:t>
          </w:r>
          <w:r w:rsidDel="0051224E">
            <w:rPr>
              <w:rFonts w:hint="cs"/>
              <w:rtl/>
            </w:rPr>
            <w:t>ی</w:t>
          </w:r>
          <w:r w:rsidDel="0051224E">
            <w:rPr>
              <w:rtl/>
            </w:rPr>
            <w:t xml:space="preserve"> ماش</w:t>
          </w:r>
          <w:r w:rsidDel="0051224E">
            <w:rPr>
              <w:rFonts w:hint="cs"/>
              <w:rtl/>
            </w:rPr>
            <w:t>ی</w:t>
          </w:r>
          <w:r w:rsidDel="0051224E">
            <w:rPr>
              <w:rFonts w:hint="eastAsia"/>
              <w:rtl/>
            </w:rPr>
            <w:t>ن</w:t>
          </w:r>
          <w:r w:rsidDel="0051224E">
            <w:rPr>
              <w:rtl/>
            </w:rPr>
            <w:t xml:space="preserve"> هر دو ن</w:t>
          </w:r>
          <w:r w:rsidDel="0051224E">
            <w:rPr>
              <w:rFonts w:hint="cs"/>
              <w:rtl/>
            </w:rPr>
            <w:t>ی</w:t>
          </w:r>
          <w:r w:rsidDel="0051224E">
            <w:rPr>
              <w:rFonts w:hint="eastAsia"/>
              <w:rtl/>
            </w:rPr>
            <w:t>از</w:t>
          </w:r>
          <w:r w:rsidDel="0051224E">
            <w:rPr>
              <w:rtl/>
            </w:rPr>
            <w:t xml:space="preserve"> به درجه‌ا</w:t>
          </w:r>
          <w:r w:rsidDel="0051224E">
            <w:rPr>
              <w:rFonts w:hint="cs"/>
              <w:rtl/>
            </w:rPr>
            <w:t>ی</w:t>
          </w:r>
          <w:r w:rsidDel="0051224E">
            <w:rPr>
              <w:rtl/>
            </w:rPr>
            <w:t xml:space="preserve"> از آشنا</w:t>
          </w:r>
          <w:r w:rsidDel="0051224E">
            <w:rPr>
              <w:rFonts w:hint="cs"/>
              <w:rtl/>
            </w:rPr>
            <w:t>یی</w:t>
          </w:r>
          <w:r w:rsidDel="0051224E">
            <w:rPr>
              <w:rtl/>
            </w:rPr>
            <w:t xml:space="preserve"> قبل</w:t>
          </w:r>
          <w:r w:rsidDel="0051224E">
            <w:rPr>
              <w:rFonts w:hint="cs"/>
              <w:rtl/>
            </w:rPr>
            <w:t>ی</w:t>
          </w:r>
          <w:r w:rsidDel="0051224E">
            <w:rPr>
              <w:rtl/>
            </w:rPr>
            <w:t xml:space="preserve"> با بدافزار دارند، برا</w:t>
          </w:r>
          <w:r w:rsidDel="0051224E">
            <w:rPr>
              <w:rFonts w:hint="cs"/>
              <w:rtl/>
            </w:rPr>
            <w:t>ی</w:t>
          </w:r>
          <w:r w:rsidDel="0051224E">
            <w:rPr>
              <w:rtl/>
            </w:rPr>
            <w:t xml:space="preserve"> آن‌ها شناسا</w:t>
          </w:r>
          <w:r w:rsidDel="0051224E">
            <w:rPr>
              <w:rFonts w:hint="cs"/>
              <w:rtl/>
            </w:rPr>
            <w:t>یی</w:t>
          </w:r>
          <w:r w:rsidDel="0051224E">
            <w:rPr>
              <w:rtl/>
            </w:rPr>
            <w:t xml:space="preserve"> فعال</w:t>
          </w:r>
          <w:r w:rsidDel="0051224E">
            <w:rPr>
              <w:rFonts w:hint="cs"/>
              <w:rtl/>
            </w:rPr>
            <w:t>ی</w:t>
          </w:r>
          <w:r w:rsidDel="0051224E">
            <w:rPr>
              <w:rFonts w:hint="eastAsia"/>
              <w:rtl/>
            </w:rPr>
            <w:t>ت‌ها</w:t>
          </w:r>
          <w:r w:rsidDel="0051224E">
            <w:rPr>
              <w:rFonts w:hint="cs"/>
              <w:rtl/>
            </w:rPr>
            <w:t>ی</w:t>
          </w:r>
          <w:r w:rsidDel="0051224E">
            <w:rPr>
              <w:rtl/>
            </w:rPr>
            <w:t xml:space="preserve"> مخرب کاملاً جد</w:t>
          </w:r>
          <w:r w:rsidDel="0051224E">
            <w:rPr>
              <w:rFonts w:hint="cs"/>
              <w:rtl/>
            </w:rPr>
            <w:t>ی</w:t>
          </w:r>
          <w:r w:rsidDel="0051224E">
            <w:rPr>
              <w:rFonts w:hint="eastAsia"/>
              <w:rtl/>
            </w:rPr>
            <w:t>د</w:t>
          </w:r>
          <w:r w:rsidDel="0051224E">
            <w:rPr>
              <w:rtl/>
            </w:rPr>
            <w:t xml:space="preserve"> دشوار است. چالش تجز</w:t>
          </w:r>
          <w:r w:rsidDel="0051224E">
            <w:rPr>
              <w:rFonts w:hint="cs"/>
              <w:rtl/>
            </w:rPr>
            <w:t>ی</w:t>
          </w:r>
          <w:r w:rsidDel="0051224E">
            <w:rPr>
              <w:rFonts w:hint="eastAsia"/>
              <w:rtl/>
            </w:rPr>
            <w:t>ه‌وتحل</w:t>
          </w:r>
          <w:r w:rsidDel="0051224E">
            <w:rPr>
              <w:rFonts w:hint="cs"/>
              <w:rtl/>
            </w:rPr>
            <w:t>ی</w:t>
          </w:r>
          <w:r w:rsidDel="0051224E">
            <w:rPr>
              <w:rFonts w:hint="eastAsia"/>
              <w:rtl/>
            </w:rPr>
            <w:t>ل</w:t>
          </w:r>
          <w:r w:rsidDel="0051224E">
            <w:rPr>
              <w:rtl/>
            </w:rPr>
            <w:t xml:space="preserve"> پو</w:t>
          </w:r>
          <w:r w:rsidDel="0051224E">
            <w:rPr>
              <w:rFonts w:hint="cs"/>
              <w:rtl/>
            </w:rPr>
            <w:t>ی</w:t>
          </w:r>
          <w:r w:rsidDel="0051224E">
            <w:rPr>
              <w:rFonts w:hint="eastAsia"/>
              <w:rtl/>
            </w:rPr>
            <w:t>ا</w:t>
          </w:r>
          <w:r w:rsidDel="0051224E">
            <w:rPr>
              <w:rtl/>
            </w:rPr>
            <w:t xml:space="preserve"> مق</w:t>
          </w:r>
          <w:r w:rsidDel="0051224E">
            <w:rPr>
              <w:rFonts w:hint="cs"/>
              <w:rtl/>
            </w:rPr>
            <w:t>ی</w:t>
          </w:r>
          <w:r w:rsidDel="0051224E">
            <w:rPr>
              <w:rFonts w:hint="eastAsia"/>
              <w:rtl/>
            </w:rPr>
            <w:t>اس‌پذ</w:t>
          </w:r>
          <w:r w:rsidDel="0051224E">
            <w:rPr>
              <w:rFonts w:hint="cs"/>
              <w:rtl/>
            </w:rPr>
            <w:t>ی</w:t>
          </w:r>
          <w:r w:rsidDel="0051224E">
            <w:rPr>
              <w:rFonts w:hint="eastAsia"/>
              <w:rtl/>
            </w:rPr>
            <w:t>ر</w:t>
          </w:r>
          <w:r w:rsidDel="0051224E">
            <w:rPr>
              <w:rFonts w:hint="cs"/>
              <w:rtl/>
            </w:rPr>
            <w:t>ی</w:t>
          </w:r>
          <w:r w:rsidDel="0051224E">
            <w:rPr>
              <w:rtl/>
            </w:rPr>
            <w:t xml:space="preserve"> آن است که ن</w:t>
          </w:r>
          <w:r w:rsidDel="0051224E">
            <w:rPr>
              <w:rFonts w:hint="cs"/>
              <w:rtl/>
            </w:rPr>
            <w:t>ی</w:t>
          </w:r>
          <w:r w:rsidDel="0051224E">
            <w:rPr>
              <w:rFonts w:hint="eastAsia"/>
              <w:rtl/>
            </w:rPr>
            <w:t>از</w:t>
          </w:r>
          <w:r w:rsidDel="0051224E">
            <w:rPr>
              <w:rtl/>
            </w:rPr>
            <w:t xml:space="preserve"> به محاسبات عظ</w:t>
          </w:r>
          <w:r w:rsidDel="0051224E">
            <w:rPr>
              <w:rFonts w:hint="cs"/>
              <w:rtl/>
            </w:rPr>
            <w:t>ی</w:t>
          </w:r>
          <w:r w:rsidDel="0051224E">
            <w:rPr>
              <w:rFonts w:hint="eastAsia"/>
              <w:rtl/>
            </w:rPr>
            <w:t>م،</w:t>
          </w:r>
          <w:r w:rsidDel="0051224E">
            <w:rPr>
              <w:rtl/>
            </w:rPr>
            <w:t xml:space="preserve"> ذخ</w:t>
          </w:r>
          <w:r w:rsidDel="0051224E">
            <w:rPr>
              <w:rFonts w:hint="cs"/>
              <w:rtl/>
            </w:rPr>
            <w:t>ی</w:t>
          </w:r>
          <w:r w:rsidDel="0051224E">
            <w:rPr>
              <w:rFonts w:hint="eastAsia"/>
              <w:rtl/>
            </w:rPr>
            <w:t>ره‌ساز</w:t>
          </w:r>
          <w:r w:rsidDel="0051224E">
            <w:rPr>
              <w:rFonts w:hint="cs"/>
              <w:rtl/>
            </w:rPr>
            <w:t>ی</w:t>
          </w:r>
          <w:r w:rsidDel="0051224E">
            <w:rPr>
              <w:rtl/>
            </w:rPr>
            <w:t xml:space="preserve"> و خودکارساز</w:t>
          </w:r>
          <w:r w:rsidDel="0051224E">
            <w:rPr>
              <w:rFonts w:hint="cs"/>
              <w:rtl/>
            </w:rPr>
            <w:t>ی</w:t>
          </w:r>
          <w:r w:rsidDel="0051224E">
            <w:rPr>
              <w:rtl/>
            </w:rPr>
            <w:t xml:space="preserve"> دارد. گ</w:t>
          </w:r>
          <w:r w:rsidDel="0051224E">
            <w:rPr>
              <w:rFonts w:hint="eastAsia"/>
              <w:rtl/>
            </w:rPr>
            <w:t>فته</w:t>
          </w:r>
          <w:r w:rsidDel="0051224E">
            <w:rPr>
              <w:rtl/>
            </w:rPr>
            <w:t xml:space="preserve"> م</w:t>
          </w:r>
          <w:r w:rsidDel="0051224E">
            <w:rPr>
              <w:rFonts w:hint="cs"/>
              <w:rtl/>
            </w:rPr>
            <w:t>ی‌</w:t>
          </w:r>
          <w:r w:rsidDel="0051224E">
            <w:rPr>
              <w:rFonts w:hint="eastAsia"/>
              <w:rtl/>
            </w:rPr>
            <w:t>شود</w:t>
          </w:r>
          <w:r w:rsidDel="0051224E">
            <w:rPr>
              <w:rtl/>
            </w:rPr>
            <w:t xml:space="preserve"> اگر هر دو تجز</w:t>
          </w:r>
          <w:r w:rsidDel="0051224E">
            <w:rPr>
              <w:rFonts w:hint="cs"/>
              <w:rtl/>
            </w:rPr>
            <w:t>ی</w:t>
          </w:r>
          <w:r w:rsidDel="0051224E">
            <w:rPr>
              <w:rFonts w:hint="eastAsia"/>
              <w:rtl/>
            </w:rPr>
            <w:t>ه‌وتحل</w:t>
          </w:r>
          <w:r w:rsidDel="0051224E">
            <w:rPr>
              <w:rFonts w:hint="cs"/>
              <w:rtl/>
            </w:rPr>
            <w:t>ی</w:t>
          </w:r>
          <w:r w:rsidDel="0051224E">
            <w:rPr>
              <w:rFonts w:hint="eastAsia"/>
              <w:rtl/>
            </w:rPr>
            <w:t>ل</w:t>
          </w:r>
          <w:r w:rsidDel="0051224E">
            <w:rPr>
              <w:rtl/>
            </w:rPr>
            <w:t xml:space="preserve"> ا</w:t>
          </w:r>
          <w:r w:rsidDel="0051224E">
            <w:rPr>
              <w:rFonts w:hint="cs"/>
              <w:rtl/>
            </w:rPr>
            <w:t>ی</w:t>
          </w:r>
          <w:r w:rsidDel="0051224E">
            <w:rPr>
              <w:rFonts w:hint="eastAsia"/>
              <w:rtl/>
            </w:rPr>
            <w:t>ستا</w:t>
          </w:r>
          <w:r w:rsidDel="0051224E">
            <w:rPr>
              <w:rtl/>
            </w:rPr>
            <w:t xml:space="preserve"> و </w:t>
          </w:r>
          <w:r w:rsidDel="0051224E">
            <w:rPr>
              <w:rFonts w:hint="cs"/>
              <w:rtl/>
            </w:rPr>
            <w:t>ی</w:t>
          </w:r>
          <w:r w:rsidDel="0051224E">
            <w:rPr>
              <w:rFonts w:hint="eastAsia"/>
              <w:rtl/>
            </w:rPr>
            <w:t>ادگ</w:t>
          </w:r>
          <w:r w:rsidDel="0051224E">
            <w:rPr>
              <w:rFonts w:hint="cs"/>
              <w:rtl/>
            </w:rPr>
            <w:t>ی</w:t>
          </w:r>
          <w:r w:rsidDel="0051224E">
            <w:rPr>
              <w:rFonts w:hint="eastAsia"/>
              <w:rtl/>
            </w:rPr>
            <w:t>ر</w:t>
          </w:r>
          <w:r w:rsidDel="0051224E">
            <w:rPr>
              <w:rFonts w:hint="cs"/>
              <w:rtl/>
            </w:rPr>
            <w:t>ی</w:t>
          </w:r>
          <w:r w:rsidDel="0051224E">
            <w:rPr>
              <w:rtl/>
            </w:rPr>
            <w:t xml:space="preserve"> ماش</w:t>
          </w:r>
          <w:r w:rsidDel="0051224E">
            <w:rPr>
              <w:rFonts w:hint="cs"/>
              <w:rtl/>
            </w:rPr>
            <w:t>ی</w:t>
          </w:r>
          <w:r w:rsidDel="0051224E">
            <w:rPr>
              <w:rFonts w:hint="eastAsia"/>
              <w:rtl/>
            </w:rPr>
            <w:t>ن</w:t>
          </w:r>
          <w:r w:rsidDel="0051224E">
            <w:rPr>
              <w:rtl/>
            </w:rPr>
            <w:t xml:space="preserve"> انجام‌شده باشد آن‌ها به‌ احتمال ‌ز</w:t>
          </w:r>
          <w:r w:rsidDel="0051224E">
            <w:rPr>
              <w:rFonts w:hint="cs"/>
              <w:rtl/>
            </w:rPr>
            <w:t>ی</w:t>
          </w:r>
          <w:r w:rsidDel="0051224E">
            <w:rPr>
              <w:rFonts w:hint="eastAsia"/>
              <w:rtl/>
            </w:rPr>
            <w:t>اد</w:t>
          </w:r>
          <w:r w:rsidDel="0051224E">
            <w:rPr>
              <w:rtl/>
            </w:rPr>
            <w:t xml:space="preserve"> بخش عمده‌ا</w:t>
          </w:r>
          <w:r w:rsidDel="0051224E">
            <w:rPr>
              <w:rFonts w:hint="cs"/>
              <w:rtl/>
            </w:rPr>
            <w:t>ی</w:t>
          </w:r>
          <w:r w:rsidDel="0051224E">
            <w:rPr>
              <w:rtl/>
            </w:rPr>
            <w:t xml:space="preserve"> از بدافزارها را شناسا</w:t>
          </w:r>
          <w:r w:rsidDel="0051224E">
            <w:rPr>
              <w:rFonts w:hint="cs"/>
              <w:rtl/>
            </w:rPr>
            <w:t>یی</w:t>
          </w:r>
          <w:r w:rsidDel="0051224E">
            <w:rPr>
              <w:rtl/>
            </w:rPr>
            <w:t xml:space="preserve"> کرده‌اند. تجز</w:t>
          </w:r>
          <w:r w:rsidDel="0051224E">
            <w:rPr>
              <w:rFonts w:hint="cs"/>
              <w:rtl/>
            </w:rPr>
            <w:t>ی</w:t>
          </w:r>
          <w:r w:rsidDel="0051224E">
            <w:rPr>
              <w:rFonts w:hint="eastAsia"/>
              <w:rtl/>
            </w:rPr>
            <w:t>ه‌وتحل</w:t>
          </w:r>
          <w:r w:rsidDel="0051224E">
            <w:rPr>
              <w:rFonts w:hint="cs"/>
              <w:rtl/>
            </w:rPr>
            <w:t>ی</w:t>
          </w:r>
          <w:r w:rsidDel="0051224E">
            <w:rPr>
              <w:rFonts w:hint="eastAsia"/>
              <w:rtl/>
            </w:rPr>
            <w:t>ل</w:t>
          </w:r>
          <w:r w:rsidDel="0051224E">
            <w:rPr>
              <w:rtl/>
            </w:rPr>
            <w:t xml:space="preserve"> پو</w:t>
          </w:r>
          <w:r w:rsidDel="0051224E">
            <w:rPr>
              <w:rFonts w:hint="cs"/>
              <w:rtl/>
            </w:rPr>
            <w:t>ی</w:t>
          </w:r>
          <w:r w:rsidDel="0051224E">
            <w:rPr>
              <w:rFonts w:hint="eastAsia"/>
              <w:rtl/>
            </w:rPr>
            <w:t>ا</w:t>
          </w:r>
          <w:r w:rsidDel="0051224E">
            <w:rPr>
              <w:rtl/>
            </w:rPr>
            <w:t xml:space="preserve"> تنها زمان</w:t>
          </w:r>
          <w:r w:rsidDel="0051224E">
            <w:rPr>
              <w:rFonts w:hint="cs"/>
              <w:rtl/>
            </w:rPr>
            <w:t>ی</w:t>
          </w:r>
          <w:r w:rsidDel="0051224E">
            <w:rPr>
              <w:rtl/>
            </w:rPr>
            <w:t xml:space="preserve"> که به‌عنوان بخش</w:t>
          </w:r>
          <w:r w:rsidDel="0051224E">
            <w:rPr>
              <w:rFonts w:hint="cs"/>
              <w:rtl/>
            </w:rPr>
            <w:t>ی</w:t>
          </w:r>
          <w:r w:rsidDel="0051224E">
            <w:rPr>
              <w:rtl/>
            </w:rPr>
            <w:t xml:space="preserve"> از </w:t>
          </w:r>
          <w:r w:rsidDel="0051224E">
            <w:rPr>
              <w:rFonts w:hint="cs"/>
              <w:rtl/>
            </w:rPr>
            <w:t>ی</w:t>
          </w:r>
          <w:r w:rsidDel="0051224E">
            <w:rPr>
              <w:rFonts w:hint="eastAsia"/>
              <w:rtl/>
            </w:rPr>
            <w:t>ک</w:t>
          </w:r>
          <w:r w:rsidDel="0051224E">
            <w:rPr>
              <w:rtl/>
            </w:rPr>
            <w:t xml:space="preserve"> سامانه‌</w:t>
          </w:r>
          <w:r w:rsidDel="0051224E">
            <w:rPr>
              <w:rFonts w:hint="cs"/>
              <w:rtl/>
            </w:rPr>
            <w:t>ی</w:t>
          </w:r>
          <w:r w:rsidDel="0051224E">
            <w:rPr>
              <w:rtl/>
            </w:rPr>
            <w:t xml:space="preserve"> خودکار مبتن</w:t>
          </w:r>
          <w:r w:rsidDel="0051224E">
            <w:rPr>
              <w:rFonts w:hint="cs"/>
              <w:rtl/>
            </w:rPr>
            <w:t>ی</w:t>
          </w:r>
          <w:r w:rsidDel="0051224E">
            <w:rPr>
              <w:rtl/>
            </w:rPr>
            <w:t xml:space="preserve"> بر ابر استفاده شود، به‌طور مؤثر بارِ مق</w:t>
          </w:r>
          <w:r w:rsidDel="0051224E">
            <w:rPr>
              <w:rFonts w:hint="cs"/>
              <w:rtl/>
            </w:rPr>
            <w:t>ی</w:t>
          </w:r>
          <w:r w:rsidDel="0051224E">
            <w:rPr>
              <w:rFonts w:hint="eastAsia"/>
              <w:rtl/>
            </w:rPr>
            <w:t>اس</w:t>
          </w:r>
          <w:r w:rsidDel="0051224E">
            <w:rPr>
              <w:rtl/>
            </w:rPr>
            <w:t xml:space="preserve"> و تلاش دست</w:t>
          </w:r>
          <w:r w:rsidDel="0051224E">
            <w:rPr>
              <w:rFonts w:hint="cs"/>
              <w:rtl/>
            </w:rPr>
            <w:t>ی</w:t>
          </w:r>
          <w:r w:rsidDel="0051224E">
            <w:rPr>
              <w:rtl/>
            </w:rPr>
            <w:t xml:space="preserve"> را حذف م</w:t>
          </w:r>
          <w:r w:rsidDel="0051224E">
            <w:rPr>
              <w:rFonts w:hint="cs"/>
              <w:rtl/>
            </w:rPr>
            <w:t>ی‌</w:t>
          </w:r>
          <w:r w:rsidDel="0051224E">
            <w:rPr>
              <w:rFonts w:hint="eastAsia"/>
              <w:rtl/>
            </w:rPr>
            <w:t>کند</w:t>
          </w:r>
          <w:r w:rsidDel="0051224E">
            <w:rPr>
              <w:rtl/>
            </w:rPr>
            <w:t>.</w:t>
          </w:r>
        </w:ins>
      </w:moveFrom>
    </w:p>
    <w:moveFromRangeEnd w:id="7081"/>
    <w:p w14:paraId="6C4AE072" w14:textId="14EF1D45" w:rsidR="00DD3BBD" w:rsidRDefault="008914B6" w:rsidP="00BD7962">
      <w:pPr>
        <w:pStyle w:val="Heading2"/>
        <w:rPr>
          <w:ins w:id="7088" w:author="Mahmoud" w:date="2017-10-08T10:41:00Z"/>
          <w:szCs w:val="32"/>
          <w:rtl/>
        </w:rPr>
      </w:pPr>
      <w:del w:id="7089" w:author="Windows User" w:date="2017-09-22T16:38:00Z">
        <w:r w:rsidRPr="00DA2843" w:rsidDel="00DA2843">
          <w:rPr>
            <w:szCs w:val="32"/>
            <w:rtl/>
            <w:rPrChange w:id="7090" w:author="Windows User" w:date="2017-09-22T16:38:00Z">
              <w:rPr>
                <w:sz w:val="20"/>
                <w:szCs w:val="24"/>
                <w:rtl/>
              </w:rPr>
            </w:rPrChange>
          </w:rPr>
          <w:delText>4</w:delText>
        </w:r>
      </w:del>
      <w:bookmarkStart w:id="7091" w:name="_Toc495715052"/>
      <w:ins w:id="7092" w:author="Windows User" w:date="2017-09-22T16:38:00Z">
        <w:r w:rsidR="00DA2843" w:rsidRPr="00DA2843">
          <w:rPr>
            <w:szCs w:val="32"/>
            <w:rtl/>
            <w:rPrChange w:id="7093" w:author="Windows User" w:date="2017-09-22T16:38:00Z">
              <w:rPr>
                <w:sz w:val="20"/>
                <w:szCs w:val="24"/>
                <w:rtl/>
              </w:rPr>
            </w:rPrChange>
          </w:rPr>
          <w:t>5</w:t>
        </w:r>
      </w:ins>
      <w:r w:rsidRPr="00DA2843">
        <w:rPr>
          <w:szCs w:val="32"/>
          <w:rtl/>
          <w:rPrChange w:id="7094" w:author="Windows User" w:date="2017-09-22T16:38:00Z">
            <w:rPr>
              <w:sz w:val="20"/>
              <w:szCs w:val="24"/>
              <w:rtl/>
            </w:rPr>
          </w:rPrChange>
        </w:rPr>
        <w:t>-2-</w:t>
      </w:r>
      <w:del w:id="7095" w:author="Mahmoud" w:date="2017-10-08T10:46:00Z">
        <w:r w:rsidR="00DD3BBD" w:rsidRPr="00DA2843" w:rsidDel="00E639AF">
          <w:rPr>
            <w:rFonts w:hint="eastAsia"/>
            <w:szCs w:val="32"/>
            <w:rtl/>
            <w:rPrChange w:id="7096" w:author="Windows User" w:date="2017-09-22T16:38:00Z">
              <w:rPr>
                <w:rFonts w:hint="eastAsia"/>
                <w:sz w:val="20"/>
                <w:szCs w:val="24"/>
                <w:rtl/>
              </w:rPr>
            </w:rPrChange>
          </w:rPr>
          <w:delText>روش</w:delText>
        </w:r>
        <w:r w:rsidR="00DD3BBD" w:rsidRPr="00DA2843" w:rsidDel="00E639AF">
          <w:rPr>
            <w:szCs w:val="32"/>
            <w:rtl/>
            <w:rPrChange w:id="7097" w:author="Windows User" w:date="2017-09-22T16:38:00Z">
              <w:rPr>
                <w:sz w:val="20"/>
                <w:szCs w:val="24"/>
                <w:rtl/>
              </w:rPr>
            </w:rPrChange>
          </w:rPr>
          <w:delText xml:space="preserve"> </w:delText>
        </w:r>
      </w:del>
      <w:ins w:id="7098" w:author="Mahmoud" w:date="2017-10-08T10:46:00Z">
        <w:r w:rsidR="00E639AF">
          <w:rPr>
            <w:rFonts w:hint="cs"/>
            <w:szCs w:val="32"/>
            <w:rtl/>
          </w:rPr>
          <w:t xml:space="preserve">تحلیل </w:t>
        </w:r>
      </w:ins>
      <w:r w:rsidR="00DD3BBD" w:rsidRPr="00DA2843">
        <w:rPr>
          <w:rFonts w:hint="eastAsia"/>
          <w:szCs w:val="32"/>
          <w:rtl/>
          <w:rPrChange w:id="7099" w:author="Windows User" w:date="2017-09-22T16:38:00Z">
            <w:rPr>
              <w:rFonts w:hint="eastAsia"/>
              <w:sz w:val="20"/>
              <w:szCs w:val="24"/>
              <w:rtl/>
            </w:rPr>
          </w:rPrChange>
        </w:rPr>
        <w:t>پو</w:t>
      </w:r>
      <w:r w:rsidR="00DD3BBD" w:rsidRPr="00DA2843">
        <w:rPr>
          <w:rFonts w:hint="cs"/>
          <w:szCs w:val="32"/>
          <w:rtl/>
          <w:rPrChange w:id="7100" w:author="Windows User" w:date="2017-09-22T16:38:00Z">
            <w:rPr>
              <w:rFonts w:hint="cs"/>
              <w:sz w:val="20"/>
              <w:szCs w:val="24"/>
              <w:rtl/>
            </w:rPr>
          </w:rPrChange>
        </w:rPr>
        <w:t>ی</w:t>
      </w:r>
      <w:r w:rsidR="00DD3BBD" w:rsidRPr="00DA2843">
        <w:rPr>
          <w:rFonts w:hint="eastAsia"/>
          <w:szCs w:val="32"/>
          <w:rtl/>
          <w:rPrChange w:id="7101" w:author="Windows User" w:date="2017-09-22T16:38:00Z">
            <w:rPr>
              <w:rFonts w:hint="eastAsia"/>
              <w:sz w:val="20"/>
              <w:szCs w:val="24"/>
              <w:rtl/>
            </w:rPr>
          </w:rPrChange>
        </w:rPr>
        <w:t>ا</w:t>
      </w:r>
      <w:bookmarkEnd w:id="7091"/>
    </w:p>
    <w:p w14:paraId="45FC41B5" w14:textId="6297D4D0" w:rsidR="0051224E" w:rsidRDefault="0051224E" w:rsidP="00E03C69">
      <w:pPr>
        <w:rPr>
          <w:rtl/>
        </w:rPr>
      </w:pPr>
      <w:moveToRangeStart w:id="7102" w:author="Mahmoud" w:date="2017-10-08T10:41:00Z" w:name="move495222646"/>
      <w:moveTo w:id="7103" w:author="Mahmoud" w:date="2017-10-08T10:41:00Z">
        <w:r>
          <w:rPr>
            <w:rFonts w:hint="eastAsia"/>
            <w:rtl/>
          </w:rPr>
          <w:t>اگر</w:t>
        </w:r>
        <w:r>
          <w:rPr>
            <w:rtl/>
          </w:rPr>
          <w:t xml:space="preserve"> </w:t>
        </w:r>
        <w:r>
          <w:rPr>
            <w:rFonts w:hint="cs"/>
            <w:rtl/>
          </w:rPr>
          <w:t>ی</w:t>
        </w:r>
        <w:r>
          <w:rPr>
            <w:rFonts w:hint="eastAsia"/>
            <w:rtl/>
          </w:rPr>
          <w:t>ک</w:t>
        </w:r>
        <w:r>
          <w:rPr>
            <w:rtl/>
          </w:rPr>
          <w:t xml:space="preserve"> </w:t>
        </w:r>
        <w:del w:id="7104" w:author="Mahmoud" w:date="2017-10-08T10:46:00Z">
          <w:r w:rsidDel="00E639AF">
            <w:rPr>
              <w:rtl/>
            </w:rPr>
            <w:delText>پرونده</w:delText>
          </w:r>
        </w:del>
      </w:moveTo>
      <w:ins w:id="7105" w:author="Mahmoud" w:date="2017-10-08T10:46:00Z">
        <w:r w:rsidR="00E639AF">
          <w:rPr>
            <w:rFonts w:hint="cs"/>
            <w:rtl/>
          </w:rPr>
          <w:t>فایل</w:t>
        </w:r>
      </w:ins>
      <w:moveTo w:id="7106" w:author="Mahmoud" w:date="2017-10-08T10:41:00Z">
        <w:r>
          <w:rPr>
            <w:rtl/>
          </w:rPr>
          <w:t xml:space="preserve"> مشکوک نتواند از طر</w:t>
        </w:r>
        <w:r>
          <w:rPr>
            <w:rFonts w:hint="cs"/>
            <w:rtl/>
          </w:rPr>
          <w:t>ی</w:t>
        </w:r>
        <w:r>
          <w:rPr>
            <w:rFonts w:hint="eastAsia"/>
            <w:rtl/>
          </w:rPr>
          <w:t>ق</w:t>
        </w:r>
        <w:r>
          <w:rPr>
            <w:rtl/>
          </w:rPr>
          <w:t xml:space="preserve"> </w:t>
        </w:r>
        <w:del w:id="7107" w:author="Mahmoud" w:date="2017-10-08T10:46:00Z">
          <w:r w:rsidDel="00E639AF">
            <w:rPr>
              <w:rtl/>
            </w:rPr>
            <w:delText>تجز</w:delText>
          </w:r>
          <w:r w:rsidDel="00E639AF">
            <w:rPr>
              <w:rFonts w:hint="cs"/>
              <w:rtl/>
            </w:rPr>
            <w:delText>ی</w:delText>
          </w:r>
          <w:r w:rsidDel="00E639AF">
            <w:rPr>
              <w:rFonts w:hint="eastAsia"/>
              <w:rtl/>
            </w:rPr>
            <w:delText>ه‌و</w:delText>
          </w:r>
        </w:del>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ستا</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شود، با</w:t>
        </w:r>
        <w:r>
          <w:rPr>
            <w:rFonts w:hint="cs"/>
            <w:rtl/>
          </w:rPr>
          <w:t>ی</w:t>
        </w:r>
        <w:r>
          <w:rPr>
            <w:rFonts w:hint="eastAsia"/>
            <w:rtl/>
          </w:rPr>
          <w:t>د</w:t>
        </w:r>
        <w:r>
          <w:rPr>
            <w:rtl/>
          </w:rPr>
          <w:t xml:space="preserve"> جزئ</w:t>
        </w:r>
        <w:r>
          <w:rPr>
            <w:rFonts w:hint="cs"/>
            <w:rtl/>
          </w:rPr>
          <w:t>ی</w:t>
        </w:r>
        <w:r>
          <w:rPr>
            <w:rFonts w:hint="eastAsia"/>
            <w:rtl/>
          </w:rPr>
          <w:t>ات</w:t>
        </w:r>
        <w:r>
          <w:rPr>
            <w:rtl/>
          </w:rPr>
          <w:t xml:space="preserve"> ب</w:t>
        </w:r>
        <w:r>
          <w:rPr>
            <w:rFonts w:hint="cs"/>
            <w:rtl/>
          </w:rPr>
          <w:t>ی</w:t>
        </w:r>
        <w:r>
          <w:rPr>
            <w:rFonts w:hint="eastAsia"/>
            <w:rtl/>
          </w:rPr>
          <w:t>شتر</w:t>
        </w:r>
        <w:r>
          <w:rPr>
            <w:rFonts w:hint="cs"/>
            <w:rtl/>
          </w:rPr>
          <w:t>ی</w:t>
        </w:r>
        <w:r>
          <w:rPr>
            <w:rtl/>
          </w:rPr>
          <w:t xml:space="preserve"> از آن همراه با رفتار م</w:t>
        </w:r>
        <w:r>
          <w:rPr>
            <w:rFonts w:hint="cs"/>
            <w:rtl/>
          </w:rPr>
          <w:t>ی</w:t>
        </w:r>
        <w:r>
          <w:rPr>
            <w:rFonts w:hint="eastAsia"/>
            <w:rtl/>
          </w:rPr>
          <w:t>زبان</w:t>
        </w:r>
        <w:r>
          <w:rPr>
            <w:rtl/>
          </w:rPr>
          <w:t xml:space="preserve"> و شبکه مورد بررس</w:t>
        </w:r>
        <w:r>
          <w:rPr>
            <w:rFonts w:hint="cs"/>
            <w:rtl/>
          </w:rPr>
          <w:t>ی</w:t>
        </w:r>
        <w:r>
          <w:rPr>
            <w:rtl/>
          </w:rPr>
          <w:t xml:space="preserve"> قرار گ</w:t>
        </w:r>
        <w:r>
          <w:rPr>
            <w:rFonts w:hint="cs"/>
            <w:rtl/>
          </w:rPr>
          <w:t>ی</w:t>
        </w:r>
        <w:r>
          <w:rPr>
            <w:rFonts w:hint="eastAsia"/>
            <w:rtl/>
          </w:rPr>
          <w:t>رد</w:t>
        </w:r>
        <w:r>
          <w:rPr>
            <w:rtl/>
          </w:rPr>
          <w:t>. آنچه</w:t>
        </w:r>
      </w:moveTo>
      <w:ins w:id="7108" w:author="Mahmoud" w:date="2017-10-08T10:47:00Z">
        <w:r w:rsidR="00E639AF">
          <w:rPr>
            <w:rFonts w:hint="cs"/>
            <w:rtl/>
          </w:rPr>
          <w:t xml:space="preserve"> </w:t>
        </w:r>
      </w:ins>
      <w:moveTo w:id="7109" w:author="Mahmoud" w:date="2017-10-08T10:41:00Z">
        <w:del w:id="7110" w:author="Mahmoud" w:date="2017-10-08T10:47:00Z">
          <w:r w:rsidDel="00E639AF">
            <w:rPr>
              <w:rtl/>
            </w:rPr>
            <w:delText xml:space="preserve"> عموماً </w:delText>
          </w:r>
        </w:del>
        <w:r>
          <w:rPr>
            <w:rtl/>
          </w:rPr>
          <w:t xml:space="preserve">به‌عنوان </w:t>
        </w:r>
        <w:del w:id="7111" w:author="Mahmoud" w:date="2017-10-08T10:47:00Z">
          <w:r w:rsidDel="00E639AF">
            <w:rPr>
              <w:rtl/>
            </w:rPr>
            <w:delText>«</w:delText>
          </w:r>
        </w:del>
        <w:r>
          <w:rPr>
            <w:rtl/>
          </w:rPr>
          <w:t>تحل</w:t>
        </w:r>
        <w:r>
          <w:rPr>
            <w:rFonts w:hint="cs"/>
            <w:rtl/>
          </w:rPr>
          <w:t>ی</w:t>
        </w:r>
        <w:r>
          <w:rPr>
            <w:rFonts w:hint="eastAsia"/>
            <w:rtl/>
          </w:rPr>
          <w:t>ل</w:t>
        </w:r>
        <w:r>
          <w:rPr>
            <w:rtl/>
          </w:rPr>
          <w:t xml:space="preserve"> پو</w:t>
        </w:r>
        <w:r>
          <w:rPr>
            <w:rFonts w:hint="cs"/>
            <w:rtl/>
          </w:rPr>
          <w:t>ی</w:t>
        </w:r>
        <w:r>
          <w:rPr>
            <w:rFonts w:hint="eastAsia"/>
            <w:rtl/>
          </w:rPr>
          <w:t>ا</w:t>
        </w:r>
        <w:del w:id="7112" w:author="Mahmoud" w:date="2017-10-08T10:47:00Z">
          <w:r w:rsidDel="00E639AF">
            <w:rPr>
              <w:rFonts w:hint="eastAsia"/>
              <w:rtl/>
            </w:rPr>
            <w:delText>»</w:delText>
          </w:r>
        </w:del>
        <w:r>
          <w:rPr>
            <w:rtl/>
          </w:rPr>
          <w:t xml:space="preserve"> شناخته م</w:t>
        </w:r>
        <w:r>
          <w:rPr>
            <w:rFonts w:hint="cs"/>
            <w:rtl/>
          </w:rPr>
          <w:t>ی‌</w:t>
        </w:r>
        <w:r>
          <w:rPr>
            <w:rFonts w:hint="eastAsia"/>
            <w:rtl/>
          </w:rPr>
          <w:t>شود</w:t>
        </w:r>
      </w:moveTo>
      <w:ins w:id="7113" w:author="Mahmoud" w:date="2017-10-08T10:47:00Z">
        <w:r w:rsidR="00E639AF">
          <w:rPr>
            <w:rFonts w:hint="cs"/>
            <w:rtl/>
          </w:rPr>
          <w:t>،</w:t>
        </w:r>
      </w:ins>
      <w:moveTo w:id="7114" w:author="Mahmoud" w:date="2017-10-08T10:41:00Z">
        <w:r>
          <w:rPr>
            <w:rtl/>
          </w:rPr>
          <w:t xml:space="preserve"> معمولاً شامل ارسال </w:t>
        </w:r>
        <w:r>
          <w:rPr>
            <w:rFonts w:hint="cs"/>
            <w:rtl/>
          </w:rPr>
          <w:t>ی</w:t>
        </w:r>
        <w:r>
          <w:rPr>
            <w:rFonts w:hint="eastAsia"/>
            <w:rtl/>
          </w:rPr>
          <w:t>ک</w:t>
        </w:r>
        <w:r>
          <w:rPr>
            <w:rtl/>
          </w:rPr>
          <w:t xml:space="preserve"> نمونه مشکوک به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مبتن</w:t>
        </w:r>
        <w:r>
          <w:rPr>
            <w:rFonts w:hint="cs"/>
            <w:rtl/>
          </w:rPr>
          <w:t>ی</w:t>
        </w:r>
        <w:r>
          <w:rPr>
            <w:rtl/>
          </w:rPr>
          <w:t xml:space="preserve"> بر ماش</w:t>
        </w:r>
        <w:r>
          <w:rPr>
            <w:rFonts w:hint="cs"/>
            <w:rtl/>
          </w:rPr>
          <w:t>ی</w:t>
        </w:r>
        <w:r>
          <w:rPr>
            <w:rFonts w:hint="eastAsia"/>
            <w:rtl/>
          </w:rPr>
          <w:t>ن</w:t>
        </w:r>
        <w:r>
          <w:rPr>
            <w:rtl/>
          </w:rPr>
          <w:t xml:space="preserve"> مجاز</w:t>
        </w:r>
        <w:r>
          <w:rPr>
            <w:rFonts w:hint="cs"/>
            <w:rtl/>
          </w:rPr>
          <w:t>ی</w:t>
        </w:r>
        <w:r>
          <w:rPr>
            <w:rtl/>
          </w:rPr>
          <w:t xml:space="preserve"> </w:t>
        </w:r>
        <w:r>
          <w:rPr>
            <w:rFonts w:hint="eastAsia"/>
            <w:rtl/>
          </w:rPr>
          <w:t>و</w:t>
        </w:r>
        <w:r>
          <w:rPr>
            <w:rtl/>
          </w:rPr>
          <w:t xml:space="preserve"> سپس فعال کردن آن در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کاملا</w:t>
        </w:r>
        <w:del w:id="7115" w:author="Mahmoud" w:date="2017-10-08T10:47:00Z">
          <w:r w:rsidDel="00E639AF">
            <w:rPr>
              <w:rtl/>
            </w:rPr>
            <w:delText>ً</w:delText>
          </w:r>
        </w:del>
        <w:r>
          <w:rPr>
            <w:rtl/>
          </w:rPr>
          <w:t xml:space="preserve"> کنترل‌شده</w:t>
        </w:r>
        <w:del w:id="7116" w:author="Mahmoud" w:date="2017-10-08T10:47:00Z">
          <w:r w:rsidDel="00E639AF">
            <w:rPr>
              <w:rtl/>
            </w:rPr>
            <w:delText xml:space="preserve"> (بانام مستعار جعبه شن</w:delText>
          </w:r>
          <w:r w:rsidDel="00E639AF">
            <w:rPr>
              <w:rFonts w:hint="cs"/>
              <w:rtl/>
            </w:rPr>
            <w:delText>ی</w:delText>
          </w:r>
          <w:r w:rsidDel="00E639AF">
            <w:rPr>
              <w:rtl/>
            </w:rPr>
            <w:delText>)</w:delText>
          </w:r>
        </w:del>
      </w:moveTo>
      <w:ins w:id="7117" w:author="Mahmoud" w:date="2017-10-08T10:47:00Z">
        <w:r w:rsidR="00E639AF" w:rsidRPr="00E2341D">
          <w:rPr>
            <w:rStyle w:val="FootnoteReference"/>
            <w:rtl/>
          </w:rPr>
          <w:footnoteReference w:id="76"/>
        </w:r>
      </w:ins>
      <w:moveTo w:id="7119" w:author="Mahmoud" w:date="2017-10-08T10:41:00Z">
        <w:r>
          <w:rPr>
            <w:rtl/>
          </w:rPr>
          <w:t xml:space="preserve"> است که رفتار آن مشاهده م</w:t>
        </w:r>
        <w:r>
          <w:rPr>
            <w:rFonts w:hint="cs"/>
            <w:rtl/>
          </w:rPr>
          <w:t>ی‌</w:t>
        </w:r>
        <w:r>
          <w:rPr>
            <w:rFonts w:hint="eastAsia"/>
            <w:rtl/>
          </w:rPr>
          <w:t>شود</w:t>
        </w:r>
        <w:r>
          <w:rPr>
            <w:rtl/>
          </w:rPr>
          <w:t xml:space="preserve"> و از آن اطلاعات</w:t>
        </w:r>
        <w:r>
          <w:rPr>
            <w:rFonts w:hint="cs"/>
            <w:rtl/>
          </w:rPr>
          <w:t>ی</w:t>
        </w:r>
        <w:r>
          <w:rPr>
            <w:rtl/>
          </w:rPr>
          <w:t xml:space="preserve"> استخراج م</w:t>
        </w:r>
        <w:r>
          <w:rPr>
            <w:rFonts w:hint="cs"/>
            <w:rtl/>
          </w:rPr>
          <w:t>ی‌</w:t>
        </w:r>
      </w:moveTo>
      <w:ins w:id="7120" w:author="Mahmoud" w:date="2017-10-08T10:48:00Z">
        <w:r w:rsidR="00E639AF">
          <w:rPr>
            <w:rFonts w:hint="cs"/>
            <w:rtl/>
          </w:rPr>
          <w:t>گرد</w:t>
        </w:r>
      </w:ins>
      <w:moveTo w:id="7121" w:author="Mahmoud" w:date="2017-10-08T10:41:00Z">
        <w:del w:id="7122" w:author="Mahmoud" w:date="2017-10-08T10:48:00Z">
          <w:r w:rsidDel="00E639AF">
            <w:rPr>
              <w:rFonts w:hint="eastAsia"/>
              <w:rtl/>
            </w:rPr>
            <w:delText>شو</w:delText>
          </w:r>
        </w:del>
        <w:r>
          <w:rPr>
            <w:rFonts w:hint="eastAsia"/>
            <w:rtl/>
          </w:rPr>
          <w:t>د</w:t>
        </w:r>
        <w:r>
          <w:rPr>
            <w:rtl/>
          </w:rPr>
          <w:t>. در موارد پ</w:t>
        </w:r>
        <w:r>
          <w:rPr>
            <w:rFonts w:hint="cs"/>
            <w:rtl/>
          </w:rPr>
          <w:t>ی</w:t>
        </w:r>
        <w:del w:id="7123" w:author="Mahmoud" w:date="2017-10-08T10:48:00Z">
          <w:r w:rsidDel="00E639AF">
            <w:rPr>
              <w:rFonts w:hint="eastAsia"/>
              <w:rtl/>
            </w:rPr>
            <w:delText>شرفته</w:delText>
          </w:r>
        </w:del>
      </w:moveTo>
      <w:ins w:id="7124" w:author="Mahmoud" w:date="2017-10-08T10:48:00Z">
        <w:r w:rsidR="00E639AF">
          <w:rPr>
            <w:rFonts w:hint="cs"/>
            <w:rtl/>
          </w:rPr>
          <w:t xml:space="preserve">چیده </w:t>
        </w:r>
      </w:ins>
      <w:moveTo w:id="7125" w:author="Mahmoud" w:date="2017-10-08T10:41:00Z">
        <w:r>
          <w:rPr>
            <w:rFonts w:hint="eastAsia"/>
            <w:rtl/>
          </w:rPr>
          <w:t>،</w:t>
        </w:r>
      </w:moveTo>
      <w:ins w:id="7126" w:author="Mahmoud" w:date="2017-10-08T10:48:00Z">
        <w:r w:rsidR="00E639AF">
          <w:rPr>
            <w:rFonts w:hint="cs"/>
            <w:rtl/>
          </w:rPr>
          <w:t>زمانی که</w:t>
        </w:r>
      </w:ins>
      <w:moveTo w:id="7127" w:author="Mahmoud" w:date="2017-10-08T10:41:00Z">
        <w:r>
          <w:rPr>
            <w:rtl/>
          </w:rPr>
          <w:t xml:space="preserve"> </w:t>
        </w:r>
        <w:del w:id="7128" w:author="Mahmoud" w:date="2017-10-08T10:48:00Z">
          <w:r w:rsidDel="00E639AF">
            <w:rPr>
              <w:rtl/>
            </w:rPr>
            <w:delText>ب</w:delText>
          </w:r>
        </w:del>
        <w:r>
          <w:rPr>
            <w:rtl/>
          </w:rPr>
          <w:t>د</w:t>
        </w:r>
      </w:moveTo>
      <w:ins w:id="7129" w:author="Mahmoud" w:date="2017-10-08T10:48:00Z">
        <w:r w:rsidR="00E639AF">
          <w:rPr>
            <w:rFonts w:hint="cs"/>
            <w:rtl/>
          </w:rPr>
          <w:t>ژ</w:t>
        </w:r>
      </w:ins>
      <w:moveTo w:id="7130" w:author="Mahmoud" w:date="2017-10-08T10:41:00Z">
        <w:r>
          <w:rPr>
            <w:rtl/>
          </w:rPr>
          <w:t>افزار</w:t>
        </w:r>
      </w:moveTo>
      <w:ins w:id="7131" w:author="Mahmoud" w:date="2017-10-08T10:48:00Z">
        <w:r w:rsidR="00E639AF">
          <w:rPr>
            <w:rFonts w:hint="cs"/>
            <w:rtl/>
          </w:rPr>
          <w:t xml:space="preserve"> بتواند تشخیص دهد که محیط اجرا یک محیط واقعی نیست بلکه </w:t>
        </w:r>
      </w:ins>
      <w:moveTo w:id="7132" w:author="Mahmoud" w:date="2017-10-08T10:41:00Z">
        <w:del w:id="7133" w:author="Mahmoud" w:date="2017-10-08T10:49:00Z">
          <w:r w:rsidDel="00E639AF">
            <w:rPr>
              <w:rtl/>
            </w:rPr>
            <w:delText>ها</w:delText>
          </w:r>
          <w:r w:rsidDel="00E639AF">
            <w:rPr>
              <w:rFonts w:hint="cs"/>
              <w:rtl/>
            </w:rPr>
            <w:delText>ی</w:delText>
          </w:r>
          <w:r w:rsidDel="00E639AF">
            <w:rPr>
              <w:rtl/>
            </w:rPr>
            <w:delText xml:space="preserve"> آگاه </w:delText>
          </w:r>
        </w:del>
      </w:moveTo>
      <w:ins w:id="7134" w:author="Mahmoud" w:date="2017-10-08T10:49:00Z">
        <w:r w:rsidR="00E639AF">
          <w:rPr>
            <w:rFonts w:hint="cs"/>
            <w:rtl/>
          </w:rPr>
          <w:t xml:space="preserve">یک </w:t>
        </w:r>
      </w:ins>
      <w:moveTo w:id="7135" w:author="Mahmoud" w:date="2017-10-08T10:41:00Z">
        <w:del w:id="7136" w:author="Mahmoud" w:date="2017-10-08T10:49:00Z">
          <w:r w:rsidDel="00E639AF">
            <w:rPr>
              <w:rtl/>
            </w:rPr>
            <w:delText xml:space="preserve">از </w:delText>
          </w:r>
        </w:del>
        <w:r>
          <w:rPr>
            <w:rtl/>
          </w:rPr>
          <w:t>ماش</w:t>
        </w:r>
        <w:r>
          <w:rPr>
            <w:rFonts w:hint="cs"/>
            <w:rtl/>
          </w:rPr>
          <w:t>ی</w:t>
        </w:r>
        <w:r>
          <w:rPr>
            <w:rFonts w:hint="eastAsia"/>
            <w:rtl/>
          </w:rPr>
          <w:t>ن</w:t>
        </w:r>
        <w:r>
          <w:rPr>
            <w:rtl/>
          </w:rPr>
          <w:t xml:space="preserve"> مجاز</w:t>
        </w:r>
        <w:r>
          <w:rPr>
            <w:rFonts w:hint="cs"/>
            <w:rtl/>
          </w:rPr>
          <w:t>ی</w:t>
        </w:r>
      </w:moveTo>
      <w:ins w:id="7137" w:author="Mahmoud" w:date="2017-10-08T10:49:00Z">
        <w:r w:rsidR="00E639AF">
          <w:rPr>
            <w:rFonts w:hint="cs"/>
            <w:rtl/>
          </w:rPr>
          <w:t xml:space="preserve"> است</w:t>
        </w:r>
      </w:ins>
      <w:moveTo w:id="7138" w:author="Mahmoud" w:date="2017-10-08T10:41:00Z">
        <w:del w:id="7139" w:author="Mahmoud" w:date="2017-10-08T10:49:00Z">
          <w:r w:rsidDel="00E639AF">
            <w:rPr>
              <w:rFonts w:hint="eastAsia"/>
              <w:rtl/>
            </w:rPr>
            <w:delText>،</w:delText>
          </w:r>
        </w:del>
      </w:moveTo>
      <w:ins w:id="7140" w:author="Mahmoud" w:date="2017-10-08T10:49:00Z">
        <w:r w:rsidR="00E639AF">
          <w:rPr>
            <w:rFonts w:hint="cs"/>
            <w:rtl/>
          </w:rPr>
          <w:t>؛</w:t>
        </w:r>
      </w:ins>
      <w:moveTo w:id="7141" w:author="Mahmoud" w:date="2017-10-08T10:41:00Z">
        <w:r>
          <w:rPr>
            <w:rtl/>
          </w:rPr>
          <w:t xml:space="preserve"> ممکن است</w:t>
        </w:r>
      </w:moveTo>
      <w:ins w:id="7142" w:author="Mahmoud" w:date="2017-10-08T10:49:00Z">
        <w:r w:rsidR="00E639AF">
          <w:rPr>
            <w:rFonts w:hint="cs"/>
            <w:rtl/>
          </w:rPr>
          <w:t xml:space="preserve"> </w:t>
        </w:r>
      </w:ins>
      <w:moveTo w:id="7143" w:author="Mahmoud" w:date="2017-10-08T10:41:00Z">
        <w:del w:id="7144" w:author="Mahmoud" w:date="2017-10-08T10:49:00Z">
          <w:r w:rsidDel="00E639AF">
            <w:rPr>
              <w:rtl/>
            </w:rPr>
            <w:delText xml:space="preserve"> تجز</w:delText>
          </w:r>
          <w:r w:rsidDel="00E639AF">
            <w:rPr>
              <w:rFonts w:hint="cs"/>
              <w:rtl/>
            </w:rPr>
            <w:delText>ی</w:delText>
          </w:r>
          <w:r w:rsidDel="00E639AF">
            <w:rPr>
              <w:rFonts w:hint="eastAsia"/>
              <w:rtl/>
            </w:rPr>
            <w:delText>ه‌و</w:delText>
          </w:r>
        </w:del>
        <w:r>
          <w:rPr>
            <w:rFonts w:hint="eastAsia"/>
            <w:rtl/>
          </w:rPr>
          <w:t>تحل</w:t>
        </w:r>
        <w:r>
          <w:rPr>
            <w:rFonts w:hint="cs"/>
            <w:rtl/>
          </w:rPr>
          <w:t>ی</w:t>
        </w:r>
        <w:r>
          <w:rPr>
            <w:rFonts w:hint="eastAsia"/>
            <w:rtl/>
          </w:rPr>
          <w:t>ل</w:t>
        </w:r>
        <w:r>
          <w:rPr>
            <w:rtl/>
          </w:rPr>
          <w:t xml:space="preserve"> عم</w:t>
        </w:r>
        <w:r>
          <w:rPr>
            <w:rFonts w:hint="cs"/>
            <w:rtl/>
          </w:rPr>
          <w:t>ی</w:t>
        </w:r>
        <w:r>
          <w:rPr>
            <w:rFonts w:hint="eastAsia"/>
            <w:rtl/>
          </w:rPr>
          <w:t>ق‌تر</w:t>
        </w:r>
        <w:r>
          <w:rPr>
            <w:rFonts w:hint="cs"/>
            <w:rtl/>
          </w:rPr>
          <w:t>ی</w:t>
        </w:r>
        <w:r>
          <w:rPr>
            <w:rtl/>
          </w:rPr>
          <w:t xml:space="preserve"> لازم باشد. </w:t>
        </w:r>
        <w:del w:id="7145" w:author="Mahmoud" w:date="2017-10-08T10:49:00Z">
          <w:r w:rsidDel="00E639AF">
            <w:rPr>
              <w:rtl/>
            </w:rPr>
            <w:delText>تجز</w:delText>
          </w:r>
          <w:r w:rsidDel="00E639AF">
            <w:rPr>
              <w:rFonts w:hint="cs"/>
              <w:rtl/>
            </w:rPr>
            <w:delText>ی</w:delText>
          </w:r>
          <w:r w:rsidDel="00E639AF">
            <w:rPr>
              <w:rFonts w:hint="eastAsia"/>
              <w:rtl/>
            </w:rPr>
            <w:delText>ه‌و</w:delText>
          </w:r>
        </w:del>
        <w:r>
          <w:rPr>
            <w:rFonts w:hint="eastAsia"/>
            <w:rtl/>
          </w:rPr>
          <w:t>تحل</w:t>
        </w:r>
        <w:r>
          <w:rPr>
            <w:rFonts w:hint="cs"/>
            <w:rtl/>
          </w:rPr>
          <w:t>ی</w:t>
        </w:r>
        <w:r>
          <w:rPr>
            <w:rFonts w:hint="eastAsia"/>
            <w:rtl/>
          </w:rPr>
          <w:t>ل</w:t>
        </w:r>
        <w:r>
          <w:rPr>
            <w:rtl/>
          </w:rPr>
          <w:t xml:space="preserve"> پو</w:t>
        </w:r>
        <w:r>
          <w:rPr>
            <w:rFonts w:hint="cs"/>
            <w:rtl/>
          </w:rPr>
          <w:t>ی</w:t>
        </w:r>
        <w:r>
          <w:rPr>
            <w:rFonts w:hint="eastAsia"/>
            <w:rtl/>
          </w:rPr>
          <w:t>ا</w:t>
        </w:r>
        <w:r>
          <w:rPr>
            <w:rtl/>
          </w:rPr>
          <w:t xml:space="preserve"> به</w:t>
        </w:r>
      </w:moveTo>
      <w:ins w:id="7146" w:author="Mahmoud" w:date="2017-10-08T10:49:00Z">
        <w:r w:rsidR="00E639AF">
          <w:rPr>
            <w:rFonts w:hint="cs"/>
            <w:rtl/>
          </w:rPr>
          <w:t xml:space="preserve"> طور خاص</w:t>
        </w:r>
      </w:ins>
      <w:moveTo w:id="7147" w:author="Mahmoud" w:date="2017-10-08T10:41:00Z">
        <w:del w:id="7148" w:author="Mahmoud" w:date="2017-10-08T10:49:00Z">
          <w:r w:rsidDel="00E639AF">
            <w:rPr>
              <w:rtl/>
            </w:rPr>
            <w:delText xml:space="preserve">‌خصوص </w:delText>
          </w:r>
        </w:del>
        <w:r>
          <w:rPr>
            <w:rtl/>
          </w:rPr>
          <w:t>در پ</w:t>
        </w:r>
        <w:r>
          <w:rPr>
            <w:rFonts w:hint="cs"/>
            <w:rtl/>
          </w:rPr>
          <w:t>ی</w:t>
        </w:r>
        <w:r>
          <w:rPr>
            <w:rFonts w:hint="eastAsia"/>
            <w:rtl/>
          </w:rPr>
          <w:t>دا</w:t>
        </w:r>
        <w:r>
          <w:rPr>
            <w:rtl/>
          </w:rPr>
          <w:t xml:space="preserve"> کردن بهره‌بردار</w:t>
        </w:r>
        <w:r>
          <w:rPr>
            <w:rFonts w:hint="cs"/>
            <w:rtl/>
          </w:rPr>
          <w:t>ی‌</w:t>
        </w:r>
        <w:r>
          <w:rPr>
            <w:rFonts w:hint="eastAsia"/>
            <w:rtl/>
          </w:rPr>
          <w:t>ها</w:t>
        </w:r>
        <w:r>
          <w:rPr>
            <w:rFonts w:hint="cs"/>
            <w:rtl/>
          </w:rPr>
          <w:t>ی</w:t>
        </w:r>
        <w:r>
          <w:rPr>
            <w:rtl/>
          </w:rPr>
          <w:t xml:space="preserve"> روز-صفرم در </w:t>
        </w:r>
        <w:del w:id="7149" w:author="Mahmoud" w:date="2017-10-08T10:50:00Z">
          <w:r w:rsidDel="00E639AF">
            <w:rPr>
              <w:rtl/>
            </w:rPr>
            <w:delText>بدا</w:delText>
          </w:r>
        </w:del>
      </w:moveTo>
      <w:ins w:id="7150" w:author="Mahmoud" w:date="2017-10-08T10:50:00Z">
        <w:r w:rsidR="00E639AF">
          <w:rPr>
            <w:rFonts w:hint="cs"/>
            <w:rtl/>
          </w:rPr>
          <w:t>دژا</w:t>
        </w:r>
      </w:ins>
      <w:moveTo w:id="7151" w:author="Mahmoud" w:date="2017-10-08T10:41:00Z">
        <w:r>
          <w:rPr>
            <w:rtl/>
          </w:rPr>
          <w:t>فزارها مناسب است.</w:t>
        </w:r>
      </w:moveTo>
    </w:p>
    <w:p w14:paraId="797198EA" w14:textId="77777777" w:rsidR="0051224E" w:rsidDel="00E639AF" w:rsidRDefault="0051224E" w:rsidP="0051224E">
      <w:pPr>
        <w:rPr>
          <w:del w:id="7152" w:author="Mahmoud" w:date="2017-10-08T10:50:00Z"/>
          <w:rtl/>
        </w:rPr>
      </w:pPr>
    </w:p>
    <w:p w14:paraId="160432E2" w14:textId="2C179581" w:rsidR="0051224E" w:rsidRPr="0082382A" w:rsidDel="00E639AF" w:rsidRDefault="0051224E" w:rsidP="00BD7962">
      <w:pPr>
        <w:rPr>
          <w:del w:id="7153" w:author="Mahmoud" w:date="2017-10-08T10:46:00Z"/>
        </w:rPr>
      </w:pPr>
      <w:moveTo w:id="7154" w:author="Mahmoud" w:date="2017-10-08T10:41:00Z">
        <w:r>
          <w:rPr>
            <w:rFonts w:hint="eastAsia"/>
            <w:rtl/>
          </w:rPr>
          <w:t>ازآنجا</w:t>
        </w:r>
        <w:r>
          <w:rPr>
            <w:rtl/>
          </w:rPr>
          <w:t xml:space="preserve"> که</w:t>
        </w:r>
      </w:moveTo>
      <w:ins w:id="7155" w:author="Mahmoud" w:date="2017-10-08T10:50:00Z">
        <w:r w:rsidR="00E639AF">
          <w:rPr>
            <w:rFonts w:hint="cs"/>
            <w:rtl/>
          </w:rPr>
          <w:t xml:space="preserve"> </w:t>
        </w:r>
      </w:ins>
      <w:moveTo w:id="7156" w:author="Mahmoud" w:date="2017-10-08T10:41:00Z">
        <w:del w:id="7157" w:author="Mahmoud" w:date="2017-10-08T10:50:00Z">
          <w:r w:rsidDel="00E639AF">
            <w:rPr>
              <w:rtl/>
            </w:rPr>
            <w:delText xml:space="preserve"> تجز</w:delText>
          </w:r>
          <w:r w:rsidDel="00E639AF">
            <w:rPr>
              <w:rFonts w:hint="cs"/>
              <w:rtl/>
            </w:rPr>
            <w:delText>ی</w:delText>
          </w:r>
          <w:r w:rsidDel="00E639AF">
            <w:rPr>
              <w:rFonts w:hint="eastAsia"/>
              <w:rtl/>
            </w:rPr>
            <w:delText>ه‌و</w:delText>
          </w:r>
        </w:del>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ستا</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هر دو ن</w:t>
        </w:r>
        <w:r>
          <w:rPr>
            <w:rFonts w:hint="cs"/>
            <w:rtl/>
          </w:rPr>
          <w:t>ی</w:t>
        </w:r>
        <w:r>
          <w:rPr>
            <w:rFonts w:hint="eastAsia"/>
            <w:rtl/>
          </w:rPr>
          <w:t>از</w:t>
        </w:r>
        <w:r>
          <w:rPr>
            <w:rtl/>
          </w:rPr>
          <w:t xml:space="preserve"> ب</w:t>
        </w:r>
      </w:moveTo>
      <w:ins w:id="7158" w:author="Mahmoud" w:date="2017-10-08T10:50:00Z">
        <w:r w:rsidR="00E639AF">
          <w:rPr>
            <w:rFonts w:hint="cs"/>
            <w:rtl/>
          </w:rPr>
          <w:t>ه</w:t>
        </w:r>
      </w:ins>
      <w:moveTo w:id="7159" w:author="Mahmoud" w:date="2017-10-08T10:41:00Z">
        <w:del w:id="7160" w:author="Mahmoud" w:date="2017-10-08T10:50:00Z">
          <w:r w:rsidDel="00E639AF">
            <w:rPr>
              <w:rtl/>
            </w:rPr>
            <w:delText>ه درجه‌ا</w:delText>
          </w:r>
          <w:r w:rsidDel="00E639AF">
            <w:rPr>
              <w:rFonts w:hint="cs"/>
              <w:rtl/>
            </w:rPr>
            <w:delText>ی</w:delText>
          </w:r>
          <w:r w:rsidDel="00E639AF">
            <w:rPr>
              <w:rtl/>
            </w:rPr>
            <w:delText xml:space="preserve"> از</w:delText>
          </w:r>
        </w:del>
        <w:r>
          <w:rPr>
            <w:rtl/>
          </w:rPr>
          <w:t xml:space="preserve"> آشنا</w:t>
        </w:r>
        <w:r>
          <w:rPr>
            <w:rFonts w:hint="cs"/>
            <w:rtl/>
          </w:rPr>
          <w:t>یی</w:t>
        </w:r>
        <w:r>
          <w:rPr>
            <w:rtl/>
          </w:rPr>
          <w:t xml:space="preserve"> قبل</w:t>
        </w:r>
        <w:r>
          <w:rPr>
            <w:rFonts w:hint="cs"/>
            <w:rtl/>
          </w:rPr>
          <w:t>ی</w:t>
        </w:r>
        <w:r>
          <w:rPr>
            <w:rtl/>
          </w:rPr>
          <w:t xml:space="preserve"> با</w:t>
        </w:r>
      </w:moveTo>
      <w:ins w:id="7161" w:author="Mahmoud" w:date="2017-10-08T10:50:00Z">
        <w:r w:rsidR="00E639AF">
          <w:rPr>
            <w:rFonts w:hint="cs"/>
            <w:rtl/>
          </w:rPr>
          <w:t xml:space="preserve"> آن خانواده از </w:t>
        </w:r>
      </w:ins>
      <w:moveTo w:id="7162" w:author="Mahmoud" w:date="2017-10-08T10:41:00Z">
        <w:del w:id="7163" w:author="Mahmoud" w:date="2017-10-08T10:50:00Z">
          <w:r w:rsidDel="00E639AF">
            <w:rPr>
              <w:rtl/>
            </w:rPr>
            <w:delText xml:space="preserve"> بد</w:delText>
          </w:r>
        </w:del>
      </w:moveTo>
      <w:ins w:id="7164" w:author="Mahmoud" w:date="2017-10-08T10:50:00Z">
        <w:r w:rsidR="00E639AF">
          <w:rPr>
            <w:rFonts w:hint="cs"/>
            <w:rtl/>
          </w:rPr>
          <w:t>دژ</w:t>
        </w:r>
      </w:ins>
      <w:moveTo w:id="7165" w:author="Mahmoud" w:date="2017-10-08T10:41:00Z">
        <w:r>
          <w:rPr>
            <w:rtl/>
          </w:rPr>
          <w:t>افزار دارند، برا</w:t>
        </w:r>
        <w:r>
          <w:rPr>
            <w:rFonts w:hint="cs"/>
            <w:rtl/>
          </w:rPr>
          <w:t>ی</w:t>
        </w:r>
        <w:r>
          <w:rPr>
            <w:rtl/>
          </w:rPr>
          <w:t xml:space="preserve"> آن‌ها شناسا</w:t>
        </w:r>
        <w:r>
          <w:rPr>
            <w:rFonts w:hint="cs"/>
            <w:rtl/>
          </w:rPr>
          <w:t>یی</w:t>
        </w:r>
        <w:r>
          <w:rPr>
            <w:rtl/>
          </w:rPr>
          <w:t xml:space="preserve"> فعال</w:t>
        </w:r>
        <w:r>
          <w:rPr>
            <w:rFonts w:hint="cs"/>
            <w:rtl/>
          </w:rPr>
          <w:t>ی</w:t>
        </w:r>
        <w:r>
          <w:rPr>
            <w:rFonts w:hint="eastAsia"/>
            <w:rtl/>
          </w:rPr>
          <w:t>ت‌ها</w:t>
        </w:r>
        <w:r>
          <w:rPr>
            <w:rFonts w:hint="cs"/>
            <w:rtl/>
          </w:rPr>
          <w:t>ی</w:t>
        </w:r>
        <w:r>
          <w:rPr>
            <w:rtl/>
          </w:rPr>
          <w:t xml:space="preserve"> مخرب کاملاً جد</w:t>
        </w:r>
        <w:r>
          <w:rPr>
            <w:rFonts w:hint="cs"/>
            <w:rtl/>
          </w:rPr>
          <w:t>ی</w:t>
        </w:r>
        <w:r>
          <w:rPr>
            <w:rFonts w:hint="eastAsia"/>
            <w:rtl/>
          </w:rPr>
          <w:t>د</w:t>
        </w:r>
        <w:r>
          <w:rPr>
            <w:rtl/>
          </w:rPr>
          <w:t xml:space="preserve"> دشوار است. چالش</w:t>
        </w:r>
      </w:moveTo>
      <w:ins w:id="7166" w:author="Mahmoud" w:date="2017-10-08T10:50:00Z">
        <w:r w:rsidR="00E639AF">
          <w:rPr>
            <w:rFonts w:hint="cs"/>
            <w:rtl/>
          </w:rPr>
          <w:t xml:space="preserve"> </w:t>
        </w:r>
      </w:ins>
      <w:moveTo w:id="7167" w:author="Mahmoud" w:date="2017-10-08T10:41:00Z">
        <w:del w:id="7168" w:author="Mahmoud" w:date="2017-10-08T10:50:00Z">
          <w:r w:rsidDel="00E639AF">
            <w:rPr>
              <w:rtl/>
            </w:rPr>
            <w:delText xml:space="preserve"> تجز</w:delText>
          </w:r>
          <w:r w:rsidDel="00E639AF">
            <w:rPr>
              <w:rFonts w:hint="cs"/>
              <w:rtl/>
            </w:rPr>
            <w:delText>ی</w:delText>
          </w:r>
          <w:r w:rsidDel="00E639AF">
            <w:rPr>
              <w:rFonts w:hint="eastAsia"/>
              <w:rtl/>
            </w:rPr>
            <w:delText>ه‌و</w:delText>
          </w:r>
        </w:del>
        <w:r>
          <w:rPr>
            <w:rFonts w:hint="eastAsia"/>
            <w:rtl/>
          </w:rPr>
          <w:t>تحل</w:t>
        </w:r>
        <w:r>
          <w:rPr>
            <w:rFonts w:hint="cs"/>
            <w:rtl/>
          </w:rPr>
          <w:t>ی</w:t>
        </w:r>
        <w:r>
          <w:rPr>
            <w:rFonts w:hint="eastAsia"/>
            <w:rtl/>
          </w:rPr>
          <w:t>ل</w:t>
        </w:r>
        <w:r>
          <w:rPr>
            <w:rtl/>
          </w:rPr>
          <w:t xml:space="preserve"> پو</w:t>
        </w:r>
        <w:r>
          <w:rPr>
            <w:rFonts w:hint="cs"/>
            <w:rtl/>
          </w:rPr>
          <w:t>ی</w:t>
        </w:r>
        <w:r>
          <w:rPr>
            <w:rFonts w:hint="eastAsia"/>
            <w:rtl/>
          </w:rPr>
          <w:t>ا</w:t>
        </w:r>
        <w:r>
          <w:rPr>
            <w:rtl/>
          </w:rPr>
          <w:t xml:space="preserve">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آن است که ن</w:t>
        </w:r>
        <w:r>
          <w:rPr>
            <w:rFonts w:hint="cs"/>
            <w:rtl/>
          </w:rPr>
          <w:t>ی</w:t>
        </w:r>
        <w:r>
          <w:rPr>
            <w:rFonts w:hint="eastAsia"/>
            <w:rtl/>
          </w:rPr>
          <w:t>از</w:t>
        </w:r>
        <w:r>
          <w:rPr>
            <w:rtl/>
          </w:rPr>
          <w:t xml:space="preserve"> به محاسبات عظ</w:t>
        </w:r>
        <w:r>
          <w:rPr>
            <w:rFonts w:hint="cs"/>
            <w:rtl/>
          </w:rPr>
          <w:t>ی</w:t>
        </w:r>
        <w:r>
          <w:rPr>
            <w:rFonts w:hint="eastAsia"/>
            <w:rtl/>
          </w:rPr>
          <w:t>م،</w:t>
        </w:r>
        <w:r>
          <w:rPr>
            <w:rtl/>
          </w:rPr>
          <w:t xml:space="preserve"> ذخ</w:t>
        </w:r>
        <w:r>
          <w:rPr>
            <w:rFonts w:hint="cs"/>
            <w:rtl/>
          </w:rPr>
          <w:t>ی</w:t>
        </w:r>
        <w:r>
          <w:rPr>
            <w:rFonts w:hint="eastAsia"/>
            <w:rtl/>
          </w:rPr>
          <w:t>ره‌ساز</w:t>
        </w:r>
        <w:r>
          <w:rPr>
            <w:rFonts w:hint="cs"/>
            <w:rtl/>
          </w:rPr>
          <w:t>ی</w:t>
        </w:r>
        <w:r>
          <w:rPr>
            <w:rtl/>
          </w:rPr>
          <w:t xml:space="preserve"> و خودکارساز</w:t>
        </w:r>
        <w:r>
          <w:rPr>
            <w:rFonts w:hint="cs"/>
            <w:rtl/>
          </w:rPr>
          <w:t>ی</w:t>
        </w:r>
        <w:r>
          <w:rPr>
            <w:rtl/>
          </w:rPr>
          <w:t xml:space="preserve"> دارد. </w:t>
        </w:r>
        <w:del w:id="7169" w:author="Mahmoud" w:date="2017-10-08T10:50:00Z">
          <w:r w:rsidDel="00E639AF">
            <w:rPr>
              <w:rtl/>
            </w:rPr>
            <w:delText>گ</w:delText>
          </w:r>
          <w:r w:rsidDel="00E639AF">
            <w:rPr>
              <w:rFonts w:hint="eastAsia"/>
              <w:rtl/>
            </w:rPr>
            <w:delText>فته</w:delText>
          </w:r>
          <w:r w:rsidDel="00E639AF">
            <w:rPr>
              <w:rtl/>
            </w:rPr>
            <w:delText xml:space="preserve"> م</w:delText>
          </w:r>
          <w:r w:rsidDel="00E639AF">
            <w:rPr>
              <w:rFonts w:hint="cs"/>
              <w:rtl/>
            </w:rPr>
            <w:delText>ی‌</w:delText>
          </w:r>
          <w:r w:rsidDel="00E639AF">
            <w:rPr>
              <w:rFonts w:hint="eastAsia"/>
              <w:rtl/>
            </w:rPr>
            <w:delText>شود</w:delText>
          </w:r>
          <w:r w:rsidDel="00E639AF">
            <w:rPr>
              <w:rtl/>
            </w:rPr>
            <w:delText xml:space="preserve"> </w:delText>
          </w:r>
        </w:del>
      </w:moveTo>
      <w:ins w:id="7170" w:author="Mahmoud" w:date="2017-10-08T10:50:00Z">
        <w:r w:rsidR="00E639AF">
          <w:rPr>
            <w:rFonts w:hint="cs"/>
            <w:rtl/>
          </w:rPr>
          <w:t>یکی از ایده ها آن است که</w:t>
        </w:r>
      </w:ins>
      <w:moveTo w:id="7171" w:author="Mahmoud" w:date="2017-10-08T10:41:00Z">
        <w:del w:id="7172" w:author="Mahmoud" w:date="2017-10-08T10:51:00Z">
          <w:r w:rsidDel="00E639AF">
            <w:rPr>
              <w:rtl/>
            </w:rPr>
            <w:delText>اگر</w:delText>
          </w:r>
        </w:del>
      </w:moveTo>
      <w:ins w:id="7173" w:author="Mahmoud" w:date="2017-10-08T10:51:00Z">
        <w:r w:rsidR="00E639AF">
          <w:rPr>
            <w:rFonts w:hint="cs"/>
            <w:rtl/>
          </w:rPr>
          <w:t xml:space="preserve"> برای تشخیص دژافزار از</w:t>
        </w:r>
      </w:ins>
      <w:moveTo w:id="7174" w:author="Mahmoud" w:date="2017-10-08T10:41:00Z">
        <w:r>
          <w:rPr>
            <w:rtl/>
          </w:rPr>
          <w:t xml:space="preserve"> هر دو </w:t>
        </w:r>
        <w:del w:id="7175" w:author="Mahmoud" w:date="2017-10-08T10:51:00Z">
          <w:r w:rsidDel="00E639AF">
            <w:rPr>
              <w:rtl/>
            </w:rPr>
            <w:delText>تجز</w:delText>
          </w:r>
          <w:r w:rsidDel="00E639AF">
            <w:rPr>
              <w:rFonts w:hint="cs"/>
              <w:rtl/>
            </w:rPr>
            <w:delText>ی</w:delText>
          </w:r>
          <w:r w:rsidDel="00E639AF">
            <w:rPr>
              <w:rFonts w:hint="eastAsia"/>
              <w:rtl/>
            </w:rPr>
            <w:delText>ه‌و</w:delText>
          </w:r>
        </w:del>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ستا</w:t>
        </w:r>
        <w:r>
          <w:rPr>
            <w:rtl/>
          </w:rPr>
          <w:t xml:space="preserve"> و </w:t>
        </w:r>
        <w:del w:id="7176" w:author="Mahmoud" w:date="2017-10-08T10:51:00Z">
          <w:r w:rsidDel="002E7452">
            <w:rPr>
              <w:rFonts w:hint="cs"/>
              <w:rtl/>
            </w:rPr>
            <w:delText>ی</w:delText>
          </w:r>
          <w:r w:rsidDel="002E7452">
            <w:rPr>
              <w:rFonts w:hint="eastAsia"/>
              <w:rtl/>
            </w:rPr>
            <w:delText>ادگ</w:delText>
          </w:r>
          <w:r w:rsidDel="002E7452">
            <w:rPr>
              <w:rFonts w:hint="cs"/>
              <w:rtl/>
            </w:rPr>
            <w:delText>ی</w:delText>
          </w:r>
          <w:r w:rsidDel="002E7452">
            <w:rPr>
              <w:rFonts w:hint="eastAsia"/>
              <w:rtl/>
            </w:rPr>
            <w:delText>ر</w:delText>
          </w:r>
          <w:r w:rsidDel="002E7452">
            <w:rPr>
              <w:rFonts w:hint="cs"/>
              <w:rtl/>
            </w:rPr>
            <w:delText>ی</w:delText>
          </w:r>
          <w:r w:rsidDel="002E7452">
            <w:rPr>
              <w:rtl/>
            </w:rPr>
            <w:delText xml:space="preserve"> ماش</w:delText>
          </w:r>
          <w:r w:rsidDel="002E7452">
            <w:rPr>
              <w:rFonts w:hint="cs"/>
              <w:rtl/>
            </w:rPr>
            <w:delText>ی</w:delText>
          </w:r>
          <w:r w:rsidDel="002E7452">
            <w:rPr>
              <w:rFonts w:hint="eastAsia"/>
              <w:rtl/>
            </w:rPr>
            <w:delText>ن</w:delText>
          </w:r>
          <w:r w:rsidDel="002E7452">
            <w:rPr>
              <w:rtl/>
            </w:rPr>
            <w:delText xml:space="preserve"> انجام‌شده باشد آن‌ها به‌ احتمال ‌ز</w:delText>
          </w:r>
          <w:r w:rsidDel="002E7452">
            <w:rPr>
              <w:rFonts w:hint="cs"/>
              <w:rtl/>
            </w:rPr>
            <w:delText>ی</w:delText>
          </w:r>
          <w:r w:rsidDel="002E7452">
            <w:rPr>
              <w:rFonts w:hint="eastAsia"/>
              <w:rtl/>
            </w:rPr>
            <w:delText>اد</w:delText>
          </w:r>
          <w:r w:rsidDel="002E7452">
            <w:rPr>
              <w:rtl/>
            </w:rPr>
            <w:delText xml:space="preserve"> بخش عمده‌ا</w:delText>
          </w:r>
          <w:r w:rsidDel="002E7452">
            <w:rPr>
              <w:rFonts w:hint="cs"/>
              <w:rtl/>
            </w:rPr>
            <w:delText>ی</w:delText>
          </w:r>
          <w:r w:rsidDel="002E7452">
            <w:rPr>
              <w:rtl/>
            </w:rPr>
            <w:delText xml:space="preserve"> از بدافزارها را شناسا</w:delText>
          </w:r>
          <w:r w:rsidDel="002E7452">
            <w:rPr>
              <w:rFonts w:hint="cs"/>
              <w:rtl/>
            </w:rPr>
            <w:delText>یی</w:delText>
          </w:r>
          <w:r w:rsidDel="002E7452">
            <w:rPr>
              <w:rtl/>
            </w:rPr>
            <w:delText xml:space="preserve"> کرده‌اند. تجز</w:delText>
          </w:r>
          <w:r w:rsidDel="002E7452">
            <w:rPr>
              <w:rFonts w:hint="cs"/>
              <w:rtl/>
            </w:rPr>
            <w:delText>ی</w:delText>
          </w:r>
          <w:r w:rsidDel="002E7452">
            <w:rPr>
              <w:rFonts w:hint="eastAsia"/>
              <w:rtl/>
            </w:rPr>
            <w:delText>ه‌وتحل</w:delText>
          </w:r>
          <w:r w:rsidDel="002E7452">
            <w:rPr>
              <w:rFonts w:hint="cs"/>
              <w:rtl/>
            </w:rPr>
            <w:delText>ی</w:delText>
          </w:r>
          <w:r w:rsidDel="002E7452">
            <w:rPr>
              <w:rFonts w:hint="eastAsia"/>
              <w:rtl/>
            </w:rPr>
            <w:delText>ل</w:delText>
          </w:r>
          <w:r w:rsidDel="002E7452">
            <w:rPr>
              <w:rtl/>
            </w:rPr>
            <w:delText xml:space="preserve"> پو</w:delText>
          </w:r>
          <w:r w:rsidDel="002E7452">
            <w:rPr>
              <w:rFonts w:hint="cs"/>
              <w:rtl/>
            </w:rPr>
            <w:delText>ی</w:delText>
          </w:r>
          <w:r w:rsidDel="002E7452">
            <w:rPr>
              <w:rFonts w:hint="eastAsia"/>
              <w:rtl/>
            </w:rPr>
            <w:delText>ا</w:delText>
          </w:r>
          <w:r w:rsidDel="002E7452">
            <w:rPr>
              <w:rtl/>
            </w:rPr>
            <w:delText xml:space="preserve"> تنها زمان</w:delText>
          </w:r>
          <w:r w:rsidDel="002E7452">
            <w:rPr>
              <w:rFonts w:hint="cs"/>
              <w:rtl/>
            </w:rPr>
            <w:delText>ی</w:delText>
          </w:r>
          <w:r w:rsidDel="002E7452">
            <w:rPr>
              <w:rtl/>
            </w:rPr>
            <w:delText xml:space="preserve"> که به‌عنوان بخش</w:delText>
          </w:r>
          <w:r w:rsidDel="002E7452">
            <w:rPr>
              <w:rFonts w:hint="cs"/>
              <w:rtl/>
            </w:rPr>
            <w:delText>ی</w:delText>
          </w:r>
          <w:r w:rsidDel="002E7452">
            <w:rPr>
              <w:rtl/>
            </w:rPr>
            <w:delText xml:space="preserve"> از </w:delText>
          </w:r>
          <w:r w:rsidDel="002E7452">
            <w:rPr>
              <w:rFonts w:hint="cs"/>
              <w:rtl/>
            </w:rPr>
            <w:delText>ی</w:delText>
          </w:r>
          <w:r w:rsidDel="002E7452">
            <w:rPr>
              <w:rFonts w:hint="eastAsia"/>
              <w:rtl/>
            </w:rPr>
            <w:delText>ک</w:delText>
          </w:r>
          <w:r w:rsidDel="002E7452">
            <w:rPr>
              <w:rtl/>
            </w:rPr>
            <w:delText xml:space="preserve"> سامانه‌</w:delText>
          </w:r>
          <w:r w:rsidDel="002E7452">
            <w:rPr>
              <w:rFonts w:hint="cs"/>
              <w:rtl/>
            </w:rPr>
            <w:delText>ی</w:delText>
          </w:r>
          <w:r w:rsidDel="002E7452">
            <w:rPr>
              <w:rtl/>
            </w:rPr>
            <w:delText xml:space="preserve"> خودکار مبتن</w:delText>
          </w:r>
          <w:r w:rsidDel="002E7452">
            <w:rPr>
              <w:rFonts w:hint="cs"/>
              <w:rtl/>
            </w:rPr>
            <w:delText>ی</w:delText>
          </w:r>
          <w:r w:rsidDel="002E7452">
            <w:rPr>
              <w:rtl/>
            </w:rPr>
            <w:delText xml:space="preserve"> بر ابر استفاده شود، به‌طور مؤثر بارِ مق</w:delText>
          </w:r>
          <w:r w:rsidDel="002E7452">
            <w:rPr>
              <w:rFonts w:hint="cs"/>
              <w:rtl/>
            </w:rPr>
            <w:delText>ی</w:delText>
          </w:r>
          <w:r w:rsidDel="002E7452">
            <w:rPr>
              <w:rFonts w:hint="eastAsia"/>
              <w:rtl/>
            </w:rPr>
            <w:delText>اس</w:delText>
          </w:r>
          <w:r w:rsidDel="002E7452">
            <w:rPr>
              <w:rtl/>
            </w:rPr>
            <w:delText xml:space="preserve"> و تلاش دست</w:delText>
          </w:r>
          <w:r w:rsidDel="002E7452">
            <w:rPr>
              <w:rFonts w:hint="cs"/>
              <w:rtl/>
            </w:rPr>
            <w:delText>ی</w:delText>
          </w:r>
          <w:r w:rsidDel="002E7452">
            <w:rPr>
              <w:rtl/>
            </w:rPr>
            <w:delText xml:space="preserve"> را حذف م</w:delText>
          </w:r>
          <w:r w:rsidDel="002E7452">
            <w:rPr>
              <w:rFonts w:hint="cs"/>
              <w:rtl/>
            </w:rPr>
            <w:delText>ی‌</w:delText>
          </w:r>
          <w:r w:rsidDel="002E7452">
            <w:rPr>
              <w:rFonts w:hint="eastAsia"/>
              <w:rtl/>
            </w:rPr>
            <w:delText>کند</w:delText>
          </w:r>
          <w:r w:rsidDel="002E7452">
            <w:rPr>
              <w:rtl/>
            </w:rPr>
            <w:delText>.</w:delText>
          </w:r>
        </w:del>
      </w:moveTo>
    </w:p>
    <w:moveToRangeEnd w:id="7102"/>
    <w:p w14:paraId="42D6D027" w14:textId="6EC945BE" w:rsidR="0051224E" w:rsidRPr="0051224E" w:rsidRDefault="002E7452">
      <w:pPr>
        <w:rPr>
          <w:rPrChange w:id="7177" w:author="Mahmoud" w:date="2017-10-08T10:41:00Z">
            <w:rPr>
              <w:sz w:val="20"/>
              <w:szCs w:val="24"/>
            </w:rPr>
          </w:rPrChange>
        </w:rPr>
        <w:pPrChange w:id="7178" w:author="Mahmoud" w:date="2017-10-08T10:51:00Z">
          <w:pPr>
            <w:pStyle w:val="Heading2"/>
          </w:pPr>
        </w:pPrChange>
      </w:pPr>
      <w:ins w:id="7179" w:author="Mahmoud" w:date="2017-10-08T10:51:00Z">
        <w:r>
          <w:rPr>
            <w:rFonts w:hint="cs"/>
            <w:rtl/>
          </w:rPr>
          <w:t>پویا در کنار هم استفاده شود.</w:t>
        </w:r>
      </w:ins>
    </w:p>
    <w:p w14:paraId="0F915F84" w14:textId="28DC2384" w:rsidR="00DD3BBD" w:rsidRPr="00DA2843" w:rsidRDefault="008914B6" w:rsidP="00AC0E5B">
      <w:pPr>
        <w:pStyle w:val="Heading2"/>
        <w:rPr>
          <w:ins w:id="7180" w:author="Windows User" w:date="2017-09-12T20:54:00Z"/>
          <w:szCs w:val="32"/>
          <w:rtl/>
          <w:rPrChange w:id="7181" w:author="Windows User" w:date="2017-09-22T16:38:00Z">
            <w:rPr>
              <w:ins w:id="7182" w:author="Windows User" w:date="2017-09-12T20:54:00Z"/>
              <w:sz w:val="20"/>
              <w:szCs w:val="24"/>
              <w:rtl/>
            </w:rPr>
          </w:rPrChange>
        </w:rPr>
      </w:pPr>
      <w:del w:id="7183" w:author="Windows User" w:date="2017-09-22T16:38:00Z">
        <w:r w:rsidRPr="00DA2843" w:rsidDel="00DA2843">
          <w:rPr>
            <w:szCs w:val="32"/>
            <w:rtl/>
            <w:rPrChange w:id="7184" w:author="Windows User" w:date="2017-09-22T16:38:00Z">
              <w:rPr>
                <w:sz w:val="20"/>
                <w:szCs w:val="24"/>
                <w:rtl/>
              </w:rPr>
            </w:rPrChange>
          </w:rPr>
          <w:delText>4</w:delText>
        </w:r>
      </w:del>
      <w:bookmarkStart w:id="7185" w:name="_Toc495715053"/>
      <w:ins w:id="7186" w:author="Windows User" w:date="2017-09-22T16:38:00Z">
        <w:r w:rsidR="00DA2843" w:rsidRPr="00DA2843">
          <w:rPr>
            <w:szCs w:val="32"/>
            <w:rtl/>
            <w:rPrChange w:id="7187" w:author="Windows User" w:date="2017-09-22T16:38:00Z">
              <w:rPr>
                <w:sz w:val="20"/>
                <w:szCs w:val="24"/>
                <w:rtl/>
              </w:rPr>
            </w:rPrChange>
          </w:rPr>
          <w:t>5</w:t>
        </w:r>
      </w:ins>
      <w:r w:rsidRPr="00DA2843">
        <w:rPr>
          <w:szCs w:val="32"/>
          <w:rtl/>
          <w:rPrChange w:id="7188" w:author="Windows User" w:date="2017-09-22T16:38:00Z">
            <w:rPr>
              <w:sz w:val="20"/>
              <w:szCs w:val="24"/>
              <w:rtl/>
            </w:rPr>
          </w:rPrChange>
        </w:rPr>
        <w:t>-3-</w:t>
      </w:r>
      <w:r w:rsidR="00DD3BBD" w:rsidRPr="00DA2843">
        <w:rPr>
          <w:rFonts w:hint="eastAsia"/>
          <w:szCs w:val="32"/>
          <w:rtl/>
          <w:rPrChange w:id="7189" w:author="Windows User" w:date="2017-09-22T16:38:00Z">
            <w:rPr>
              <w:rFonts w:hint="eastAsia"/>
              <w:sz w:val="20"/>
              <w:szCs w:val="24"/>
              <w:rtl/>
            </w:rPr>
          </w:rPrChange>
        </w:rPr>
        <w:t>روش</w:t>
      </w:r>
      <w:r w:rsidR="00DD3BBD" w:rsidRPr="00DA2843">
        <w:rPr>
          <w:szCs w:val="32"/>
          <w:rtl/>
          <w:rPrChange w:id="7190" w:author="Windows User" w:date="2017-09-22T16:38:00Z">
            <w:rPr>
              <w:sz w:val="20"/>
              <w:szCs w:val="24"/>
              <w:rtl/>
            </w:rPr>
          </w:rPrChange>
        </w:rPr>
        <w:t xml:space="preserve"> </w:t>
      </w:r>
      <w:r w:rsidR="00DD3BBD" w:rsidRPr="00DA2843">
        <w:rPr>
          <w:rFonts w:hint="eastAsia"/>
          <w:szCs w:val="32"/>
          <w:rtl/>
          <w:rPrChange w:id="7191" w:author="Windows User" w:date="2017-09-22T16:38:00Z">
            <w:rPr>
              <w:rFonts w:hint="eastAsia"/>
              <w:sz w:val="20"/>
              <w:szCs w:val="24"/>
              <w:rtl/>
            </w:rPr>
          </w:rPrChange>
        </w:rPr>
        <w:t>ها</w:t>
      </w:r>
      <w:r w:rsidR="00DD3BBD" w:rsidRPr="00DA2843">
        <w:rPr>
          <w:rFonts w:hint="cs"/>
          <w:szCs w:val="32"/>
          <w:rtl/>
          <w:rPrChange w:id="7192" w:author="Windows User" w:date="2017-09-22T16:38:00Z">
            <w:rPr>
              <w:rFonts w:hint="cs"/>
              <w:sz w:val="20"/>
              <w:szCs w:val="24"/>
              <w:rtl/>
            </w:rPr>
          </w:rPrChange>
        </w:rPr>
        <w:t>ی</w:t>
      </w:r>
      <w:r w:rsidR="00DD3BBD" w:rsidRPr="00DA2843">
        <w:rPr>
          <w:szCs w:val="32"/>
          <w:rtl/>
          <w:rPrChange w:id="7193" w:author="Windows User" w:date="2017-09-22T16:38:00Z">
            <w:rPr>
              <w:sz w:val="20"/>
              <w:szCs w:val="24"/>
              <w:rtl/>
            </w:rPr>
          </w:rPrChange>
        </w:rPr>
        <w:t xml:space="preserve"> </w:t>
      </w:r>
      <w:r w:rsidR="00DD3BBD" w:rsidRPr="00DA2843">
        <w:rPr>
          <w:rFonts w:hint="eastAsia"/>
          <w:szCs w:val="32"/>
          <w:rtl/>
          <w:rPrChange w:id="7194" w:author="Windows User" w:date="2017-09-22T16:38:00Z">
            <w:rPr>
              <w:rFonts w:hint="eastAsia"/>
              <w:sz w:val="20"/>
              <w:szCs w:val="24"/>
              <w:rtl/>
            </w:rPr>
          </w:rPrChange>
        </w:rPr>
        <w:t>تشخ</w:t>
      </w:r>
      <w:r w:rsidR="00DD3BBD" w:rsidRPr="00DA2843">
        <w:rPr>
          <w:rFonts w:hint="cs"/>
          <w:szCs w:val="32"/>
          <w:rtl/>
          <w:rPrChange w:id="7195" w:author="Windows User" w:date="2017-09-22T16:38:00Z">
            <w:rPr>
              <w:rFonts w:hint="cs"/>
              <w:sz w:val="20"/>
              <w:szCs w:val="24"/>
              <w:rtl/>
            </w:rPr>
          </w:rPrChange>
        </w:rPr>
        <w:t>ی</w:t>
      </w:r>
      <w:r w:rsidR="00DD3BBD" w:rsidRPr="00DA2843">
        <w:rPr>
          <w:rFonts w:hint="eastAsia"/>
          <w:szCs w:val="32"/>
          <w:rtl/>
          <w:rPrChange w:id="7196" w:author="Windows User" w:date="2017-09-22T16:38:00Z">
            <w:rPr>
              <w:rFonts w:hint="eastAsia"/>
              <w:sz w:val="20"/>
              <w:szCs w:val="24"/>
              <w:rtl/>
            </w:rPr>
          </w:rPrChange>
        </w:rPr>
        <w:t>ص</w:t>
      </w:r>
      <w:r w:rsidR="00DD3BBD" w:rsidRPr="00DA2843">
        <w:rPr>
          <w:szCs w:val="32"/>
          <w:rtl/>
          <w:rPrChange w:id="7197" w:author="Windows User" w:date="2017-09-22T16:38:00Z">
            <w:rPr>
              <w:sz w:val="20"/>
              <w:szCs w:val="24"/>
              <w:rtl/>
            </w:rPr>
          </w:rPrChange>
        </w:rPr>
        <w:t xml:space="preserve"> </w:t>
      </w:r>
      <w:r w:rsidR="00DD3BBD" w:rsidRPr="00DA2843">
        <w:rPr>
          <w:rFonts w:hint="eastAsia"/>
          <w:szCs w:val="32"/>
          <w:rtl/>
          <w:rPrChange w:id="7198" w:author="Windows User" w:date="2017-09-22T16:38:00Z">
            <w:rPr>
              <w:rFonts w:hint="eastAsia"/>
              <w:sz w:val="20"/>
              <w:szCs w:val="24"/>
              <w:rtl/>
            </w:rPr>
          </w:rPrChange>
        </w:rPr>
        <w:t>دژافزار</w:t>
      </w:r>
      <w:r w:rsidR="00DD3BBD" w:rsidRPr="00DA2843">
        <w:rPr>
          <w:szCs w:val="32"/>
          <w:rtl/>
          <w:rPrChange w:id="7199" w:author="Windows User" w:date="2017-09-22T16:38:00Z">
            <w:rPr>
              <w:sz w:val="20"/>
              <w:szCs w:val="24"/>
              <w:rtl/>
            </w:rPr>
          </w:rPrChange>
        </w:rPr>
        <w:t xml:space="preserve"> </w:t>
      </w:r>
      <w:r w:rsidR="00DD3BBD" w:rsidRPr="00DA2843">
        <w:rPr>
          <w:rFonts w:hint="eastAsia"/>
          <w:szCs w:val="32"/>
          <w:rtl/>
          <w:rPrChange w:id="7200" w:author="Windows User" w:date="2017-09-22T16:38:00Z">
            <w:rPr>
              <w:rFonts w:hint="eastAsia"/>
              <w:sz w:val="20"/>
              <w:szCs w:val="24"/>
              <w:rtl/>
            </w:rPr>
          </w:rPrChange>
        </w:rPr>
        <w:t>ها</w:t>
      </w:r>
      <w:r w:rsidR="00DD3BBD" w:rsidRPr="00DA2843">
        <w:rPr>
          <w:rFonts w:hint="cs"/>
          <w:szCs w:val="32"/>
          <w:rtl/>
          <w:rPrChange w:id="7201" w:author="Windows User" w:date="2017-09-22T16:38:00Z">
            <w:rPr>
              <w:rFonts w:hint="cs"/>
              <w:sz w:val="20"/>
              <w:szCs w:val="24"/>
              <w:rtl/>
            </w:rPr>
          </w:rPrChange>
        </w:rPr>
        <w:t>ی</w:t>
      </w:r>
      <w:r w:rsidR="00DD3BBD" w:rsidRPr="00DA2843">
        <w:rPr>
          <w:szCs w:val="32"/>
          <w:rtl/>
          <w:rPrChange w:id="7202" w:author="Windows User" w:date="2017-09-22T16:38:00Z">
            <w:rPr>
              <w:sz w:val="20"/>
              <w:szCs w:val="24"/>
              <w:rtl/>
            </w:rPr>
          </w:rPrChange>
        </w:rPr>
        <w:t xml:space="preserve"> </w:t>
      </w:r>
      <w:r w:rsidR="00DD3BBD" w:rsidRPr="00DA2843">
        <w:rPr>
          <w:rFonts w:hint="eastAsia"/>
          <w:szCs w:val="32"/>
          <w:rtl/>
          <w:rPrChange w:id="7203" w:author="Windows User" w:date="2017-09-22T16:38:00Z">
            <w:rPr>
              <w:rFonts w:hint="eastAsia"/>
              <w:sz w:val="20"/>
              <w:szCs w:val="24"/>
              <w:rtl/>
            </w:rPr>
          </w:rPrChange>
        </w:rPr>
        <w:t>اندرو</w:t>
      </w:r>
      <w:r w:rsidR="00DD3BBD" w:rsidRPr="00DA2843">
        <w:rPr>
          <w:rFonts w:hint="cs"/>
          <w:szCs w:val="32"/>
          <w:rtl/>
          <w:rPrChange w:id="7204" w:author="Windows User" w:date="2017-09-22T16:38:00Z">
            <w:rPr>
              <w:rFonts w:hint="cs"/>
              <w:sz w:val="20"/>
              <w:szCs w:val="24"/>
              <w:rtl/>
            </w:rPr>
          </w:rPrChange>
        </w:rPr>
        <w:t>ی</w:t>
      </w:r>
      <w:r w:rsidR="00DD3BBD" w:rsidRPr="00DA2843">
        <w:rPr>
          <w:rFonts w:hint="eastAsia"/>
          <w:szCs w:val="32"/>
          <w:rtl/>
          <w:rPrChange w:id="7205" w:author="Windows User" w:date="2017-09-22T16:38:00Z">
            <w:rPr>
              <w:rFonts w:hint="eastAsia"/>
              <w:sz w:val="20"/>
              <w:szCs w:val="24"/>
              <w:rtl/>
            </w:rPr>
          </w:rPrChange>
        </w:rPr>
        <w:t>د</w:t>
      </w:r>
      <w:r w:rsidR="00DD3BBD" w:rsidRPr="00DA2843">
        <w:rPr>
          <w:rFonts w:hint="cs"/>
          <w:szCs w:val="32"/>
          <w:rtl/>
          <w:rPrChange w:id="7206" w:author="Windows User" w:date="2017-09-22T16:38:00Z">
            <w:rPr>
              <w:rFonts w:hint="cs"/>
              <w:sz w:val="20"/>
              <w:szCs w:val="24"/>
              <w:rtl/>
            </w:rPr>
          </w:rPrChange>
        </w:rPr>
        <w:t>ی</w:t>
      </w:r>
      <w:bookmarkEnd w:id="7185"/>
      <w:r w:rsidR="00286B1F" w:rsidRPr="00DA2843">
        <w:rPr>
          <w:rPrChange w:id="7207" w:author="Windows User" w:date="2017-09-22T16:38:00Z">
            <w:rPr>
              <w:sz w:val="20"/>
              <w:szCs w:val="24"/>
            </w:rPr>
          </w:rPrChange>
        </w:rPr>
        <w:t xml:space="preserve"> </w:t>
      </w:r>
    </w:p>
    <w:p w14:paraId="0E2F317B" w14:textId="24311BE2" w:rsidR="00552D42" w:rsidRDefault="00BB6AEE">
      <w:pPr>
        <w:rPr>
          <w:ins w:id="7208" w:author="Windows User" w:date="2017-10-08T00:36:00Z"/>
          <w:rtl/>
        </w:rPr>
        <w:pPrChange w:id="7209" w:author="Windows User" w:date="2017-10-14T02:33:00Z">
          <w:pPr>
            <w:pStyle w:val="Heading2"/>
          </w:pPr>
        </w:pPrChange>
      </w:pPr>
      <w:ins w:id="7210" w:author="Windows User" w:date="2017-10-08T00:28:00Z">
        <w:r>
          <w:rPr>
            <w:rFonts w:hint="cs"/>
            <w:rtl/>
          </w:rPr>
          <w:t xml:space="preserve">کارهای جدی در حوزه ی تشخیص دژافزار های اندرویدی از سال 2009 با مقالات </w:t>
        </w:r>
      </w:ins>
      <w:ins w:id="7211" w:author="Windows User" w:date="2017-10-08T00:29:00Z">
        <w:r>
          <w:t>[</w:t>
        </w:r>
      </w:ins>
      <w:ins w:id="7212" w:author="Windows User" w:date="2017-10-14T02:33:00Z">
        <w:r w:rsidR="0006674B">
          <w:t>12</w:t>
        </w:r>
      </w:ins>
      <w:ins w:id="7213" w:author="Windows User" w:date="2017-10-08T00:29:00Z">
        <w:r>
          <w:t>]</w:t>
        </w:r>
        <w:r>
          <w:rPr>
            <w:rFonts w:hint="cs"/>
            <w:rtl/>
          </w:rPr>
          <w:t xml:space="preserve"> و </w:t>
        </w:r>
        <w:r>
          <w:t>[</w:t>
        </w:r>
      </w:ins>
      <w:ins w:id="7214" w:author="Windows User" w:date="2017-10-14T02:33:00Z">
        <w:r w:rsidR="0006674B">
          <w:t>13</w:t>
        </w:r>
      </w:ins>
      <w:ins w:id="7215" w:author="Windows User" w:date="2017-10-08T00:29:00Z">
        <w:r>
          <w:t>]</w:t>
        </w:r>
        <w:r>
          <w:rPr>
            <w:rFonts w:hint="cs"/>
            <w:rtl/>
          </w:rPr>
          <w:t xml:space="preserve"> شروع شد.</w:t>
        </w:r>
      </w:ins>
      <w:ins w:id="7216" w:author="Windows User" w:date="2017-10-14T02:33:00Z">
        <w:r w:rsidR="0006674B">
          <w:br/>
        </w:r>
      </w:ins>
      <w:ins w:id="7217" w:author="Windows User" w:date="2017-10-08T00:29:00Z">
        <w:r>
          <w:rPr>
            <w:rFonts w:hint="cs"/>
            <w:rtl/>
          </w:rPr>
          <w:t xml:space="preserve">مقاله ی </w:t>
        </w:r>
        <w:r>
          <w:t>[</w:t>
        </w:r>
      </w:ins>
      <w:ins w:id="7218" w:author="Windows User" w:date="2017-10-14T02:34:00Z">
        <w:r w:rsidR="0006674B">
          <w:t>12</w:t>
        </w:r>
      </w:ins>
      <w:ins w:id="7219" w:author="Windows User" w:date="2017-10-08T00:29:00Z">
        <w:r>
          <w:t>]</w:t>
        </w:r>
        <w:r>
          <w:rPr>
            <w:rFonts w:hint="cs"/>
            <w:rtl/>
          </w:rPr>
          <w:t xml:space="preserve"> اولین کار روی اندروید برای تشخیص دژافزار بوده است.این کار تحلیل ایستا را برروی فایل های </w:t>
        </w:r>
      </w:ins>
      <w:ins w:id="7220" w:author="Windows User" w:date="2017-10-08T00:30:00Z">
        <w:r>
          <w:t>elf</w:t>
        </w:r>
        <w:r>
          <w:rPr>
            <w:rFonts w:hint="cs"/>
            <w:rtl/>
          </w:rPr>
          <w:t xml:space="preserve"> </w:t>
        </w:r>
        <w:r w:rsidRPr="00E2341D">
          <w:rPr>
            <w:rStyle w:val="FootnoteReference"/>
            <w:rtl/>
          </w:rPr>
          <w:footnoteReference w:id="77"/>
        </w:r>
      </w:ins>
      <w:ins w:id="7222" w:author="Windows User" w:date="2017-10-08T00:31:00Z">
        <w:r>
          <w:t xml:space="preserve"> </w:t>
        </w:r>
        <w:r>
          <w:rPr>
            <w:rFonts w:hint="cs"/>
            <w:rtl/>
          </w:rPr>
          <w:t>باینری انجام می دهد. در این فایل ها فراخوانی های تابعی</w:t>
        </w:r>
        <w:r w:rsidRPr="00E2341D">
          <w:rPr>
            <w:rStyle w:val="FootnoteReference"/>
            <w:rtl/>
          </w:rPr>
          <w:footnoteReference w:id="78"/>
        </w:r>
      </w:ins>
      <w:ins w:id="7225" w:author="Windows User" w:date="2017-10-08T00:32:00Z">
        <w:r>
          <w:rPr>
            <w:rFonts w:hint="cs"/>
            <w:rtl/>
          </w:rPr>
          <w:t xml:space="preserve"> و نام فایل های تغییر یافته ذخیره می شوند.صحت تشخیص اعلام شده در این روش تا 96 درصد و نرخ مثبت کاذب آن نیز 10 درصد بوده است. مشکل این پژوه</w:t>
        </w:r>
      </w:ins>
      <w:ins w:id="7226" w:author="Windows User" w:date="2017-10-08T00:33:00Z">
        <w:r>
          <w:rPr>
            <w:rFonts w:hint="cs"/>
            <w:rtl/>
          </w:rPr>
          <w:t>ش این بود دژافزار هایی که برروی آن ها تست انجام گرفت، دژافزار هایی بودند که توسط خود نویسندگان مقاله نوشته شده بود</w:t>
        </w:r>
      </w:ins>
      <w:ins w:id="7227" w:author="Windows User" w:date="2017-10-08T00:34:00Z">
        <w:r>
          <w:rPr>
            <w:rFonts w:hint="cs"/>
            <w:rtl/>
          </w:rPr>
          <w:t xml:space="preserve"> به همین علت داده ی کمی برای آزمون روش پیشنهادی شان داشتند</w:t>
        </w:r>
      </w:ins>
      <w:ins w:id="7228" w:author="Windows User" w:date="2017-10-08T00:33:00Z">
        <w:r>
          <w:rPr>
            <w:rFonts w:hint="cs"/>
            <w:rtl/>
          </w:rPr>
          <w:t>.</w:t>
        </w:r>
      </w:ins>
      <w:ins w:id="7229" w:author="Windows User" w:date="2017-10-08T00:35:00Z">
        <w:r>
          <w:rPr>
            <w:rFonts w:hint="cs"/>
            <w:rtl/>
          </w:rPr>
          <w:t xml:space="preserve"> از سویی دیگر آزمون برروی دستگاه های اندرویدی انجام نشده بود.</w:t>
        </w:r>
      </w:ins>
    </w:p>
    <w:p w14:paraId="11077237" w14:textId="06CBD14D" w:rsidR="00BB6AEE" w:rsidRDefault="00BB6AEE">
      <w:pPr>
        <w:rPr>
          <w:ins w:id="7230" w:author="Windows User" w:date="2017-10-08T00:35:00Z"/>
          <w:rtl/>
        </w:rPr>
        <w:pPrChange w:id="7231" w:author="Windows User" w:date="2017-09-12T20:54:00Z">
          <w:pPr>
            <w:pStyle w:val="Heading2"/>
          </w:pPr>
        </w:pPrChange>
      </w:pPr>
      <w:ins w:id="7232" w:author="Windows User" w:date="2017-10-08T00:36:00Z">
        <w:r>
          <w:rPr>
            <w:rFonts w:hint="cs"/>
            <w:rtl/>
          </w:rPr>
          <w:t xml:space="preserve">کار بعدی </w:t>
        </w:r>
      </w:ins>
      <w:ins w:id="7233" w:author="Windows User" w:date="2017-10-14T02:34:00Z">
        <w:r w:rsidR="0006674B">
          <w:t xml:space="preserve"> [13]</w:t>
        </w:r>
      </w:ins>
      <w:ins w:id="7234" w:author="Windows User" w:date="2017-10-08T00:36:00Z">
        <w:r>
          <w:rPr>
            <w:rFonts w:hint="cs"/>
            <w:rtl/>
          </w:rPr>
          <w:t xml:space="preserve">در همان سال  با استفاده از رویکرد تحلیل ایستا با استفاده از قوانین ترکیبی از مجوزها، انجام شده است.در این روش برنامه های ناخواسته بلوکه </w:t>
        </w:r>
      </w:ins>
      <w:ins w:id="7235" w:author="Windows User" w:date="2017-10-08T00:37:00Z">
        <w:r>
          <w:rPr>
            <w:rFonts w:hint="cs"/>
            <w:rtl/>
          </w:rPr>
          <w:t>می شوند.البته هدف اصلی این روش تشخیص آسیب پذیری است</w:t>
        </w:r>
      </w:ins>
      <w:ins w:id="7236" w:author="Windows User" w:date="2017-10-08T00:38:00Z">
        <w:r>
          <w:rPr>
            <w:rFonts w:hint="cs"/>
            <w:rtl/>
          </w:rPr>
          <w:t>.</w:t>
        </w:r>
      </w:ins>
    </w:p>
    <w:p w14:paraId="3129402C" w14:textId="487404CA" w:rsidR="00BB6AEE" w:rsidRDefault="00BB6AEE">
      <w:pPr>
        <w:rPr>
          <w:ins w:id="7237" w:author="Windows User" w:date="2017-09-12T20:54:00Z"/>
          <w:rtl/>
        </w:rPr>
        <w:pPrChange w:id="7238" w:author="Windows User" w:date="2017-09-12T20:54:00Z">
          <w:pPr>
            <w:pStyle w:val="Heading2"/>
          </w:pPr>
        </w:pPrChange>
      </w:pPr>
      <w:ins w:id="7239" w:author="Windows User" w:date="2017-10-08T00:35:00Z">
        <w:r>
          <w:rPr>
            <w:rFonts w:hint="cs"/>
            <w:rtl/>
          </w:rPr>
          <w:t xml:space="preserve">در سال بعد مقاله ی </w:t>
        </w:r>
      </w:ins>
      <w:ins w:id="7240" w:author="Windows User" w:date="2017-10-14T02:34:00Z">
        <w:r w:rsidR="0006674B">
          <w:t>[14]</w:t>
        </w:r>
      </w:ins>
      <w:ins w:id="7241" w:author="Windows User" w:date="2017-10-08T00:35:00Z">
        <w:r>
          <w:rPr>
            <w:rFonts w:hint="cs"/>
            <w:rtl/>
          </w:rPr>
          <w:t xml:space="preserve"> ارائه شد که روش ترکیبی ایستا و پویا را برای تشخیص ارائه داده بود. در </w:t>
        </w:r>
      </w:ins>
      <w:ins w:id="7242" w:author="Windows User" w:date="2017-10-08T00:36:00Z">
        <w:r>
          <w:rPr>
            <w:rFonts w:hint="cs"/>
            <w:rtl/>
          </w:rPr>
          <w:t xml:space="preserve">این کار در مرحله ی اول </w:t>
        </w:r>
      </w:ins>
      <w:ins w:id="7243" w:author="Windows User" w:date="2017-10-08T00:38:00Z">
        <w:r w:rsidR="009747D5">
          <w:rPr>
            <w:rFonts w:hint="cs"/>
            <w:rtl/>
          </w:rPr>
          <w:t xml:space="preserve">فایل </w:t>
        </w:r>
        <w:r w:rsidR="009747D5">
          <w:t>apk</w:t>
        </w:r>
        <w:r w:rsidR="009747D5">
          <w:rPr>
            <w:rFonts w:hint="cs"/>
            <w:rtl/>
          </w:rPr>
          <w:t xml:space="preserve"> را از حالت کامپایل خارج کرده و به کد جاوا تبدیل می کنند. سپس </w:t>
        </w:r>
      </w:ins>
      <w:ins w:id="7244" w:author="Windows User" w:date="2017-10-08T00:39:00Z">
        <w:r w:rsidR="009747D5">
          <w:rPr>
            <w:rFonts w:hint="cs"/>
            <w:rtl/>
          </w:rPr>
          <w:t xml:space="preserve">در این کد به دنبال الگوی مخرب می گردند و آن ها را علامت گذاری می کنند. سپس تعداد فراخوانی های </w:t>
        </w:r>
      </w:ins>
      <w:ins w:id="7245" w:author="Windows User" w:date="2017-10-08T00:40:00Z">
        <w:r w:rsidR="009747D5">
          <w:rPr>
            <w:rFonts w:hint="cs"/>
            <w:rtl/>
          </w:rPr>
          <w:t xml:space="preserve">سیستمی در زمان اجرا شمرده می شود و از روی این دو ویژگی تشخیص را انجام می دهد. مشکل </w:t>
        </w:r>
      </w:ins>
      <w:ins w:id="7246" w:author="Windows User" w:date="2017-10-08T00:41:00Z">
        <w:r w:rsidR="009747D5">
          <w:rPr>
            <w:rFonts w:hint="cs"/>
            <w:rtl/>
          </w:rPr>
          <w:t>این مقاله درصد صحت پایین و هم چنین نبود کاربرد واقعی در آزمایش است.</w:t>
        </w:r>
      </w:ins>
    </w:p>
    <w:p w14:paraId="4389FD2C" w14:textId="64BE3663" w:rsidR="00552D42" w:rsidRDefault="009747D5">
      <w:pPr>
        <w:rPr>
          <w:ins w:id="7247" w:author="Windows User" w:date="2017-10-08T00:43:00Z"/>
          <w:rtl/>
        </w:rPr>
        <w:pPrChange w:id="7248" w:author="Windows User" w:date="2017-09-12T20:54:00Z">
          <w:pPr>
            <w:pStyle w:val="Heading2"/>
          </w:pPr>
        </w:pPrChange>
      </w:pPr>
      <w:ins w:id="7249" w:author="Windows User" w:date="2017-10-08T00:41:00Z">
        <w:r>
          <w:rPr>
            <w:rFonts w:hint="cs"/>
            <w:rtl/>
          </w:rPr>
          <w:t>در همان سال 2010 مقاله ی دیگری</w:t>
        </w:r>
      </w:ins>
      <w:ins w:id="7250" w:author="Windows User" w:date="2017-10-14T02:35:00Z">
        <w:r w:rsidR="0006674B">
          <w:t>[15]</w:t>
        </w:r>
      </w:ins>
      <w:ins w:id="7251" w:author="Windows User" w:date="2017-10-08T00:41:00Z">
        <w:r>
          <w:rPr>
            <w:rFonts w:hint="cs"/>
            <w:rtl/>
          </w:rPr>
          <w:t xml:space="preserve"> در زمینه ی تحلیل ایستا ارائه شد که همین مشکل یعنی عدم وجود کاربرد واقعی و شبیه سازی بودن را داشت. در </w:t>
        </w:r>
      </w:ins>
      <w:ins w:id="7252" w:author="Windows User" w:date="2017-10-08T00:42:00Z">
        <w:r>
          <w:rPr>
            <w:rFonts w:hint="cs"/>
            <w:rtl/>
          </w:rPr>
          <w:t xml:space="preserve">این مقاله ویژگی ها و رخداد های موبایل مانند کارکرد پردازشگر، </w:t>
        </w:r>
        <w:r>
          <w:rPr>
            <w:rFonts w:hint="cs"/>
            <w:rtl/>
          </w:rPr>
          <w:lastRenderedPageBreak/>
          <w:t xml:space="preserve">تعدا بسته های ارسالی از </w:t>
        </w:r>
      </w:ins>
      <w:ins w:id="7253" w:author="Windows User" w:date="2017-10-08T00:43:00Z">
        <w:r>
          <w:t>wifi</w:t>
        </w:r>
        <w:r>
          <w:rPr>
            <w:rFonts w:hint="cs"/>
            <w:rtl/>
          </w:rPr>
          <w:t>، تعداد پردازه ها، تعداد فشرده شدن کلید یا لمس صفحه نظارت می شوند.سپس از روش یادگیری ماشین استفاده می کنند تا داده ها را به دو دسته ی عادی و خطرناک تقسیم کند.</w:t>
        </w:r>
      </w:ins>
    </w:p>
    <w:p w14:paraId="0B20EB2D" w14:textId="7F9FAEF4" w:rsidR="009747D5" w:rsidRDefault="009747D5">
      <w:pPr>
        <w:rPr>
          <w:ins w:id="7254" w:author="Windows User" w:date="2017-10-08T00:48:00Z"/>
          <w:rtl/>
        </w:rPr>
        <w:pPrChange w:id="7255" w:author="Windows User" w:date="2017-10-14T02:40:00Z">
          <w:pPr>
            <w:pStyle w:val="Heading2"/>
          </w:pPr>
        </w:pPrChange>
      </w:pPr>
      <w:ins w:id="7256" w:author="Windows User" w:date="2017-10-08T00:44:00Z">
        <w:r>
          <w:rPr>
            <w:rFonts w:hint="cs"/>
            <w:rtl/>
          </w:rPr>
          <w:t>مقاله ی مهم بعدی در سال 2011 ارائه شد</w:t>
        </w:r>
      </w:ins>
      <w:ins w:id="7257" w:author="Windows User" w:date="2017-10-14T02:40:00Z">
        <w:r w:rsidR="00F4554A">
          <w:t>[16]</w:t>
        </w:r>
      </w:ins>
      <w:ins w:id="7258" w:author="Windows User" w:date="2017-10-08T00:44:00Z">
        <w:r>
          <w:rPr>
            <w:rFonts w:hint="cs"/>
            <w:rtl/>
          </w:rPr>
          <w:t>. روش کا</w:t>
        </w:r>
      </w:ins>
      <w:ins w:id="7259" w:author="Windows User" w:date="2017-10-14T02:41:00Z">
        <w:r w:rsidR="00F4554A">
          <w:rPr>
            <w:rFonts w:hint="cs"/>
            <w:rtl/>
          </w:rPr>
          <w:t>ر</w:t>
        </w:r>
      </w:ins>
      <w:ins w:id="7260" w:author="Windows User" w:date="2017-10-08T00:44:00Z">
        <w:r>
          <w:rPr>
            <w:rFonts w:hint="cs"/>
            <w:rtl/>
          </w:rPr>
          <w:t xml:space="preserve"> این مقاله تحلیل پوی</w:t>
        </w:r>
      </w:ins>
      <w:ins w:id="7261" w:author="Windows User" w:date="2017-10-08T00:45:00Z">
        <w:r>
          <w:rPr>
            <w:rFonts w:hint="cs"/>
            <w:rtl/>
          </w:rPr>
          <w:t>ا است. به این صورت که با اجرای برنامه، ،</w:t>
        </w:r>
        <w:r>
          <w:t>Trace</w:t>
        </w:r>
        <w:r>
          <w:rPr>
            <w:rFonts w:hint="cs"/>
            <w:rtl/>
          </w:rPr>
          <w:t xml:space="preserve"> های آن ها( برای مثال فراخوانی های سیتمی برای مجموعه ای از کاربران در زمان ا</w:t>
        </w:r>
      </w:ins>
      <w:ins w:id="7262" w:author="Windows User" w:date="2017-10-08T00:46:00Z">
        <w:r>
          <w:rPr>
            <w:rFonts w:hint="cs"/>
            <w:rtl/>
          </w:rPr>
          <w:t>جرا</w:t>
        </w:r>
      </w:ins>
      <w:ins w:id="7263" w:author="Windows User" w:date="2017-10-08T00:45:00Z">
        <w:r>
          <w:rPr>
            <w:rFonts w:hint="cs"/>
            <w:rtl/>
          </w:rPr>
          <w:t>)</w:t>
        </w:r>
      </w:ins>
      <w:ins w:id="7264" w:author="Windows User" w:date="2017-10-08T00:46:00Z">
        <w:r>
          <w:rPr>
            <w:rFonts w:hint="cs"/>
            <w:rtl/>
          </w:rPr>
          <w:t xml:space="preserve"> را به دست آورده و. در فایل </w:t>
        </w:r>
        <w:r>
          <w:t>log</w:t>
        </w:r>
        <w:r>
          <w:rPr>
            <w:rFonts w:hint="cs"/>
            <w:rtl/>
          </w:rPr>
          <w:t xml:space="preserve"> ذخیره می کنند. این فایل برای سرور فرستاده می شود. در </w:t>
        </w:r>
      </w:ins>
      <w:ins w:id="7265" w:author="Windows User" w:date="2017-10-08T00:47:00Z">
        <w:r>
          <w:rPr>
            <w:rFonts w:hint="cs"/>
            <w:rtl/>
          </w:rPr>
          <w:t xml:space="preserve">آن جا باروش </w:t>
        </w:r>
        <w:r>
          <w:t>k-means</w:t>
        </w:r>
        <w:r>
          <w:rPr>
            <w:rFonts w:hint="cs"/>
            <w:rtl/>
          </w:rPr>
          <w:t xml:space="preserve"> خوشه بندی صورت می گیرد تا رفتار طبیعی و مخرب از </w:t>
        </w:r>
      </w:ins>
      <w:ins w:id="7266" w:author="Windows User" w:date="2017-10-08T00:48:00Z">
        <w:r w:rsidR="005A5C75">
          <w:rPr>
            <w:rFonts w:hint="cs"/>
            <w:rtl/>
          </w:rPr>
          <w:t>یکدیگر شناسایی شوند. این مقاله در مقیاس کوچکی کار کرده و مقیاس پذیر نیست.علاوه بر این فرستادن اطلاعات خام به سرور می تواند مشکل آفرین باشد.</w:t>
        </w:r>
      </w:ins>
    </w:p>
    <w:p w14:paraId="27385554" w14:textId="4194FBF1" w:rsidR="005A5C75" w:rsidRDefault="005A5C75">
      <w:pPr>
        <w:rPr>
          <w:ins w:id="7267" w:author="Windows User" w:date="2017-10-08T00:52:00Z"/>
          <w:rtl/>
        </w:rPr>
        <w:pPrChange w:id="7268" w:author="Windows User" w:date="2017-09-12T20:54:00Z">
          <w:pPr>
            <w:pStyle w:val="Heading2"/>
          </w:pPr>
        </w:pPrChange>
      </w:pPr>
      <w:ins w:id="7269" w:author="Windows User" w:date="2017-10-08T00:49:00Z">
        <w:r>
          <w:rPr>
            <w:rFonts w:hint="cs"/>
            <w:rtl/>
          </w:rPr>
          <w:t>مقاله ی</w:t>
        </w:r>
      </w:ins>
      <w:ins w:id="7270" w:author="Windows User" w:date="2017-10-14T02:42:00Z">
        <w:r w:rsidR="00F4554A">
          <w:t>[17]</w:t>
        </w:r>
      </w:ins>
      <w:ins w:id="7271" w:author="Windows User" w:date="2017-10-08T00:49:00Z">
        <w:r>
          <w:rPr>
            <w:rFonts w:hint="cs"/>
            <w:rtl/>
          </w:rPr>
          <w:t xml:space="preserve"> از هردو روش ایستا و پویا برای ساخت پروفایل رفتار بهره برده است.</w:t>
        </w:r>
      </w:ins>
      <w:ins w:id="7272" w:author="Windows User" w:date="2017-10-08T00:50:00Z">
        <w:r>
          <w:rPr>
            <w:rFonts w:hint="cs"/>
            <w:rtl/>
          </w:rPr>
          <w:t>از روش مبتنی بر ویژگی و تحلیل مجوز برای دژافزار های  شناختهش ده و از روش اکتشافی برای تشخیص دژافزار های ناشناخته استفاده</w:t>
        </w:r>
      </w:ins>
      <w:ins w:id="7273" w:author="Windows User" w:date="2017-10-08T00:51:00Z">
        <w:r>
          <w:rPr>
            <w:rFonts w:hint="cs"/>
            <w:rtl/>
          </w:rPr>
          <w:t xml:space="preserve"> می</w:t>
        </w:r>
        <w:r>
          <w:rPr>
            <w:rtl/>
          </w:rPr>
          <w:softHyphen/>
        </w:r>
        <w:r>
          <w:rPr>
            <w:rFonts w:hint="cs"/>
            <w:rtl/>
          </w:rPr>
          <w:t>شود. از یک واحد هسته برای ثبت فراخوانی های سیستمی که توسط کد های بهره بردار شناخته شده ی اندروید که از دسترسی مدیر استفاده می کنند، استفاده می شو</w:t>
        </w:r>
      </w:ins>
      <w:ins w:id="7274" w:author="Windows User" w:date="2017-10-08T00:52:00Z">
        <w:r>
          <w:rPr>
            <w:rFonts w:hint="cs"/>
            <w:rtl/>
          </w:rPr>
          <w:t>د.نرخ منفی کاذب این روش به دلیل استفاده از روش اکتشافی بالاست.</w:t>
        </w:r>
      </w:ins>
    </w:p>
    <w:p w14:paraId="7CB8F29E" w14:textId="7A612408" w:rsidR="00552D42" w:rsidRDefault="005A5C75">
      <w:pPr>
        <w:rPr>
          <w:ins w:id="7275" w:author="Windows User" w:date="2017-10-08T01:25:00Z"/>
          <w:rtl/>
        </w:rPr>
        <w:pPrChange w:id="7276" w:author="Windows User" w:date="2017-10-08T01:20:00Z">
          <w:pPr>
            <w:pStyle w:val="Heading2"/>
          </w:pPr>
        </w:pPrChange>
      </w:pPr>
      <w:ins w:id="7277" w:author="Windows User" w:date="2017-10-08T00:52:00Z">
        <w:r>
          <w:rPr>
            <w:rFonts w:hint="cs"/>
            <w:rtl/>
          </w:rPr>
          <w:t>در مقاله ی</w:t>
        </w:r>
      </w:ins>
      <w:ins w:id="7278" w:author="Windows User" w:date="2017-10-14T02:45:00Z">
        <w:r w:rsidR="00F4554A">
          <w:t>[18]</w:t>
        </w:r>
      </w:ins>
      <w:ins w:id="7279" w:author="Windows User" w:date="2017-10-08T00:52:00Z">
        <w:r>
          <w:rPr>
            <w:rFonts w:hint="cs"/>
            <w:rtl/>
          </w:rPr>
          <w:t xml:space="preserve"> تشخیص دژافزار به صورت خودکار از روی رفتار شبکه انجام می شود.پس از تشخیص اقدام به از بین بردن دژافزار و برگرداندن دستگاه به حالت عادی می کند. اصل عملیات تشخیص </w:t>
        </w:r>
      </w:ins>
      <w:ins w:id="7280" w:author="Windows User" w:date="2017-10-08T01:20:00Z">
        <w:r w:rsidR="006F7478">
          <w:rPr>
            <w:rFonts w:hint="cs"/>
            <w:rtl/>
          </w:rPr>
          <w:t xml:space="preserve">برروی شبکه توسط سیستم تشخیص نفوذ انجام می شود به همین علت حافظه ی زیادی از موبایل اشغال نمی گردد. زمانی </w:t>
        </w:r>
      </w:ins>
      <w:ins w:id="7281" w:author="Windows User" w:date="2017-10-08T01:21:00Z">
        <w:r w:rsidR="006F7478">
          <w:rPr>
            <w:rFonts w:hint="cs"/>
            <w:rtl/>
          </w:rPr>
          <w:t xml:space="preserve">که مانیتورینگ شبکه ترافیک غیرطبیعی را شناسایی کرد به برنامه اطلاع می دهد. عامل </w:t>
        </w:r>
      </w:ins>
      <w:ins w:id="7282" w:author="Windows User" w:date="2017-10-08T01:22:00Z">
        <w:r w:rsidR="006F7478">
          <w:rPr>
            <w:rFonts w:hint="cs"/>
            <w:rtl/>
          </w:rPr>
          <w:t>داخل دستگاه فرآیندی را که منجر به تولید آن ترافیک شده استن را یافته و عملیات بازگردانی را انجام می دهد.</w:t>
        </w:r>
      </w:ins>
      <w:ins w:id="7283" w:author="Windows User" w:date="2017-10-08T01:23:00Z">
        <w:r w:rsidR="006F7478">
          <w:rPr>
            <w:rFonts w:hint="cs"/>
            <w:rtl/>
          </w:rPr>
          <w:t xml:space="preserve"> </w:t>
        </w:r>
      </w:ins>
      <w:ins w:id="7284" w:author="Windows User" w:date="2017-10-08T01:22:00Z">
        <w:r w:rsidR="006F7478">
          <w:rPr>
            <w:rFonts w:hint="cs"/>
            <w:rtl/>
          </w:rPr>
          <w:t>این کار</w:t>
        </w:r>
      </w:ins>
      <w:ins w:id="7285" w:author="Windows User" w:date="2017-10-08T01:23:00Z">
        <w:r w:rsidR="006F7478">
          <w:rPr>
            <w:rFonts w:hint="cs"/>
            <w:rtl/>
          </w:rPr>
          <w:t xml:space="preserve"> می تواند شامل فیلتر کردن ترافیک مشکوک</w:t>
        </w:r>
      </w:ins>
      <w:ins w:id="7286" w:author="Windows User" w:date="2017-10-08T01:24:00Z">
        <w:r w:rsidR="006F7478">
          <w:rPr>
            <w:rFonts w:hint="cs"/>
            <w:rtl/>
          </w:rPr>
          <w:t xml:space="preserve">، </w:t>
        </w:r>
        <w:r w:rsidR="006F7478">
          <w:t>s</w:t>
        </w:r>
      </w:ins>
      <w:ins w:id="7287" w:author="Windows User" w:date="2017-10-08T01:25:00Z">
        <w:r w:rsidR="006F7478">
          <w:t>and box</w:t>
        </w:r>
        <w:r w:rsidR="006F7478">
          <w:rPr>
            <w:rFonts w:hint="cs"/>
            <w:rtl/>
          </w:rPr>
          <w:t xml:space="preserve"> کردن یا حذف کردن برنامه  و یا بازیابی تنظیمات کارخانه باشد.</w:t>
        </w:r>
      </w:ins>
    </w:p>
    <w:p w14:paraId="5E408551" w14:textId="0F27DC61" w:rsidR="00552D42" w:rsidRDefault="006F7478">
      <w:pPr>
        <w:rPr>
          <w:ins w:id="7288" w:author="Windows User" w:date="2017-10-08T01:33:00Z"/>
          <w:rtl/>
        </w:rPr>
        <w:pPrChange w:id="7289" w:author="Windows User" w:date="2017-10-08T01:29:00Z">
          <w:pPr>
            <w:pStyle w:val="Heading2"/>
          </w:pPr>
        </w:pPrChange>
      </w:pPr>
      <w:ins w:id="7290" w:author="Windows User" w:date="2017-10-08T01:26:00Z">
        <w:r>
          <w:rPr>
            <w:rFonts w:hint="cs"/>
            <w:rtl/>
          </w:rPr>
          <w:t>بهترین مقاله ی ارائه شده در این زمینه با رویکرد تحلیل ایستا در سال 2014 اراده شد</w:t>
        </w:r>
      </w:ins>
      <w:ins w:id="7291" w:author="Windows User" w:date="2017-10-14T02:45:00Z">
        <w:r w:rsidR="00F4554A">
          <w:t>[19]</w:t>
        </w:r>
      </w:ins>
      <w:ins w:id="7292" w:author="Windows User" w:date="2017-10-08T01:26:00Z">
        <w:r>
          <w:rPr>
            <w:rFonts w:hint="cs"/>
            <w:rtl/>
          </w:rPr>
          <w:t xml:space="preserve">. در این مقاله ابزاری ارائه شده که با تحلیل و استفاده از ویژگی های ایستا، تشخیص می دهد برنامه دژافزار است یا خیر. این </w:t>
        </w:r>
      </w:ins>
      <w:ins w:id="7293" w:author="Windows User" w:date="2017-10-08T01:27:00Z">
        <w:r>
          <w:rPr>
            <w:rFonts w:hint="cs"/>
            <w:rtl/>
          </w:rPr>
          <w:t>تشخیص در خود موبایل صورت می گیرد. از جمله ویژگی هایی که می توانیم از آن ها برای تحلیل ایستا برنامه استفاده کنیم،</w:t>
        </w:r>
      </w:ins>
      <w:ins w:id="7294" w:author="Windows User" w:date="2017-10-08T01:28:00Z">
        <w:r>
          <w:rPr>
            <w:rFonts w:hint="cs"/>
            <w:rtl/>
          </w:rPr>
          <w:t xml:space="preserve"> می توان به مولفه های سخت افزاری که برنامه از آن ها استفاده می کند، مجوزهای برنامه،مولفه های برنامه،رابط بین مولفه ها</w:t>
        </w:r>
      </w:ins>
      <w:ins w:id="7295" w:author="Windows User" w:date="2017-10-08T01:29:00Z">
        <w:r w:rsidRPr="00E2341D">
          <w:rPr>
            <w:rStyle w:val="FootnoteReference"/>
            <w:rtl/>
          </w:rPr>
          <w:footnoteReference w:id="79"/>
        </w:r>
        <w:r>
          <w:rPr>
            <w:rFonts w:hint="cs"/>
            <w:rtl/>
          </w:rPr>
          <w:t xml:space="preserve">، فراخوانی های </w:t>
        </w:r>
        <w:r>
          <w:t>API</w:t>
        </w:r>
        <w:r>
          <w:rPr>
            <w:rFonts w:hint="cs"/>
            <w:rtl/>
          </w:rPr>
          <w:t xml:space="preserve"> و آدرس های </w:t>
        </w:r>
        <w:r>
          <w:t>IP</w:t>
        </w:r>
        <w:r>
          <w:rPr>
            <w:rFonts w:hint="cs"/>
            <w:rtl/>
          </w:rPr>
          <w:t xml:space="preserve"> مورد استفاده توسط برنامه اشاره کرد. در </w:t>
        </w:r>
      </w:ins>
      <w:ins w:id="7297" w:author="Windows User" w:date="2017-10-08T01:30:00Z">
        <w:r>
          <w:rPr>
            <w:rFonts w:hint="cs"/>
            <w:rtl/>
          </w:rPr>
          <w:lastRenderedPageBreak/>
          <w:t>ادامه در این مقاله با استفاده از روش های یادگیری ماشین(</w:t>
        </w:r>
        <w:r>
          <w:t>SVM</w:t>
        </w:r>
        <w:r>
          <w:rPr>
            <w:rFonts w:hint="cs"/>
            <w:rtl/>
          </w:rPr>
          <w:t xml:space="preserve"> خطی) برنامه را به یکی از دوحالت آسیب رسان و عادی تقسیم می </w:t>
        </w:r>
      </w:ins>
      <w:ins w:id="7298" w:author="Windows User" w:date="2017-10-08T01:31:00Z">
        <w:r>
          <w:rPr>
            <w:rFonts w:hint="cs"/>
            <w:rtl/>
          </w:rPr>
          <w:t xml:space="preserve">کند و تشخیص را انجام می دهد. </w:t>
        </w:r>
        <w:r w:rsidR="00891B6C">
          <w:rPr>
            <w:rFonts w:hint="cs"/>
            <w:rtl/>
          </w:rPr>
          <w:t xml:space="preserve">این پژوهش هم از نظر سرعت و هم از نظر دقت عملکرد بسیار مطلوبی را داشته است. علاوه بر این مجموعه ی ویژگی های مورد استفاده آن نیز به آسانی از هر فایل </w:t>
        </w:r>
      </w:ins>
      <w:ins w:id="7299" w:author="Windows User" w:date="2017-10-08T01:32:00Z">
        <w:r w:rsidR="00891B6C">
          <w:t>APK</w:t>
        </w:r>
      </w:ins>
      <w:ins w:id="7300" w:author="Windows User" w:date="2017-10-08T01:33:00Z">
        <w:r w:rsidR="00891B6C">
          <w:rPr>
            <w:rFonts w:hint="cs"/>
            <w:rtl/>
          </w:rPr>
          <w:t xml:space="preserve"> حتی مبهم شده نیز قابل دسترسی است.</w:t>
        </w:r>
      </w:ins>
    </w:p>
    <w:p w14:paraId="25EBDE64" w14:textId="4D61A25C" w:rsidR="00891B6C" w:rsidRPr="00552D42" w:rsidRDefault="00891B6C">
      <w:pPr>
        <w:rPr>
          <w:ins w:id="7301" w:author="Windows User" w:date="2017-09-12T20:54:00Z"/>
          <w:rtl/>
          <w:rPrChange w:id="7302" w:author="Windows User" w:date="2017-09-12T20:54:00Z">
            <w:rPr>
              <w:ins w:id="7303" w:author="Windows User" w:date="2017-09-12T20:54:00Z"/>
              <w:sz w:val="20"/>
              <w:szCs w:val="24"/>
              <w:rtl/>
            </w:rPr>
          </w:rPrChange>
        </w:rPr>
        <w:pPrChange w:id="7304" w:author="Windows User" w:date="2017-10-08T01:36:00Z">
          <w:pPr>
            <w:pStyle w:val="Heading2"/>
          </w:pPr>
        </w:pPrChange>
      </w:pPr>
      <w:ins w:id="7305" w:author="Windows User" w:date="2017-10-08T01:33:00Z">
        <w:r>
          <w:rPr>
            <w:rFonts w:hint="cs"/>
            <w:rtl/>
          </w:rPr>
          <w:t xml:space="preserve">مقالات بسیار دیگری در سال های بعد نظیر </w:t>
        </w:r>
      </w:ins>
      <w:ins w:id="7306" w:author="Windows User" w:date="2017-10-14T02:47:00Z">
        <w:r w:rsidR="00F4554A">
          <w:t>[20]</w:t>
        </w:r>
      </w:ins>
      <w:ins w:id="7307" w:author="Windows User" w:date="2017-10-08T01:33:00Z">
        <w:r>
          <w:rPr>
            <w:rFonts w:hint="cs"/>
            <w:rtl/>
          </w:rPr>
          <w:t>و</w:t>
        </w:r>
      </w:ins>
      <w:ins w:id="7308" w:author="Windows User" w:date="2017-10-14T02:48:00Z">
        <w:r w:rsidR="00F4554A">
          <w:t>[21]</w:t>
        </w:r>
      </w:ins>
      <w:ins w:id="7309" w:author="Windows User" w:date="2017-10-08T01:33:00Z">
        <w:r>
          <w:rPr>
            <w:rFonts w:hint="cs"/>
            <w:rtl/>
          </w:rPr>
          <w:t xml:space="preserve"> مطرح شدند که بر اساس مجوز های برنامه کاوش انجام می دادند. کار </w:t>
        </w:r>
      </w:ins>
      <w:ins w:id="7310" w:author="Windows User" w:date="2017-10-14T02:48:00Z">
        <w:r w:rsidR="00F4554A">
          <w:t>[22]</w:t>
        </w:r>
      </w:ins>
      <w:ins w:id="7311" w:author="Windows User" w:date="2017-10-08T01:34:00Z">
        <w:r>
          <w:rPr>
            <w:rFonts w:hint="cs"/>
            <w:rtl/>
          </w:rPr>
          <w:t xml:space="preserve">که یک </w:t>
        </w:r>
        <w:r>
          <w:t>sand box</w:t>
        </w:r>
        <w:r>
          <w:rPr>
            <w:rFonts w:hint="cs"/>
            <w:rtl/>
          </w:rPr>
          <w:t xml:space="preserve"> برای تحلیل دژافزار ها ارائه دااد و کار </w:t>
        </w:r>
      </w:ins>
      <w:ins w:id="7312" w:author="Windows User" w:date="2017-10-14T02:48:00Z">
        <w:r w:rsidR="00F4554A">
          <w:t>[23]</w:t>
        </w:r>
      </w:ins>
      <w:ins w:id="7313" w:author="Windows User" w:date="2017-10-08T01:34:00Z">
        <w:r>
          <w:rPr>
            <w:rFonts w:hint="cs"/>
            <w:rtl/>
          </w:rPr>
          <w:t>که یک چهارچوب برای تشخیص و بهبود گوشی های هوشمند ارا</w:t>
        </w:r>
      </w:ins>
      <w:ins w:id="7314" w:author="Windows User" w:date="2017-10-08T01:35:00Z">
        <w:r>
          <w:rPr>
            <w:rFonts w:hint="cs"/>
            <w:rtl/>
          </w:rPr>
          <w:t xml:space="preserve">ئه داده است و بسیار از کار های مشابه دیگر در سال ها ی </w:t>
        </w:r>
      </w:ins>
      <w:ins w:id="7315" w:author="Windows User" w:date="2017-10-08T01:36:00Z">
        <w:r>
          <w:rPr>
            <w:rFonts w:hint="cs"/>
            <w:rtl/>
          </w:rPr>
          <w:t>ا</w:t>
        </w:r>
      </w:ins>
      <w:ins w:id="7316" w:author="Windows User" w:date="2017-10-08T01:35:00Z">
        <w:r>
          <w:rPr>
            <w:rFonts w:hint="cs"/>
            <w:rtl/>
          </w:rPr>
          <w:t xml:space="preserve">خیر </w:t>
        </w:r>
      </w:ins>
      <w:ins w:id="7317" w:author="Windows User" w:date="2017-10-08T01:36:00Z">
        <w:r>
          <w:rPr>
            <w:rFonts w:hint="cs"/>
            <w:rtl/>
          </w:rPr>
          <w:t>مطرح شدند اما به دلیل مشابهت از شرح آن ها صرف نظر می کنیم.</w:t>
        </w:r>
      </w:ins>
    </w:p>
    <w:p w14:paraId="19587A2D" w14:textId="77777777" w:rsidR="00552D42" w:rsidRDefault="00552D42">
      <w:pPr>
        <w:jc w:val="center"/>
        <w:rPr>
          <w:ins w:id="7318" w:author="Windows User" w:date="2017-09-22T15:36:00Z"/>
          <w:sz w:val="50"/>
          <w:szCs w:val="52"/>
        </w:rPr>
        <w:pPrChange w:id="7319" w:author="Windows User" w:date="2017-09-12T20:54:00Z">
          <w:pPr>
            <w:pStyle w:val="Heading2"/>
          </w:pPr>
        </w:pPrChange>
      </w:pPr>
    </w:p>
    <w:p w14:paraId="461F0D2C" w14:textId="77777777" w:rsidR="00EC15BE" w:rsidRDefault="00EC15BE">
      <w:pPr>
        <w:jc w:val="center"/>
        <w:rPr>
          <w:ins w:id="7320" w:author="Windows User" w:date="2017-09-22T16:38:00Z"/>
          <w:sz w:val="50"/>
          <w:szCs w:val="52"/>
          <w:rtl/>
        </w:rPr>
        <w:pPrChange w:id="7321" w:author="Windows User" w:date="2017-09-12T20:54:00Z">
          <w:pPr>
            <w:pStyle w:val="Heading2"/>
          </w:pPr>
        </w:pPrChange>
      </w:pPr>
    </w:p>
    <w:p w14:paraId="6C9270C8" w14:textId="77777777" w:rsidR="00DA2843" w:rsidRDefault="00DA2843">
      <w:pPr>
        <w:jc w:val="center"/>
        <w:rPr>
          <w:ins w:id="7322" w:author="Windows User" w:date="2017-09-22T16:38:00Z"/>
          <w:sz w:val="50"/>
          <w:szCs w:val="52"/>
          <w:rtl/>
        </w:rPr>
        <w:pPrChange w:id="7323" w:author="Windows User" w:date="2017-09-12T20:54:00Z">
          <w:pPr>
            <w:pStyle w:val="Heading2"/>
          </w:pPr>
        </w:pPrChange>
      </w:pPr>
    </w:p>
    <w:p w14:paraId="48FDA5F0" w14:textId="77777777" w:rsidR="00DA2843" w:rsidDel="009253BD" w:rsidRDefault="00DA2843">
      <w:pPr>
        <w:jc w:val="center"/>
        <w:rPr>
          <w:ins w:id="7324" w:author="Windows User" w:date="2017-09-22T16:38:00Z"/>
          <w:del w:id="7325" w:author="Mahmoud" w:date="2017-10-08T10:20:00Z"/>
          <w:sz w:val="50"/>
          <w:szCs w:val="52"/>
          <w:rtl/>
        </w:rPr>
        <w:pPrChange w:id="7326" w:author="Windows User" w:date="2017-09-12T20:54:00Z">
          <w:pPr>
            <w:pStyle w:val="Heading2"/>
          </w:pPr>
        </w:pPrChange>
      </w:pPr>
    </w:p>
    <w:p w14:paraId="45D3B6A3" w14:textId="77777777" w:rsidR="00DA2843" w:rsidRDefault="00DA2843">
      <w:pPr>
        <w:rPr>
          <w:ins w:id="7327" w:author="Windows User" w:date="2017-09-22T16:38:00Z"/>
          <w:sz w:val="50"/>
          <w:szCs w:val="52"/>
          <w:rtl/>
        </w:rPr>
        <w:pPrChange w:id="7328" w:author="Mahmoud" w:date="2017-10-08T10:20:00Z">
          <w:pPr>
            <w:pStyle w:val="Heading2"/>
          </w:pPr>
        </w:pPrChange>
      </w:pPr>
    </w:p>
    <w:p w14:paraId="010F81B9" w14:textId="77777777" w:rsidR="00CF7607" w:rsidRDefault="00CF7607">
      <w:pPr>
        <w:jc w:val="center"/>
        <w:rPr>
          <w:ins w:id="7329" w:author="Mahmoud" w:date="2017-10-06T15:23:00Z"/>
          <w:sz w:val="50"/>
          <w:szCs w:val="52"/>
          <w:rtl/>
        </w:rPr>
        <w:sectPr w:rsidR="00CF7607" w:rsidSect="00865D1E">
          <w:headerReference w:type="default" r:id="rId58"/>
          <w:footnotePr>
            <w:numRestart w:val="eachPage"/>
          </w:footnotePr>
          <w:pgSz w:w="12240" w:h="15840"/>
          <w:pgMar w:top="1440" w:right="1440" w:bottom="1440" w:left="1440" w:header="720" w:footer="720" w:gutter="0"/>
          <w:cols w:space="720"/>
          <w:docGrid w:linePitch="360"/>
        </w:sectPr>
      </w:pPr>
    </w:p>
    <w:p w14:paraId="66126BDF" w14:textId="7217406D" w:rsidR="00DA2843" w:rsidRDefault="00DA2843">
      <w:pPr>
        <w:jc w:val="center"/>
        <w:rPr>
          <w:ins w:id="7336" w:author="Windows User" w:date="2017-09-12T20:55:00Z"/>
          <w:sz w:val="50"/>
          <w:szCs w:val="52"/>
          <w:rtl/>
        </w:rPr>
        <w:pPrChange w:id="7337" w:author="Windows User" w:date="2017-09-12T20:54:00Z">
          <w:pPr>
            <w:pStyle w:val="Heading2"/>
          </w:pPr>
        </w:pPrChange>
      </w:pPr>
    </w:p>
    <w:p w14:paraId="6C47603F" w14:textId="6D5ADEEA" w:rsidR="00552D42" w:rsidRDefault="00552D42">
      <w:pPr>
        <w:jc w:val="center"/>
        <w:rPr>
          <w:ins w:id="7338" w:author="Windows User" w:date="2017-09-12T20:54:00Z"/>
          <w:sz w:val="50"/>
          <w:szCs w:val="52"/>
          <w:rtl/>
        </w:rPr>
        <w:pPrChange w:id="7339" w:author="Windows User" w:date="2017-09-22T16:38:00Z">
          <w:pPr>
            <w:pStyle w:val="Heading2"/>
          </w:pPr>
        </w:pPrChange>
      </w:pPr>
      <w:ins w:id="7340" w:author="Windows User" w:date="2017-09-12T20:54:00Z">
        <w:r w:rsidRPr="00552D42">
          <w:rPr>
            <w:b/>
            <w:bCs/>
            <w:sz w:val="50"/>
            <w:szCs w:val="52"/>
            <w:rtl/>
            <w:rPrChange w:id="7341" w:author="Windows User" w:date="2017-09-12T20:54:00Z">
              <w:rPr>
                <w:b w:val="0"/>
                <w:bCs w:val="0"/>
                <w:rtl/>
              </w:rPr>
            </w:rPrChange>
          </w:rPr>
          <w:t xml:space="preserve">فصل </w:t>
        </w:r>
      </w:ins>
      <w:ins w:id="7342" w:author="Windows User" w:date="2017-09-22T16:38:00Z">
        <w:r w:rsidR="00DA2843">
          <w:rPr>
            <w:rFonts w:hint="cs"/>
            <w:b/>
            <w:bCs/>
            <w:sz w:val="50"/>
            <w:szCs w:val="52"/>
            <w:rtl/>
          </w:rPr>
          <w:t>ششم</w:t>
        </w:r>
      </w:ins>
      <w:ins w:id="7343" w:author="Windows User" w:date="2017-09-12T20:54:00Z">
        <w:r w:rsidRPr="00552D42">
          <w:rPr>
            <w:b/>
            <w:bCs/>
            <w:sz w:val="50"/>
            <w:szCs w:val="52"/>
            <w:rtl/>
            <w:rPrChange w:id="7344" w:author="Windows User" w:date="2017-09-12T20:54:00Z">
              <w:rPr>
                <w:b w:val="0"/>
                <w:bCs w:val="0"/>
                <w:rtl/>
              </w:rPr>
            </w:rPrChange>
          </w:rPr>
          <w:t>:</w:t>
        </w:r>
      </w:ins>
    </w:p>
    <w:p w14:paraId="0C5099A6" w14:textId="5226A753" w:rsidR="00552D42" w:rsidRDefault="00552D42">
      <w:pPr>
        <w:jc w:val="center"/>
        <w:rPr>
          <w:ins w:id="7345" w:author="Windows User" w:date="2017-09-12T20:55:00Z"/>
          <w:sz w:val="50"/>
          <w:szCs w:val="52"/>
          <w:rtl/>
        </w:rPr>
        <w:pPrChange w:id="7346" w:author="Windows User" w:date="2017-09-12T20:54:00Z">
          <w:pPr>
            <w:pStyle w:val="Heading2"/>
          </w:pPr>
        </w:pPrChange>
      </w:pPr>
      <w:ins w:id="7347" w:author="Windows User" w:date="2017-09-12T20:54:00Z">
        <w:r w:rsidRPr="00552D42">
          <w:rPr>
            <w:b/>
            <w:bCs/>
            <w:sz w:val="50"/>
            <w:szCs w:val="52"/>
            <w:rtl/>
            <w:rPrChange w:id="7348" w:author="Windows User" w:date="2017-09-12T20:54:00Z">
              <w:rPr>
                <w:b w:val="0"/>
                <w:bCs w:val="0"/>
                <w:rtl/>
              </w:rPr>
            </w:rPrChange>
          </w:rPr>
          <w:t>کارها</w:t>
        </w:r>
        <w:r w:rsidRPr="00552D42">
          <w:rPr>
            <w:rFonts w:hint="cs"/>
            <w:b/>
            <w:bCs/>
            <w:sz w:val="50"/>
            <w:szCs w:val="52"/>
            <w:rtl/>
            <w:rPrChange w:id="7349" w:author="Windows User" w:date="2017-09-12T20:54:00Z">
              <w:rPr>
                <w:rFonts w:hint="cs"/>
                <w:b w:val="0"/>
                <w:bCs w:val="0"/>
                <w:rtl/>
              </w:rPr>
            </w:rPrChange>
          </w:rPr>
          <w:t>ی</w:t>
        </w:r>
        <w:r w:rsidRPr="00552D42">
          <w:rPr>
            <w:b/>
            <w:bCs/>
            <w:sz w:val="50"/>
            <w:szCs w:val="52"/>
            <w:rtl/>
            <w:rPrChange w:id="7350" w:author="Windows User" w:date="2017-09-12T20:54:00Z">
              <w:rPr>
                <w:b w:val="0"/>
                <w:bCs w:val="0"/>
                <w:rtl/>
              </w:rPr>
            </w:rPrChange>
          </w:rPr>
          <w:t xml:space="preserve"> پ</w:t>
        </w:r>
        <w:r w:rsidRPr="00552D42">
          <w:rPr>
            <w:rFonts w:hint="cs"/>
            <w:b/>
            <w:bCs/>
            <w:sz w:val="50"/>
            <w:szCs w:val="52"/>
            <w:rtl/>
            <w:rPrChange w:id="7351" w:author="Windows User" w:date="2017-09-12T20:54:00Z">
              <w:rPr>
                <w:rFonts w:hint="cs"/>
                <w:b w:val="0"/>
                <w:bCs w:val="0"/>
                <w:rtl/>
              </w:rPr>
            </w:rPrChange>
          </w:rPr>
          <w:t>ی</w:t>
        </w:r>
        <w:r w:rsidRPr="00552D42">
          <w:rPr>
            <w:rFonts w:hint="eastAsia"/>
            <w:b/>
            <w:bCs/>
            <w:sz w:val="50"/>
            <w:szCs w:val="52"/>
            <w:rtl/>
            <w:rPrChange w:id="7352" w:author="Windows User" w:date="2017-09-12T20:54:00Z">
              <w:rPr>
                <w:rFonts w:hint="eastAsia"/>
                <w:b w:val="0"/>
                <w:bCs w:val="0"/>
                <w:rtl/>
              </w:rPr>
            </w:rPrChange>
          </w:rPr>
          <w:t>ش</w:t>
        </w:r>
        <w:r w:rsidRPr="00552D42">
          <w:rPr>
            <w:rFonts w:hint="cs"/>
            <w:b/>
            <w:bCs/>
            <w:sz w:val="50"/>
            <w:szCs w:val="52"/>
            <w:rtl/>
            <w:rPrChange w:id="7353" w:author="Windows User" w:date="2017-09-12T20:54:00Z">
              <w:rPr>
                <w:rFonts w:hint="cs"/>
                <w:b w:val="0"/>
                <w:bCs w:val="0"/>
                <w:rtl/>
              </w:rPr>
            </w:rPrChange>
          </w:rPr>
          <w:t>ی</w:t>
        </w:r>
        <w:r w:rsidRPr="00552D42">
          <w:rPr>
            <w:rFonts w:hint="eastAsia"/>
            <w:b/>
            <w:bCs/>
            <w:sz w:val="50"/>
            <w:szCs w:val="52"/>
            <w:rtl/>
            <w:rPrChange w:id="7354" w:author="Windows User" w:date="2017-09-12T20:54:00Z">
              <w:rPr>
                <w:rFonts w:hint="eastAsia"/>
                <w:b w:val="0"/>
                <w:bCs w:val="0"/>
                <w:rtl/>
              </w:rPr>
            </w:rPrChange>
          </w:rPr>
          <w:t>ن</w:t>
        </w:r>
      </w:ins>
      <w:ins w:id="7355" w:author="Windows User" w:date="2017-09-22T16:38:00Z">
        <w:r w:rsidR="00DA2843">
          <w:rPr>
            <w:rFonts w:hint="cs"/>
            <w:b/>
            <w:bCs/>
            <w:sz w:val="50"/>
            <w:szCs w:val="52"/>
            <w:rtl/>
          </w:rPr>
          <w:t xml:space="preserve"> در</w:t>
        </w:r>
      </w:ins>
      <w:ins w:id="7356" w:author="Windows User" w:date="2017-09-12T20:54:00Z">
        <w:r w:rsidRPr="00552D42">
          <w:rPr>
            <w:b/>
            <w:bCs/>
            <w:sz w:val="50"/>
            <w:szCs w:val="52"/>
            <w:rtl/>
            <w:rPrChange w:id="7357" w:author="Windows User" w:date="2017-09-12T20:54:00Z">
              <w:rPr>
                <w:b w:val="0"/>
                <w:bCs w:val="0"/>
                <w:rtl/>
              </w:rPr>
            </w:rPrChange>
          </w:rPr>
          <w:t xml:space="preserve"> اجرا</w:t>
        </w:r>
        <w:r w:rsidRPr="00552D42">
          <w:rPr>
            <w:rFonts w:hint="cs"/>
            <w:b/>
            <w:bCs/>
            <w:sz w:val="50"/>
            <w:szCs w:val="52"/>
            <w:rtl/>
            <w:rPrChange w:id="7358" w:author="Windows User" w:date="2017-09-12T20:54:00Z">
              <w:rPr>
                <w:rFonts w:hint="cs"/>
                <w:b w:val="0"/>
                <w:bCs w:val="0"/>
                <w:rtl/>
              </w:rPr>
            </w:rPrChange>
          </w:rPr>
          <w:t>ی</w:t>
        </w:r>
        <w:r w:rsidRPr="00552D42">
          <w:rPr>
            <w:b/>
            <w:bCs/>
            <w:sz w:val="50"/>
            <w:szCs w:val="52"/>
            <w:rtl/>
            <w:rPrChange w:id="7359" w:author="Windows User" w:date="2017-09-12T20:54:00Z">
              <w:rPr>
                <w:b w:val="0"/>
                <w:bCs w:val="0"/>
                <w:rtl/>
              </w:rPr>
            </w:rPrChange>
          </w:rPr>
          <w:t xml:space="preserve"> پو</w:t>
        </w:r>
        <w:r w:rsidRPr="00552D42">
          <w:rPr>
            <w:rFonts w:hint="cs"/>
            <w:b/>
            <w:bCs/>
            <w:sz w:val="50"/>
            <w:szCs w:val="52"/>
            <w:rtl/>
            <w:rPrChange w:id="7360" w:author="Windows User" w:date="2017-09-12T20:54:00Z">
              <w:rPr>
                <w:rFonts w:hint="cs"/>
                <w:b w:val="0"/>
                <w:bCs w:val="0"/>
                <w:rtl/>
              </w:rPr>
            </w:rPrChange>
          </w:rPr>
          <w:t>ی</w:t>
        </w:r>
        <w:r w:rsidRPr="00552D42">
          <w:rPr>
            <w:rFonts w:hint="eastAsia"/>
            <w:b/>
            <w:bCs/>
            <w:sz w:val="50"/>
            <w:szCs w:val="52"/>
            <w:rtl/>
            <w:rPrChange w:id="7361" w:author="Windows User" w:date="2017-09-12T20:54:00Z">
              <w:rPr>
                <w:rFonts w:hint="eastAsia"/>
                <w:b w:val="0"/>
                <w:bCs w:val="0"/>
                <w:rtl/>
              </w:rPr>
            </w:rPrChange>
          </w:rPr>
          <w:t>انماد</w:t>
        </w:r>
        <w:r w:rsidRPr="00552D42">
          <w:rPr>
            <w:rFonts w:hint="cs"/>
            <w:b/>
            <w:bCs/>
            <w:sz w:val="50"/>
            <w:szCs w:val="52"/>
            <w:rtl/>
            <w:rPrChange w:id="7362" w:author="Windows User" w:date="2017-09-12T20:54:00Z">
              <w:rPr>
                <w:rFonts w:hint="cs"/>
                <w:b w:val="0"/>
                <w:bCs w:val="0"/>
                <w:rtl/>
              </w:rPr>
            </w:rPrChange>
          </w:rPr>
          <w:t>ی</w:t>
        </w:r>
        <w:r w:rsidRPr="00552D42">
          <w:rPr>
            <w:rFonts w:hint="eastAsia"/>
            <w:b/>
            <w:bCs/>
            <w:sz w:val="50"/>
            <w:szCs w:val="52"/>
            <w:rtl/>
            <w:rPrChange w:id="7363" w:author="Windows User" w:date="2017-09-12T20:54:00Z">
              <w:rPr>
                <w:rFonts w:hint="eastAsia"/>
                <w:b w:val="0"/>
                <w:bCs w:val="0"/>
                <w:rtl/>
              </w:rPr>
            </w:rPrChange>
          </w:rPr>
          <w:t>ن</w:t>
        </w:r>
        <w:r w:rsidRPr="00552D42">
          <w:rPr>
            <w:b/>
            <w:bCs/>
            <w:sz w:val="50"/>
            <w:szCs w:val="52"/>
            <w:rtl/>
            <w:rPrChange w:id="7364" w:author="Windows User" w:date="2017-09-12T20:54:00Z">
              <w:rPr>
                <w:b w:val="0"/>
                <w:bCs w:val="0"/>
                <w:rtl/>
              </w:rPr>
            </w:rPrChange>
          </w:rPr>
          <w:t xml:space="preserve"> با هدف </w:t>
        </w:r>
      </w:ins>
      <w:ins w:id="7365" w:author="Windows User" w:date="2017-09-12T20:55:00Z">
        <w:r>
          <w:rPr>
            <w:b/>
            <w:bCs/>
            <w:sz w:val="50"/>
            <w:szCs w:val="52"/>
            <w:rtl/>
          </w:rPr>
          <w:br/>
        </w:r>
      </w:ins>
      <w:ins w:id="7366" w:author="Windows User" w:date="2017-09-12T20:54:00Z">
        <w:r w:rsidRPr="00552D42">
          <w:rPr>
            <w:b/>
            <w:bCs/>
            <w:sz w:val="50"/>
            <w:szCs w:val="52"/>
            <w:rtl/>
            <w:rPrChange w:id="7367" w:author="Windows User" w:date="2017-09-12T20:54:00Z">
              <w:rPr>
                <w:b w:val="0"/>
                <w:bCs w:val="0"/>
                <w:rtl/>
              </w:rPr>
            </w:rPrChange>
          </w:rPr>
          <w:t>تشخ</w:t>
        </w:r>
        <w:r w:rsidRPr="00552D42">
          <w:rPr>
            <w:rFonts w:hint="cs"/>
            <w:b/>
            <w:bCs/>
            <w:sz w:val="50"/>
            <w:szCs w:val="52"/>
            <w:rtl/>
            <w:rPrChange w:id="7368" w:author="Windows User" w:date="2017-09-12T20:54:00Z">
              <w:rPr>
                <w:rFonts w:hint="cs"/>
                <w:b w:val="0"/>
                <w:bCs w:val="0"/>
                <w:rtl/>
              </w:rPr>
            </w:rPrChange>
          </w:rPr>
          <w:t>ی</w:t>
        </w:r>
        <w:r w:rsidRPr="00552D42">
          <w:rPr>
            <w:rFonts w:hint="eastAsia"/>
            <w:b/>
            <w:bCs/>
            <w:sz w:val="50"/>
            <w:szCs w:val="52"/>
            <w:rtl/>
            <w:rPrChange w:id="7369" w:author="Windows User" w:date="2017-09-12T20:54:00Z">
              <w:rPr>
                <w:rFonts w:hint="eastAsia"/>
                <w:b w:val="0"/>
                <w:bCs w:val="0"/>
                <w:rtl/>
              </w:rPr>
            </w:rPrChange>
          </w:rPr>
          <w:t>ص</w:t>
        </w:r>
        <w:r w:rsidRPr="00552D42">
          <w:rPr>
            <w:b/>
            <w:bCs/>
            <w:sz w:val="50"/>
            <w:szCs w:val="52"/>
            <w:rtl/>
            <w:rPrChange w:id="7370" w:author="Windows User" w:date="2017-09-12T20:54:00Z">
              <w:rPr>
                <w:b w:val="0"/>
                <w:bCs w:val="0"/>
                <w:rtl/>
              </w:rPr>
            </w:rPrChange>
          </w:rPr>
          <w:t xml:space="preserve"> </w:t>
        </w:r>
        <w:r w:rsidRPr="00552D42">
          <w:rPr>
            <w:rFonts w:hint="cs"/>
            <w:b/>
            <w:bCs/>
            <w:sz w:val="50"/>
            <w:szCs w:val="52"/>
            <w:rtl/>
            <w:rPrChange w:id="7371" w:author="Windows User" w:date="2017-09-12T20:54:00Z">
              <w:rPr>
                <w:rFonts w:hint="cs"/>
                <w:b w:val="0"/>
                <w:bCs w:val="0"/>
                <w:rtl/>
              </w:rPr>
            </w:rPrChange>
          </w:rPr>
          <w:t>ی</w:t>
        </w:r>
        <w:r w:rsidRPr="00552D42">
          <w:rPr>
            <w:rFonts w:hint="eastAsia"/>
            <w:b/>
            <w:bCs/>
            <w:sz w:val="50"/>
            <w:szCs w:val="52"/>
            <w:rtl/>
            <w:rPrChange w:id="7372" w:author="Windows User" w:date="2017-09-12T20:54:00Z">
              <w:rPr>
                <w:rFonts w:hint="eastAsia"/>
                <w:b w:val="0"/>
                <w:bCs w:val="0"/>
                <w:rtl/>
              </w:rPr>
            </w:rPrChange>
          </w:rPr>
          <w:t>ا</w:t>
        </w:r>
        <w:r w:rsidRPr="00552D42">
          <w:rPr>
            <w:b/>
            <w:bCs/>
            <w:sz w:val="50"/>
            <w:szCs w:val="52"/>
            <w:rtl/>
            <w:rPrChange w:id="7373" w:author="Windows User" w:date="2017-09-12T20:54:00Z">
              <w:rPr>
                <w:b w:val="0"/>
                <w:bCs w:val="0"/>
                <w:rtl/>
              </w:rPr>
            </w:rPrChange>
          </w:rPr>
          <w:t xml:space="preserve"> تحل</w:t>
        </w:r>
        <w:r w:rsidRPr="00552D42">
          <w:rPr>
            <w:rFonts w:hint="cs"/>
            <w:b/>
            <w:bCs/>
            <w:sz w:val="50"/>
            <w:szCs w:val="52"/>
            <w:rtl/>
            <w:rPrChange w:id="7374" w:author="Windows User" w:date="2017-09-12T20:54:00Z">
              <w:rPr>
                <w:rFonts w:hint="cs"/>
                <w:b w:val="0"/>
                <w:bCs w:val="0"/>
                <w:rtl/>
              </w:rPr>
            </w:rPrChange>
          </w:rPr>
          <w:t>ی</w:t>
        </w:r>
        <w:r w:rsidRPr="00552D42">
          <w:rPr>
            <w:rFonts w:hint="eastAsia"/>
            <w:b/>
            <w:bCs/>
            <w:sz w:val="50"/>
            <w:szCs w:val="52"/>
            <w:rtl/>
            <w:rPrChange w:id="7375" w:author="Windows User" w:date="2017-09-12T20:54:00Z">
              <w:rPr>
                <w:rFonts w:hint="eastAsia"/>
                <w:b w:val="0"/>
                <w:bCs w:val="0"/>
                <w:rtl/>
              </w:rPr>
            </w:rPrChange>
          </w:rPr>
          <w:t>ل</w:t>
        </w:r>
        <w:r w:rsidRPr="00552D42">
          <w:rPr>
            <w:b/>
            <w:bCs/>
            <w:sz w:val="50"/>
            <w:szCs w:val="52"/>
            <w:rtl/>
            <w:rPrChange w:id="7376" w:author="Windows User" w:date="2017-09-12T20:54:00Z">
              <w:rPr>
                <w:b w:val="0"/>
                <w:bCs w:val="0"/>
                <w:rtl/>
              </w:rPr>
            </w:rPrChange>
          </w:rPr>
          <w:t xml:space="preserve"> دژافزار</w:t>
        </w:r>
      </w:ins>
    </w:p>
    <w:p w14:paraId="14DF4C8F" w14:textId="77777777" w:rsidR="00552D42" w:rsidRDefault="00552D42">
      <w:pPr>
        <w:jc w:val="center"/>
        <w:rPr>
          <w:ins w:id="7377" w:author="Windows User" w:date="2017-09-12T20:55:00Z"/>
          <w:sz w:val="50"/>
          <w:szCs w:val="52"/>
          <w:rtl/>
        </w:rPr>
        <w:pPrChange w:id="7378" w:author="Windows User" w:date="2017-09-12T20:54:00Z">
          <w:pPr>
            <w:pStyle w:val="Heading2"/>
          </w:pPr>
        </w:pPrChange>
      </w:pPr>
    </w:p>
    <w:p w14:paraId="5588B3FC" w14:textId="77777777" w:rsidR="00552D42" w:rsidRDefault="00552D42">
      <w:pPr>
        <w:jc w:val="center"/>
        <w:rPr>
          <w:ins w:id="7379" w:author="Windows User" w:date="2017-09-12T20:55:00Z"/>
          <w:sz w:val="50"/>
          <w:szCs w:val="52"/>
          <w:rtl/>
        </w:rPr>
        <w:pPrChange w:id="7380" w:author="Windows User" w:date="2017-09-12T20:54:00Z">
          <w:pPr>
            <w:pStyle w:val="Heading2"/>
          </w:pPr>
        </w:pPrChange>
      </w:pPr>
    </w:p>
    <w:p w14:paraId="786DA090" w14:textId="77777777" w:rsidR="00552D42" w:rsidRDefault="00552D42">
      <w:pPr>
        <w:jc w:val="center"/>
        <w:rPr>
          <w:ins w:id="7381" w:author="Windows User" w:date="2017-09-12T20:55:00Z"/>
          <w:sz w:val="50"/>
          <w:szCs w:val="52"/>
          <w:rtl/>
        </w:rPr>
        <w:pPrChange w:id="7382" w:author="Windows User" w:date="2017-09-12T20:54:00Z">
          <w:pPr>
            <w:pStyle w:val="Heading2"/>
          </w:pPr>
        </w:pPrChange>
      </w:pPr>
    </w:p>
    <w:p w14:paraId="20B5A23C" w14:textId="77777777" w:rsidR="00552D42" w:rsidRDefault="00552D42">
      <w:pPr>
        <w:jc w:val="center"/>
        <w:rPr>
          <w:ins w:id="7383" w:author="Windows User" w:date="2017-09-12T20:55:00Z"/>
          <w:sz w:val="50"/>
          <w:szCs w:val="52"/>
          <w:rtl/>
        </w:rPr>
        <w:pPrChange w:id="7384" w:author="Windows User" w:date="2017-09-12T20:54:00Z">
          <w:pPr>
            <w:pStyle w:val="Heading2"/>
          </w:pPr>
        </w:pPrChange>
      </w:pPr>
    </w:p>
    <w:p w14:paraId="731D9D41" w14:textId="77777777" w:rsidR="00552D42" w:rsidRDefault="00552D42">
      <w:pPr>
        <w:jc w:val="center"/>
        <w:rPr>
          <w:ins w:id="7385" w:author="Windows User" w:date="2017-09-12T20:55:00Z"/>
          <w:sz w:val="50"/>
          <w:szCs w:val="52"/>
          <w:rtl/>
        </w:rPr>
        <w:pPrChange w:id="7386" w:author="Windows User" w:date="2017-09-12T20:54:00Z">
          <w:pPr>
            <w:pStyle w:val="Heading2"/>
          </w:pPr>
        </w:pPrChange>
      </w:pPr>
    </w:p>
    <w:p w14:paraId="5226AF10" w14:textId="77777777" w:rsidR="00552D42" w:rsidRDefault="00552D42">
      <w:pPr>
        <w:jc w:val="center"/>
        <w:rPr>
          <w:ins w:id="7387" w:author="Windows User" w:date="2017-09-12T20:55:00Z"/>
          <w:sz w:val="50"/>
          <w:szCs w:val="52"/>
          <w:rtl/>
        </w:rPr>
        <w:pPrChange w:id="7388" w:author="Windows User" w:date="2017-09-12T20:54:00Z">
          <w:pPr>
            <w:pStyle w:val="Heading2"/>
          </w:pPr>
        </w:pPrChange>
      </w:pPr>
    </w:p>
    <w:p w14:paraId="2D92E930" w14:textId="77777777" w:rsidR="00552D42" w:rsidDel="00D5561A" w:rsidRDefault="00552D42">
      <w:pPr>
        <w:rPr>
          <w:del w:id="7389" w:author="Mahmoud" w:date="2017-09-19T21:29:00Z"/>
          <w:sz w:val="50"/>
          <w:szCs w:val="52"/>
          <w:rtl/>
        </w:rPr>
        <w:pPrChange w:id="7390" w:author="Mahmoud" w:date="2017-09-19T21:29:00Z">
          <w:pPr>
            <w:pStyle w:val="Heading2"/>
          </w:pPr>
        </w:pPrChange>
      </w:pPr>
    </w:p>
    <w:p w14:paraId="5FC67776" w14:textId="77777777" w:rsidR="00D5561A" w:rsidRDefault="00D5561A">
      <w:pPr>
        <w:jc w:val="center"/>
        <w:rPr>
          <w:ins w:id="7391" w:author="Windows User" w:date="2017-09-22T16:25:00Z"/>
          <w:sz w:val="50"/>
          <w:szCs w:val="52"/>
          <w:rtl/>
        </w:rPr>
        <w:pPrChange w:id="7392" w:author="Windows User" w:date="2017-09-12T20:54:00Z">
          <w:pPr>
            <w:pStyle w:val="Heading2"/>
          </w:pPr>
        </w:pPrChange>
      </w:pPr>
    </w:p>
    <w:p w14:paraId="4876DA34" w14:textId="77777777" w:rsidR="00552D42" w:rsidRPr="00552D42" w:rsidRDefault="00552D42">
      <w:pPr>
        <w:rPr>
          <w:sz w:val="50"/>
          <w:szCs w:val="52"/>
          <w:rPrChange w:id="7393" w:author="Windows User" w:date="2017-09-12T20:54:00Z">
            <w:rPr>
              <w:sz w:val="20"/>
              <w:szCs w:val="24"/>
            </w:rPr>
          </w:rPrChange>
        </w:rPr>
        <w:pPrChange w:id="7394" w:author="Mahmoud" w:date="2017-09-19T21:29:00Z">
          <w:pPr>
            <w:pStyle w:val="Heading2"/>
          </w:pPr>
        </w:pPrChange>
      </w:pPr>
    </w:p>
    <w:p w14:paraId="79A30D23" w14:textId="6D495016" w:rsidR="003332D7" w:rsidRPr="005B6599" w:rsidRDefault="00DD3BBD" w:rsidP="00F66DA0">
      <w:pPr>
        <w:pStyle w:val="Heading1"/>
        <w:rPr>
          <w:ins w:id="7395" w:author="Windows User" w:date="2017-09-12T09:53:00Z"/>
          <w:color w:val="FFFFFF" w:themeColor="background1"/>
          <w:sz w:val="2"/>
          <w:szCs w:val="4"/>
          <w:rPrChange w:id="7396" w:author="Mahmoud" w:date="2017-10-08T11:08:00Z">
            <w:rPr>
              <w:ins w:id="7397" w:author="Windows User" w:date="2017-09-12T09:53:00Z"/>
              <w:sz w:val="24"/>
              <w:szCs w:val="28"/>
            </w:rPr>
          </w:rPrChange>
        </w:rPr>
      </w:pPr>
      <w:bookmarkStart w:id="7398" w:name="_Toc495715054"/>
      <w:r w:rsidRPr="005B6599">
        <w:rPr>
          <w:rFonts w:hint="eastAsia"/>
          <w:color w:val="FFFFFF" w:themeColor="background1"/>
          <w:sz w:val="2"/>
          <w:szCs w:val="2"/>
          <w:rtl/>
          <w:rPrChange w:id="7399" w:author="Mahmoud" w:date="2017-10-08T11:08:00Z">
            <w:rPr>
              <w:rFonts w:hint="eastAsia"/>
              <w:sz w:val="24"/>
              <w:szCs w:val="28"/>
              <w:rtl/>
            </w:rPr>
          </w:rPrChange>
        </w:rPr>
        <w:lastRenderedPageBreak/>
        <w:t>فصل</w:t>
      </w:r>
      <w:r w:rsidRPr="005B6599">
        <w:rPr>
          <w:color w:val="FFFFFF" w:themeColor="background1"/>
          <w:sz w:val="2"/>
          <w:szCs w:val="2"/>
          <w:rtl/>
          <w:rPrChange w:id="7400" w:author="Mahmoud" w:date="2017-10-08T11:08:00Z">
            <w:rPr>
              <w:sz w:val="24"/>
              <w:szCs w:val="28"/>
              <w:rtl/>
            </w:rPr>
          </w:rPrChange>
        </w:rPr>
        <w:t xml:space="preserve"> </w:t>
      </w:r>
      <w:del w:id="7401" w:author="Windows User" w:date="2017-09-22T16:59:00Z">
        <w:r w:rsidRPr="005B6599" w:rsidDel="009A1697">
          <w:rPr>
            <w:rFonts w:hint="eastAsia"/>
            <w:color w:val="FFFFFF" w:themeColor="background1"/>
            <w:sz w:val="2"/>
            <w:szCs w:val="2"/>
            <w:rtl/>
            <w:rPrChange w:id="7402" w:author="Mahmoud" w:date="2017-10-08T11:08:00Z">
              <w:rPr>
                <w:rFonts w:hint="eastAsia"/>
                <w:sz w:val="24"/>
                <w:szCs w:val="28"/>
                <w:rtl/>
              </w:rPr>
            </w:rPrChange>
          </w:rPr>
          <w:delText>پنجم</w:delText>
        </w:r>
      </w:del>
      <w:ins w:id="7403" w:author="Windows User" w:date="2017-09-22T16:59:00Z">
        <w:r w:rsidR="009A1697" w:rsidRPr="005B6599">
          <w:rPr>
            <w:rFonts w:hint="eastAsia"/>
            <w:color w:val="FFFFFF" w:themeColor="background1"/>
            <w:sz w:val="2"/>
            <w:szCs w:val="2"/>
            <w:rtl/>
            <w:rPrChange w:id="7404" w:author="Mahmoud" w:date="2017-10-08T11:08:00Z">
              <w:rPr>
                <w:rFonts w:hint="eastAsia"/>
                <w:szCs w:val="36"/>
                <w:rtl/>
              </w:rPr>
            </w:rPrChange>
          </w:rPr>
          <w:t>ششم</w:t>
        </w:r>
      </w:ins>
      <w:r w:rsidR="008914B6" w:rsidRPr="005B6599">
        <w:rPr>
          <w:color w:val="FFFFFF" w:themeColor="background1"/>
          <w:sz w:val="2"/>
          <w:szCs w:val="2"/>
          <w:rtl/>
          <w:rPrChange w:id="7405" w:author="Mahmoud" w:date="2017-10-08T11:08:00Z">
            <w:rPr>
              <w:sz w:val="24"/>
              <w:szCs w:val="28"/>
              <w:rtl/>
            </w:rPr>
          </w:rPrChange>
        </w:rPr>
        <w:t>:کارها</w:t>
      </w:r>
      <w:r w:rsidR="008914B6" w:rsidRPr="005B6599">
        <w:rPr>
          <w:rFonts w:hint="cs"/>
          <w:color w:val="FFFFFF" w:themeColor="background1"/>
          <w:sz w:val="2"/>
          <w:szCs w:val="2"/>
          <w:rtl/>
          <w:rPrChange w:id="7406" w:author="Mahmoud" w:date="2017-10-08T11:08:00Z">
            <w:rPr>
              <w:rFonts w:hint="cs"/>
              <w:sz w:val="24"/>
              <w:szCs w:val="28"/>
              <w:rtl/>
            </w:rPr>
          </w:rPrChange>
        </w:rPr>
        <w:t>ی</w:t>
      </w:r>
      <w:r w:rsidR="008914B6" w:rsidRPr="005B6599">
        <w:rPr>
          <w:color w:val="FFFFFF" w:themeColor="background1"/>
          <w:sz w:val="2"/>
          <w:szCs w:val="2"/>
          <w:rtl/>
          <w:rPrChange w:id="7407" w:author="Mahmoud" w:date="2017-10-08T11:08:00Z">
            <w:rPr>
              <w:sz w:val="24"/>
              <w:szCs w:val="28"/>
              <w:rtl/>
            </w:rPr>
          </w:rPrChange>
        </w:rPr>
        <w:t xml:space="preserve"> پ</w:t>
      </w:r>
      <w:r w:rsidR="008914B6" w:rsidRPr="005B6599">
        <w:rPr>
          <w:rFonts w:hint="cs"/>
          <w:color w:val="FFFFFF" w:themeColor="background1"/>
          <w:sz w:val="2"/>
          <w:szCs w:val="2"/>
          <w:rtl/>
          <w:rPrChange w:id="7408" w:author="Mahmoud" w:date="2017-10-08T11:08:00Z">
            <w:rPr>
              <w:rFonts w:hint="cs"/>
              <w:sz w:val="24"/>
              <w:szCs w:val="28"/>
              <w:rtl/>
            </w:rPr>
          </w:rPrChange>
        </w:rPr>
        <w:t>ی</w:t>
      </w:r>
      <w:r w:rsidR="008914B6" w:rsidRPr="005B6599">
        <w:rPr>
          <w:rFonts w:hint="eastAsia"/>
          <w:color w:val="FFFFFF" w:themeColor="background1"/>
          <w:sz w:val="2"/>
          <w:szCs w:val="2"/>
          <w:rtl/>
          <w:rPrChange w:id="7409" w:author="Mahmoud" w:date="2017-10-08T11:08:00Z">
            <w:rPr>
              <w:rFonts w:hint="eastAsia"/>
              <w:sz w:val="24"/>
              <w:szCs w:val="28"/>
              <w:rtl/>
            </w:rPr>
          </w:rPrChange>
        </w:rPr>
        <w:t>ش</w:t>
      </w:r>
      <w:r w:rsidR="008914B6" w:rsidRPr="005B6599">
        <w:rPr>
          <w:rFonts w:hint="cs"/>
          <w:color w:val="FFFFFF" w:themeColor="background1"/>
          <w:sz w:val="2"/>
          <w:szCs w:val="2"/>
          <w:rtl/>
          <w:rPrChange w:id="7410" w:author="Mahmoud" w:date="2017-10-08T11:08:00Z">
            <w:rPr>
              <w:rFonts w:hint="cs"/>
              <w:sz w:val="24"/>
              <w:szCs w:val="28"/>
              <w:rtl/>
            </w:rPr>
          </w:rPrChange>
        </w:rPr>
        <w:t>ی</w:t>
      </w:r>
      <w:r w:rsidR="008914B6" w:rsidRPr="005B6599">
        <w:rPr>
          <w:rFonts w:hint="eastAsia"/>
          <w:color w:val="FFFFFF" w:themeColor="background1"/>
          <w:sz w:val="2"/>
          <w:szCs w:val="2"/>
          <w:rtl/>
          <w:rPrChange w:id="7411" w:author="Mahmoud" w:date="2017-10-08T11:08:00Z">
            <w:rPr>
              <w:rFonts w:hint="eastAsia"/>
              <w:sz w:val="24"/>
              <w:szCs w:val="28"/>
              <w:rtl/>
            </w:rPr>
          </w:rPrChange>
        </w:rPr>
        <w:t>ن</w:t>
      </w:r>
      <w:r w:rsidR="008914B6" w:rsidRPr="005B6599">
        <w:rPr>
          <w:color w:val="FFFFFF" w:themeColor="background1"/>
          <w:sz w:val="2"/>
          <w:szCs w:val="2"/>
          <w:rtl/>
          <w:rPrChange w:id="7412" w:author="Mahmoud" w:date="2017-10-08T11:08:00Z">
            <w:rPr>
              <w:sz w:val="24"/>
              <w:szCs w:val="28"/>
              <w:rtl/>
            </w:rPr>
          </w:rPrChange>
        </w:rPr>
        <w:t xml:space="preserve"> </w:t>
      </w:r>
      <w:r w:rsidR="008914B6" w:rsidRPr="005B6599">
        <w:rPr>
          <w:rFonts w:hint="eastAsia"/>
          <w:color w:val="FFFFFF" w:themeColor="background1"/>
          <w:sz w:val="2"/>
          <w:szCs w:val="2"/>
          <w:rtl/>
          <w:rPrChange w:id="7413" w:author="Mahmoud" w:date="2017-10-08T11:08:00Z">
            <w:rPr>
              <w:rFonts w:hint="eastAsia"/>
              <w:sz w:val="24"/>
              <w:szCs w:val="28"/>
              <w:rtl/>
            </w:rPr>
          </w:rPrChange>
        </w:rPr>
        <w:t>اجرا</w:t>
      </w:r>
      <w:r w:rsidR="008914B6" w:rsidRPr="005B6599">
        <w:rPr>
          <w:rFonts w:hint="cs"/>
          <w:color w:val="FFFFFF" w:themeColor="background1"/>
          <w:sz w:val="2"/>
          <w:szCs w:val="2"/>
          <w:rtl/>
          <w:rPrChange w:id="7414" w:author="Mahmoud" w:date="2017-10-08T11:08:00Z">
            <w:rPr>
              <w:rFonts w:hint="cs"/>
              <w:sz w:val="24"/>
              <w:szCs w:val="28"/>
              <w:rtl/>
            </w:rPr>
          </w:rPrChange>
        </w:rPr>
        <w:t>ی</w:t>
      </w:r>
      <w:r w:rsidR="00194273" w:rsidRPr="005B6599">
        <w:rPr>
          <w:color w:val="FFFFFF" w:themeColor="background1"/>
          <w:sz w:val="2"/>
          <w:szCs w:val="4"/>
          <w:rPrChange w:id="7415" w:author="Mahmoud" w:date="2017-10-08T11:08:00Z">
            <w:rPr>
              <w:sz w:val="24"/>
              <w:szCs w:val="28"/>
            </w:rPr>
          </w:rPrChange>
        </w:rPr>
        <w:t xml:space="preserve"> </w:t>
      </w:r>
      <w:r w:rsidRPr="005B6599">
        <w:rPr>
          <w:rFonts w:hint="eastAsia"/>
          <w:color w:val="FFFFFF" w:themeColor="background1"/>
          <w:sz w:val="2"/>
          <w:szCs w:val="2"/>
          <w:rtl/>
          <w:rPrChange w:id="7416" w:author="Mahmoud" w:date="2017-10-08T11:08:00Z">
            <w:rPr>
              <w:rFonts w:hint="eastAsia"/>
              <w:sz w:val="24"/>
              <w:szCs w:val="28"/>
              <w:rtl/>
            </w:rPr>
          </w:rPrChange>
        </w:rPr>
        <w:t>پو</w:t>
      </w:r>
      <w:r w:rsidRPr="005B6599">
        <w:rPr>
          <w:rFonts w:hint="cs"/>
          <w:color w:val="FFFFFF" w:themeColor="background1"/>
          <w:sz w:val="2"/>
          <w:szCs w:val="2"/>
          <w:rtl/>
          <w:rPrChange w:id="7417" w:author="Mahmoud" w:date="2017-10-08T11:08:00Z">
            <w:rPr>
              <w:rFonts w:hint="cs"/>
              <w:sz w:val="24"/>
              <w:szCs w:val="28"/>
              <w:rtl/>
            </w:rPr>
          </w:rPrChange>
        </w:rPr>
        <w:t>ی</w:t>
      </w:r>
      <w:r w:rsidRPr="005B6599">
        <w:rPr>
          <w:rFonts w:hint="eastAsia"/>
          <w:color w:val="FFFFFF" w:themeColor="background1"/>
          <w:sz w:val="2"/>
          <w:szCs w:val="2"/>
          <w:rtl/>
          <w:rPrChange w:id="7418" w:author="Mahmoud" w:date="2017-10-08T11:08:00Z">
            <w:rPr>
              <w:rFonts w:hint="eastAsia"/>
              <w:sz w:val="24"/>
              <w:szCs w:val="28"/>
              <w:rtl/>
            </w:rPr>
          </w:rPrChange>
        </w:rPr>
        <w:t>انماد</w:t>
      </w:r>
      <w:r w:rsidRPr="005B6599">
        <w:rPr>
          <w:rFonts w:hint="cs"/>
          <w:color w:val="FFFFFF" w:themeColor="background1"/>
          <w:sz w:val="2"/>
          <w:szCs w:val="2"/>
          <w:rtl/>
          <w:rPrChange w:id="7419" w:author="Mahmoud" w:date="2017-10-08T11:08:00Z">
            <w:rPr>
              <w:rFonts w:hint="cs"/>
              <w:sz w:val="24"/>
              <w:szCs w:val="28"/>
              <w:rtl/>
            </w:rPr>
          </w:rPrChange>
        </w:rPr>
        <w:t>ی</w:t>
      </w:r>
      <w:r w:rsidRPr="005B6599">
        <w:rPr>
          <w:rFonts w:hint="eastAsia"/>
          <w:color w:val="FFFFFF" w:themeColor="background1"/>
          <w:sz w:val="2"/>
          <w:szCs w:val="2"/>
          <w:rtl/>
          <w:rPrChange w:id="7420" w:author="Mahmoud" w:date="2017-10-08T11:08:00Z">
            <w:rPr>
              <w:rFonts w:hint="eastAsia"/>
              <w:sz w:val="24"/>
              <w:szCs w:val="28"/>
              <w:rtl/>
            </w:rPr>
          </w:rPrChange>
        </w:rPr>
        <w:t>ن</w:t>
      </w:r>
      <w:r w:rsidRPr="005B6599">
        <w:rPr>
          <w:color w:val="FFFFFF" w:themeColor="background1"/>
          <w:sz w:val="2"/>
          <w:szCs w:val="2"/>
          <w:rtl/>
          <w:rPrChange w:id="7421" w:author="Mahmoud" w:date="2017-10-08T11:08:00Z">
            <w:rPr>
              <w:sz w:val="24"/>
              <w:szCs w:val="28"/>
              <w:rtl/>
            </w:rPr>
          </w:rPrChange>
        </w:rPr>
        <w:t xml:space="preserve"> </w:t>
      </w:r>
      <w:r w:rsidRPr="005B6599">
        <w:rPr>
          <w:rFonts w:hint="eastAsia"/>
          <w:color w:val="FFFFFF" w:themeColor="background1"/>
          <w:sz w:val="2"/>
          <w:szCs w:val="2"/>
          <w:rtl/>
          <w:rPrChange w:id="7422" w:author="Mahmoud" w:date="2017-10-08T11:08:00Z">
            <w:rPr>
              <w:rFonts w:hint="eastAsia"/>
              <w:sz w:val="24"/>
              <w:szCs w:val="28"/>
              <w:rtl/>
            </w:rPr>
          </w:rPrChange>
        </w:rPr>
        <w:t>با</w:t>
      </w:r>
      <w:r w:rsidRPr="005B6599">
        <w:rPr>
          <w:color w:val="FFFFFF" w:themeColor="background1"/>
          <w:sz w:val="2"/>
          <w:szCs w:val="2"/>
          <w:rtl/>
          <w:rPrChange w:id="7423" w:author="Mahmoud" w:date="2017-10-08T11:08:00Z">
            <w:rPr>
              <w:sz w:val="24"/>
              <w:szCs w:val="28"/>
              <w:rtl/>
            </w:rPr>
          </w:rPrChange>
        </w:rPr>
        <w:t xml:space="preserve"> </w:t>
      </w:r>
      <w:r w:rsidRPr="005B6599">
        <w:rPr>
          <w:rFonts w:hint="eastAsia"/>
          <w:color w:val="FFFFFF" w:themeColor="background1"/>
          <w:sz w:val="2"/>
          <w:szCs w:val="2"/>
          <w:rtl/>
          <w:rPrChange w:id="7424" w:author="Mahmoud" w:date="2017-10-08T11:08:00Z">
            <w:rPr>
              <w:rFonts w:hint="eastAsia"/>
              <w:sz w:val="24"/>
              <w:szCs w:val="28"/>
              <w:rtl/>
            </w:rPr>
          </w:rPrChange>
        </w:rPr>
        <w:t>هدف</w:t>
      </w:r>
      <w:r w:rsidRPr="005B6599">
        <w:rPr>
          <w:color w:val="FFFFFF" w:themeColor="background1"/>
          <w:sz w:val="2"/>
          <w:szCs w:val="2"/>
          <w:rtl/>
          <w:rPrChange w:id="7425" w:author="Mahmoud" w:date="2017-10-08T11:08:00Z">
            <w:rPr>
              <w:sz w:val="24"/>
              <w:szCs w:val="28"/>
              <w:rtl/>
            </w:rPr>
          </w:rPrChange>
        </w:rPr>
        <w:t xml:space="preserve"> </w:t>
      </w:r>
      <w:r w:rsidRPr="005B6599">
        <w:rPr>
          <w:rFonts w:hint="eastAsia"/>
          <w:color w:val="FFFFFF" w:themeColor="background1"/>
          <w:sz w:val="2"/>
          <w:szCs w:val="2"/>
          <w:rtl/>
          <w:rPrChange w:id="7426" w:author="Mahmoud" w:date="2017-10-08T11:08:00Z">
            <w:rPr>
              <w:rFonts w:hint="eastAsia"/>
              <w:sz w:val="24"/>
              <w:szCs w:val="28"/>
              <w:rtl/>
            </w:rPr>
          </w:rPrChange>
        </w:rPr>
        <w:t>تشخ</w:t>
      </w:r>
      <w:r w:rsidRPr="005B6599">
        <w:rPr>
          <w:rFonts w:hint="cs"/>
          <w:color w:val="FFFFFF" w:themeColor="background1"/>
          <w:sz w:val="2"/>
          <w:szCs w:val="2"/>
          <w:rtl/>
          <w:rPrChange w:id="7427" w:author="Mahmoud" w:date="2017-10-08T11:08:00Z">
            <w:rPr>
              <w:rFonts w:hint="cs"/>
              <w:sz w:val="24"/>
              <w:szCs w:val="28"/>
              <w:rtl/>
            </w:rPr>
          </w:rPrChange>
        </w:rPr>
        <w:t>ی</w:t>
      </w:r>
      <w:r w:rsidRPr="005B6599">
        <w:rPr>
          <w:rFonts w:hint="eastAsia"/>
          <w:color w:val="FFFFFF" w:themeColor="background1"/>
          <w:sz w:val="2"/>
          <w:szCs w:val="2"/>
          <w:rtl/>
          <w:rPrChange w:id="7428" w:author="Mahmoud" w:date="2017-10-08T11:08:00Z">
            <w:rPr>
              <w:rFonts w:hint="eastAsia"/>
              <w:sz w:val="24"/>
              <w:szCs w:val="28"/>
              <w:rtl/>
            </w:rPr>
          </w:rPrChange>
        </w:rPr>
        <w:t>ص</w:t>
      </w:r>
      <w:r w:rsidRPr="005B6599">
        <w:rPr>
          <w:color w:val="FFFFFF" w:themeColor="background1"/>
          <w:sz w:val="2"/>
          <w:szCs w:val="2"/>
          <w:rtl/>
          <w:rPrChange w:id="7429" w:author="Mahmoud" w:date="2017-10-08T11:08:00Z">
            <w:rPr>
              <w:sz w:val="24"/>
              <w:szCs w:val="28"/>
              <w:rtl/>
            </w:rPr>
          </w:rPrChange>
        </w:rPr>
        <w:t xml:space="preserve"> </w:t>
      </w:r>
      <w:r w:rsidRPr="005B6599">
        <w:rPr>
          <w:rFonts w:hint="cs"/>
          <w:color w:val="FFFFFF" w:themeColor="background1"/>
          <w:sz w:val="2"/>
          <w:szCs w:val="2"/>
          <w:rtl/>
          <w:rPrChange w:id="7430" w:author="Mahmoud" w:date="2017-10-08T11:08:00Z">
            <w:rPr>
              <w:rFonts w:hint="cs"/>
              <w:sz w:val="24"/>
              <w:szCs w:val="28"/>
              <w:rtl/>
            </w:rPr>
          </w:rPrChange>
        </w:rPr>
        <w:t>ی</w:t>
      </w:r>
      <w:r w:rsidRPr="005B6599">
        <w:rPr>
          <w:rFonts w:hint="eastAsia"/>
          <w:color w:val="FFFFFF" w:themeColor="background1"/>
          <w:sz w:val="2"/>
          <w:szCs w:val="2"/>
          <w:rtl/>
          <w:rPrChange w:id="7431" w:author="Mahmoud" w:date="2017-10-08T11:08:00Z">
            <w:rPr>
              <w:rFonts w:hint="eastAsia"/>
              <w:sz w:val="24"/>
              <w:szCs w:val="28"/>
              <w:rtl/>
            </w:rPr>
          </w:rPrChange>
        </w:rPr>
        <w:t>ا</w:t>
      </w:r>
      <w:r w:rsidRPr="005B6599">
        <w:rPr>
          <w:color w:val="FFFFFF" w:themeColor="background1"/>
          <w:sz w:val="2"/>
          <w:szCs w:val="2"/>
          <w:rtl/>
          <w:rPrChange w:id="7432" w:author="Mahmoud" w:date="2017-10-08T11:08:00Z">
            <w:rPr>
              <w:sz w:val="24"/>
              <w:szCs w:val="28"/>
              <w:rtl/>
            </w:rPr>
          </w:rPrChange>
        </w:rPr>
        <w:t xml:space="preserve"> </w:t>
      </w:r>
      <w:r w:rsidRPr="005B6599">
        <w:rPr>
          <w:rFonts w:hint="eastAsia"/>
          <w:color w:val="FFFFFF" w:themeColor="background1"/>
          <w:sz w:val="2"/>
          <w:szCs w:val="2"/>
          <w:rtl/>
          <w:rPrChange w:id="7433" w:author="Mahmoud" w:date="2017-10-08T11:08:00Z">
            <w:rPr>
              <w:rFonts w:hint="eastAsia"/>
              <w:sz w:val="24"/>
              <w:szCs w:val="28"/>
              <w:rtl/>
            </w:rPr>
          </w:rPrChange>
        </w:rPr>
        <w:t>تحل</w:t>
      </w:r>
      <w:r w:rsidRPr="005B6599">
        <w:rPr>
          <w:rFonts w:hint="cs"/>
          <w:color w:val="FFFFFF" w:themeColor="background1"/>
          <w:sz w:val="2"/>
          <w:szCs w:val="2"/>
          <w:rtl/>
          <w:rPrChange w:id="7434" w:author="Mahmoud" w:date="2017-10-08T11:08:00Z">
            <w:rPr>
              <w:rFonts w:hint="cs"/>
              <w:sz w:val="24"/>
              <w:szCs w:val="28"/>
              <w:rtl/>
            </w:rPr>
          </w:rPrChange>
        </w:rPr>
        <w:t>ی</w:t>
      </w:r>
      <w:r w:rsidRPr="005B6599">
        <w:rPr>
          <w:rFonts w:hint="eastAsia"/>
          <w:color w:val="FFFFFF" w:themeColor="background1"/>
          <w:sz w:val="2"/>
          <w:szCs w:val="2"/>
          <w:rtl/>
          <w:rPrChange w:id="7435" w:author="Mahmoud" w:date="2017-10-08T11:08:00Z">
            <w:rPr>
              <w:rFonts w:hint="eastAsia"/>
              <w:sz w:val="24"/>
              <w:szCs w:val="28"/>
              <w:rtl/>
            </w:rPr>
          </w:rPrChange>
        </w:rPr>
        <w:t>ل</w:t>
      </w:r>
      <w:r w:rsidRPr="005B6599">
        <w:rPr>
          <w:color w:val="FFFFFF" w:themeColor="background1"/>
          <w:sz w:val="2"/>
          <w:szCs w:val="2"/>
          <w:rtl/>
          <w:rPrChange w:id="7436" w:author="Mahmoud" w:date="2017-10-08T11:08:00Z">
            <w:rPr>
              <w:sz w:val="24"/>
              <w:szCs w:val="28"/>
              <w:rtl/>
            </w:rPr>
          </w:rPrChange>
        </w:rPr>
        <w:t xml:space="preserve"> </w:t>
      </w:r>
      <w:r w:rsidRPr="005B6599">
        <w:rPr>
          <w:rFonts w:hint="eastAsia"/>
          <w:color w:val="FFFFFF" w:themeColor="background1"/>
          <w:sz w:val="2"/>
          <w:szCs w:val="2"/>
          <w:rtl/>
          <w:rPrChange w:id="7437" w:author="Mahmoud" w:date="2017-10-08T11:08:00Z">
            <w:rPr>
              <w:rFonts w:hint="eastAsia"/>
              <w:sz w:val="24"/>
              <w:szCs w:val="28"/>
              <w:rtl/>
            </w:rPr>
          </w:rPrChange>
        </w:rPr>
        <w:t>دژافزار</w:t>
      </w:r>
      <w:bookmarkEnd w:id="7398"/>
    </w:p>
    <w:p w14:paraId="7ECE2FD2" w14:textId="0042A622" w:rsidR="00962CDD" w:rsidRDefault="00DA2843">
      <w:pPr>
        <w:pStyle w:val="Heading2"/>
        <w:rPr>
          <w:ins w:id="7438" w:author="Windows User" w:date="2017-09-22T16:39:00Z"/>
          <w:rtl/>
        </w:rPr>
        <w:pPrChange w:id="7439" w:author="Windows User" w:date="2017-09-12T09:55:00Z">
          <w:pPr>
            <w:pStyle w:val="Heading1"/>
          </w:pPr>
        </w:pPrChange>
      </w:pPr>
      <w:bookmarkStart w:id="7440" w:name="_Toc495715055"/>
      <w:ins w:id="7441" w:author="Windows User" w:date="2017-09-22T16:39:00Z">
        <w:r>
          <w:rPr>
            <w:rFonts w:hint="cs"/>
            <w:rtl/>
          </w:rPr>
          <w:t>6</w:t>
        </w:r>
      </w:ins>
      <w:ins w:id="7442" w:author="Windows User" w:date="2017-09-12T09:54:00Z">
        <w:r w:rsidR="00962CDD">
          <w:rPr>
            <w:rFonts w:hint="cs"/>
            <w:rtl/>
          </w:rPr>
          <w:t>-1-</w:t>
        </w:r>
      </w:ins>
      <w:ins w:id="7443" w:author="Windows User" w:date="2017-09-12T09:55:00Z">
        <w:r w:rsidR="00962CDD">
          <w:rPr>
            <w:rFonts w:hint="cs"/>
            <w:rtl/>
          </w:rPr>
          <w:t xml:space="preserve"> </w:t>
        </w:r>
        <w:r w:rsidR="00962CDD">
          <w:t>Automatically Identifying Trigger-based Behavior in Malware</w:t>
        </w:r>
      </w:ins>
      <w:bookmarkEnd w:id="7440"/>
    </w:p>
    <w:p w14:paraId="2864A934" w14:textId="0F2ECEB6" w:rsidR="00DA2843" w:rsidRPr="00F66DA0" w:rsidRDefault="00DA2843">
      <w:pPr>
        <w:pStyle w:val="Heading3"/>
        <w:rPr>
          <w:ins w:id="7444" w:author="Windows User" w:date="2017-09-12T20:54:00Z"/>
          <w:rtl/>
        </w:rPr>
        <w:pPrChange w:id="7445" w:author="Windows User" w:date="2017-09-22T16:39:00Z">
          <w:pPr>
            <w:pStyle w:val="Heading1"/>
          </w:pPr>
        </w:pPrChange>
      </w:pPr>
      <w:bookmarkStart w:id="7446" w:name="_Toc495715056"/>
      <w:ins w:id="7447" w:author="Windows User" w:date="2017-09-22T16:39:00Z">
        <w:r>
          <w:rPr>
            <w:rFonts w:hint="cs"/>
            <w:rtl/>
          </w:rPr>
          <w:t>6-1-1-مقدمه</w:t>
        </w:r>
      </w:ins>
      <w:bookmarkEnd w:id="7446"/>
    </w:p>
    <w:p w14:paraId="02C730D2" w14:textId="77777777" w:rsidR="007E02E8" w:rsidRDefault="00453916">
      <w:pPr>
        <w:rPr>
          <w:ins w:id="7448" w:author="Windows User" w:date="2017-09-12T21:08:00Z"/>
        </w:rPr>
        <w:pPrChange w:id="7449" w:author="Windows User" w:date="2017-09-12T21:08:00Z">
          <w:pPr>
            <w:pStyle w:val="Heading1"/>
          </w:pPr>
        </w:pPrChange>
      </w:pPr>
      <w:ins w:id="7450" w:author="Windows User" w:date="2017-09-12T21:02:00Z">
        <w:r>
          <w:rPr>
            <w:rFonts w:hint="cs"/>
            <w:rtl/>
          </w:rPr>
          <w:t>برخی از دژافزار ها شامل رفتارهای موذیانه ی پنهانی هستند که تنها در شرایط خاصی این رفتار ها را به اجرا می گذارند.</w:t>
        </w:r>
      </w:ins>
      <w:ins w:id="7451" w:author="Windows User" w:date="2017-09-12T21:07:00Z">
        <w:r w:rsidR="00384AFA">
          <w:t xml:space="preserve"> </w:t>
        </w:r>
        <w:r w:rsidR="00384AFA" w:rsidRPr="00384AFA">
          <w:rPr>
            <w:rtl/>
          </w:rPr>
          <w:t>چند نمونه مشه</w:t>
        </w:r>
        <w:r w:rsidR="00384AFA">
          <w:rPr>
            <w:rFonts w:hint="cs"/>
            <w:rtl/>
          </w:rPr>
          <w:t>و</w:t>
        </w:r>
        <w:r w:rsidR="00384AFA" w:rsidRPr="00384AFA">
          <w:rPr>
            <w:rtl/>
          </w:rPr>
          <w:t>ر از ا</w:t>
        </w:r>
        <w:r w:rsidR="00384AFA" w:rsidRPr="00384AFA">
          <w:rPr>
            <w:rFonts w:hint="cs"/>
            <w:rtl/>
          </w:rPr>
          <w:t>ی</w:t>
        </w:r>
        <w:r w:rsidR="00384AFA" w:rsidRPr="00384AFA">
          <w:rPr>
            <w:rFonts w:hint="eastAsia"/>
            <w:rtl/>
          </w:rPr>
          <w:t>ن</w:t>
        </w:r>
        <w:r w:rsidR="00384AFA" w:rsidRPr="00384AFA">
          <w:rPr>
            <w:rtl/>
          </w:rPr>
          <w:t xml:space="preserve"> دژافزار ها عبارتند از:</w:t>
        </w:r>
        <w:r w:rsidR="00384AFA">
          <w:rPr>
            <w:rFonts w:hint="cs"/>
            <w:rtl/>
          </w:rPr>
          <w:t xml:space="preserve"> </w:t>
        </w:r>
      </w:ins>
    </w:p>
    <w:p w14:paraId="42E74077" w14:textId="5F0B32AA" w:rsidR="007E02E8" w:rsidRDefault="00384AFA">
      <w:pPr>
        <w:pStyle w:val="ListParagraph"/>
        <w:numPr>
          <w:ilvl w:val="0"/>
          <w:numId w:val="48"/>
        </w:numPr>
        <w:rPr>
          <w:ins w:id="7452" w:author="Windows User" w:date="2017-09-12T21:08:00Z"/>
        </w:rPr>
        <w:pPrChange w:id="7453" w:author="Windows User" w:date="2017-09-12T21:18:00Z">
          <w:pPr>
            <w:pStyle w:val="Heading1"/>
          </w:pPr>
        </w:pPrChange>
      </w:pPr>
      <w:ins w:id="7454" w:author="Windows User" w:date="2017-09-12T21:07:00Z">
        <w:r w:rsidRPr="00384AFA">
          <w:rPr>
            <w:rtl/>
          </w:rPr>
          <w:t>کرم واره</w:t>
        </w:r>
        <w:r w:rsidRPr="00E2341D">
          <w:rPr>
            <w:rStyle w:val="FootnoteReference"/>
            <w:rtl/>
          </w:rPr>
          <w:footnoteReference w:id="80"/>
        </w:r>
        <w:r w:rsidRPr="00384AFA">
          <w:rPr>
            <w:rtl/>
          </w:rPr>
          <w:t xml:space="preserve"> </w:t>
        </w:r>
        <w:r w:rsidRPr="00384AFA">
          <w:t>MyDoom</w:t>
        </w:r>
        <w:r w:rsidRPr="00384AFA">
          <w:rPr>
            <w:rtl/>
          </w:rPr>
          <w:t xml:space="preserve"> که حملات منع سر</w:t>
        </w:r>
        <w:r w:rsidRPr="00384AFA">
          <w:rPr>
            <w:rFonts w:hint="cs"/>
            <w:rtl/>
          </w:rPr>
          <w:t>ی</w:t>
        </w:r>
        <w:r w:rsidRPr="00384AFA">
          <w:rPr>
            <w:rFonts w:hint="eastAsia"/>
            <w:rtl/>
          </w:rPr>
          <w:t>س</w:t>
        </w:r>
        <w:r w:rsidRPr="00384AFA">
          <w:rPr>
            <w:rtl/>
          </w:rPr>
          <w:t xml:space="preserve"> توز</w:t>
        </w:r>
        <w:r w:rsidRPr="00384AFA">
          <w:rPr>
            <w:rFonts w:hint="cs"/>
            <w:rtl/>
          </w:rPr>
          <w:t>ی</w:t>
        </w:r>
        <w:r w:rsidRPr="00384AFA">
          <w:rPr>
            <w:rFonts w:hint="eastAsia"/>
            <w:rtl/>
          </w:rPr>
          <w:t>ع</w:t>
        </w:r>
        <w:r w:rsidRPr="00384AFA">
          <w:rPr>
            <w:rtl/>
          </w:rPr>
          <w:t xml:space="preserve"> شده</w:t>
        </w:r>
        <w:r w:rsidRPr="00E2341D">
          <w:rPr>
            <w:rStyle w:val="FootnoteReference"/>
            <w:rtl/>
          </w:rPr>
          <w:footnoteReference w:id="81"/>
        </w:r>
        <w:r w:rsidRPr="00384AFA">
          <w:rPr>
            <w:rtl/>
          </w:rPr>
          <w:t xml:space="preserve"> را در زمان ها</w:t>
        </w:r>
        <w:r w:rsidRPr="00384AFA">
          <w:rPr>
            <w:rFonts w:hint="cs"/>
            <w:rtl/>
          </w:rPr>
          <w:t>ی</w:t>
        </w:r>
        <w:r w:rsidRPr="00384AFA">
          <w:rPr>
            <w:rtl/>
          </w:rPr>
          <w:t xml:space="preserve"> مشخص</w:t>
        </w:r>
        <w:r w:rsidRPr="00384AFA">
          <w:rPr>
            <w:rFonts w:hint="cs"/>
            <w:rtl/>
          </w:rPr>
          <w:t>ی</w:t>
        </w:r>
        <w:r w:rsidRPr="00384AFA">
          <w:rPr>
            <w:rtl/>
          </w:rPr>
          <w:t xml:space="preserve"> صورت م</w:t>
        </w:r>
        <w:r w:rsidRPr="00384AFA">
          <w:rPr>
            <w:rFonts w:hint="cs"/>
            <w:rtl/>
          </w:rPr>
          <w:t>ی</w:t>
        </w:r>
        <w:r w:rsidR="00A955DC">
          <w:rPr>
            <w:rtl/>
          </w:rPr>
          <w:t xml:space="preserve"> د</w:t>
        </w:r>
      </w:ins>
      <w:ins w:id="7460" w:author="Windows User" w:date="2017-09-13T17:40:00Z">
        <w:r w:rsidR="00A955DC">
          <w:rPr>
            <w:rFonts w:hint="cs"/>
            <w:rtl/>
          </w:rPr>
          <w:t>ه</w:t>
        </w:r>
      </w:ins>
      <w:ins w:id="7461" w:author="Windows User" w:date="2017-09-12T21:07:00Z">
        <w:r w:rsidRPr="00384AFA">
          <w:rPr>
            <w:rtl/>
          </w:rPr>
          <w:t>د</w:t>
        </w:r>
      </w:ins>
      <w:ins w:id="7462" w:author="Windows User" w:date="2017-09-12T21:08:00Z">
        <w:r w:rsidR="007E02E8">
          <w:t>.</w:t>
        </w:r>
      </w:ins>
    </w:p>
    <w:p w14:paraId="631596E0" w14:textId="77777777" w:rsidR="007E02E8" w:rsidRDefault="007E02E8">
      <w:pPr>
        <w:pStyle w:val="ListParagraph"/>
        <w:numPr>
          <w:ilvl w:val="0"/>
          <w:numId w:val="48"/>
        </w:numPr>
        <w:rPr>
          <w:ins w:id="7463" w:author="Windows User" w:date="2017-09-12T21:16:00Z"/>
          <w:rtl/>
        </w:rPr>
        <w:pPrChange w:id="7464" w:author="Windows User" w:date="2017-09-12T21:18:00Z">
          <w:pPr>
            <w:pStyle w:val="Heading1"/>
          </w:pPr>
        </w:pPrChange>
      </w:pPr>
      <w:ins w:id="7465" w:author="Windows User" w:date="2017-09-12T21:09:00Z">
        <w:r>
          <w:rPr>
            <w:rFonts w:hint="cs"/>
            <w:rtl/>
          </w:rPr>
          <w:t>دژافزار های</w:t>
        </w:r>
      </w:ins>
      <w:ins w:id="7466" w:author="Windows User" w:date="2017-09-12T21:07:00Z">
        <w:r w:rsidR="00384AFA" w:rsidRPr="00384AFA">
          <w:t>keylogger</w:t>
        </w:r>
      </w:ins>
      <w:ins w:id="7467" w:author="Windows User" w:date="2017-09-12T21:09:00Z">
        <w:r>
          <w:rPr>
            <w:rFonts w:hint="cs"/>
            <w:rtl/>
          </w:rPr>
          <w:t xml:space="preserve"> خاص </w:t>
        </w:r>
      </w:ins>
      <w:ins w:id="7468" w:author="Windows User" w:date="2017-09-12T21:07:00Z">
        <w:r w:rsidR="00384AFA" w:rsidRPr="00384AFA">
          <w:rPr>
            <w:rtl/>
          </w:rPr>
          <w:t xml:space="preserve">که تنها </w:t>
        </w:r>
      </w:ins>
      <w:ins w:id="7469" w:author="Windows User" w:date="2017-09-12T21:09:00Z">
        <w:r>
          <w:rPr>
            <w:rFonts w:hint="cs"/>
            <w:rtl/>
          </w:rPr>
          <w:t>گزارشات صفحه</w:t>
        </w:r>
      </w:ins>
      <w:ins w:id="7470" w:author="Windows User" w:date="2017-09-12T21:10:00Z">
        <w:r>
          <w:rPr>
            <w:rtl/>
          </w:rPr>
          <w:softHyphen/>
        </w:r>
      </w:ins>
      <w:ins w:id="7471" w:author="Windows User" w:date="2017-09-12T21:07:00Z">
        <w:r w:rsidR="00384AFA" w:rsidRPr="00384AFA">
          <w:rPr>
            <w:rtl/>
          </w:rPr>
          <w:t>کل</w:t>
        </w:r>
        <w:r w:rsidR="00384AFA" w:rsidRPr="00384AFA">
          <w:rPr>
            <w:rFonts w:hint="cs"/>
            <w:rtl/>
          </w:rPr>
          <w:t>ی</w:t>
        </w:r>
        <w:r w:rsidR="00384AFA" w:rsidRPr="00384AFA">
          <w:rPr>
            <w:rFonts w:hint="eastAsia"/>
            <w:rtl/>
          </w:rPr>
          <w:t>د</w:t>
        </w:r>
      </w:ins>
      <w:ins w:id="7472" w:author="Windows User" w:date="2017-09-12T21:10:00Z">
        <w:r>
          <w:rPr>
            <w:rFonts w:hint="cs"/>
            <w:rtl/>
          </w:rPr>
          <w:t xml:space="preserve"> </w:t>
        </w:r>
      </w:ins>
      <w:ins w:id="7473" w:author="Windows User" w:date="2017-09-12T21:07:00Z">
        <w:r w:rsidR="00384AFA" w:rsidRPr="00384AFA">
          <w:rPr>
            <w:rtl/>
          </w:rPr>
          <w:t>برا</w:t>
        </w:r>
        <w:r w:rsidR="00384AFA" w:rsidRPr="00384AFA">
          <w:rPr>
            <w:rFonts w:hint="cs"/>
            <w:rtl/>
          </w:rPr>
          <w:t>ی</w:t>
        </w:r>
        <w:r w:rsidR="00384AFA" w:rsidRPr="00384AFA">
          <w:rPr>
            <w:rtl/>
          </w:rPr>
          <w:t xml:space="preserve"> </w:t>
        </w:r>
      </w:ins>
      <w:ins w:id="7474" w:author="Windows User" w:date="2017-09-12T21:10:00Z">
        <w:r>
          <w:rPr>
            <w:rFonts w:hint="cs"/>
            <w:rtl/>
          </w:rPr>
          <w:t xml:space="preserve">وب </w:t>
        </w:r>
      </w:ins>
      <w:ins w:id="7475" w:author="Windows User" w:date="2017-09-12T21:07:00Z">
        <w:r w:rsidR="00384AFA" w:rsidRPr="00384AFA">
          <w:rPr>
            <w:rtl/>
          </w:rPr>
          <w:t>سا</w:t>
        </w:r>
        <w:r w:rsidR="00384AFA" w:rsidRPr="00384AFA">
          <w:rPr>
            <w:rFonts w:hint="cs"/>
            <w:rtl/>
          </w:rPr>
          <w:t>ی</w:t>
        </w:r>
        <w:r w:rsidR="00384AFA" w:rsidRPr="00384AFA">
          <w:rPr>
            <w:rFonts w:hint="eastAsia"/>
            <w:rtl/>
          </w:rPr>
          <w:t>ت</w:t>
        </w:r>
        <w:r w:rsidR="00384AFA" w:rsidRPr="00384AFA">
          <w:rPr>
            <w:rtl/>
          </w:rPr>
          <w:t xml:space="preserve"> ها</w:t>
        </w:r>
        <w:r w:rsidR="00384AFA" w:rsidRPr="00384AFA">
          <w:rPr>
            <w:rFonts w:hint="cs"/>
            <w:rtl/>
          </w:rPr>
          <w:t>ی</w:t>
        </w:r>
        <w:r w:rsidR="00384AFA" w:rsidRPr="00384AFA">
          <w:rPr>
            <w:rtl/>
          </w:rPr>
          <w:t xml:space="preserve"> </w:t>
        </w:r>
      </w:ins>
      <w:ins w:id="7476" w:author="Windows User" w:date="2017-09-12T21:10:00Z">
        <w:r>
          <w:rPr>
            <w:rFonts w:hint="cs"/>
            <w:rtl/>
          </w:rPr>
          <w:t xml:space="preserve">معین نظیر وب سایت های بانکی را ثبت </w:t>
        </w:r>
      </w:ins>
      <w:ins w:id="7477" w:author="Windows User" w:date="2017-09-12T21:16:00Z">
        <w:r>
          <w:rPr>
            <w:rFonts w:hint="cs"/>
            <w:rtl/>
          </w:rPr>
          <w:t>می کنند.</w:t>
        </w:r>
      </w:ins>
    </w:p>
    <w:p w14:paraId="5873FF4C" w14:textId="74201F7D" w:rsidR="00552D42" w:rsidRDefault="007E02E8">
      <w:pPr>
        <w:pStyle w:val="ListParagraph"/>
        <w:numPr>
          <w:ilvl w:val="0"/>
          <w:numId w:val="48"/>
        </w:numPr>
        <w:rPr>
          <w:ins w:id="7478" w:author="Windows User" w:date="2017-09-12T21:19:00Z"/>
        </w:rPr>
        <w:pPrChange w:id="7479" w:author="Windows User" w:date="2017-09-12T21:18:00Z">
          <w:pPr>
            <w:pStyle w:val="Heading1"/>
          </w:pPr>
        </w:pPrChange>
      </w:pPr>
      <w:ins w:id="7480" w:author="Windows User" w:date="2017-09-12T21:17:00Z">
        <w:r>
          <w:rPr>
            <w:rFonts w:hint="cs"/>
            <w:rtl/>
          </w:rPr>
          <w:t xml:space="preserve">دژافزار های حملات منع سریس توزیع شده برروی دستگاه های </w:t>
        </w:r>
      </w:ins>
      <w:ins w:id="7481" w:author="Windows User" w:date="2017-09-12T21:07:00Z">
        <w:r w:rsidR="00384AFA" w:rsidRPr="00384AFA">
          <w:rPr>
            <w:rFonts w:hint="eastAsia"/>
            <w:rtl/>
          </w:rPr>
          <w:t>زامب</w:t>
        </w:r>
        <w:r w:rsidR="00384AFA" w:rsidRPr="00384AFA">
          <w:rPr>
            <w:rFonts w:hint="cs"/>
            <w:rtl/>
          </w:rPr>
          <w:t>ی</w:t>
        </w:r>
      </w:ins>
      <w:ins w:id="7482" w:author="Windows User" w:date="2017-09-12T21:17:00Z">
        <w:r w:rsidRPr="00E2341D">
          <w:rPr>
            <w:rStyle w:val="FootnoteReference"/>
            <w:rtl/>
          </w:rPr>
          <w:footnoteReference w:id="82"/>
        </w:r>
      </w:ins>
      <w:ins w:id="7484" w:author="Windows User" w:date="2017-09-12T21:07:00Z">
        <w:r w:rsidR="00384AFA" w:rsidRPr="00384AFA">
          <w:rPr>
            <w:rtl/>
          </w:rPr>
          <w:t xml:space="preserve"> که فقط با توجه به دستور </w:t>
        </w:r>
      </w:ins>
      <w:ins w:id="7485" w:author="Windows User" w:date="2017-09-12T21:18:00Z">
        <w:r>
          <w:rPr>
            <w:rFonts w:hint="cs"/>
            <w:rtl/>
          </w:rPr>
          <w:t xml:space="preserve">خاص از جانب </w:t>
        </w:r>
        <w:r w:rsidR="001269FB">
          <w:rPr>
            <w:rFonts w:hint="cs"/>
            <w:rtl/>
          </w:rPr>
          <w:t xml:space="preserve">کنترل کننده ی بات </w:t>
        </w:r>
      </w:ins>
      <w:ins w:id="7486" w:author="Windows User" w:date="2017-09-12T21:07:00Z">
        <w:r w:rsidR="00384AFA" w:rsidRPr="00384AFA">
          <w:rPr>
            <w:rtl/>
          </w:rPr>
          <w:t>ف</w:t>
        </w:r>
        <w:r w:rsidR="00384AFA" w:rsidRPr="00384AFA">
          <w:rPr>
            <w:rFonts w:hint="eastAsia"/>
            <w:rtl/>
          </w:rPr>
          <w:t>عال</w:t>
        </w:r>
        <w:r w:rsidR="00384AFA" w:rsidRPr="00384AFA">
          <w:rPr>
            <w:rtl/>
          </w:rPr>
          <w:t xml:space="preserve"> م</w:t>
        </w:r>
        <w:r w:rsidR="00384AFA" w:rsidRPr="00384AFA">
          <w:rPr>
            <w:rFonts w:hint="cs"/>
            <w:rtl/>
          </w:rPr>
          <w:t>ی</w:t>
        </w:r>
        <w:r w:rsidR="00384AFA" w:rsidRPr="00384AFA">
          <w:rPr>
            <w:rtl/>
          </w:rPr>
          <w:t xml:space="preserve"> شوند.</w:t>
        </w:r>
      </w:ins>
      <w:ins w:id="7487" w:author="Windows User" w:date="2017-09-12T21:03:00Z">
        <w:r w:rsidR="00453916">
          <w:rPr>
            <w:rFonts w:hint="cs"/>
            <w:rtl/>
          </w:rPr>
          <w:t xml:space="preserve"> </w:t>
        </w:r>
      </w:ins>
    </w:p>
    <w:p w14:paraId="0ABC8CDA" w14:textId="137A9EBE" w:rsidR="005F7E02" w:rsidRDefault="00A633F1" w:rsidP="006618F4">
      <w:pPr>
        <w:rPr>
          <w:ins w:id="7488" w:author="Windows User" w:date="2017-09-12T21:21:00Z"/>
          <w:rtl/>
        </w:rPr>
      </w:pPr>
      <w:ins w:id="7489" w:author="Windows User" w:date="2017-09-12T21:19:00Z">
        <w:r>
          <w:rPr>
            <w:rFonts w:hint="cs"/>
            <w:rtl/>
          </w:rPr>
          <w:t xml:space="preserve">ما رفتار موذیانه ی مخفی در این دژافزار ها را که فقط در شرایط خاصی </w:t>
        </w:r>
      </w:ins>
      <w:ins w:id="7490" w:author="Mahmoud" w:date="2017-09-18T19:21:00Z">
        <w:r w:rsidR="001552E0">
          <w:rPr>
            <w:rFonts w:hint="cs"/>
            <w:rtl/>
          </w:rPr>
          <w:t>ف</w:t>
        </w:r>
      </w:ins>
      <w:ins w:id="7491" w:author="Windows User" w:date="2017-09-12T21:19:00Z">
        <w:del w:id="7492" w:author="Mahmoud" w:date="2017-09-18T19:20:00Z">
          <w:r w:rsidDel="001552E0">
            <w:rPr>
              <w:rFonts w:hint="cs"/>
              <w:rtl/>
            </w:rPr>
            <w:delText>ق</w:delText>
          </w:r>
        </w:del>
        <w:r>
          <w:rPr>
            <w:rFonts w:hint="cs"/>
            <w:rtl/>
          </w:rPr>
          <w:t>عال می شود رفتار مبتنی بر ماشه</w:t>
        </w:r>
      </w:ins>
      <w:ins w:id="7493" w:author="Windows User" w:date="2017-09-12T21:20:00Z">
        <w:r w:rsidRPr="00E2341D">
          <w:rPr>
            <w:rStyle w:val="FootnoteReference"/>
            <w:rtl/>
          </w:rPr>
          <w:footnoteReference w:id="83"/>
        </w:r>
      </w:ins>
      <w:ins w:id="7495" w:author="Windows User" w:date="2017-09-12T21:19:00Z">
        <w:r>
          <w:rPr>
            <w:rFonts w:hint="cs"/>
            <w:rtl/>
          </w:rPr>
          <w:t xml:space="preserve"> می نامیم.</w:t>
        </w:r>
      </w:ins>
      <w:ins w:id="7496" w:author="Windows User" w:date="2017-09-14T15:16:00Z">
        <w:r w:rsidR="00636886">
          <w:rPr>
            <w:rFonts w:hint="cs"/>
            <w:rtl/>
          </w:rPr>
          <w:t xml:space="preserve"> این رفتار مبتنی بر ماشه </w:t>
        </w:r>
      </w:ins>
      <w:ins w:id="7497" w:author="Windows User" w:date="2017-09-14T15:17:00Z">
        <w:r w:rsidR="00636886">
          <w:rPr>
            <w:rFonts w:hint="cs"/>
            <w:rtl/>
          </w:rPr>
          <w:t>می ت</w:t>
        </w:r>
      </w:ins>
      <w:ins w:id="7498" w:author="Windows User" w:date="2017-09-14T17:49:00Z">
        <w:r w:rsidR="00FE3246">
          <w:rPr>
            <w:rFonts w:hint="cs"/>
            <w:rtl/>
          </w:rPr>
          <w:t>و</w:t>
        </w:r>
      </w:ins>
      <w:ins w:id="7499" w:author="Windows User" w:date="2017-09-14T15:17:00Z">
        <w:r w:rsidR="00636886">
          <w:rPr>
            <w:rFonts w:hint="cs"/>
            <w:rtl/>
          </w:rPr>
          <w:t xml:space="preserve">اند </w:t>
        </w:r>
      </w:ins>
      <w:ins w:id="7500" w:author="Windows User" w:date="2017-09-14T17:49:00Z">
        <w:r w:rsidR="00FE3246">
          <w:rPr>
            <w:rFonts w:hint="cs"/>
            <w:rtl/>
          </w:rPr>
          <w:t>ب</w:t>
        </w:r>
      </w:ins>
      <w:ins w:id="7501" w:author="Windows User" w:date="2017-09-14T15:17:00Z">
        <w:r w:rsidR="00636886">
          <w:rPr>
            <w:rFonts w:hint="cs"/>
            <w:rtl/>
          </w:rPr>
          <w:t>ر</w:t>
        </w:r>
      </w:ins>
      <w:ins w:id="7502" w:author="Windows User" w:date="2017-09-14T17:49:00Z">
        <w:r w:rsidR="00FE3246">
          <w:rPr>
            <w:rFonts w:hint="cs"/>
            <w:rtl/>
          </w:rPr>
          <w:t xml:space="preserve"> اساس یک ماشه</w:t>
        </w:r>
        <w:r w:rsidR="00FE3246" w:rsidRPr="00E2341D">
          <w:rPr>
            <w:rStyle w:val="FootnoteReference"/>
            <w:rtl/>
          </w:rPr>
          <w:footnoteReference w:id="84"/>
        </w:r>
        <w:r w:rsidR="00FE3246">
          <w:rPr>
            <w:rFonts w:hint="cs"/>
            <w:rtl/>
          </w:rPr>
          <w:t xml:space="preserve"> از نوع</w:t>
        </w:r>
      </w:ins>
      <w:ins w:id="7504" w:author="Windows User" w:date="2017-09-14T17:50:00Z">
        <w:r w:rsidR="00EF6FC5">
          <w:t xml:space="preserve"> </w:t>
        </w:r>
        <w:r w:rsidR="00EF6FC5">
          <w:rPr>
            <w:rFonts w:hint="cs"/>
            <w:rtl/>
          </w:rPr>
          <w:t>زمان،رویداد های سیستمی</w:t>
        </w:r>
      </w:ins>
      <w:ins w:id="7505" w:author="Windows User" w:date="2017-09-14T17:52:00Z">
        <w:r w:rsidR="00EF6FC5" w:rsidRPr="00E2341D">
          <w:rPr>
            <w:rStyle w:val="FootnoteReference"/>
            <w:rtl/>
          </w:rPr>
          <w:footnoteReference w:id="85"/>
        </w:r>
      </w:ins>
      <w:ins w:id="7507" w:author="Windows User" w:date="2017-09-14T17:53:00Z">
        <w:r w:rsidR="00EF6FC5">
          <w:rPr>
            <w:rFonts w:hint="cs"/>
            <w:rtl/>
          </w:rPr>
          <w:t>و یا ورودی شبکه باشد.</w:t>
        </w:r>
        <w:r w:rsidR="00EF6FC5">
          <w:rPr>
            <w:rtl/>
          </w:rPr>
          <w:t xml:space="preserve"> </w:t>
        </w:r>
      </w:ins>
      <w:ins w:id="7508" w:author="Windows User" w:date="2017-09-12T21:21:00Z">
        <w:r w:rsidR="005F7E02">
          <w:rPr>
            <w:rtl/>
          </w:rPr>
          <w:t>در حال حاضر، تجز</w:t>
        </w:r>
        <w:r w:rsidR="005F7E02">
          <w:rPr>
            <w:rFonts w:hint="cs"/>
            <w:rtl/>
          </w:rPr>
          <w:t>ی</w:t>
        </w:r>
        <w:r w:rsidR="005F7E02">
          <w:rPr>
            <w:rFonts w:hint="eastAsia"/>
            <w:rtl/>
          </w:rPr>
          <w:t>ه</w:t>
        </w:r>
        <w:r w:rsidR="005F7E02">
          <w:rPr>
            <w:rtl/>
          </w:rPr>
          <w:t xml:space="preserve"> و تحل</w:t>
        </w:r>
        <w:r w:rsidR="005F7E02">
          <w:rPr>
            <w:rFonts w:hint="cs"/>
            <w:rtl/>
          </w:rPr>
          <w:t>ی</w:t>
        </w:r>
        <w:r w:rsidR="005F7E02">
          <w:rPr>
            <w:rFonts w:hint="eastAsia"/>
            <w:rtl/>
          </w:rPr>
          <w:t>ل</w:t>
        </w:r>
        <w:r w:rsidR="005F7E02">
          <w:rPr>
            <w:rtl/>
          </w:rPr>
          <w:t xml:space="preserve"> رفتار مبتن</w:t>
        </w:r>
        <w:r w:rsidR="005F7E02">
          <w:rPr>
            <w:rFonts w:hint="cs"/>
            <w:rtl/>
          </w:rPr>
          <w:t>ی</w:t>
        </w:r>
        <w:r w:rsidR="005F7E02">
          <w:rPr>
            <w:rtl/>
          </w:rPr>
          <w:t xml:space="preserve"> بر ماشه اغلب </w:t>
        </w:r>
      </w:ins>
      <w:ins w:id="7509" w:author="Windows User" w:date="2017-09-12T21:22:00Z">
        <w:r w:rsidR="005F7E02">
          <w:rPr>
            <w:rFonts w:hint="cs"/>
            <w:rtl/>
          </w:rPr>
          <w:t xml:space="preserve">به صورت </w:t>
        </w:r>
      </w:ins>
      <w:ins w:id="7510" w:author="Windows User" w:date="2017-09-12T21:21:00Z">
        <w:r w:rsidR="005F7E02">
          <w:rPr>
            <w:rtl/>
          </w:rPr>
          <w:t>دست</w:t>
        </w:r>
        <w:r w:rsidR="005F7E02">
          <w:rPr>
            <w:rFonts w:hint="cs"/>
            <w:rtl/>
          </w:rPr>
          <w:t>ی</w:t>
        </w:r>
      </w:ins>
      <w:ins w:id="7511" w:author="Windows User" w:date="2017-09-12T21:22:00Z">
        <w:r w:rsidR="005F7E02">
          <w:rPr>
            <w:rFonts w:hint="cs"/>
            <w:rtl/>
          </w:rPr>
          <w:t xml:space="preserve"> و با روش های قدیمی و مبتنی بر صرف زمان توسط تحلیلگر انسانی انجام می ش</w:t>
        </w:r>
      </w:ins>
      <w:ins w:id="7512" w:author="Windows User" w:date="2017-09-12T21:23:00Z">
        <w:r w:rsidR="005F7E02">
          <w:rPr>
            <w:rFonts w:hint="cs"/>
            <w:rtl/>
          </w:rPr>
          <w:t>و</w:t>
        </w:r>
      </w:ins>
      <w:ins w:id="7513" w:author="Windows User" w:date="2017-09-12T21:22:00Z">
        <w:r w:rsidR="005F7E02">
          <w:rPr>
            <w:rFonts w:hint="cs"/>
            <w:rtl/>
          </w:rPr>
          <w:t>د</w:t>
        </w:r>
      </w:ins>
      <w:ins w:id="7514" w:author="Windows User" w:date="2017-09-12T21:23:00Z">
        <w:r w:rsidR="005F7E02">
          <w:rPr>
            <w:rFonts w:hint="cs"/>
            <w:rtl/>
          </w:rPr>
          <w:t>؛</w:t>
        </w:r>
      </w:ins>
      <w:ins w:id="7515" w:author="Windows User" w:date="2017-09-12T21:21:00Z">
        <w:r w:rsidR="005F7E02">
          <w:rPr>
            <w:rtl/>
          </w:rPr>
          <w:t xml:space="preserve"> </w:t>
        </w:r>
      </w:ins>
      <w:ins w:id="7516" w:author="Windows User" w:date="2017-09-12T21:23:00Z">
        <w:r w:rsidR="005F7E02">
          <w:rPr>
            <w:rFonts w:hint="cs"/>
            <w:rtl/>
          </w:rPr>
          <w:t xml:space="preserve">از این رو </w:t>
        </w:r>
      </w:ins>
      <w:ins w:id="7517" w:author="Windows User" w:date="2017-09-12T21:21:00Z">
        <w:r w:rsidR="005F7E02">
          <w:rPr>
            <w:rtl/>
          </w:rPr>
          <w:t>حت</w:t>
        </w:r>
        <w:r w:rsidR="005F7E02">
          <w:rPr>
            <w:rFonts w:hint="cs"/>
            <w:rtl/>
          </w:rPr>
          <w:t>ی</w:t>
        </w:r>
        <w:r w:rsidR="005F7E02">
          <w:rPr>
            <w:rtl/>
          </w:rPr>
          <w:t xml:space="preserve"> </w:t>
        </w:r>
      </w:ins>
      <w:ins w:id="7518" w:author="Windows User" w:date="2017-09-12T21:23:00Z">
        <w:r w:rsidR="005F7E02">
          <w:rPr>
            <w:rFonts w:hint="cs"/>
            <w:rtl/>
          </w:rPr>
          <w:t>کمک اندک در راستای خ</w:t>
        </w:r>
      </w:ins>
      <w:ins w:id="7519" w:author="Windows User" w:date="2017-09-12T21:24:00Z">
        <w:r w:rsidR="005F7E02">
          <w:rPr>
            <w:rFonts w:hint="cs"/>
            <w:rtl/>
          </w:rPr>
          <w:t>و</w:t>
        </w:r>
      </w:ins>
      <w:ins w:id="7520" w:author="Windows User" w:date="2017-09-12T21:23:00Z">
        <w:r w:rsidR="005F7E02">
          <w:rPr>
            <w:rFonts w:hint="cs"/>
            <w:rtl/>
          </w:rPr>
          <w:t>دکارسازی</w:t>
        </w:r>
      </w:ins>
      <w:ins w:id="7521" w:author="Windows User" w:date="2017-09-12T21:24:00Z">
        <w:del w:id="7522" w:author="Mahmoud" w:date="2017-09-18T19:19:00Z">
          <w:r w:rsidR="005F7E02" w:rsidDel="001552E0">
            <w:rPr>
              <w:rFonts w:hint="cs"/>
              <w:rtl/>
            </w:rPr>
            <w:delText xml:space="preserve"> </w:delText>
          </w:r>
        </w:del>
        <w:r w:rsidR="005F7E02">
          <w:rPr>
            <w:rFonts w:hint="cs"/>
            <w:rtl/>
          </w:rPr>
          <w:t xml:space="preserve"> و تسریع تحلیل این گونه از دژافزار ها می تواند به</w:t>
        </w:r>
      </w:ins>
      <w:ins w:id="7523" w:author="Windows User" w:date="2017-09-12T21:21:00Z">
        <w:r w:rsidR="005F7E02">
          <w:rPr>
            <w:rtl/>
          </w:rPr>
          <w:t xml:space="preserve"> م</w:t>
        </w:r>
        <w:r w:rsidR="005F7E02">
          <w:rPr>
            <w:rFonts w:hint="cs"/>
            <w:rtl/>
          </w:rPr>
          <w:t>ی</w:t>
        </w:r>
        <w:r w:rsidR="005F7E02">
          <w:rPr>
            <w:rFonts w:hint="eastAsia"/>
            <w:rtl/>
          </w:rPr>
          <w:t>زان</w:t>
        </w:r>
        <w:r w:rsidR="005F7E02">
          <w:rPr>
            <w:rtl/>
          </w:rPr>
          <w:t xml:space="preserve"> قابل توجه</w:t>
        </w:r>
        <w:r w:rsidR="005F7E02">
          <w:rPr>
            <w:rFonts w:hint="cs"/>
            <w:rtl/>
          </w:rPr>
          <w:t>ی</w:t>
        </w:r>
        <w:r w:rsidR="005F7E02">
          <w:rPr>
            <w:rtl/>
          </w:rPr>
          <w:t xml:space="preserve"> </w:t>
        </w:r>
      </w:ins>
      <w:ins w:id="7524" w:author="Windows User" w:date="2017-09-12T21:24:00Z">
        <w:r w:rsidR="005F7E02">
          <w:rPr>
            <w:rFonts w:hint="cs"/>
            <w:rtl/>
          </w:rPr>
          <w:t>موثر باشد.</w:t>
        </w:r>
      </w:ins>
    </w:p>
    <w:p w14:paraId="4D0DCCD0" w14:textId="357A17D4" w:rsidR="007A5CFA" w:rsidRDefault="005F7E02" w:rsidP="00BC7980">
      <w:pPr>
        <w:rPr>
          <w:ins w:id="7525" w:author="Windows User" w:date="2017-09-12T21:54:00Z"/>
          <w:rtl/>
        </w:rPr>
      </w:pPr>
      <w:ins w:id="7526" w:author="Windows User" w:date="2017-09-12T21:21:00Z">
        <w:r>
          <w:rPr>
            <w:rtl/>
          </w:rPr>
          <w:t>در ا</w:t>
        </w:r>
        <w:r>
          <w:rPr>
            <w:rFonts w:hint="cs"/>
            <w:rtl/>
          </w:rPr>
          <w:t>ی</w:t>
        </w:r>
        <w:r>
          <w:rPr>
            <w:rFonts w:hint="eastAsia"/>
            <w:rtl/>
          </w:rPr>
          <w:t>ن</w:t>
        </w:r>
        <w:r>
          <w:rPr>
            <w:rtl/>
          </w:rPr>
          <w:t xml:space="preserve"> </w:t>
        </w:r>
      </w:ins>
      <w:ins w:id="7527" w:author="Windows User" w:date="2017-09-12T21:25:00Z">
        <w:r>
          <w:rPr>
            <w:rFonts w:hint="cs"/>
            <w:rtl/>
          </w:rPr>
          <w:t>مقاله</w:t>
        </w:r>
      </w:ins>
      <w:ins w:id="7528" w:author="Windows User" w:date="2017-10-14T02:54:00Z">
        <w:r w:rsidR="002B1234">
          <w:t>[24]</w:t>
        </w:r>
      </w:ins>
      <w:ins w:id="7529" w:author="Windows User" w:date="2017-09-12T21:21:00Z">
        <w:r>
          <w:rPr>
            <w:rtl/>
          </w:rPr>
          <w:t xml:space="preserve">، </w:t>
        </w:r>
      </w:ins>
      <w:ins w:id="7530" w:author="Windows User" w:date="2017-09-12T21:25:00Z">
        <w:r>
          <w:rPr>
            <w:rFonts w:hint="cs"/>
            <w:rtl/>
          </w:rPr>
          <w:t>نویسندگان</w:t>
        </w:r>
      </w:ins>
      <w:ins w:id="7531" w:author="Windows User" w:date="2017-09-12T21:21:00Z">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w:t>
        </w:r>
      </w:ins>
      <w:ins w:id="7532" w:author="Windows User" w:date="2017-09-12T21:25:00Z">
        <w:r>
          <w:rPr>
            <w:rFonts w:hint="cs"/>
            <w:rtl/>
          </w:rPr>
          <w:t xml:space="preserve">خودکار </w:t>
        </w:r>
      </w:ins>
      <w:ins w:id="7533" w:author="Windows User" w:date="2017-09-12T21:21:00Z">
        <w:r>
          <w:rPr>
            <w:rtl/>
          </w:rPr>
          <w:t>مبتن</w:t>
        </w:r>
        <w:r>
          <w:rPr>
            <w:rFonts w:hint="cs"/>
            <w:rtl/>
          </w:rPr>
          <w:t>ی</w:t>
        </w:r>
        <w:r>
          <w:rPr>
            <w:rtl/>
          </w:rPr>
          <w:t xml:space="preserve"> بر ماشه</w:t>
        </w:r>
      </w:ins>
      <w:ins w:id="7534" w:author="Windows User" w:date="2017-09-12T21:25:00Z">
        <w:r>
          <w:rPr>
            <w:rFonts w:hint="cs"/>
            <w:rtl/>
          </w:rPr>
          <w:t xml:space="preserve"> را پیشنهاد می دهند. به </w:t>
        </w:r>
      </w:ins>
      <w:ins w:id="7535" w:author="Windows User" w:date="2017-09-12T21:26:00Z">
        <w:r>
          <w:rPr>
            <w:rFonts w:hint="cs"/>
            <w:rtl/>
          </w:rPr>
          <w:t xml:space="preserve">طور مشخص در این پژوهش </w:t>
        </w:r>
      </w:ins>
      <w:ins w:id="7536" w:author="Windows User" w:date="2017-09-12T21:21:00Z">
        <w:r>
          <w:rPr>
            <w:rFonts w:hint="cs"/>
            <w:rtl/>
          </w:rPr>
          <w:t>ی</w:t>
        </w:r>
        <w:r>
          <w:rPr>
            <w:rFonts w:hint="eastAsia"/>
            <w:rtl/>
          </w:rPr>
          <w:t>ک</w:t>
        </w:r>
        <w:r>
          <w:rPr>
            <w:rtl/>
          </w:rPr>
          <w:t xml:space="preserve"> رو</w:t>
        </w:r>
        <w:r>
          <w:rPr>
            <w:rFonts w:hint="cs"/>
            <w:rtl/>
          </w:rPr>
          <w:t>ی</w:t>
        </w:r>
        <w:r>
          <w:rPr>
            <w:rFonts w:hint="eastAsia"/>
            <w:rtl/>
          </w:rPr>
          <w:t>کرد</w:t>
        </w:r>
        <w:r w:rsidR="001D00AD">
          <w:rPr>
            <w:rtl/>
          </w:rPr>
          <w:t xml:space="preserve"> </w:t>
        </w:r>
      </w:ins>
      <w:ins w:id="7537" w:author="Windows User" w:date="2017-09-12T21:26:00Z">
        <w:r w:rsidR="001D00AD">
          <w:rPr>
            <w:rFonts w:hint="cs"/>
            <w:rtl/>
          </w:rPr>
          <w:t>خودکار</w:t>
        </w:r>
      </w:ins>
      <w:ins w:id="7538" w:author="Windows User" w:date="2017-09-12T21:47:00Z">
        <w:r w:rsidR="00155D15">
          <w:rPr>
            <w:rFonts w:hint="cs"/>
            <w:rtl/>
          </w:rPr>
          <w:t xml:space="preserve"> برای تشخیص </w:t>
        </w:r>
        <w:r w:rsidR="001D00AD">
          <w:rPr>
            <w:rFonts w:hint="cs"/>
            <w:rtl/>
          </w:rPr>
          <w:t xml:space="preserve">تحلیل رفتار مبتنی بر ماشه با استفاده از </w:t>
        </w:r>
      </w:ins>
      <w:ins w:id="7539" w:author="Windows User" w:date="2017-09-12T21:52:00Z">
        <w:r w:rsidR="007A5CFA">
          <w:t>instrument</w:t>
        </w:r>
        <w:r w:rsidR="007A5CFA">
          <w:rPr>
            <w:rFonts w:hint="cs"/>
            <w:rtl/>
          </w:rPr>
          <w:t xml:space="preserve"> کردن </w:t>
        </w:r>
      </w:ins>
      <w:ins w:id="7540" w:author="Windows User" w:date="2017-09-12T21:47:00Z">
        <w:r w:rsidR="001D00AD">
          <w:rPr>
            <w:rFonts w:hint="cs"/>
            <w:rtl/>
          </w:rPr>
          <w:t>پویا</w:t>
        </w:r>
      </w:ins>
      <w:ins w:id="7541" w:author="Windows User" w:date="2017-09-12T21:52:00Z">
        <w:r w:rsidR="007A5CFA">
          <w:rPr>
            <w:rFonts w:hint="cs"/>
            <w:rtl/>
          </w:rPr>
          <w:t xml:space="preserve">ی کد باینری و </w:t>
        </w:r>
      </w:ins>
      <w:ins w:id="7542" w:author="Windows User" w:date="2017-09-12T21:53:00Z">
        <w:r w:rsidR="007A5CFA">
          <w:rPr>
            <w:rFonts w:hint="cs"/>
            <w:rtl/>
          </w:rPr>
          <w:t xml:space="preserve">اجرای پویانمادین </w:t>
        </w:r>
      </w:ins>
      <w:ins w:id="7543" w:author="Windows User" w:date="2017-09-12T21:21:00Z">
        <w:r>
          <w:rPr>
            <w:rtl/>
          </w:rPr>
          <w:t>طراح</w:t>
        </w:r>
        <w:r>
          <w:rPr>
            <w:rFonts w:hint="cs"/>
            <w:rtl/>
          </w:rPr>
          <w:t>ی</w:t>
        </w:r>
      </w:ins>
      <w:ins w:id="7544" w:author="Windows User" w:date="2017-09-12T21:46:00Z">
        <w:r w:rsidR="001D00AD">
          <w:t xml:space="preserve">  </w:t>
        </w:r>
        <w:r w:rsidR="001D00AD">
          <w:rPr>
            <w:rFonts w:hint="cs"/>
            <w:rtl/>
          </w:rPr>
          <w:t>شده است</w:t>
        </w:r>
      </w:ins>
      <w:ins w:id="7545" w:author="Windows User" w:date="2017-09-12T21:52:00Z">
        <w:r w:rsidR="007A5CFA">
          <w:rPr>
            <w:rFonts w:hint="cs"/>
            <w:rtl/>
          </w:rPr>
          <w:t>.</w:t>
        </w:r>
      </w:ins>
      <w:ins w:id="7546" w:author="Windows User" w:date="2017-09-12T21:46:00Z">
        <w:r w:rsidR="001D00AD">
          <w:rPr>
            <w:rFonts w:hint="cs"/>
            <w:rtl/>
          </w:rPr>
          <w:t xml:space="preserve"> </w:t>
        </w:r>
      </w:ins>
      <w:ins w:id="7547" w:author="Windows User" w:date="2017-09-12T21:21:00Z">
        <w:r>
          <w:rPr>
            <w:rtl/>
          </w:rPr>
          <w:t>رو</w:t>
        </w:r>
        <w:r>
          <w:rPr>
            <w:rFonts w:hint="cs"/>
            <w:rtl/>
          </w:rPr>
          <w:t>ی</w:t>
        </w:r>
        <w:r>
          <w:rPr>
            <w:rFonts w:hint="eastAsia"/>
            <w:rtl/>
          </w:rPr>
          <w:t>کرد</w:t>
        </w:r>
      </w:ins>
      <w:ins w:id="7548" w:author="Windows User" w:date="2017-09-12T21:53:00Z">
        <w:r w:rsidR="007A5CFA">
          <w:rPr>
            <w:rFonts w:hint="cs"/>
            <w:rtl/>
          </w:rPr>
          <w:t xml:space="preserve"> این پژوهش</w:t>
        </w:r>
      </w:ins>
      <w:ins w:id="7549" w:author="Windows User" w:date="2017-09-12T21:21:00Z">
        <w:r>
          <w:rPr>
            <w:rtl/>
          </w:rPr>
          <w:t xml:space="preserve"> نشان م</w:t>
        </w:r>
        <w:r>
          <w:rPr>
            <w:rFonts w:hint="cs"/>
            <w:rtl/>
          </w:rPr>
          <w:t>ی</w:t>
        </w:r>
        <w:r>
          <w:rPr>
            <w:rtl/>
          </w:rPr>
          <w:t xml:space="preserve"> دهد که در بس</w:t>
        </w:r>
        <w:r>
          <w:rPr>
            <w:rFonts w:hint="cs"/>
            <w:rtl/>
          </w:rPr>
          <w:t>ی</w:t>
        </w:r>
        <w:r>
          <w:rPr>
            <w:rFonts w:hint="eastAsia"/>
            <w:rtl/>
          </w:rPr>
          <w:t>ار</w:t>
        </w:r>
        <w:r>
          <w:rPr>
            <w:rFonts w:hint="cs"/>
            <w:rtl/>
          </w:rPr>
          <w:t>ی</w:t>
        </w:r>
        <w:r>
          <w:rPr>
            <w:rtl/>
          </w:rPr>
          <w:t xml:space="preserve"> از موارد</w:t>
        </w:r>
      </w:ins>
      <w:ins w:id="7550" w:author="Windows User" w:date="2017-09-12T21:53:00Z">
        <w:r w:rsidR="007A5CFA">
          <w:rPr>
            <w:rtl/>
          </w:rPr>
          <w:br/>
        </w:r>
      </w:ins>
      <w:ins w:id="7551" w:author="Windows User" w:date="2017-09-12T21:21:00Z">
        <w:r>
          <w:rPr>
            <w:rFonts w:hint="eastAsia"/>
            <w:rtl/>
          </w:rPr>
          <w:t>ما</w:t>
        </w:r>
        <w:r>
          <w:rPr>
            <w:rtl/>
          </w:rPr>
          <w:t xml:space="preserve"> م</w:t>
        </w:r>
        <w:r>
          <w:rPr>
            <w:rFonts w:hint="cs"/>
            <w:rtl/>
          </w:rPr>
          <w:t>ی</w:t>
        </w:r>
        <w:r>
          <w:rPr>
            <w:rtl/>
          </w:rPr>
          <w:t xml:space="preserve"> توان</w:t>
        </w:r>
        <w:r>
          <w:rPr>
            <w:rFonts w:hint="cs"/>
            <w:rtl/>
          </w:rPr>
          <w:t>ی</w:t>
        </w:r>
        <w:r>
          <w:rPr>
            <w:rFonts w:hint="eastAsia"/>
            <w:rtl/>
          </w:rPr>
          <w:t>م</w:t>
        </w:r>
        <w:r>
          <w:rPr>
            <w:rtl/>
          </w:rPr>
          <w:t xml:space="preserve">: </w:t>
        </w:r>
      </w:ins>
    </w:p>
    <w:p w14:paraId="21B9EC75" w14:textId="77777777" w:rsidR="007A5CFA" w:rsidRDefault="005F7E02">
      <w:pPr>
        <w:pStyle w:val="ListParagraph"/>
        <w:numPr>
          <w:ilvl w:val="0"/>
          <w:numId w:val="49"/>
        </w:numPr>
        <w:rPr>
          <w:ins w:id="7552" w:author="Windows User" w:date="2017-09-12T21:54:00Z"/>
          <w:rtl/>
        </w:rPr>
        <w:pPrChange w:id="7553" w:author="Windows User" w:date="2017-09-12T21:57:00Z">
          <w:pPr/>
        </w:pPrChange>
      </w:pPr>
      <w:ins w:id="7554" w:author="Windows User" w:date="2017-09-12T21:21:00Z">
        <w:r>
          <w:rPr>
            <w:rtl/>
          </w:rPr>
          <w:t>وجود رفتار مبتن</w:t>
        </w:r>
        <w:r>
          <w:rPr>
            <w:rFonts w:hint="cs"/>
            <w:rtl/>
          </w:rPr>
          <w:t>ی</w:t>
        </w:r>
        <w:r>
          <w:rPr>
            <w:rtl/>
          </w:rPr>
          <w:t xml:space="preserve"> بر ماشه</w:t>
        </w:r>
      </w:ins>
      <w:ins w:id="7555" w:author="Windows User" w:date="2017-09-12T21:53:00Z">
        <w:r w:rsidR="007A5CFA">
          <w:rPr>
            <w:rFonts w:hint="cs"/>
            <w:rtl/>
          </w:rPr>
          <w:t xml:space="preserve"> را تشخیص دهیم</w:t>
        </w:r>
      </w:ins>
    </w:p>
    <w:p w14:paraId="54708031" w14:textId="46FB4980" w:rsidR="007A5CFA" w:rsidRDefault="005F7E02">
      <w:pPr>
        <w:pStyle w:val="ListParagraph"/>
        <w:numPr>
          <w:ilvl w:val="0"/>
          <w:numId w:val="49"/>
        </w:numPr>
        <w:rPr>
          <w:ins w:id="7556" w:author="Windows User" w:date="2017-09-12T21:54:00Z"/>
          <w:rtl/>
        </w:rPr>
        <w:pPrChange w:id="7557" w:author="Windows User" w:date="2017-09-12T21:57:00Z">
          <w:pPr/>
        </w:pPrChange>
      </w:pPr>
      <w:ins w:id="7558" w:author="Windows User" w:date="2017-09-12T21:21:00Z">
        <w:r>
          <w:rPr>
            <w:rtl/>
          </w:rPr>
          <w:lastRenderedPageBreak/>
          <w:t>شرا</w:t>
        </w:r>
        <w:r>
          <w:rPr>
            <w:rFonts w:hint="cs"/>
            <w:rtl/>
          </w:rPr>
          <w:t>ی</w:t>
        </w:r>
        <w:r>
          <w:rPr>
            <w:rFonts w:hint="eastAsia"/>
            <w:rtl/>
          </w:rPr>
          <w:t>ط</w:t>
        </w:r>
      </w:ins>
      <w:ins w:id="7559" w:author="Windows User" w:date="2017-09-12T21:54:00Z">
        <w:r w:rsidR="007A5CFA">
          <w:rPr>
            <w:rFonts w:hint="cs"/>
            <w:rtl/>
          </w:rPr>
          <w:t xml:space="preserve"> خاصی را </w:t>
        </w:r>
      </w:ins>
      <w:ins w:id="7560" w:author="Windows User" w:date="2017-09-12T21:21:00Z">
        <w:r>
          <w:rPr>
            <w:rFonts w:hint="eastAsia"/>
            <w:rtl/>
          </w:rPr>
          <w:t>که</w:t>
        </w:r>
        <w:r>
          <w:rPr>
            <w:rtl/>
          </w:rPr>
          <w:t xml:space="preserve"> باعث</w:t>
        </w:r>
      </w:ins>
      <w:ins w:id="7561" w:author="Windows User" w:date="2017-09-12T21:54:00Z">
        <w:r w:rsidR="007A5CFA">
          <w:rPr>
            <w:rFonts w:hint="cs"/>
            <w:rtl/>
          </w:rPr>
          <w:t xml:space="preserve"> فعال شدن </w:t>
        </w:r>
      </w:ins>
      <w:ins w:id="7562" w:author="Windows User" w:date="2017-09-12T21:21:00Z">
        <w:r>
          <w:rPr>
            <w:rtl/>
          </w:rPr>
          <w:t>چن</w:t>
        </w:r>
        <w:r>
          <w:rPr>
            <w:rFonts w:hint="cs"/>
            <w:rtl/>
          </w:rPr>
          <w:t>ی</w:t>
        </w:r>
        <w:r>
          <w:rPr>
            <w:rFonts w:hint="eastAsia"/>
            <w:rtl/>
          </w:rPr>
          <w:t>ن</w:t>
        </w:r>
        <w:r w:rsidR="007A5CFA">
          <w:rPr>
            <w:rtl/>
          </w:rPr>
          <w:t xml:space="preserve"> رفتار پنها</w:t>
        </w:r>
      </w:ins>
      <w:ins w:id="7563" w:author="Windows User" w:date="2017-09-12T21:54:00Z">
        <w:r w:rsidR="007A5CFA">
          <w:rPr>
            <w:rFonts w:hint="cs"/>
            <w:rtl/>
          </w:rPr>
          <w:t>نی می شود بیابیم</w:t>
        </w:r>
      </w:ins>
      <w:ins w:id="7564" w:author="Windows User" w:date="2017-09-12T21:55:00Z">
        <w:r w:rsidR="007A5CFA">
          <w:rPr>
            <w:rFonts w:hint="cs"/>
            <w:rtl/>
          </w:rPr>
          <w:t>.</w:t>
        </w:r>
      </w:ins>
    </w:p>
    <w:p w14:paraId="09687E42" w14:textId="29801FF3" w:rsidR="007A5CFA" w:rsidRDefault="005F7E02">
      <w:pPr>
        <w:pStyle w:val="ListParagraph"/>
        <w:numPr>
          <w:ilvl w:val="0"/>
          <w:numId w:val="49"/>
        </w:numPr>
        <w:rPr>
          <w:ins w:id="7565" w:author="Windows User" w:date="2017-09-12T21:21:00Z"/>
          <w:rtl/>
        </w:rPr>
        <w:pPrChange w:id="7566" w:author="Windows User" w:date="2017-09-14T18:05:00Z">
          <w:pPr/>
        </w:pPrChange>
      </w:pPr>
      <w:ins w:id="7567" w:author="Windows User" w:date="2017-09-12T21:21:00Z">
        <w:r>
          <w:rPr>
            <w:rtl/>
          </w:rPr>
          <w:t>ورود</w:t>
        </w:r>
        <w:r>
          <w:rPr>
            <w:rFonts w:hint="cs"/>
            <w:rtl/>
          </w:rPr>
          <w:t>ی</w:t>
        </w:r>
        <w:r>
          <w:rPr>
            <w:rtl/>
          </w:rPr>
          <w:t xml:space="preserve"> ها</w:t>
        </w:r>
        <w:r>
          <w:rPr>
            <w:rFonts w:hint="cs"/>
            <w:rtl/>
          </w:rPr>
          <w:t>یی</w:t>
        </w:r>
        <w:r>
          <w:rPr>
            <w:rtl/>
          </w:rPr>
          <w:t xml:space="preserve"> </w:t>
        </w:r>
      </w:ins>
      <w:ins w:id="7568" w:author="Windows User" w:date="2017-09-12T21:55:00Z">
        <w:r w:rsidR="007A5CFA">
          <w:rPr>
            <w:rFonts w:hint="cs"/>
            <w:rtl/>
          </w:rPr>
          <w:t>را برای برآورده کردن این</w:t>
        </w:r>
      </w:ins>
      <w:ins w:id="7569" w:author="Windows User" w:date="2017-09-12T21:21:00Z">
        <w:r>
          <w:rPr>
            <w:rtl/>
          </w:rPr>
          <w:t xml:space="preserve"> شرا</w:t>
        </w:r>
        <w:r>
          <w:rPr>
            <w:rFonts w:hint="cs"/>
            <w:rtl/>
          </w:rPr>
          <w:t>ی</w:t>
        </w:r>
        <w:r>
          <w:rPr>
            <w:rFonts w:hint="eastAsia"/>
            <w:rtl/>
          </w:rPr>
          <w:t>ط</w:t>
        </w:r>
        <w:r w:rsidR="007A5CFA">
          <w:rPr>
            <w:rtl/>
          </w:rPr>
          <w:t xml:space="preserve"> </w:t>
        </w:r>
      </w:ins>
      <w:ins w:id="7570" w:author="Windows User" w:date="2017-09-12T21:55:00Z">
        <w:r w:rsidR="007A5CFA">
          <w:rPr>
            <w:rFonts w:hint="cs"/>
            <w:rtl/>
          </w:rPr>
          <w:t xml:space="preserve">ارائه دهیم که با استفاده از آن ها </w:t>
        </w:r>
      </w:ins>
      <w:ins w:id="7571" w:author="Windows User" w:date="2017-09-12T21:57:00Z">
        <w:r w:rsidR="007A5CFA">
          <w:rPr>
            <w:rFonts w:hint="cs"/>
            <w:rtl/>
          </w:rPr>
          <w:t xml:space="preserve">بتوان </w:t>
        </w:r>
      </w:ins>
      <w:ins w:id="7572" w:author="Windows User" w:date="2017-09-12T21:21:00Z">
        <w:r>
          <w:rPr>
            <w:rtl/>
          </w:rPr>
          <w:t xml:space="preserve">رفتار </w:t>
        </w:r>
      </w:ins>
      <w:ins w:id="7573" w:author="Windows User" w:date="2017-09-12T21:56:00Z">
        <w:r w:rsidR="007A5CFA">
          <w:rPr>
            <w:rFonts w:hint="cs"/>
            <w:rtl/>
          </w:rPr>
          <w:t>موذیانه ی</w:t>
        </w:r>
      </w:ins>
      <w:ins w:id="7574" w:author="Windows User" w:date="2017-09-12T21:21:00Z">
        <w:r>
          <w:rPr>
            <w:rtl/>
          </w:rPr>
          <w:t xml:space="preserve"> </w:t>
        </w:r>
      </w:ins>
      <w:ins w:id="7575" w:author="Windows User" w:date="2017-09-12T21:56:00Z">
        <w:r w:rsidR="007A5CFA">
          <w:rPr>
            <w:rFonts w:hint="cs"/>
            <w:rtl/>
          </w:rPr>
          <w:t xml:space="preserve">دژافزار را </w:t>
        </w:r>
      </w:ins>
      <w:ins w:id="7576" w:author="Windows User" w:date="2017-09-12T21:21:00Z">
        <w:r>
          <w:rPr>
            <w:rtl/>
          </w:rPr>
          <w:t xml:space="preserve">در </w:t>
        </w:r>
      </w:ins>
      <w:ins w:id="7577" w:author="Windows User" w:date="2017-09-12T21:56:00Z">
        <w:r w:rsidR="007A5CFA">
          <w:rPr>
            <w:rFonts w:hint="cs"/>
            <w:rtl/>
          </w:rPr>
          <w:t xml:space="preserve">یک </w:t>
        </w:r>
      </w:ins>
      <w:ins w:id="7578" w:author="Windows User" w:date="2017-09-12T21:21:00Z">
        <w:r>
          <w:rPr>
            <w:rtl/>
          </w:rPr>
          <w:t>مح</w:t>
        </w:r>
        <w:r>
          <w:rPr>
            <w:rFonts w:hint="cs"/>
            <w:rtl/>
          </w:rPr>
          <w:t>ی</w:t>
        </w:r>
        <w:r>
          <w:rPr>
            <w:rFonts w:hint="eastAsia"/>
            <w:rtl/>
          </w:rPr>
          <w:t>ط</w:t>
        </w:r>
        <w:r>
          <w:rPr>
            <w:rtl/>
          </w:rPr>
          <w:t xml:space="preserve"> کنترل شده</w:t>
        </w:r>
      </w:ins>
      <w:ins w:id="7579" w:author="Windows User" w:date="2017-09-12T21:56:00Z">
        <w:r w:rsidR="007A5CFA">
          <w:rPr>
            <w:rFonts w:hint="cs"/>
            <w:rtl/>
          </w:rPr>
          <w:t xml:space="preserve"> مشاهده </w:t>
        </w:r>
      </w:ins>
      <w:ins w:id="7580" w:author="Windows User" w:date="2017-09-12T21:57:00Z">
        <w:r w:rsidR="007A5CFA">
          <w:rPr>
            <w:rFonts w:hint="cs"/>
            <w:rtl/>
          </w:rPr>
          <w:t>کرد</w:t>
        </w:r>
      </w:ins>
      <w:ins w:id="7581" w:author="Windows User" w:date="2017-09-12T21:56:00Z">
        <w:r w:rsidR="007A5CFA">
          <w:rPr>
            <w:rFonts w:hint="cs"/>
            <w:rtl/>
          </w:rPr>
          <w:t>.</w:t>
        </w:r>
      </w:ins>
    </w:p>
    <w:p w14:paraId="7A088690" w14:textId="07DE8281" w:rsidR="00C862B9" w:rsidRDefault="007A5CFA">
      <w:pPr>
        <w:rPr>
          <w:ins w:id="7582" w:author="Windows User" w:date="2017-09-13T17:33:00Z"/>
        </w:rPr>
        <w:pPrChange w:id="7583" w:author="Windows User" w:date="2017-09-12T22:04:00Z">
          <w:pPr>
            <w:pStyle w:val="Heading1"/>
          </w:pPr>
        </w:pPrChange>
      </w:pPr>
      <w:ins w:id="7584" w:author="Windows User" w:date="2017-09-12T21:57:00Z">
        <w:r>
          <w:rPr>
            <w:rFonts w:hint="cs"/>
            <w:rtl/>
          </w:rPr>
          <w:t>در ا</w:t>
        </w:r>
      </w:ins>
      <w:ins w:id="7585" w:author="Windows User" w:date="2017-09-12T22:00:00Z">
        <w:r>
          <w:rPr>
            <w:rFonts w:hint="cs"/>
            <w:rtl/>
          </w:rPr>
          <w:t>ی</w:t>
        </w:r>
      </w:ins>
      <w:ins w:id="7586" w:author="Windows User" w:date="2017-09-12T21:57:00Z">
        <w:r>
          <w:rPr>
            <w:rFonts w:hint="cs"/>
            <w:rtl/>
          </w:rPr>
          <w:t>ن پژهش ابزار</w:t>
        </w:r>
      </w:ins>
      <w:ins w:id="7587" w:author="Windows User" w:date="2017-09-12T21:21:00Z">
        <w:r w:rsidR="005F7E02">
          <w:t>MinSweeper</w:t>
        </w:r>
        <w:r w:rsidR="005F7E02">
          <w:rPr>
            <w:rtl/>
          </w:rPr>
          <w:t xml:space="preserve"> </w:t>
        </w:r>
      </w:ins>
      <w:ins w:id="7588" w:author="Windows User" w:date="2017-09-12T21:57:00Z">
        <w:r>
          <w:rPr>
            <w:rFonts w:hint="cs"/>
            <w:rtl/>
          </w:rPr>
          <w:t>پیاده سازی شده است</w:t>
        </w:r>
      </w:ins>
      <w:ins w:id="7589" w:author="Windows User" w:date="2017-09-12T22:00:00Z">
        <w:r>
          <w:rPr>
            <w:rFonts w:hint="cs"/>
            <w:rtl/>
          </w:rPr>
          <w:t>. این ابزار در آزمایشات</w:t>
        </w:r>
      </w:ins>
      <w:ins w:id="7590" w:author="Windows User" w:date="2017-09-12T22:01:00Z">
        <w:r>
          <w:rPr>
            <w:rFonts w:hint="cs"/>
            <w:rtl/>
          </w:rPr>
          <w:t xml:space="preserve"> </w:t>
        </w:r>
      </w:ins>
      <w:ins w:id="7591" w:author="Windows User" w:date="2017-09-12T22:00:00Z">
        <w:r>
          <w:rPr>
            <w:rFonts w:hint="cs"/>
            <w:rtl/>
          </w:rPr>
          <w:t>ص</w:t>
        </w:r>
      </w:ins>
      <w:ins w:id="7592" w:author="Windows User" w:date="2017-09-12T22:01:00Z">
        <w:r>
          <w:rPr>
            <w:rFonts w:hint="cs"/>
            <w:rtl/>
          </w:rPr>
          <w:t>و</w:t>
        </w:r>
      </w:ins>
      <w:ins w:id="7593" w:author="Windows User" w:date="2017-09-12T22:00:00Z">
        <w:r>
          <w:rPr>
            <w:rFonts w:hint="cs"/>
            <w:rtl/>
          </w:rPr>
          <w:t xml:space="preserve">رت گرفته </w:t>
        </w:r>
      </w:ins>
      <w:ins w:id="7594" w:author="Windows User" w:date="2017-09-12T22:01:00Z">
        <w:r>
          <w:rPr>
            <w:rFonts w:hint="cs"/>
            <w:rtl/>
          </w:rPr>
          <w:t>نشان داد</w:t>
        </w:r>
      </w:ins>
      <w:ins w:id="7595" w:author="Windows User" w:date="2017-09-14T18:06:00Z">
        <w:r w:rsidR="00155D15">
          <w:rPr>
            <w:rFonts w:hint="cs"/>
            <w:rtl/>
          </w:rPr>
          <w:t xml:space="preserve">ه است </w:t>
        </w:r>
      </w:ins>
      <w:ins w:id="7596" w:author="Windows User" w:date="2017-09-12T22:01:00Z">
        <w:r>
          <w:rPr>
            <w:rFonts w:hint="cs"/>
            <w:rtl/>
          </w:rPr>
          <w:t xml:space="preserve">که می تواند </w:t>
        </w:r>
      </w:ins>
      <w:ins w:id="7597" w:author="Windows User" w:date="2017-09-12T21:21:00Z">
        <w:r w:rsidR="005F7E02">
          <w:rPr>
            <w:rtl/>
          </w:rPr>
          <w:t>رفتار مبتن</w:t>
        </w:r>
        <w:r w:rsidR="005F7E02">
          <w:rPr>
            <w:rFonts w:hint="cs"/>
            <w:rtl/>
          </w:rPr>
          <w:t>ی</w:t>
        </w:r>
        <w:r w:rsidR="005F7E02">
          <w:rPr>
            <w:rtl/>
          </w:rPr>
          <w:t xml:space="preserve"> بر ماشه </w:t>
        </w:r>
      </w:ins>
      <w:ins w:id="7598" w:author="Windows User" w:date="2017-09-12T22:01:00Z">
        <w:r>
          <w:rPr>
            <w:rFonts w:hint="cs"/>
            <w:rtl/>
          </w:rPr>
          <w:t xml:space="preserve">را در </w:t>
        </w:r>
      </w:ins>
      <w:ins w:id="7599" w:author="Windows User" w:date="2017-09-12T21:21:00Z">
        <w:r>
          <w:rPr>
            <w:rtl/>
          </w:rPr>
          <w:t>د</w:t>
        </w:r>
      </w:ins>
      <w:ins w:id="7600" w:author="Windows User" w:date="2017-09-12T22:01:00Z">
        <w:r>
          <w:rPr>
            <w:rFonts w:hint="cs"/>
            <w:rtl/>
          </w:rPr>
          <w:t xml:space="preserve">ژافزار های </w:t>
        </w:r>
      </w:ins>
      <w:ins w:id="7601" w:author="Windows User" w:date="2017-09-12T22:02:00Z">
        <w:r>
          <w:rPr>
            <w:rFonts w:hint="cs"/>
            <w:rtl/>
          </w:rPr>
          <w:t>و</w:t>
        </w:r>
      </w:ins>
      <w:ins w:id="7602" w:author="Windows User" w:date="2017-09-12T22:01:00Z">
        <w:r>
          <w:rPr>
            <w:rFonts w:hint="cs"/>
            <w:rtl/>
          </w:rPr>
          <w:t>اقعی تشخیص دهد.</w:t>
        </w:r>
      </w:ins>
      <w:ins w:id="7603" w:author="Windows User" w:date="2017-09-12T22:02:00Z">
        <w:r w:rsidR="00C862B9">
          <w:rPr>
            <w:rFonts w:hint="cs"/>
            <w:rtl/>
          </w:rPr>
          <w:t xml:space="preserve"> </w:t>
        </w:r>
      </w:ins>
      <w:ins w:id="7604" w:author="Windows User" w:date="2017-09-12T21:21:00Z">
        <w:r w:rsidR="005F7E02">
          <w:rPr>
            <w:rtl/>
          </w:rPr>
          <w:t>اگر چه چالش ها</w:t>
        </w:r>
        <w:r w:rsidR="005F7E02">
          <w:rPr>
            <w:rFonts w:hint="cs"/>
            <w:rtl/>
          </w:rPr>
          <w:t>ی</w:t>
        </w:r>
        <w:r w:rsidR="005F7E02">
          <w:rPr>
            <w:rtl/>
          </w:rPr>
          <w:t xml:space="preserve"> </w:t>
        </w:r>
      </w:ins>
      <w:ins w:id="7605" w:author="Windows User" w:date="2017-09-12T22:02:00Z">
        <w:r w:rsidR="00C862B9">
          <w:rPr>
            <w:rFonts w:hint="cs"/>
            <w:rtl/>
          </w:rPr>
          <w:t>بسیاری برای تشخیص کاملا خودکار رفتار های مبتنی بر ماشه وج</w:t>
        </w:r>
      </w:ins>
      <w:ins w:id="7606" w:author="Windows User" w:date="2017-09-14T18:06:00Z">
        <w:r w:rsidR="00155D15">
          <w:rPr>
            <w:rFonts w:hint="cs"/>
            <w:rtl/>
          </w:rPr>
          <w:t>و</w:t>
        </w:r>
      </w:ins>
      <w:ins w:id="7607" w:author="Windows User" w:date="2017-09-12T22:02:00Z">
        <w:r w:rsidR="00C862B9">
          <w:rPr>
            <w:rFonts w:hint="cs"/>
            <w:rtl/>
          </w:rPr>
          <w:t xml:space="preserve">د دارد ولی </w:t>
        </w:r>
      </w:ins>
      <w:ins w:id="7608" w:author="Windows User" w:date="2017-09-12T22:03:00Z">
        <w:r w:rsidR="00C862B9">
          <w:rPr>
            <w:rFonts w:hint="cs"/>
            <w:rtl/>
          </w:rPr>
          <w:t>وجود ابزار</w:t>
        </w:r>
      </w:ins>
      <w:ins w:id="7609" w:author="Windows User" w:date="2017-09-12T21:21:00Z">
        <w:r w:rsidR="005F7E02">
          <w:rPr>
            <w:rtl/>
          </w:rPr>
          <w:t xml:space="preserve"> </w:t>
        </w:r>
        <w:r w:rsidR="005F7E02">
          <w:t>MineSweeper</w:t>
        </w:r>
        <w:r w:rsidR="005F7E02">
          <w:rPr>
            <w:rtl/>
          </w:rPr>
          <w:t xml:space="preserve"> نشان م</w:t>
        </w:r>
        <w:r w:rsidR="005F7E02">
          <w:rPr>
            <w:rFonts w:hint="cs"/>
            <w:rtl/>
          </w:rPr>
          <w:t>ی</w:t>
        </w:r>
        <w:r w:rsidR="005F7E02">
          <w:rPr>
            <w:rtl/>
          </w:rPr>
          <w:t xml:space="preserve"> دهد که چن</w:t>
        </w:r>
        <w:r w:rsidR="005F7E02">
          <w:rPr>
            <w:rFonts w:hint="cs"/>
            <w:rtl/>
          </w:rPr>
          <w:t>ی</w:t>
        </w:r>
        <w:r w:rsidR="005F7E02">
          <w:rPr>
            <w:rFonts w:hint="eastAsia"/>
            <w:rtl/>
          </w:rPr>
          <w:t>ن</w:t>
        </w:r>
        <w:r w:rsidR="005F7E02">
          <w:rPr>
            <w:rtl/>
          </w:rPr>
          <w:t xml:space="preserve"> تجز</w:t>
        </w:r>
        <w:r w:rsidR="005F7E02">
          <w:rPr>
            <w:rFonts w:hint="cs"/>
            <w:rtl/>
          </w:rPr>
          <w:t>ی</w:t>
        </w:r>
        <w:r w:rsidR="005F7E02">
          <w:rPr>
            <w:rFonts w:hint="eastAsia"/>
            <w:rtl/>
          </w:rPr>
          <w:t>ه</w:t>
        </w:r>
        <w:r w:rsidR="005F7E02">
          <w:rPr>
            <w:rtl/>
          </w:rPr>
          <w:t xml:space="preserve"> و تحل</w:t>
        </w:r>
        <w:r w:rsidR="005F7E02">
          <w:rPr>
            <w:rFonts w:hint="cs"/>
            <w:rtl/>
          </w:rPr>
          <w:t>ی</w:t>
        </w:r>
        <w:r w:rsidR="005F7E02">
          <w:rPr>
            <w:rFonts w:hint="eastAsia"/>
            <w:rtl/>
          </w:rPr>
          <w:t>ل</w:t>
        </w:r>
        <w:r w:rsidR="005F7E02">
          <w:rPr>
            <w:rtl/>
          </w:rPr>
          <w:t xml:space="preserve"> </w:t>
        </w:r>
      </w:ins>
      <w:ins w:id="7610" w:author="Windows User" w:date="2017-09-12T22:03:00Z">
        <w:r w:rsidR="00C862B9">
          <w:rPr>
            <w:rFonts w:hint="cs"/>
            <w:rtl/>
          </w:rPr>
          <w:t xml:space="preserve">خودکاری </w:t>
        </w:r>
      </w:ins>
      <w:ins w:id="7611" w:author="Windows User" w:date="2017-09-12T21:21:00Z">
        <w:r w:rsidR="005F7E02">
          <w:rPr>
            <w:rtl/>
          </w:rPr>
          <w:t>امکان پذ</w:t>
        </w:r>
        <w:r w:rsidR="005F7E02">
          <w:rPr>
            <w:rFonts w:hint="cs"/>
            <w:rtl/>
          </w:rPr>
          <w:t>ی</w:t>
        </w:r>
        <w:r w:rsidR="005F7E02">
          <w:rPr>
            <w:rFonts w:hint="eastAsia"/>
            <w:rtl/>
          </w:rPr>
          <w:t>ر</w:t>
        </w:r>
        <w:r w:rsidR="00C862B9">
          <w:rPr>
            <w:rtl/>
          </w:rPr>
          <w:t xml:space="preserve"> است</w:t>
        </w:r>
      </w:ins>
      <w:ins w:id="7612" w:author="Windows User" w:date="2017-09-12T22:03:00Z">
        <w:r w:rsidR="00C862B9">
          <w:rPr>
            <w:rFonts w:hint="cs"/>
            <w:rtl/>
          </w:rPr>
          <w:t xml:space="preserve"> </w:t>
        </w:r>
      </w:ins>
      <w:ins w:id="7613" w:author="Windows User" w:date="2017-09-12T21:21:00Z">
        <w:r w:rsidR="005F7E02">
          <w:rPr>
            <w:rFonts w:hint="eastAsia"/>
            <w:rtl/>
          </w:rPr>
          <w:t>و</w:t>
        </w:r>
        <w:r w:rsidR="005F7E02">
          <w:rPr>
            <w:rtl/>
          </w:rPr>
          <w:t xml:space="preserve"> </w:t>
        </w:r>
      </w:ins>
      <w:ins w:id="7614" w:author="Windows User" w:date="2017-09-12T22:03:00Z">
        <w:r w:rsidR="00C862B9">
          <w:rPr>
            <w:rFonts w:hint="cs"/>
            <w:rtl/>
          </w:rPr>
          <w:t>در</w:t>
        </w:r>
      </w:ins>
      <w:ins w:id="7615" w:author="Windows User" w:date="2017-09-12T21:21:00Z">
        <w:r w:rsidR="005F7E02">
          <w:rPr>
            <w:rtl/>
          </w:rPr>
          <w:t>آ</w:t>
        </w:r>
        <w:r w:rsidR="005F7E02">
          <w:rPr>
            <w:rFonts w:hint="cs"/>
            <w:rtl/>
          </w:rPr>
          <w:t>ی</w:t>
        </w:r>
        <w:r w:rsidR="005F7E02">
          <w:rPr>
            <w:rFonts w:hint="eastAsia"/>
            <w:rtl/>
          </w:rPr>
          <w:t>نده</w:t>
        </w:r>
        <w:r w:rsidR="005F7E02">
          <w:rPr>
            <w:rtl/>
          </w:rPr>
          <w:t xml:space="preserve"> </w:t>
        </w:r>
      </w:ins>
      <w:ins w:id="7616" w:author="Windows User" w:date="2017-09-12T22:03:00Z">
        <w:r w:rsidR="00C862B9">
          <w:rPr>
            <w:rFonts w:hint="cs"/>
            <w:rtl/>
          </w:rPr>
          <w:t>می توان آن را انتظار داشت.</w:t>
        </w:r>
      </w:ins>
    </w:p>
    <w:p w14:paraId="4AB28BE6" w14:textId="05B7A31D" w:rsidR="00A955DC" w:rsidRDefault="00DA2843">
      <w:pPr>
        <w:pStyle w:val="Heading3"/>
        <w:rPr>
          <w:ins w:id="7617" w:author="Windows User" w:date="2017-09-14T18:08:00Z"/>
          <w:rtl/>
        </w:rPr>
        <w:pPrChange w:id="7618" w:author="Windows User" w:date="2017-09-22T16:39:00Z">
          <w:pPr>
            <w:pStyle w:val="Heading1"/>
          </w:pPr>
        </w:pPrChange>
      </w:pPr>
      <w:bookmarkStart w:id="7619" w:name="_Toc495715057"/>
      <w:ins w:id="7620" w:author="Windows User" w:date="2017-09-22T16:39:00Z">
        <w:r>
          <w:rPr>
            <w:rFonts w:hint="cs"/>
            <w:rtl/>
          </w:rPr>
          <w:t>6</w:t>
        </w:r>
      </w:ins>
      <w:ins w:id="7621" w:author="Windows User" w:date="2017-09-14T18:09:00Z">
        <w:r w:rsidR="00F314B0">
          <w:rPr>
            <w:rFonts w:hint="cs"/>
            <w:rtl/>
          </w:rPr>
          <w:t>-1-</w:t>
        </w:r>
      </w:ins>
      <w:ins w:id="7622" w:author="Windows User" w:date="2017-09-22T16:39:00Z">
        <w:r>
          <w:rPr>
            <w:rFonts w:hint="cs"/>
            <w:rtl/>
          </w:rPr>
          <w:t>2</w:t>
        </w:r>
      </w:ins>
      <w:ins w:id="7623" w:author="Windows User" w:date="2017-09-14T18:09:00Z">
        <w:r w:rsidR="00F314B0">
          <w:rPr>
            <w:rFonts w:hint="cs"/>
            <w:rtl/>
          </w:rPr>
          <w:t>-</w:t>
        </w:r>
      </w:ins>
      <w:ins w:id="7624" w:author="Windows User" w:date="2017-09-14T18:08:00Z">
        <w:r w:rsidR="00F314B0">
          <w:rPr>
            <w:rFonts w:hint="cs"/>
            <w:rtl/>
          </w:rPr>
          <w:t>تحلیل دستی کد برای تشخیص رفتار مبتنی بر  ماشه</w:t>
        </w:r>
        <w:bookmarkEnd w:id="7619"/>
      </w:ins>
    </w:p>
    <w:p w14:paraId="6A92D127" w14:textId="1989316B" w:rsidR="00F314B0" w:rsidRDefault="00F314B0">
      <w:pPr>
        <w:rPr>
          <w:ins w:id="7625" w:author="Windows User" w:date="2017-09-14T18:13:00Z"/>
          <w:rtl/>
        </w:rPr>
        <w:pPrChange w:id="7626" w:author="Windows User" w:date="2017-09-14T18:11:00Z">
          <w:pPr>
            <w:pStyle w:val="Heading1"/>
          </w:pPr>
        </w:pPrChange>
      </w:pPr>
      <w:ins w:id="7627" w:author="Windows User" w:date="2017-09-14T18:08:00Z">
        <w:r>
          <w:rPr>
            <w:rFonts w:hint="cs"/>
            <w:rtl/>
          </w:rPr>
          <w:t>ن</w:t>
        </w:r>
      </w:ins>
      <w:ins w:id="7628" w:author="Windows User" w:date="2017-09-14T18:09:00Z">
        <w:r>
          <w:rPr>
            <w:rFonts w:hint="cs"/>
            <w:rtl/>
          </w:rPr>
          <w:t>و</w:t>
        </w:r>
      </w:ins>
      <w:ins w:id="7629" w:author="Windows User" w:date="2017-09-14T18:08:00Z">
        <w:r>
          <w:rPr>
            <w:rFonts w:hint="cs"/>
            <w:rtl/>
          </w:rPr>
          <w:t xml:space="preserve">یسندگان مقاله ادعا می کنند که تا پیش از </w:t>
        </w:r>
      </w:ins>
      <w:ins w:id="7630" w:author="Windows User" w:date="2017-09-14T18:11:00Z">
        <w:r>
          <w:rPr>
            <w:rFonts w:hint="cs"/>
            <w:rtl/>
          </w:rPr>
          <w:t xml:space="preserve">سال 2007 و ارائه این پژهش که منجر به </w:t>
        </w:r>
      </w:ins>
      <w:ins w:id="7631" w:author="Windows User" w:date="2017-09-14T18:10:00Z">
        <w:r w:rsidRPr="00F314B0">
          <w:rPr>
            <w:rtl/>
          </w:rPr>
          <w:t>ابزار</w:t>
        </w:r>
        <w:r w:rsidRPr="00F314B0">
          <w:t>MinSweeper</w:t>
        </w:r>
        <w:r>
          <w:rPr>
            <w:rFonts w:hint="cs"/>
            <w:rtl/>
          </w:rPr>
          <w:t xml:space="preserve"> </w:t>
        </w:r>
      </w:ins>
      <w:ins w:id="7632" w:author="Windows User" w:date="2017-09-14T18:11:00Z">
        <w:r>
          <w:rPr>
            <w:rFonts w:hint="cs"/>
            <w:rtl/>
          </w:rPr>
          <w:t xml:space="preserve">شد ، </w:t>
        </w:r>
      </w:ins>
      <w:ins w:id="7633" w:author="Windows User" w:date="2017-09-14T18:10:00Z">
        <w:r>
          <w:rPr>
            <w:rFonts w:hint="cs"/>
            <w:rtl/>
          </w:rPr>
          <w:t>پژوهش شاخص دیگری با هدف تشخیص رفتار مبتنی بر ماشه ص</w:t>
        </w:r>
      </w:ins>
      <w:ins w:id="7634" w:author="Windows User" w:date="2017-09-14T18:11:00Z">
        <w:r>
          <w:rPr>
            <w:rFonts w:hint="cs"/>
            <w:rtl/>
          </w:rPr>
          <w:t>و</w:t>
        </w:r>
      </w:ins>
      <w:ins w:id="7635" w:author="Windows User" w:date="2017-09-14T18:10:00Z">
        <w:r>
          <w:rPr>
            <w:rFonts w:hint="cs"/>
            <w:rtl/>
          </w:rPr>
          <w:t>رت نگرفته</w:t>
        </w:r>
      </w:ins>
      <w:ins w:id="7636" w:author="Windows User" w:date="2017-09-14T18:11:00Z">
        <w:r>
          <w:rPr>
            <w:rFonts w:hint="cs"/>
            <w:rtl/>
          </w:rPr>
          <w:t xml:space="preserve"> است. درواقع در دنیای واقعی تحلیل دستی کد برای تشخیص رفتار مبتنی بر ماشه به صورت زیر ب</w:t>
        </w:r>
      </w:ins>
      <w:ins w:id="7637" w:author="Windows User" w:date="2017-09-14T18:13:00Z">
        <w:r>
          <w:rPr>
            <w:rFonts w:hint="cs"/>
            <w:rtl/>
          </w:rPr>
          <w:t>و</w:t>
        </w:r>
      </w:ins>
      <w:ins w:id="7638" w:author="Windows User" w:date="2017-09-14T18:11:00Z">
        <w:r>
          <w:rPr>
            <w:rFonts w:hint="cs"/>
            <w:rtl/>
          </w:rPr>
          <w:t>ده است:</w:t>
        </w:r>
      </w:ins>
    </w:p>
    <w:p w14:paraId="3F399D0E" w14:textId="093DA25A" w:rsidR="00F314B0" w:rsidRDefault="00F314B0">
      <w:pPr>
        <w:pStyle w:val="ListParagraph"/>
        <w:numPr>
          <w:ilvl w:val="0"/>
          <w:numId w:val="50"/>
        </w:numPr>
        <w:rPr>
          <w:ins w:id="7639" w:author="Windows User" w:date="2017-09-14T18:15:00Z"/>
          <w:rtl/>
        </w:rPr>
        <w:pPrChange w:id="7640" w:author="Windows User" w:date="2017-09-14T18:21:00Z">
          <w:pPr>
            <w:pStyle w:val="Heading1"/>
          </w:pPr>
        </w:pPrChange>
      </w:pPr>
      <w:ins w:id="7641" w:author="Windows User" w:date="2017-09-14T18:13:00Z">
        <w:r>
          <w:rPr>
            <w:rFonts w:hint="cs"/>
            <w:rtl/>
          </w:rPr>
          <w:t xml:space="preserve">تحلیل گر انسانی دژافزار را در یک ماشین مجازی اجرا می کرد، در حقیقت ممکن بود با هیچ </w:t>
        </w:r>
      </w:ins>
      <w:ins w:id="7642" w:author="Windows User" w:date="2017-09-14T18:14:00Z">
        <w:r>
          <w:rPr>
            <w:rFonts w:hint="cs"/>
            <w:rtl/>
          </w:rPr>
          <w:t xml:space="preserve">رفتار موذیانه ای مواجه نشود زیرا </w:t>
        </w:r>
      </w:ins>
      <w:ins w:id="7643" w:author="Windows User" w:date="2017-09-14T18:15:00Z">
        <w:r>
          <w:rPr>
            <w:rFonts w:hint="cs"/>
            <w:rtl/>
          </w:rPr>
          <w:t xml:space="preserve"> احتمال برآورده شدن شرایط ماشه بسیار کم بود.</w:t>
        </w:r>
      </w:ins>
    </w:p>
    <w:p w14:paraId="7E9A8718" w14:textId="38D802B6" w:rsidR="00F314B0" w:rsidRDefault="00F314B0">
      <w:pPr>
        <w:pStyle w:val="ListParagraph"/>
        <w:numPr>
          <w:ilvl w:val="0"/>
          <w:numId w:val="50"/>
        </w:numPr>
        <w:rPr>
          <w:ins w:id="7644" w:author="Windows User" w:date="2017-09-14T18:16:00Z"/>
          <w:rtl/>
        </w:rPr>
        <w:pPrChange w:id="7645" w:author="Windows User" w:date="2017-09-14T18:21:00Z">
          <w:pPr>
            <w:pStyle w:val="Heading1"/>
          </w:pPr>
        </w:pPrChange>
      </w:pPr>
      <w:ins w:id="7646" w:author="Windows User" w:date="2017-09-14T18:16:00Z">
        <w:r>
          <w:rPr>
            <w:rFonts w:hint="cs"/>
            <w:rtl/>
          </w:rPr>
          <w:t>تحلیل گر انسانی سعی می کرد تا کد باینری را به کد اسمبلی برگرداند</w:t>
        </w:r>
        <w:r w:rsidRPr="00E2341D">
          <w:rPr>
            <w:rStyle w:val="FootnoteReference"/>
            <w:rtl/>
          </w:rPr>
          <w:footnoteReference w:id="86"/>
        </w:r>
        <w:r>
          <w:rPr>
            <w:rFonts w:hint="cs"/>
            <w:rtl/>
          </w:rPr>
          <w:t>، تا بتواند با استفاده از کد اسمبلی یک مدل مفهومی نادقیق از اجرای برنامه داشته باشد.</w:t>
        </w:r>
      </w:ins>
    </w:p>
    <w:p w14:paraId="753AE718" w14:textId="77777777" w:rsidR="00F374D9" w:rsidRDefault="00F314B0">
      <w:pPr>
        <w:pStyle w:val="ListParagraph"/>
        <w:numPr>
          <w:ilvl w:val="0"/>
          <w:numId w:val="50"/>
        </w:numPr>
        <w:rPr>
          <w:ins w:id="7648" w:author="Windows User" w:date="2017-09-14T18:22:00Z"/>
        </w:rPr>
        <w:pPrChange w:id="7649" w:author="Windows User" w:date="2017-09-14T18:21:00Z">
          <w:pPr>
            <w:pStyle w:val="Heading1"/>
          </w:pPr>
        </w:pPrChange>
      </w:pPr>
      <w:ins w:id="7650" w:author="Windows User" w:date="2017-09-14T18:17:00Z">
        <w:r>
          <w:rPr>
            <w:rFonts w:hint="cs"/>
            <w:rtl/>
          </w:rPr>
          <w:t>تحلیل گرانسانی در این مرحله سعی می کرد تا حدس بزند که تغییر  کدام بخش ورودی و یا تنظیم پیکربندی برنامه می ت</w:t>
        </w:r>
      </w:ins>
      <w:ins w:id="7651" w:author="Windows User" w:date="2017-09-14T18:19:00Z">
        <w:r w:rsidR="00F374D9">
          <w:rPr>
            <w:rFonts w:hint="cs"/>
            <w:rtl/>
          </w:rPr>
          <w:t>و</w:t>
        </w:r>
      </w:ins>
      <w:ins w:id="7652" w:author="Windows User" w:date="2017-09-14T18:17:00Z">
        <w:r>
          <w:rPr>
            <w:rFonts w:hint="cs"/>
            <w:rtl/>
          </w:rPr>
          <w:t xml:space="preserve">اند </w:t>
        </w:r>
      </w:ins>
      <w:ins w:id="7653" w:author="Windows User" w:date="2017-09-14T18:19:00Z">
        <w:r w:rsidR="00F374D9">
          <w:rPr>
            <w:rFonts w:hint="cs"/>
            <w:rtl/>
          </w:rPr>
          <w:t>منجر به فعال سازی  اجرای ماشه گردد.</w:t>
        </w:r>
      </w:ins>
    </w:p>
    <w:p w14:paraId="48D5457F" w14:textId="2230082A" w:rsidR="00F314B0" w:rsidRDefault="00F374D9">
      <w:pPr>
        <w:ind w:left="360"/>
        <w:rPr>
          <w:ins w:id="7654" w:author="Windows User" w:date="2017-09-14T18:20:00Z"/>
          <w:rtl/>
        </w:rPr>
        <w:pPrChange w:id="7655" w:author="Windows User" w:date="2017-09-14T18:22:00Z">
          <w:pPr>
            <w:pStyle w:val="Heading1"/>
          </w:pPr>
        </w:pPrChange>
      </w:pPr>
      <w:ins w:id="7656" w:author="Windows User" w:date="2017-09-14T18:19:00Z">
        <w:r>
          <w:rPr>
            <w:rFonts w:hint="cs"/>
            <w:rtl/>
          </w:rPr>
          <w:t>این فرآیند ادامه می یافت تا زمان درنظر گ</w:t>
        </w:r>
      </w:ins>
      <w:ins w:id="7657" w:author="Windows User" w:date="2017-09-14T18:20:00Z">
        <w:r>
          <w:rPr>
            <w:rFonts w:hint="cs"/>
            <w:rtl/>
          </w:rPr>
          <w:t>ر</w:t>
        </w:r>
      </w:ins>
      <w:ins w:id="7658" w:author="Windows User" w:date="2017-09-14T18:19:00Z">
        <w:r>
          <w:rPr>
            <w:rFonts w:hint="cs"/>
            <w:rtl/>
          </w:rPr>
          <w:t xml:space="preserve">فته شده برای </w:t>
        </w:r>
      </w:ins>
      <w:ins w:id="7659" w:author="Windows User" w:date="2017-09-14T18:20:00Z">
        <w:r>
          <w:rPr>
            <w:rFonts w:hint="cs"/>
            <w:rtl/>
          </w:rPr>
          <w:t>تحلیل دژافزار پایان یابد و یا تحلیل گر انسانی ناامید شود و یا در بهترین حالت تحلیل گر م</w:t>
        </w:r>
      </w:ins>
      <w:ins w:id="7660" w:author="Windows User" w:date="2017-09-14T18:22:00Z">
        <w:r>
          <w:rPr>
            <w:rFonts w:hint="cs"/>
            <w:rtl/>
          </w:rPr>
          <w:t>و</w:t>
        </w:r>
      </w:ins>
      <w:ins w:id="7661" w:author="Windows User" w:date="2017-09-14T18:20:00Z">
        <w:r>
          <w:rPr>
            <w:rFonts w:hint="cs"/>
            <w:rtl/>
          </w:rPr>
          <w:t>فق ش</w:t>
        </w:r>
      </w:ins>
      <w:ins w:id="7662" w:author="Mahmoud" w:date="2017-10-09T21:12:00Z">
        <w:r w:rsidR="006D5558">
          <w:rPr>
            <w:rFonts w:hint="cs"/>
            <w:rtl/>
          </w:rPr>
          <w:t>و</w:t>
        </w:r>
      </w:ins>
      <w:ins w:id="7663" w:author="Windows User" w:date="2017-09-14T18:20:00Z">
        <w:r>
          <w:rPr>
            <w:rFonts w:hint="cs"/>
            <w:rtl/>
          </w:rPr>
          <w:t>د تا با خ</w:t>
        </w:r>
      </w:ins>
      <w:ins w:id="7664" w:author="Windows User" w:date="2017-09-14T18:22:00Z">
        <w:r>
          <w:rPr>
            <w:rFonts w:hint="cs"/>
            <w:rtl/>
          </w:rPr>
          <w:t>و</w:t>
        </w:r>
      </w:ins>
      <w:ins w:id="7665" w:author="Windows User" w:date="2017-09-14T18:20:00Z">
        <w:r>
          <w:rPr>
            <w:rFonts w:hint="cs"/>
            <w:rtl/>
          </w:rPr>
          <w:t>ش شانسی رفتار مبتنی بر ماشه را اجرا کند و رفتار موذیانه ی دژافزار را مشاهده نماید.</w:t>
        </w:r>
      </w:ins>
    </w:p>
    <w:p w14:paraId="4ACD590B" w14:textId="27B5F6D9" w:rsidR="00B959A3" w:rsidRDefault="00F374D9">
      <w:pPr>
        <w:rPr>
          <w:ins w:id="7666" w:author="Windows User" w:date="2017-09-14T18:35:00Z"/>
          <w:rtl/>
        </w:rPr>
        <w:pPrChange w:id="7667" w:author="Windows User" w:date="2017-09-14T18:35:00Z">
          <w:pPr>
            <w:pStyle w:val="Heading1"/>
          </w:pPr>
        </w:pPrChange>
      </w:pPr>
      <w:ins w:id="7668" w:author="Windows User" w:date="2017-09-14T18:22:00Z">
        <w:r>
          <w:rPr>
            <w:rFonts w:hint="cs"/>
            <w:rtl/>
          </w:rPr>
          <w:t>این پژوهش با تمرکز برروی بات نت ها انجام شده است.درحقیقت</w:t>
        </w:r>
      </w:ins>
      <w:ins w:id="7669" w:author="Windows User" w:date="2017-09-14T18:23:00Z">
        <w:r>
          <w:rPr>
            <w:rFonts w:hint="cs"/>
            <w:rtl/>
          </w:rPr>
          <w:t xml:space="preserve"> </w:t>
        </w:r>
      </w:ins>
      <w:ins w:id="7670" w:author="Windows User" w:date="2017-09-14T18:22:00Z">
        <w:r>
          <w:rPr>
            <w:rFonts w:hint="cs"/>
            <w:rtl/>
          </w:rPr>
          <w:t>سعی شده تا</w:t>
        </w:r>
      </w:ins>
      <w:ins w:id="7671" w:author="Windows User" w:date="2017-09-14T18:23:00Z">
        <w:r>
          <w:rPr>
            <w:rFonts w:hint="cs"/>
            <w:rtl/>
          </w:rPr>
          <w:t xml:space="preserve"> </w:t>
        </w:r>
      </w:ins>
      <w:ins w:id="7672" w:author="Windows User" w:date="2017-09-14T18:34:00Z">
        <w:r w:rsidR="00B959A3">
          <w:rPr>
            <w:rFonts w:hint="cs"/>
            <w:rtl/>
          </w:rPr>
          <w:t>ابزاری برای تحلیل خ</w:t>
        </w:r>
      </w:ins>
      <w:ins w:id="7673" w:author="Mahmoud" w:date="2017-10-09T21:12:00Z">
        <w:r w:rsidR="006D5558">
          <w:rPr>
            <w:rFonts w:hint="cs"/>
            <w:rtl/>
          </w:rPr>
          <w:t>و</w:t>
        </w:r>
      </w:ins>
      <w:ins w:id="7674" w:author="Windows User" w:date="2017-09-14T18:34:00Z">
        <w:r w:rsidR="00B959A3">
          <w:rPr>
            <w:rFonts w:hint="cs"/>
            <w:rtl/>
          </w:rPr>
          <w:t>دکار کد باینری بات نت ها باهدف یافتن رفتار مبتنی بر ماشه ت</w:t>
        </w:r>
      </w:ins>
      <w:ins w:id="7675" w:author="Mahmoud" w:date="2017-09-25T19:12:00Z">
        <w:r w:rsidR="00600476">
          <w:rPr>
            <w:rFonts w:hint="cs"/>
            <w:rtl/>
          </w:rPr>
          <w:t>و</w:t>
        </w:r>
      </w:ins>
      <w:ins w:id="7676" w:author="Windows User" w:date="2017-09-14T18:34:00Z">
        <w:r w:rsidR="00B959A3">
          <w:rPr>
            <w:rFonts w:hint="cs"/>
            <w:rtl/>
          </w:rPr>
          <w:t>سعه یابد.</w:t>
        </w:r>
      </w:ins>
    </w:p>
    <w:p w14:paraId="61FCA0D7" w14:textId="77777777" w:rsidR="00B959A3" w:rsidRDefault="00B959A3">
      <w:pPr>
        <w:rPr>
          <w:ins w:id="7677" w:author="Windows User" w:date="2017-09-14T18:35:00Z"/>
          <w:rtl/>
        </w:rPr>
        <w:pPrChange w:id="7678" w:author="Windows User" w:date="2017-09-14T18:35:00Z">
          <w:pPr>
            <w:pStyle w:val="Heading1"/>
          </w:pPr>
        </w:pPrChange>
      </w:pPr>
    </w:p>
    <w:p w14:paraId="42DDE1DF" w14:textId="793C27F4" w:rsidR="00B959A3" w:rsidRPr="00BC7980" w:rsidRDefault="00DA2843">
      <w:pPr>
        <w:pStyle w:val="Heading3"/>
        <w:rPr>
          <w:ins w:id="7679" w:author="Windows User" w:date="2017-09-14T18:11:00Z"/>
          <w:rtl/>
        </w:rPr>
        <w:pPrChange w:id="7680" w:author="Windows User" w:date="2017-09-22T16:39:00Z">
          <w:pPr>
            <w:pStyle w:val="Heading1"/>
          </w:pPr>
        </w:pPrChange>
      </w:pPr>
      <w:bookmarkStart w:id="7681" w:name="_Toc495715058"/>
      <w:ins w:id="7682" w:author="Windows User" w:date="2017-09-22T16:39:00Z">
        <w:r>
          <w:rPr>
            <w:rFonts w:hint="cs"/>
            <w:rtl/>
          </w:rPr>
          <w:lastRenderedPageBreak/>
          <w:t>6</w:t>
        </w:r>
      </w:ins>
      <w:ins w:id="7683" w:author="Windows User" w:date="2017-09-14T18:35:00Z">
        <w:r w:rsidR="00B959A3">
          <w:rPr>
            <w:rFonts w:hint="cs"/>
            <w:rtl/>
          </w:rPr>
          <w:t>-1-</w:t>
        </w:r>
      </w:ins>
      <w:ins w:id="7684" w:author="Windows User" w:date="2017-09-22T16:39:00Z">
        <w:r>
          <w:rPr>
            <w:rFonts w:hint="cs"/>
            <w:rtl/>
          </w:rPr>
          <w:t>3</w:t>
        </w:r>
      </w:ins>
      <w:ins w:id="7685" w:author="Windows User" w:date="2017-09-14T18:35:00Z">
        <w:r w:rsidR="00B959A3">
          <w:rPr>
            <w:rFonts w:hint="cs"/>
            <w:rtl/>
          </w:rPr>
          <w:t xml:space="preserve">-رویکرد </w:t>
        </w:r>
        <w:r w:rsidR="00B959A3" w:rsidRPr="00B959A3">
          <w:rPr>
            <w:rtl/>
          </w:rPr>
          <w:t>ابزار</w:t>
        </w:r>
        <w:r w:rsidR="00B959A3" w:rsidRPr="00B959A3">
          <w:t>MinSweeper</w:t>
        </w:r>
      </w:ins>
      <w:bookmarkEnd w:id="7681"/>
    </w:p>
    <w:p w14:paraId="5505B13F" w14:textId="77777777" w:rsidR="00775A4D" w:rsidDel="00050A8D" w:rsidRDefault="00B959A3">
      <w:pPr>
        <w:rPr>
          <w:ins w:id="7686" w:author="Windows User" w:date="2017-10-04T22:43:00Z"/>
          <w:del w:id="7687" w:author="Mahmoud" w:date="2017-10-06T16:02:00Z"/>
        </w:rPr>
        <w:pPrChange w:id="7688" w:author="Windows User" w:date="2017-09-14T18:41:00Z">
          <w:pPr>
            <w:pStyle w:val="Heading1"/>
          </w:pPr>
        </w:pPrChange>
      </w:pPr>
      <w:ins w:id="7689" w:author="Windows User" w:date="2017-09-14T18:35:00Z">
        <w:r>
          <w:rPr>
            <w:rFonts w:hint="cs"/>
            <w:rtl/>
          </w:rPr>
          <w:t xml:space="preserve">در </w:t>
        </w:r>
      </w:ins>
      <w:ins w:id="7690" w:author="Windows User" w:date="2017-09-14T18:36:00Z">
        <w:r>
          <w:rPr>
            <w:rFonts w:hint="cs"/>
            <w:rtl/>
          </w:rPr>
          <w:t xml:space="preserve">این زیربخش رویکرد کلی و ساختار </w:t>
        </w:r>
        <w:r w:rsidRPr="00B959A3">
          <w:rPr>
            <w:rtl/>
          </w:rPr>
          <w:t>ابزار</w:t>
        </w:r>
        <w:r w:rsidRPr="00B959A3">
          <w:t>MinSweeper</w:t>
        </w:r>
        <w:r>
          <w:rPr>
            <w:rFonts w:hint="cs"/>
            <w:rtl/>
          </w:rPr>
          <w:t xml:space="preserve"> برای تحلیل خودکار کد باینری را ارائه می دهیم. </w:t>
        </w:r>
      </w:ins>
      <w:ins w:id="7691" w:author="Windows User" w:date="2017-09-14T18:38:00Z">
        <w:r>
          <w:rPr>
            <w:rtl/>
          </w:rPr>
          <w:br/>
        </w:r>
        <w:r>
          <w:rPr>
            <w:rFonts w:hint="cs"/>
            <w:rtl/>
          </w:rPr>
          <w:t>با درنظر گرفتن یک انتزاع کلی می ت</w:t>
        </w:r>
      </w:ins>
      <w:ins w:id="7692" w:author="Windows User" w:date="2017-09-14T18:39:00Z">
        <w:r>
          <w:rPr>
            <w:rFonts w:hint="cs"/>
            <w:rtl/>
          </w:rPr>
          <w:t>و</w:t>
        </w:r>
      </w:ins>
      <w:ins w:id="7693" w:author="Windows User" w:date="2017-09-14T18:38:00Z">
        <w:r>
          <w:rPr>
            <w:rFonts w:hint="cs"/>
            <w:rtl/>
          </w:rPr>
          <w:t>ان بیان ک</w:t>
        </w:r>
      </w:ins>
    </w:p>
    <w:p w14:paraId="47DAEFCA" w14:textId="77777777" w:rsidR="00775A4D" w:rsidDel="00050A8D" w:rsidRDefault="00775A4D">
      <w:pPr>
        <w:rPr>
          <w:ins w:id="7694" w:author="Windows User" w:date="2017-10-04T22:43:00Z"/>
          <w:del w:id="7695" w:author="Mahmoud" w:date="2017-10-06T16:02:00Z"/>
        </w:rPr>
        <w:pPrChange w:id="7696" w:author="Windows User" w:date="2017-09-14T18:41:00Z">
          <w:pPr>
            <w:pStyle w:val="Heading1"/>
          </w:pPr>
        </w:pPrChange>
      </w:pPr>
    </w:p>
    <w:p w14:paraId="56A1F848" w14:textId="7467BBFB" w:rsidR="00F314B0" w:rsidRDefault="00B959A3">
      <w:pPr>
        <w:rPr>
          <w:ins w:id="7697" w:author="Windows User" w:date="2017-09-15T15:50:00Z"/>
          <w:rtl/>
        </w:rPr>
        <w:pPrChange w:id="7698" w:author="Mahmoud" w:date="2017-10-06T16:02:00Z">
          <w:pPr>
            <w:pStyle w:val="Heading1"/>
          </w:pPr>
        </w:pPrChange>
      </w:pPr>
      <w:ins w:id="7699" w:author="Windows User" w:date="2017-09-14T18:38:00Z">
        <w:r>
          <w:rPr>
            <w:rFonts w:hint="cs"/>
            <w:rtl/>
          </w:rPr>
          <w:t>رد که رفتار های مبتنی بر ماشه با استفاده از پرش های شرطی</w:t>
        </w:r>
      </w:ins>
      <w:ins w:id="7700" w:author="Windows User" w:date="2017-09-14T18:39:00Z">
        <w:r w:rsidRPr="00E2341D">
          <w:rPr>
            <w:rStyle w:val="FootnoteReference"/>
            <w:rtl/>
          </w:rPr>
          <w:footnoteReference w:id="87"/>
        </w:r>
      </w:ins>
      <w:ins w:id="7702" w:author="Windows User" w:date="2017-09-14T18:38:00Z">
        <w:r>
          <w:rPr>
            <w:rFonts w:hint="cs"/>
            <w:rtl/>
          </w:rPr>
          <w:t xml:space="preserve"> </w:t>
        </w:r>
      </w:ins>
      <w:ins w:id="7703" w:author="Windows User" w:date="2017-09-14T18:39:00Z">
        <w:r>
          <w:rPr>
            <w:rFonts w:hint="cs"/>
            <w:rtl/>
          </w:rPr>
          <w:t xml:space="preserve">در کد باینری نمایان می شوند. این </w:t>
        </w:r>
      </w:ins>
      <w:ins w:id="7704" w:author="Windows User" w:date="2017-09-14T18:40:00Z">
        <w:r>
          <w:rPr>
            <w:rFonts w:hint="cs"/>
            <w:rtl/>
          </w:rPr>
          <w:t>پرش های شرطی بر اساس ورودی های ماشه که از نوع زمان ، ر</w:t>
        </w:r>
      </w:ins>
      <w:ins w:id="7705" w:author="Windows User" w:date="2017-09-14T18:42:00Z">
        <w:r>
          <w:rPr>
            <w:rFonts w:hint="cs"/>
            <w:rtl/>
          </w:rPr>
          <w:t>و</w:t>
        </w:r>
      </w:ins>
      <w:ins w:id="7706" w:author="Windows User" w:date="2017-09-14T18:40:00Z">
        <w:r>
          <w:rPr>
            <w:rFonts w:hint="cs"/>
            <w:rtl/>
          </w:rPr>
          <w:t>یداد های سیستمی</w:t>
        </w:r>
      </w:ins>
      <w:ins w:id="7707" w:author="Windows User" w:date="2017-09-14T18:41:00Z">
        <w:r>
          <w:rPr>
            <w:rFonts w:hint="cs"/>
            <w:rtl/>
          </w:rPr>
          <w:t>، ورودی شبکه یا فشردن یک دکمه ی خاص صفحه کلید</w:t>
        </w:r>
      </w:ins>
      <w:ins w:id="7708" w:author="Windows User" w:date="2017-09-14T18:42:00Z">
        <w:r>
          <w:rPr>
            <w:rFonts w:hint="cs"/>
            <w:rtl/>
          </w:rPr>
          <w:t xml:space="preserve"> هستند اجرا می شوند. در</w:t>
        </w:r>
      </w:ins>
      <w:ins w:id="7709" w:author="Windows User" w:date="2017-09-14T18:43:00Z">
        <w:r>
          <w:rPr>
            <w:rFonts w:hint="cs"/>
            <w:rtl/>
          </w:rPr>
          <w:t>و</w:t>
        </w:r>
      </w:ins>
      <w:ins w:id="7710" w:author="Windows User" w:date="2017-09-14T18:42:00Z">
        <w:r>
          <w:rPr>
            <w:rFonts w:hint="cs"/>
            <w:rtl/>
          </w:rPr>
          <w:t xml:space="preserve">اقع </w:t>
        </w:r>
      </w:ins>
      <w:ins w:id="7711" w:author="Windows User" w:date="2017-09-14T18:43:00Z">
        <w:r>
          <w:rPr>
            <w:rFonts w:hint="cs"/>
            <w:rtl/>
          </w:rPr>
          <w:t>رفتار م</w:t>
        </w:r>
      </w:ins>
      <w:ins w:id="7712" w:author="Mahmoud" w:date="2017-10-09T21:38:00Z">
        <w:r w:rsidR="00CB401F">
          <w:rPr>
            <w:rFonts w:hint="cs"/>
            <w:rtl/>
          </w:rPr>
          <w:t>و</w:t>
        </w:r>
      </w:ins>
      <w:ins w:id="7713" w:author="Windows User" w:date="2017-09-14T18:43:00Z">
        <w:r>
          <w:rPr>
            <w:rFonts w:hint="cs"/>
            <w:rtl/>
          </w:rPr>
          <w:t>ذیانه زمانی که یکی از این پرش های شرطی برآ</w:t>
        </w:r>
      </w:ins>
      <w:ins w:id="7714" w:author="Mahmoud" w:date="2017-10-09T21:38:00Z">
        <w:r w:rsidR="00CB401F">
          <w:rPr>
            <w:rFonts w:hint="cs"/>
            <w:rtl/>
          </w:rPr>
          <w:t>و</w:t>
        </w:r>
      </w:ins>
      <w:ins w:id="7715" w:author="Windows User" w:date="2017-09-14T18:43:00Z">
        <w:r>
          <w:rPr>
            <w:rFonts w:hint="cs"/>
            <w:rtl/>
          </w:rPr>
          <w:t>رده شود</w:t>
        </w:r>
      </w:ins>
      <w:ins w:id="7716" w:author="Windows User" w:date="2017-09-14T18:44:00Z">
        <w:r>
          <w:rPr>
            <w:rFonts w:hint="cs"/>
            <w:rtl/>
          </w:rPr>
          <w:t xml:space="preserve"> و</w:t>
        </w:r>
      </w:ins>
      <w:ins w:id="7717" w:author="Windows User" w:date="2017-09-14T18:43:00Z">
        <w:r>
          <w:rPr>
            <w:rFonts w:hint="cs"/>
            <w:rtl/>
          </w:rPr>
          <w:t xml:space="preserve"> مسیر اجرایی برنامه به مسیر موذیانه تغییر یابد، اجرا می گردد</w:t>
        </w:r>
      </w:ins>
      <w:ins w:id="7718" w:author="Windows User" w:date="2017-09-14T18:44:00Z">
        <w:r>
          <w:rPr>
            <w:rFonts w:hint="cs"/>
            <w:rtl/>
          </w:rPr>
          <w:t>.</w:t>
        </w:r>
        <w:r w:rsidR="00D73E3A">
          <w:rPr>
            <w:rFonts w:hint="cs"/>
            <w:rtl/>
          </w:rPr>
          <w:t xml:space="preserve"> ما </w:t>
        </w:r>
        <w:r w:rsidR="003B5D83">
          <w:rPr>
            <w:rFonts w:hint="cs"/>
            <w:rtl/>
          </w:rPr>
          <w:t>در این پژوهش شرط هایی را که</w:t>
        </w:r>
      </w:ins>
      <w:ins w:id="7719" w:author="Windows User" w:date="2017-09-15T14:33:00Z">
        <w:r w:rsidR="00FA66BA">
          <w:rPr>
            <w:rFonts w:hint="cs"/>
            <w:rtl/>
          </w:rPr>
          <w:t xml:space="preserve"> منجر به اجرای رفتار مبتنی بر ماشه می شوند، شرط ماشه</w:t>
        </w:r>
      </w:ins>
      <w:ins w:id="7720" w:author="Windows User" w:date="2017-09-15T14:34:00Z">
        <w:r w:rsidR="00FA66BA" w:rsidRPr="00E2341D">
          <w:rPr>
            <w:rStyle w:val="FootnoteReference"/>
            <w:rtl/>
          </w:rPr>
          <w:footnoteReference w:id="88"/>
        </w:r>
        <w:r w:rsidR="00FA66BA">
          <w:t xml:space="preserve"> </w:t>
        </w:r>
        <w:r w:rsidR="00FA66BA">
          <w:rPr>
            <w:rFonts w:hint="cs"/>
            <w:rtl/>
          </w:rPr>
          <w:t xml:space="preserve"> و مقدار</w:t>
        </w:r>
      </w:ins>
      <w:ins w:id="7722" w:author="Windows User" w:date="2017-09-15T14:35:00Z">
        <w:r w:rsidR="00FA66BA">
          <w:rPr>
            <w:rFonts w:hint="cs"/>
            <w:rtl/>
          </w:rPr>
          <w:t xml:space="preserve"> ورودی لازم برای</w:t>
        </w:r>
      </w:ins>
      <w:ins w:id="7723" w:author="Windows User" w:date="2017-09-15T14:34:00Z">
        <w:r w:rsidR="00FA66BA">
          <w:rPr>
            <w:rFonts w:hint="cs"/>
            <w:rtl/>
          </w:rPr>
          <w:t xml:space="preserve"> برآورده شدن شرط ماشه را </w:t>
        </w:r>
      </w:ins>
      <w:ins w:id="7724" w:author="Windows User" w:date="2017-09-15T14:35:00Z">
        <w:r w:rsidR="00FA66BA">
          <w:rPr>
            <w:rFonts w:hint="cs"/>
            <w:rtl/>
          </w:rPr>
          <w:t>ورودی ماشه</w:t>
        </w:r>
        <w:r w:rsidR="00FA66BA" w:rsidRPr="00E2341D">
          <w:rPr>
            <w:rStyle w:val="FootnoteReference"/>
            <w:rtl/>
          </w:rPr>
          <w:footnoteReference w:id="89"/>
        </w:r>
        <w:r w:rsidR="00FA66BA">
          <w:rPr>
            <w:rFonts w:hint="cs"/>
            <w:rtl/>
          </w:rPr>
          <w:t xml:space="preserve"> می نامیم.</w:t>
        </w:r>
      </w:ins>
      <w:ins w:id="7726" w:author="Windows User" w:date="2017-09-15T14:37:00Z">
        <w:r w:rsidR="00FA66BA">
          <w:t xml:space="preserve"> </w:t>
        </w:r>
        <w:r w:rsidR="00FA66BA">
          <w:rPr>
            <w:rFonts w:hint="cs"/>
            <w:rtl/>
          </w:rPr>
          <w:t xml:space="preserve">از آن جا که رفتار مبتنی بر ماشه </w:t>
        </w:r>
      </w:ins>
      <w:ins w:id="7727" w:author="Mahmoud" w:date="2017-10-09T21:39:00Z">
        <w:r w:rsidR="00CB401F">
          <w:rPr>
            <w:rtl/>
          </w:rPr>
          <w:br/>
        </w:r>
      </w:ins>
      <w:ins w:id="7728" w:author="Windows User" w:date="2017-09-15T14:37:00Z">
        <w:r w:rsidR="00FA66BA">
          <w:rPr>
            <w:rFonts w:hint="cs"/>
            <w:rtl/>
          </w:rPr>
          <w:t>می</w:t>
        </w:r>
      </w:ins>
      <w:ins w:id="7729" w:author="Mahmoud" w:date="2017-10-09T21:39:00Z">
        <w:r w:rsidR="00CB401F">
          <w:rPr>
            <w:rtl/>
          </w:rPr>
          <w:softHyphen/>
        </w:r>
      </w:ins>
      <w:ins w:id="7730" w:author="Windows User" w:date="2017-09-15T14:37:00Z">
        <w:del w:id="7731" w:author="Mahmoud" w:date="2017-10-09T21:39:00Z">
          <w:r w:rsidR="00FA66BA" w:rsidDel="00CB401F">
            <w:rPr>
              <w:rFonts w:hint="cs"/>
              <w:rtl/>
            </w:rPr>
            <w:delText xml:space="preserve"> </w:delText>
          </w:r>
        </w:del>
        <w:r w:rsidR="00FA66BA">
          <w:rPr>
            <w:rFonts w:hint="cs"/>
            <w:rtl/>
          </w:rPr>
          <w:t>ت</w:t>
        </w:r>
      </w:ins>
      <w:ins w:id="7732" w:author="Mahmoud" w:date="2017-10-09T21:39:00Z">
        <w:r w:rsidR="00CB401F">
          <w:rPr>
            <w:rFonts w:hint="cs"/>
            <w:rtl/>
          </w:rPr>
          <w:t>و</w:t>
        </w:r>
      </w:ins>
      <w:ins w:id="7733" w:author="Windows User" w:date="2017-09-15T14:37:00Z">
        <w:r w:rsidR="00FA66BA">
          <w:rPr>
            <w:rFonts w:hint="cs"/>
            <w:rtl/>
          </w:rPr>
          <w:t>اند در جایگاه های مختلف برنامه قرار بگیرد بنابراین ما نیاز داریم تا برای تحلیل خودکار کد مسیر های متفاوتی را اجرا نماییم.</w:t>
        </w:r>
      </w:ins>
    </w:p>
    <w:p w14:paraId="1A0BDAFC" w14:textId="4B72B22B" w:rsidR="00BE7411" w:rsidRDefault="000E5898">
      <w:pPr>
        <w:rPr>
          <w:ins w:id="7734" w:author="Windows User" w:date="2017-09-15T17:10:00Z"/>
        </w:rPr>
        <w:pPrChange w:id="7735" w:author="Windows User" w:date="2017-09-15T16:16:00Z">
          <w:pPr>
            <w:pStyle w:val="Heading1"/>
          </w:pPr>
        </w:pPrChange>
      </w:pPr>
      <w:ins w:id="7736" w:author="Windows User" w:date="2017-09-15T15:50:00Z">
        <w:r>
          <w:rPr>
            <w:rFonts w:hint="cs"/>
            <w:rtl/>
          </w:rPr>
          <w:t xml:space="preserve">در رویکرد </w:t>
        </w:r>
      </w:ins>
      <w:ins w:id="7737" w:author="Windows User" w:date="2017-09-15T15:51:00Z">
        <w:r w:rsidRPr="000E5898">
          <w:rPr>
            <w:rtl/>
          </w:rPr>
          <w:t>ابزار</w:t>
        </w:r>
        <w:r w:rsidRPr="000E5898">
          <w:t>MinSweeper</w:t>
        </w:r>
      </w:ins>
      <w:ins w:id="7738" w:author="Windows User" w:date="2017-09-15T15:50:00Z">
        <w:r>
          <w:rPr>
            <w:rFonts w:hint="cs"/>
            <w:rtl/>
          </w:rPr>
          <w:t xml:space="preserve"> </w:t>
        </w:r>
      </w:ins>
      <w:ins w:id="7739" w:author="Windows User" w:date="2017-09-15T15:52:00Z">
        <w:r>
          <w:rPr>
            <w:rFonts w:hint="cs"/>
            <w:rtl/>
          </w:rPr>
          <w:t xml:space="preserve">کد باینری </w:t>
        </w:r>
      </w:ins>
      <w:ins w:id="7740" w:author="Windows User" w:date="2017-09-15T16:10:00Z">
        <w:r w:rsidR="00BC7980">
          <w:rPr>
            <w:rtl/>
          </w:rPr>
          <w:t>دژ افزار</w:t>
        </w:r>
      </w:ins>
      <w:ins w:id="7741" w:author="Windows User" w:date="2017-09-15T15:52:00Z">
        <w:r>
          <w:rPr>
            <w:rFonts w:hint="cs"/>
            <w:rtl/>
          </w:rPr>
          <w:t xml:space="preserve"> و یک مجموعه از انواع </w:t>
        </w:r>
      </w:ins>
      <w:ins w:id="7742" w:author="Windows User" w:date="2017-09-15T16:10:00Z">
        <w:r w:rsidR="00BC7980">
          <w:rPr>
            <w:rtl/>
          </w:rPr>
          <w:t>ماشه‌ها</w:t>
        </w:r>
        <w:r w:rsidR="00BC7980">
          <w:rPr>
            <w:rFonts w:hint="cs"/>
            <w:rtl/>
          </w:rPr>
          <w:t>ی</w:t>
        </w:r>
      </w:ins>
      <w:ins w:id="7743" w:author="Windows User" w:date="2017-09-15T15:52:00Z">
        <w:r>
          <w:rPr>
            <w:rFonts w:hint="cs"/>
            <w:rtl/>
          </w:rPr>
          <w:t xml:space="preserve"> احتمالی </w:t>
        </w:r>
      </w:ins>
      <w:ins w:id="7744" w:author="Windows User" w:date="2017-09-15T16:10:00Z">
        <w:r w:rsidR="00BC7980">
          <w:rPr>
            <w:rtl/>
          </w:rPr>
          <w:t>به‌عنوان</w:t>
        </w:r>
      </w:ins>
      <w:ins w:id="7745" w:author="Windows User" w:date="2017-09-15T15:55:00Z">
        <w:r>
          <w:rPr>
            <w:rFonts w:hint="cs"/>
            <w:rtl/>
          </w:rPr>
          <w:t xml:space="preserve"> ورودی به ابزار داده </w:t>
        </w:r>
      </w:ins>
      <w:ins w:id="7746" w:author="Windows User" w:date="2017-09-15T16:10:00Z">
        <w:r w:rsidR="00BC7980">
          <w:rPr>
            <w:rtl/>
          </w:rPr>
          <w:t>م</w:t>
        </w:r>
        <w:r w:rsidR="00BC7980">
          <w:rPr>
            <w:rFonts w:hint="cs"/>
            <w:rtl/>
          </w:rPr>
          <w:t>ی‌</w:t>
        </w:r>
        <w:r w:rsidR="00BC7980">
          <w:rPr>
            <w:rFonts w:hint="eastAsia"/>
            <w:rtl/>
          </w:rPr>
          <w:t>شود</w:t>
        </w:r>
      </w:ins>
      <w:ins w:id="7747" w:author="Windows User" w:date="2017-09-15T15:55:00Z">
        <w:r>
          <w:rPr>
            <w:rFonts w:hint="cs"/>
            <w:rtl/>
          </w:rPr>
          <w:t>.</w:t>
        </w:r>
      </w:ins>
      <w:ins w:id="7748" w:author="Mahmoud" w:date="2017-09-16T17:51:00Z">
        <w:r w:rsidR="00815EB0">
          <w:rPr>
            <w:rFonts w:hint="cs"/>
            <w:rtl/>
          </w:rPr>
          <w:t xml:space="preserve"> </w:t>
        </w:r>
      </w:ins>
      <w:ins w:id="7749" w:author="Windows User" w:date="2017-09-15T15:56:00Z">
        <w:r>
          <w:rPr>
            <w:rFonts w:hint="cs"/>
            <w:rtl/>
          </w:rPr>
          <w:t>در این رویکرد برای تحلیل خ</w:t>
        </w:r>
      </w:ins>
      <w:ins w:id="7750" w:author="Windows User" w:date="2017-09-15T16:07:00Z">
        <w:r w:rsidR="00BC7980">
          <w:rPr>
            <w:rFonts w:hint="cs"/>
            <w:rtl/>
          </w:rPr>
          <w:t>و</w:t>
        </w:r>
      </w:ins>
      <w:ins w:id="7751" w:author="Windows User" w:date="2017-09-15T15:56:00Z">
        <w:r>
          <w:rPr>
            <w:rFonts w:hint="cs"/>
            <w:rtl/>
          </w:rPr>
          <w:t xml:space="preserve">دکار از ترکیب اجرای نمادین و اجرای عددی استفاده </w:t>
        </w:r>
      </w:ins>
      <w:ins w:id="7752" w:author="Windows User" w:date="2017-09-15T16:10:00Z">
        <w:r w:rsidR="00BC7980">
          <w:rPr>
            <w:rtl/>
          </w:rPr>
          <w:t>م</w:t>
        </w:r>
        <w:r w:rsidR="00BC7980">
          <w:rPr>
            <w:rFonts w:hint="cs"/>
            <w:rtl/>
          </w:rPr>
          <w:t>ی‌</w:t>
        </w:r>
        <w:r w:rsidR="00BC7980">
          <w:rPr>
            <w:rFonts w:hint="eastAsia"/>
            <w:rtl/>
          </w:rPr>
          <w:t>شود</w:t>
        </w:r>
      </w:ins>
      <w:ins w:id="7753" w:author="Windows User" w:date="2017-09-15T15:56:00Z">
        <w:r>
          <w:rPr>
            <w:rFonts w:hint="cs"/>
            <w:rtl/>
          </w:rPr>
          <w:t xml:space="preserve">، این ترکیب </w:t>
        </w:r>
      </w:ins>
      <w:ins w:id="7754" w:author="Windows User" w:date="2017-09-15T16:10:00Z">
        <w:r w:rsidR="00BC7980">
          <w:rPr>
            <w:rtl/>
          </w:rPr>
          <w:t>درواقع</w:t>
        </w:r>
      </w:ins>
      <w:ins w:id="7755" w:author="Windows User" w:date="2017-09-15T15:56:00Z">
        <w:r>
          <w:rPr>
            <w:rFonts w:hint="cs"/>
            <w:rtl/>
          </w:rPr>
          <w:t xml:space="preserve"> </w:t>
        </w:r>
      </w:ins>
      <w:ins w:id="7756" w:author="Windows User" w:date="2017-09-15T16:10:00Z">
        <w:r w:rsidR="00BC7980">
          <w:rPr>
            <w:rtl/>
          </w:rPr>
          <w:t>بهبود</w:t>
        </w:r>
        <w:r w:rsidR="00BC7980">
          <w:rPr>
            <w:rFonts w:hint="cs"/>
            <w:rtl/>
          </w:rPr>
          <w:t>ی</w:t>
        </w:r>
        <w:r w:rsidR="00BC7980">
          <w:rPr>
            <w:rFonts w:hint="eastAsia"/>
            <w:rtl/>
          </w:rPr>
          <w:t>افته‌</w:t>
        </w:r>
        <w:r w:rsidR="00BC7980">
          <w:rPr>
            <w:rFonts w:hint="cs"/>
            <w:rtl/>
          </w:rPr>
          <w:t>ی</w:t>
        </w:r>
      </w:ins>
      <w:ins w:id="7757" w:author="Windows User" w:date="2017-09-15T15:56:00Z">
        <w:r>
          <w:rPr>
            <w:rFonts w:hint="cs"/>
            <w:rtl/>
          </w:rPr>
          <w:t xml:space="preserve"> اجرای نمادین است که </w:t>
        </w:r>
      </w:ins>
      <w:ins w:id="7758" w:author="Windows User" w:date="2017-09-15T16:07:00Z">
        <w:r w:rsidR="00BC7980">
          <w:rPr>
            <w:rFonts w:hint="cs"/>
            <w:rtl/>
          </w:rPr>
          <w:t xml:space="preserve">اجرای پویانمادین نام دارد. در اجرای پویا نمادین هر یک از </w:t>
        </w:r>
      </w:ins>
      <w:ins w:id="7759" w:author="Windows User" w:date="2017-09-15T16:10:00Z">
        <w:r w:rsidR="00BC7980">
          <w:rPr>
            <w:rtl/>
          </w:rPr>
          <w:t>ورود</w:t>
        </w:r>
        <w:r w:rsidR="00BC7980">
          <w:rPr>
            <w:rFonts w:hint="cs"/>
            <w:rtl/>
          </w:rPr>
          <w:t>ی‌</w:t>
        </w:r>
        <w:r w:rsidR="00BC7980">
          <w:rPr>
            <w:rFonts w:hint="eastAsia"/>
            <w:rtl/>
          </w:rPr>
          <w:t>ها</w:t>
        </w:r>
        <w:r w:rsidR="00BC7980">
          <w:rPr>
            <w:rFonts w:hint="cs"/>
            <w:rtl/>
          </w:rPr>
          <w:t>ی</w:t>
        </w:r>
      </w:ins>
      <w:ins w:id="7760" w:author="Windows User" w:date="2017-09-15T16:07:00Z">
        <w:r w:rsidR="00BC7980">
          <w:rPr>
            <w:rFonts w:hint="cs"/>
            <w:rtl/>
          </w:rPr>
          <w:t xml:space="preserve"> </w:t>
        </w:r>
      </w:ins>
      <w:ins w:id="7761" w:author="Windows User" w:date="2017-09-15T16:09:00Z">
        <w:r w:rsidR="00BC7980">
          <w:rPr>
            <w:rFonts w:hint="cs"/>
            <w:rtl/>
          </w:rPr>
          <w:t>ماشه به عن</w:t>
        </w:r>
      </w:ins>
      <w:ins w:id="7762" w:author="Windows User" w:date="2017-09-15T16:10:00Z">
        <w:r w:rsidR="00BC7980">
          <w:rPr>
            <w:rFonts w:hint="cs"/>
            <w:rtl/>
          </w:rPr>
          <w:t>و</w:t>
        </w:r>
      </w:ins>
      <w:ins w:id="7763" w:author="Windows User" w:date="2017-09-15T16:09:00Z">
        <w:r w:rsidR="00BC7980">
          <w:rPr>
            <w:rFonts w:hint="cs"/>
            <w:rtl/>
          </w:rPr>
          <w:t xml:space="preserve">ان یک نماد </w:t>
        </w:r>
      </w:ins>
      <w:ins w:id="7764" w:author="Windows User" w:date="2017-09-15T16:10:00Z">
        <w:r w:rsidR="00BC7980">
          <w:rPr>
            <w:rtl/>
          </w:rPr>
          <w:t>در نظر</w:t>
        </w:r>
      </w:ins>
      <w:ins w:id="7765" w:author="Windows User" w:date="2017-09-15T16:09:00Z">
        <w:r w:rsidR="00BC7980">
          <w:rPr>
            <w:rFonts w:hint="cs"/>
            <w:rtl/>
          </w:rPr>
          <w:t xml:space="preserve"> گرفته</w:t>
        </w:r>
      </w:ins>
      <w:ins w:id="7766" w:author="Windows User" w:date="2017-09-15T16:10:00Z">
        <w:r w:rsidR="00BC7980">
          <w:rPr>
            <w:rFonts w:hint="cs"/>
            <w:rtl/>
          </w:rPr>
          <w:t xml:space="preserve"> می شود</w:t>
        </w:r>
      </w:ins>
      <w:ins w:id="7767" w:author="Windows User" w:date="2017-09-15T16:11:00Z">
        <w:r w:rsidR="00BC7980">
          <w:rPr>
            <w:rFonts w:hint="cs"/>
            <w:rtl/>
          </w:rPr>
          <w:t xml:space="preserve"> و دستورالعمل های باینری</w:t>
        </w:r>
        <w:r w:rsidR="00BC7980" w:rsidRPr="00E2341D">
          <w:rPr>
            <w:rStyle w:val="FootnoteReference"/>
            <w:rtl/>
          </w:rPr>
          <w:footnoteReference w:id="90"/>
        </w:r>
      </w:ins>
      <w:ins w:id="7769" w:author="Windows User" w:date="2017-09-15T16:12:00Z">
        <w:r w:rsidR="00BC7980">
          <w:t xml:space="preserve"> </w:t>
        </w:r>
        <w:r w:rsidR="00BE7411">
          <w:rPr>
            <w:rFonts w:hint="cs"/>
            <w:rtl/>
          </w:rPr>
          <w:t>که براساس این ورودی ها اجرا می گردد به صورت نمادین</w:t>
        </w:r>
      </w:ins>
      <w:ins w:id="7770" w:author="Windows User" w:date="2017-09-15T16:13:00Z">
        <w:r w:rsidR="00BE7411" w:rsidRPr="00E2341D">
          <w:rPr>
            <w:rStyle w:val="FootnoteReference"/>
            <w:rtl/>
          </w:rPr>
          <w:footnoteReference w:id="91"/>
        </w:r>
      </w:ins>
      <w:ins w:id="7772" w:author="Windows User" w:date="2017-09-15T16:12:00Z">
        <w:r w:rsidR="00BE7411">
          <w:rPr>
            <w:rFonts w:hint="cs"/>
            <w:rtl/>
          </w:rPr>
          <w:t xml:space="preserve"> اجرا می شود.</w:t>
        </w:r>
      </w:ins>
      <w:ins w:id="7773" w:author="Windows User" w:date="2017-09-15T16:13:00Z">
        <w:r w:rsidR="00BE7411">
          <w:t xml:space="preserve"> </w:t>
        </w:r>
        <w:r w:rsidR="00BE7411">
          <w:rPr>
            <w:rFonts w:hint="cs"/>
            <w:rtl/>
          </w:rPr>
          <w:t xml:space="preserve"> بنابراین با اجرای یک مسیر از برنامه یک فرمول نمادین برروی ورودی ها به دست می آید. این </w:t>
        </w:r>
      </w:ins>
      <w:ins w:id="7774" w:author="Windows User" w:date="2017-09-15T16:14:00Z">
        <w:r w:rsidR="00BE7411">
          <w:rPr>
            <w:rFonts w:hint="cs"/>
            <w:rtl/>
          </w:rPr>
          <w:t>فرمول نمادین حاصل از شرط هایی است که در این مسیر اجرای برنامه وج</w:t>
        </w:r>
      </w:ins>
      <w:ins w:id="7775" w:author="Windows User" w:date="2017-09-15T16:15:00Z">
        <w:r w:rsidR="00BE7411">
          <w:rPr>
            <w:rFonts w:hint="cs"/>
            <w:rtl/>
          </w:rPr>
          <w:t>و</w:t>
        </w:r>
      </w:ins>
      <w:ins w:id="7776" w:author="Windows User" w:date="2017-09-15T16:14:00Z">
        <w:r w:rsidR="00BE7411">
          <w:rPr>
            <w:rFonts w:hint="cs"/>
            <w:rtl/>
          </w:rPr>
          <w:t>د داشته است.</w:t>
        </w:r>
      </w:ins>
      <w:ins w:id="7777" w:author="Windows User" w:date="2017-09-15T16:15:00Z">
        <w:r w:rsidR="00BE7411">
          <w:rPr>
            <w:rFonts w:hint="cs"/>
            <w:rtl/>
          </w:rPr>
          <w:t xml:space="preserve">سپس این فرمول به حل کننده ی قید داده می شود تا با حل کردن آن </w:t>
        </w:r>
      </w:ins>
      <w:ins w:id="7778" w:author="Windows User" w:date="2017-09-15T16:16:00Z">
        <w:r w:rsidR="00BE7411">
          <w:rPr>
            <w:rFonts w:hint="cs"/>
            <w:rtl/>
          </w:rPr>
          <w:t xml:space="preserve">ورودی های متناسب با </w:t>
        </w:r>
      </w:ins>
      <w:ins w:id="7779" w:author="Windows User" w:date="2017-09-15T16:15:00Z">
        <w:r w:rsidR="00BE7411">
          <w:rPr>
            <w:rFonts w:hint="cs"/>
            <w:rtl/>
          </w:rPr>
          <w:t>مسیر های اجرایی جدیدی را ایجاد کند.</w:t>
        </w:r>
      </w:ins>
    </w:p>
    <w:p w14:paraId="14661270" w14:textId="42FB5149" w:rsidR="002331D0" w:rsidRDefault="002331D0">
      <w:pPr>
        <w:rPr>
          <w:ins w:id="7780" w:author="Windows User" w:date="2017-09-15T17:13:00Z"/>
          <w:rtl/>
        </w:rPr>
        <w:pPrChange w:id="7781" w:author="Windows User" w:date="2017-09-15T16:16:00Z">
          <w:pPr>
            <w:pStyle w:val="Heading1"/>
          </w:pPr>
        </w:pPrChange>
      </w:pPr>
      <w:ins w:id="7782" w:author="Windows User" w:date="2017-09-15T17:10:00Z">
        <w:r>
          <w:rPr>
            <w:rFonts w:hint="cs"/>
            <w:rtl/>
          </w:rPr>
          <w:t xml:space="preserve">تا پیش از این پژوهش، ابزار های بسیاری برای تحلیل خودکار کد توسعه یافته است اما تمامی این ابزار ها با این فرض بوده است که ابزار به کد منبع برنامه دستری دارد. در </w:t>
        </w:r>
      </w:ins>
      <w:ins w:id="7783" w:author="Windows User" w:date="2017-09-15T17:11:00Z">
        <w:r>
          <w:rPr>
            <w:rFonts w:hint="cs"/>
            <w:rtl/>
          </w:rPr>
          <w:t xml:space="preserve">فرض این پژوهش ما تحلیل خودکار را با هدف </w:t>
        </w:r>
      </w:ins>
      <w:ins w:id="7784" w:author="Windows User" w:date="2017-09-15T17:12:00Z">
        <w:r w:rsidR="007811C5">
          <w:rPr>
            <w:rFonts w:hint="cs"/>
            <w:rtl/>
          </w:rPr>
          <w:t xml:space="preserve">تشخیص دژافزار انجام می دهیم بنابراین فرض دسترسی به کد منبع </w:t>
        </w:r>
      </w:ins>
      <w:ins w:id="7785" w:author="Windows User" w:date="2017-09-15T17:13:00Z">
        <w:r w:rsidR="007811C5">
          <w:rPr>
            <w:rFonts w:hint="cs"/>
            <w:rtl/>
          </w:rPr>
          <w:t xml:space="preserve">دژافزار </w:t>
        </w:r>
      </w:ins>
      <w:ins w:id="7786" w:author="Windows User" w:date="2017-09-15T17:12:00Z">
        <w:r w:rsidR="007811C5">
          <w:rPr>
            <w:rFonts w:hint="cs"/>
            <w:rtl/>
          </w:rPr>
          <w:t>فرضی غیرقابل قبول است.</w:t>
        </w:r>
      </w:ins>
    </w:p>
    <w:p w14:paraId="2B9B1820" w14:textId="4A0418B7" w:rsidR="00AF74C5" w:rsidDel="00010081" w:rsidRDefault="007811C5">
      <w:pPr>
        <w:rPr>
          <w:ins w:id="7787" w:author="Windows User" w:date="2017-09-15T17:25:00Z"/>
          <w:del w:id="7788" w:author="Mahmoud" w:date="2017-09-16T11:49:00Z"/>
          <w:rtl/>
        </w:rPr>
        <w:pPrChange w:id="7789" w:author="Windows User" w:date="2017-09-15T17:25:00Z">
          <w:pPr>
            <w:pStyle w:val="Heading1"/>
          </w:pPr>
        </w:pPrChange>
      </w:pPr>
      <w:ins w:id="7790" w:author="Windows User" w:date="2017-09-15T17:13:00Z">
        <w:r>
          <w:rPr>
            <w:rFonts w:hint="cs"/>
            <w:rtl/>
          </w:rPr>
          <w:lastRenderedPageBreak/>
          <w:t xml:space="preserve">از این رو ما در </w:t>
        </w:r>
        <w:r w:rsidRPr="007811C5">
          <w:rPr>
            <w:rtl/>
          </w:rPr>
          <w:t>ابزار</w:t>
        </w:r>
        <w:r w:rsidRPr="007811C5">
          <w:t>MinSweeper</w:t>
        </w:r>
        <w:r>
          <w:rPr>
            <w:rFonts w:hint="cs"/>
            <w:rtl/>
          </w:rPr>
          <w:t xml:space="preserve"> با این فرض که تنها به کد باینری </w:t>
        </w:r>
      </w:ins>
      <w:ins w:id="7791" w:author="Windows User" w:date="2017-09-15T17:14:00Z">
        <w:r>
          <w:rPr>
            <w:rFonts w:hint="cs"/>
            <w:rtl/>
          </w:rPr>
          <w:t xml:space="preserve">دژافزار </w:t>
        </w:r>
      </w:ins>
      <w:ins w:id="7792" w:author="Windows User" w:date="2017-09-15T17:13:00Z">
        <w:r>
          <w:rPr>
            <w:rFonts w:hint="cs"/>
            <w:rtl/>
          </w:rPr>
          <w:t>دسترسی داریم تحلیل خودکار را براساس اجرای پویانمادین مبتنی بر باینری درنظرگرفتیم.</w:t>
        </w:r>
      </w:ins>
      <w:ins w:id="7793" w:author="Mahmoud" w:date="2017-09-16T11:49:00Z">
        <w:r w:rsidR="00010081">
          <w:rPr>
            <w:rFonts w:hint="cs"/>
            <w:rtl/>
          </w:rPr>
          <w:t xml:space="preserve"> </w:t>
        </w:r>
      </w:ins>
    </w:p>
    <w:p w14:paraId="65387B16" w14:textId="6ABA184E" w:rsidR="00D332F9" w:rsidRDefault="00AF74C5">
      <w:pPr>
        <w:rPr>
          <w:ins w:id="7794" w:author="Mahmoud" w:date="2017-09-16T11:50:00Z"/>
          <w:rtl/>
        </w:rPr>
        <w:pPrChange w:id="7795" w:author="Mahmoud" w:date="2017-09-16T11:49:00Z">
          <w:pPr>
            <w:pStyle w:val="Heading1"/>
          </w:pPr>
        </w:pPrChange>
      </w:pPr>
      <w:ins w:id="7796" w:author="Windows User" w:date="2017-09-15T17:25:00Z">
        <w:r>
          <w:rPr>
            <w:rFonts w:hint="cs"/>
            <w:rtl/>
          </w:rPr>
          <w:t>لازم به ذکر است در مورد بسیاری از دژافزار ها علا</w:t>
        </w:r>
      </w:ins>
      <w:ins w:id="7797" w:author="Mahmoud" w:date="2017-09-16T11:45:00Z">
        <w:r w:rsidR="00D332F9">
          <w:rPr>
            <w:rFonts w:hint="cs"/>
            <w:rtl/>
          </w:rPr>
          <w:t>و</w:t>
        </w:r>
      </w:ins>
      <w:ins w:id="7798" w:author="Windows User" w:date="2017-09-15T17:25:00Z">
        <w:r>
          <w:rPr>
            <w:rFonts w:hint="cs"/>
            <w:rtl/>
          </w:rPr>
          <w:t>ه</w:t>
        </w:r>
      </w:ins>
      <w:ins w:id="7799" w:author="Mahmoud" w:date="2017-09-16T11:49:00Z">
        <w:r w:rsidR="00010081">
          <w:rPr>
            <w:rFonts w:hint="cs"/>
            <w:rtl/>
          </w:rPr>
          <w:t xml:space="preserve"> </w:t>
        </w:r>
      </w:ins>
      <w:ins w:id="7800" w:author="Windows User" w:date="2017-09-15T17:25:00Z">
        <w:del w:id="7801" w:author="Mahmoud" w:date="2017-09-16T11:49:00Z">
          <w:r w:rsidDel="00010081">
            <w:rPr>
              <w:rFonts w:hint="cs"/>
              <w:rtl/>
            </w:rPr>
            <w:delText xml:space="preserve"> </w:delText>
          </w:r>
        </w:del>
        <w:commentRangeStart w:id="7802"/>
        <w:r>
          <w:rPr>
            <w:rFonts w:hint="cs"/>
            <w:rtl/>
          </w:rPr>
          <w:t>بر</w:t>
        </w:r>
      </w:ins>
      <w:commentRangeEnd w:id="7802"/>
      <w:r w:rsidR="00D332F9">
        <w:rPr>
          <w:rStyle w:val="CommentReference"/>
          <w:rtl/>
        </w:rPr>
        <w:commentReference w:id="7802"/>
      </w:r>
      <w:ins w:id="7803" w:author="Mahmoud" w:date="2017-09-16T11:44:00Z">
        <w:r w:rsidR="00D332F9">
          <w:rPr>
            <w:rFonts w:hint="cs"/>
            <w:rtl/>
          </w:rPr>
          <w:t xml:space="preserve"> عدم دسترسی به کد منبع، خروجی </w:t>
        </w:r>
      </w:ins>
      <w:ins w:id="7804" w:author="Mahmoud" w:date="2017-09-16T11:45:00Z">
        <w:r w:rsidR="00D332F9">
          <w:rPr>
            <w:rFonts w:hint="cs"/>
            <w:rtl/>
          </w:rPr>
          <w:t xml:space="preserve">دژافزار نیز </w:t>
        </w:r>
      </w:ins>
      <w:ins w:id="7805" w:author="Windows User" w:date="2017-09-15T17:25:00Z">
        <w:del w:id="7806" w:author="Mahmoud" w:date="2017-09-16T11:45:00Z">
          <w:r w:rsidDel="00D332F9">
            <w:rPr>
              <w:rFonts w:hint="cs"/>
              <w:rtl/>
            </w:rPr>
            <w:delText xml:space="preserve"> </w:delText>
          </w:r>
        </w:del>
      </w:ins>
      <w:ins w:id="7807" w:author="Mahmoud" w:date="2017-09-16T11:46:00Z">
        <w:r w:rsidR="00D332F9">
          <w:rPr>
            <w:rFonts w:hint="cs"/>
            <w:rtl/>
          </w:rPr>
          <w:t>مبهم سازی</w:t>
        </w:r>
      </w:ins>
      <w:ins w:id="7808" w:author="Mahmoud" w:date="2017-09-16T11:47:00Z">
        <w:r w:rsidR="00D332F9" w:rsidRPr="00E2341D">
          <w:rPr>
            <w:rStyle w:val="FootnoteReference"/>
            <w:rtl/>
          </w:rPr>
          <w:footnoteReference w:id="92"/>
        </w:r>
      </w:ins>
      <w:ins w:id="7812" w:author="Mahmoud" w:date="2017-09-16T11:46:00Z">
        <w:r w:rsidR="00D332F9">
          <w:rPr>
            <w:rFonts w:hint="cs"/>
            <w:rtl/>
          </w:rPr>
          <w:t xml:space="preserve"> یا </w:t>
        </w:r>
      </w:ins>
      <w:ins w:id="7813" w:author="Mahmoud" w:date="2017-09-16T11:47:00Z">
        <w:r w:rsidR="00D332F9">
          <w:rPr>
            <w:rFonts w:hint="cs"/>
            <w:rtl/>
          </w:rPr>
          <w:t>بسته بندی</w:t>
        </w:r>
        <w:r w:rsidR="00D332F9" w:rsidRPr="00E2341D">
          <w:rPr>
            <w:rStyle w:val="FootnoteReference"/>
            <w:rtl/>
          </w:rPr>
          <w:footnoteReference w:id="93"/>
        </w:r>
        <w:r w:rsidR="00D332F9">
          <w:rPr>
            <w:rFonts w:hint="cs"/>
            <w:rtl/>
          </w:rPr>
          <w:t xml:space="preserve"> شده است</w:t>
        </w:r>
      </w:ins>
      <w:ins w:id="7817" w:author="Mahmoud" w:date="2017-09-16T11:49:00Z">
        <w:r w:rsidR="00010081">
          <w:rPr>
            <w:rFonts w:hint="cs"/>
            <w:rtl/>
          </w:rPr>
          <w:t xml:space="preserve">؛ </w:t>
        </w:r>
      </w:ins>
      <w:ins w:id="7818" w:author="Mahmoud" w:date="2017-09-16T11:48:00Z">
        <w:r w:rsidR="00010081">
          <w:rPr>
            <w:rFonts w:hint="cs"/>
            <w:rtl/>
          </w:rPr>
          <w:t xml:space="preserve">از این رو استفاده از اجرای پویانمادین مبتنی بر </w:t>
        </w:r>
      </w:ins>
      <w:ins w:id="7819" w:author="Mahmoud" w:date="2017-09-16T11:49:00Z">
        <w:r w:rsidR="00010081">
          <w:rPr>
            <w:rFonts w:hint="cs"/>
            <w:rtl/>
          </w:rPr>
          <w:t>باینری کاملا ضروری است.</w:t>
        </w:r>
      </w:ins>
    </w:p>
    <w:p w14:paraId="4D2C37D2" w14:textId="4E8C2A1D" w:rsidR="00010081" w:rsidRDefault="00010081">
      <w:pPr>
        <w:pStyle w:val="Heading3"/>
        <w:rPr>
          <w:ins w:id="7820" w:author="Mahmoud" w:date="2017-09-16T11:53:00Z"/>
          <w:rtl/>
        </w:rPr>
        <w:pPrChange w:id="7821" w:author="Windows User" w:date="2017-09-22T16:39:00Z">
          <w:pPr>
            <w:pStyle w:val="Heading1"/>
          </w:pPr>
        </w:pPrChange>
      </w:pPr>
      <w:ins w:id="7822" w:author="Mahmoud" w:date="2017-09-16T11:50:00Z">
        <w:del w:id="7823" w:author="Windows User" w:date="2017-09-22T16:39:00Z">
          <w:r w:rsidDel="002A04BF">
            <w:rPr>
              <w:rFonts w:hint="cs"/>
              <w:rtl/>
            </w:rPr>
            <w:delText>5</w:delText>
          </w:r>
        </w:del>
      </w:ins>
      <w:bookmarkStart w:id="7824" w:name="_Toc495715059"/>
      <w:ins w:id="7825" w:author="Windows User" w:date="2017-09-22T16:39:00Z">
        <w:r w:rsidR="002A04BF">
          <w:rPr>
            <w:rFonts w:hint="cs"/>
            <w:rtl/>
          </w:rPr>
          <w:t>6</w:t>
        </w:r>
      </w:ins>
      <w:ins w:id="7826" w:author="Mahmoud" w:date="2017-09-16T11:50:00Z">
        <w:r>
          <w:rPr>
            <w:rFonts w:hint="cs"/>
            <w:rtl/>
          </w:rPr>
          <w:t>-1-</w:t>
        </w:r>
        <w:del w:id="7827" w:author="Windows User" w:date="2017-09-22T16:39:00Z">
          <w:r w:rsidDel="002A04BF">
            <w:rPr>
              <w:rFonts w:hint="cs"/>
              <w:rtl/>
            </w:rPr>
            <w:delText>3</w:delText>
          </w:r>
        </w:del>
      </w:ins>
      <w:ins w:id="7828" w:author="Windows User" w:date="2017-09-22T16:39:00Z">
        <w:r w:rsidR="002A04BF">
          <w:rPr>
            <w:rFonts w:hint="cs"/>
            <w:rtl/>
          </w:rPr>
          <w:t>4</w:t>
        </w:r>
      </w:ins>
      <w:ins w:id="7829" w:author="Mahmoud" w:date="2017-09-16T11:50:00Z">
        <w:r>
          <w:rPr>
            <w:rFonts w:hint="cs"/>
            <w:rtl/>
          </w:rPr>
          <w:t>-</w:t>
        </w:r>
      </w:ins>
      <w:ins w:id="7830" w:author="Mahmoud" w:date="2017-09-16T11:52:00Z">
        <w:r>
          <w:rPr>
            <w:rFonts w:hint="cs"/>
            <w:rtl/>
          </w:rPr>
          <w:t>شرح مساله تشخیص رفتار مبتنی بر ماشه</w:t>
        </w:r>
      </w:ins>
      <w:bookmarkEnd w:id="7824"/>
    </w:p>
    <w:p w14:paraId="15B1216B" w14:textId="0203F0B5" w:rsidR="00010081" w:rsidRDefault="00010081">
      <w:pPr>
        <w:rPr>
          <w:ins w:id="7831" w:author="Mahmoud" w:date="2017-09-16T11:57:00Z"/>
        </w:rPr>
        <w:pPrChange w:id="7832" w:author="Mahmoud" w:date="2017-09-16T11:59:00Z">
          <w:pPr>
            <w:pStyle w:val="Heading1"/>
          </w:pPr>
        </w:pPrChange>
      </w:pPr>
      <w:ins w:id="7833" w:author="Mahmoud" w:date="2017-09-16T11:53:00Z">
        <w:r>
          <w:rPr>
            <w:rFonts w:hint="cs"/>
            <w:rtl/>
          </w:rPr>
          <w:t xml:space="preserve">در </w:t>
        </w:r>
        <w:r w:rsidR="00303E42">
          <w:rPr>
            <w:rFonts w:hint="cs"/>
            <w:rtl/>
          </w:rPr>
          <w:t>شکل</w:t>
        </w:r>
      </w:ins>
      <w:ins w:id="7834" w:author="Mahmoud" w:date="2017-09-16T11:58:00Z">
        <w:r w:rsidR="00303E42">
          <w:rPr>
            <w:rFonts w:hint="cs"/>
            <w:rtl/>
          </w:rPr>
          <w:t xml:space="preserve">6  یک نمونه از کد اسمبلی و کد منبع یک دژافزار مشابه کرم واره </w:t>
        </w:r>
      </w:ins>
      <w:ins w:id="7835" w:author="Mahmoud" w:date="2017-09-16T11:59:00Z">
        <w:r w:rsidR="00303E42" w:rsidRPr="00303E42">
          <w:t>Mydoom</w:t>
        </w:r>
        <w:r w:rsidR="00303E42">
          <w:rPr>
            <w:rFonts w:hint="cs"/>
            <w:rtl/>
          </w:rPr>
          <w:t xml:space="preserve"> نمایش داده شده است.</w:t>
        </w:r>
      </w:ins>
    </w:p>
    <w:p w14:paraId="57A07AB0" w14:textId="352DCA48" w:rsidR="002E3692" w:rsidRDefault="00303E42">
      <w:pPr>
        <w:keepNext/>
        <w:jc w:val="center"/>
        <w:rPr>
          <w:ins w:id="7836" w:author="Windows User" w:date="2017-10-14T03:23:00Z"/>
        </w:rPr>
        <w:pPrChange w:id="7837" w:author="Windows User" w:date="2017-10-14T03:23:00Z">
          <w:pPr>
            <w:jc w:val="center"/>
          </w:pPr>
        </w:pPrChange>
      </w:pPr>
      <w:ins w:id="7838" w:author="Mahmoud" w:date="2017-09-16T11:57:00Z">
        <w:r w:rsidRPr="00E2341D">
          <w:rPr>
            <w:noProof/>
            <w:lang w:bidi="ar-SA"/>
          </w:rPr>
          <w:drawing>
            <wp:inline distT="0" distB="0" distL="0" distR="0" wp14:anchorId="02AF1358" wp14:editId="1185D589">
              <wp:extent cx="3476625" cy="4838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6625" cy="4838700"/>
                      </a:xfrm>
                      <a:prstGeom prst="rect">
                        <a:avLst/>
                      </a:prstGeom>
                    </pic:spPr>
                  </pic:pic>
                </a:graphicData>
              </a:graphic>
            </wp:inline>
          </w:drawing>
        </w:r>
      </w:ins>
    </w:p>
    <w:p w14:paraId="293BE02A" w14:textId="29A0FCD8" w:rsidR="00303E42" w:rsidRPr="00E2341D" w:rsidRDefault="002E3692">
      <w:pPr>
        <w:pStyle w:val="Caption"/>
        <w:bidi/>
        <w:jc w:val="center"/>
        <w:rPr>
          <w:ins w:id="7839" w:author="Mahmoud" w:date="2017-09-16T11:57:00Z"/>
        </w:rPr>
        <w:pPrChange w:id="7840" w:author="Windows User" w:date="2017-10-14T03:23:00Z">
          <w:pPr>
            <w:pStyle w:val="Heading1"/>
          </w:pPr>
        </w:pPrChange>
      </w:pPr>
      <w:bookmarkStart w:id="7841" w:name="_Toc495715005"/>
      <w:ins w:id="7842" w:author="Windows User" w:date="2017-10-14T03:23:00Z">
        <w:r w:rsidRPr="002E3692">
          <w:rPr>
            <w:rFonts w:cs="B Nazanin"/>
            <w:rtl/>
            <w:rPrChange w:id="7843" w:author="Windows User" w:date="2017-10-14T03:24:00Z">
              <w:rPr>
                <w:rtl/>
              </w:rPr>
            </w:rPrChange>
          </w:rPr>
          <w:t xml:space="preserve">شکل </w:t>
        </w:r>
        <w:r w:rsidRPr="002E3692">
          <w:rPr>
            <w:rFonts w:cs="B Nazanin"/>
            <w:rtl/>
            <w:rPrChange w:id="7844" w:author="Windows User" w:date="2017-10-14T03:24:00Z">
              <w:rPr>
                <w:rtl/>
              </w:rPr>
            </w:rPrChange>
          </w:rPr>
          <w:fldChar w:fldCharType="begin"/>
        </w:r>
        <w:r w:rsidRPr="002E3692">
          <w:rPr>
            <w:rFonts w:cs="B Nazanin"/>
            <w:rtl/>
            <w:rPrChange w:id="7845" w:author="Windows User" w:date="2017-10-14T03:24:00Z">
              <w:rPr>
                <w:rtl/>
              </w:rPr>
            </w:rPrChange>
          </w:rPr>
          <w:instrText xml:space="preserve"> </w:instrText>
        </w:r>
        <w:r w:rsidRPr="002E3692">
          <w:rPr>
            <w:rFonts w:cs="B Nazanin"/>
            <w:rPrChange w:id="7846" w:author="Windows User" w:date="2017-10-14T03:24:00Z">
              <w:rPr/>
            </w:rPrChange>
          </w:rPr>
          <w:instrText>SEQ</w:instrText>
        </w:r>
        <w:r w:rsidRPr="002E3692">
          <w:rPr>
            <w:rFonts w:cs="B Nazanin"/>
            <w:rtl/>
            <w:rPrChange w:id="7847" w:author="Windows User" w:date="2017-10-14T03:24:00Z">
              <w:rPr>
                <w:rtl/>
              </w:rPr>
            </w:rPrChange>
          </w:rPr>
          <w:instrText xml:space="preserve"> شکل \* </w:instrText>
        </w:r>
        <w:r w:rsidRPr="002E3692">
          <w:rPr>
            <w:rFonts w:cs="B Nazanin"/>
            <w:rPrChange w:id="7848" w:author="Windows User" w:date="2017-10-14T03:24:00Z">
              <w:rPr/>
            </w:rPrChange>
          </w:rPr>
          <w:instrText>ARABIC</w:instrText>
        </w:r>
        <w:r w:rsidRPr="002E3692">
          <w:rPr>
            <w:rFonts w:cs="B Nazanin"/>
            <w:rtl/>
            <w:rPrChange w:id="7849" w:author="Windows User" w:date="2017-10-14T03:24:00Z">
              <w:rPr>
                <w:rtl/>
              </w:rPr>
            </w:rPrChange>
          </w:rPr>
          <w:instrText xml:space="preserve"> </w:instrText>
        </w:r>
      </w:ins>
      <w:r w:rsidRPr="002E3692">
        <w:rPr>
          <w:rFonts w:cs="B Nazanin"/>
          <w:rtl/>
          <w:rPrChange w:id="7850" w:author="Windows User" w:date="2017-10-14T03:24:00Z">
            <w:rPr>
              <w:rtl/>
            </w:rPr>
          </w:rPrChange>
        </w:rPr>
        <w:fldChar w:fldCharType="separate"/>
      </w:r>
      <w:ins w:id="7851" w:author="Windows User" w:date="2017-10-14T03:40:00Z">
        <w:r w:rsidR="000D5978">
          <w:rPr>
            <w:rFonts w:cs="B Nazanin"/>
            <w:noProof/>
            <w:rtl/>
          </w:rPr>
          <w:t>23</w:t>
        </w:r>
      </w:ins>
      <w:ins w:id="7852" w:author="Windows User" w:date="2017-10-14T03:23:00Z">
        <w:r w:rsidRPr="002E3692">
          <w:rPr>
            <w:rFonts w:cs="B Nazanin"/>
            <w:rtl/>
            <w:rPrChange w:id="7853" w:author="Windows User" w:date="2017-10-14T03:24:00Z">
              <w:rPr>
                <w:rtl/>
              </w:rPr>
            </w:rPrChange>
          </w:rPr>
          <w:fldChar w:fldCharType="end"/>
        </w:r>
        <w:r w:rsidRPr="002E3692">
          <w:rPr>
            <w:rFonts w:cs="B Nazanin"/>
            <w:rPrChange w:id="7854" w:author="Windows User" w:date="2017-10-14T03:24:00Z">
              <w:rPr/>
            </w:rPrChange>
          </w:rPr>
          <w:t>-</w:t>
        </w:r>
        <w:r w:rsidRPr="002E3692">
          <w:rPr>
            <w:rFonts w:cs="B Nazanin"/>
            <w:rtl/>
            <w:rPrChange w:id="7855" w:author="Windows User" w:date="2017-10-14T03:24:00Z">
              <w:rPr>
                <w:rtl/>
              </w:rPr>
            </w:rPrChange>
          </w:rPr>
          <w:t xml:space="preserve"> نمونه </w:t>
        </w:r>
        <w:r w:rsidRPr="002E3692">
          <w:rPr>
            <w:rFonts w:cs="B Nazanin" w:hint="cs"/>
            <w:rtl/>
            <w:rPrChange w:id="7856" w:author="Windows User" w:date="2017-10-14T03:24:00Z">
              <w:rPr>
                <w:rFonts w:cs="Arial" w:hint="cs"/>
                <w:rtl/>
              </w:rPr>
            </w:rPrChange>
          </w:rPr>
          <w:t>ی</w:t>
        </w:r>
        <w:r w:rsidRPr="002E3692">
          <w:rPr>
            <w:rFonts w:cs="B Nazanin"/>
            <w:rtl/>
            <w:rPrChange w:id="7857" w:author="Windows User" w:date="2017-10-14T03:24:00Z">
              <w:rPr>
                <w:rFonts w:cs="Arial"/>
                <w:rtl/>
              </w:rPr>
            </w:rPrChange>
          </w:rPr>
          <w:t xml:space="preserve"> کد اسمبل</w:t>
        </w:r>
        <w:r w:rsidRPr="002E3692">
          <w:rPr>
            <w:rFonts w:cs="B Nazanin" w:hint="cs"/>
            <w:rtl/>
            <w:rPrChange w:id="7858" w:author="Windows User" w:date="2017-10-14T03:24:00Z">
              <w:rPr>
                <w:rFonts w:cs="Arial" w:hint="cs"/>
                <w:rtl/>
              </w:rPr>
            </w:rPrChange>
          </w:rPr>
          <w:t>ی</w:t>
        </w:r>
        <w:r w:rsidRPr="002E3692">
          <w:rPr>
            <w:rFonts w:cs="B Nazanin"/>
            <w:rtl/>
            <w:rPrChange w:id="7859" w:author="Windows User" w:date="2017-10-14T03:24:00Z">
              <w:rPr>
                <w:rFonts w:cs="Arial"/>
                <w:rtl/>
              </w:rPr>
            </w:rPrChange>
          </w:rPr>
          <w:t xml:space="preserve"> و کد منبع </w:t>
        </w:r>
        <w:r w:rsidRPr="002E3692">
          <w:rPr>
            <w:rFonts w:cs="B Nazanin" w:hint="cs"/>
            <w:rtl/>
            <w:rPrChange w:id="7860" w:author="Windows User" w:date="2017-10-14T03:24:00Z">
              <w:rPr>
                <w:rFonts w:cs="Arial" w:hint="cs"/>
                <w:rtl/>
              </w:rPr>
            </w:rPrChange>
          </w:rPr>
          <w:t>ی</w:t>
        </w:r>
        <w:r w:rsidRPr="002E3692">
          <w:rPr>
            <w:rFonts w:cs="B Nazanin" w:hint="eastAsia"/>
            <w:rtl/>
            <w:rPrChange w:id="7861" w:author="Windows User" w:date="2017-10-14T03:24:00Z">
              <w:rPr>
                <w:rFonts w:cs="Arial" w:hint="eastAsia"/>
                <w:rtl/>
              </w:rPr>
            </w:rPrChange>
          </w:rPr>
          <w:t>ک</w:t>
        </w:r>
        <w:r w:rsidRPr="002E3692">
          <w:rPr>
            <w:rFonts w:cs="B Nazanin"/>
            <w:rtl/>
            <w:rPrChange w:id="7862" w:author="Windows User" w:date="2017-10-14T03:24:00Z">
              <w:rPr>
                <w:rFonts w:cs="Arial"/>
                <w:rtl/>
              </w:rPr>
            </w:rPrChange>
          </w:rPr>
          <w:t xml:space="preserve"> دژافزار مشابه  واره </w:t>
        </w:r>
        <w:r w:rsidRPr="002E3692">
          <w:rPr>
            <w:rFonts w:cs="B Nazanin" w:hint="cs"/>
            <w:rtl/>
            <w:rPrChange w:id="7863" w:author="Windows User" w:date="2017-10-14T03:24:00Z">
              <w:rPr>
                <w:rFonts w:cs="Arial" w:hint="cs"/>
                <w:rtl/>
              </w:rPr>
            </w:rPrChange>
          </w:rPr>
          <w:t>ی</w:t>
        </w:r>
        <w:r w:rsidRPr="002E3692">
          <w:rPr>
            <w:rFonts w:cs="B Nazanin"/>
            <w:rtl/>
            <w:rPrChange w:id="7864" w:author="Windows User" w:date="2017-10-14T03:24:00Z">
              <w:rPr>
                <w:rFonts w:cs="Arial"/>
                <w:rtl/>
              </w:rPr>
            </w:rPrChange>
          </w:rPr>
          <w:t xml:space="preserve"> </w:t>
        </w:r>
        <w:r w:rsidRPr="002E3692">
          <w:rPr>
            <w:rFonts w:cs="B Nazanin"/>
            <w:rPrChange w:id="7865" w:author="Windows User" w:date="2017-10-14T03:24:00Z">
              <w:rPr/>
            </w:rPrChange>
          </w:rPr>
          <w:t>Mydoom</w:t>
        </w:r>
      </w:ins>
      <w:bookmarkEnd w:id="7841"/>
    </w:p>
    <w:p w14:paraId="2DC8B25A" w14:textId="49333211" w:rsidR="00303E42" w:rsidDel="002E3692" w:rsidRDefault="00303E42">
      <w:pPr>
        <w:pStyle w:val="Caption"/>
        <w:bidi/>
        <w:jc w:val="center"/>
        <w:rPr>
          <w:ins w:id="7866" w:author="Mahmoud" w:date="2017-09-16T12:01:00Z"/>
          <w:del w:id="7867" w:author="Windows User" w:date="2017-10-14T03:24:00Z"/>
        </w:rPr>
        <w:pPrChange w:id="7868" w:author="Windows User" w:date="2017-10-14T03:23:00Z">
          <w:pPr>
            <w:pStyle w:val="Heading1"/>
          </w:pPr>
        </w:pPrChange>
      </w:pPr>
      <w:bookmarkStart w:id="7869" w:name="_Toc495237225"/>
      <w:ins w:id="7870" w:author="Mahmoud" w:date="2017-09-16T11:57:00Z">
        <w:del w:id="7871" w:author="Windows User" w:date="2017-10-14T03:24:00Z">
          <w:r w:rsidRPr="00E2341D" w:rsidDel="002E3692">
            <w:rPr>
              <w:b w:val="0"/>
              <w:bCs w:val="0"/>
              <w:rtl/>
            </w:rPr>
            <w:delText xml:space="preserve">شکل </w:delText>
          </w:r>
          <w:r w:rsidRPr="00E2341D" w:rsidDel="002E3692">
            <w:rPr>
              <w:b w:val="0"/>
              <w:bCs w:val="0"/>
              <w:rtl/>
            </w:rPr>
            <w:fldChar w:fldCharType="begin"/>
          </w:r>
          <w:r w:rsidRPr="00E2341D" w:rsidDel="002E3692">
            <w:rPr>
              <w:b w:val="0"/>
              <w:bCs w:val="0"/>
              <w:rtl/>
            </w:rPr>
            <w:delInstrText xml:space="preserve"> </w:delInstrText>
          </w:r>
          <w:r w:rsidRPr="00E2341D" w:rsidDel="002E3692">
            <w:rPr>
              <w:b w:val="0"/>
              <w:bCs w:val="0"/>
            </w:rPr>
            <w:delInstrText>SEQ</w:delInstrText>
          </w:r>
          <w:r w:rsidRPr="00E2341D" w:rsidDel="002E3692">
            <w:rPr>
              <w:b w:val="0"/>
              <w:bCs w:val="0"/>
              <w:rtl/>
            </w:rPr>
            <w:delInstrText xml:space="preserve"> شکل \* </w:delInstrText>
          </w:r>
          <w:r w:rsidRPr="00E2341D" w:rsidDel="002E3692">
            <w:rPr>
              <w:b w:val="0"/>
              <w:bCs w:val="0"/>
            </w:rPr>
            <w:delInstrText>ARABIC</w:delInstrText>
          </w:r>
          <w:r w:rsidRPr="00E2341D" w:rsidDel="002E3692">
            <w:rPr>
              <w:b w:val="0"/>
              <w:bCs w:val="0"/>
              <w:rtl/>
            </w:rPr>
            <w:delInstrText xml:space="preserve"> </w:delInstrText>
          </w:r>
        </w:del>
      </w:ins>
      <w:del w:id="7872" w:author="Windows User" w:date="2017-10-14T03:24:00Z">
        <w:r w:rsidRPr="00E2341D" w:rsidDel="002E3692">
          <w:rPr>
            <w:b w:val="0"/>
            <w:bCs w:val="0"/>
            <w:rtl/>
          </w:rPr>
          <w:fldChar w:fldCharType="separate"/>
        </w:r>
      </w:del>
      <w:ins w:id="7873" w:author="Mahmoud" w:date="2017-09-16T11:57:00Z">
        <w:del w:id="7874" w:author="Windows User" w:date="2017-09-22T15:39:00Z">
          <w:r w:rsidRPr="00E2341D" w:rsidDel="001F5427">
            <w:rPr>
              <w:b w:val="0"/>
              <w:bCs w:val="0"/>
              <w:noProof/>
              <w:rtl/>
            </w:rPr>
            <w:delText>6</w:delText>
          </w:r>
        </w:del>
        <w:del w:id="7875" w:author="Windows User" w:date="2017-10-14T03:24:00Z">
          <w:r w:rsidRPr="00E2341D" w:rsidDel="002E3692">
            <w:rPr>
              <w:b w:val="0"/>
              <w:bCs w:val="0"/>
              <w:rtl/>
            </w:rPr>
            <w:fldChar w:fldCharType="end"/>
          </w:r>
          <w:r w:rsidRPr="00E2341D" w:rsidDel="002E3692">
            <w:rPr>
              <w:b w:val="0"/>
              <w:bCs w:val="0"/>
            </w:rPr>
            <w:delText>-</w:delText>
          </w:r>
          <w:r w:rsidRPr="00E2341D" w:rsidDel="002E3692">
            <w:rPr>
              <w:b w:val="0"/>
              <w:bCs w:val="0"/>
              <w:rtl/>
            </w:rPr>
            <w:delText xml:space="preserve"> </w:delText>
          </w:r>
        </w:del>
      </w:ins>
      <w:ins w:id="7876" w:author="Mahmoud" w:date="2017-09-16T11:58:00Z">
        <w:del w:id="7877" w:author="Windows User" w:date="2017-10-14T03:23:00Z">
          <w:r w:rsidRPr="00E2341D" w:rsidDel="002E3692">
            <w:rPr>
              <w:rFonts w:hint="eastAsia"/>
              <w:b w:val="0"/>
              <w:bCs w:val="0"/>
              <w:rtl/>
            </w:rPr>
            <w:delText>نمونه</w:delText>
          </w:r>
          <w:r w:rsidRPr="00E2341D" w:rsidDel="002E3692">
            <w:rPr>
              <w:b w:val="0"/>
              <w:bCs w:val="0"/>
              <w:rtl/>
            </w:rPr>
            <w:delText xml:space="preserve"> </w:delText>
          </w:r>
          <w:r w:rsidRPr="00E2341D" w:rsidDel="002E3692">
            <w:rPr>
              <w:rFonts w:hint="cs"/>
              <w:b w:val="0"/>
              <w:bCs w:val="0"/>
              <w:rtl/>
            </w:rPr>
            <w:delText>ی</w:delText>
          </w:r>
          <w:r w:rsidRPr="00E2341D" w:rsidDel="002E3692">
            <w:rPr>
              <w:b w:val="0"/>
              <w:bCs w:val="0"/>
              <w:rtl/>
            </w:rPr>
            <w:delText xml:space="preserve"> کد اسمبل</w:delText>
          </w:r>
          <w:r w:rsidRPr="00E2341D" w:rsidDel="002E3692">
            <w:rPr>
              <w:rFonts w:hint="cs"/>
              <w:b w:val="0"/>
              <w:bCs w:val="0"/>
              <w:rtl/>
            </w:rPr>
            <w:delText>ی</w:delText>
          </w:r>
          <w:r w:rsidRPr="00E2341D" w:rsidDel="002E3692">
            <w:rPr>
              <w:b w:val="0"/>
              <w:bCs w:val="0"/>
              <w:rtl/>
            </w:rPr>
            <w:delText xml:space="preserve"> و کد منبع </w:delText>
          </w:r>
          <w:r w:rsidRPr="00E2341D" w:rsidDel="002E3692">
            <w:rPr>
              <w:rFonts w:hint="cs"/>
              <w:b w:val="0"/>
              <w:bCs w:val="0"/>
              <w:rtl/>
            </w:rPr>
            <w:delText>ی</w:delText>
          </w:r>
          <w:r w:rsidRPr="00E2341D" w:rsidDel="002E3692">
            <w:rPr>
              <w:rFonts w:hint="eastAsia"/>
              <w:b w:val="0"/>
              <w:bCs w:val="0"/>
              <w:rtl/>
            </w:rPr>
            <w:delText>ک</w:delText>
          </w:r>
          <w:r w:rsidRPr="00E2341D" w:rsidDel="002E3692">
            <w:rPr>
              <w:b w:val="0"/>
              <w:bCs w:val="0"/>
              <w:rtl/>
            </w:rPr>
            <w:delText xml:space="preserve"> دژافزار مشابه  واره </w:delText>
          </w:r>
          <w:r w:rsidRPr="00E2341D" w:rsidDel="002E3692">
            <w:rPr>
              <w:rFonts w:hint="cs"/>
              <w:b w:val="0"/>
              <w:bCs w:val="0"/>
              <w:rtl/>
            </w:rPr>
            <w:delText>ی</w:delText>
          </w:r>
          <w:r w:rsidRPr="00E2341D" w:rsidDel="002E3692">
            <w:rPr>
              <w:b w:val="0"/>
              <w:bCs w:val="0"/>
              <w:rtl/>
            </w:rPr>
            <w:delText xml:space="preserve"> </w:delText>
          </w:r>
          <w:r w:rsidRPr="00E2341D" w:rsidDel="002E3692">
            <w:rPr>
              <w:b w:val="0"/>
              <w:bCs w:val="0"/>
            </w:rPr>
            <w:delText>Mydoom</w:delText>
          </w:r>
        </w:del>
      </w:ins>
      <w:bookmarkEnd w:id="7869"/>
    </w:p>
    <w:p w14:paraId="6DE5304C" w14:textId="77777777" w:rsidR="00303E42" w:rsidRDefault="00303E42">
      <w:pPr>
        <w:rPr>
          <w:ins w:id="7878" w:author="Mahmoud" w:date="2017-09-16T12:01:00Z"/>
          <w:rtl/>
        </w:rPr>
        <w:pPrChange w:id="7879" w:author="Mahmoud" w:date="2017-09-16T12:01:00Z">
          <w:pPr>
            <w:pStyle w:val="Heading1"/>
          </w:pPr>
        </w:pPrChange>
      </w:pPr>
    </w:p>
    <w:p w14:paraId="21DA3E38" w14:textId="77777777" w:rsidR="00E038A0" w:rsidRDefault="00303E42" w:rsidP="00E038A0">
      <w:pPr>
        <w:rPr>
          <w:ins w:id="7880" w:author="Mahmoud" w:date="2017-09-16T16:30:00Z"/>
          <w:rtl/>
        </w:rPr>
      </w:pPr>
      <w:ins w:id="7881" w:author="Mahmoud" w:date="2017-09-16T12:12:00Z">
        <w:r w:rsidRPr="00303E42">
          <w:rPr>
            <w:rtl/>
          </w:rPr>
          <w:lastRenderedPageBreak/>
          <w:t>در ا</w:t>
        </w:r>
        <w:r w:rsidRPr="00303E42">
          <w:rPr>
            <w:rFonts w:hint="cs"/>
            <w:rtl/>
          </w:rPr>
          <w:t>ی</w:t>
        </w:r>
        <w:r w:rsidRPr="00303E42">
          <w:rPr>
            <w:rFonts w:hint="eastAsia"/>
            <w:rtl/>
          </w:rPr>
          <w:t>ن</w:t>
        </w:r>
        <w:r w:rsidRPr="00303E42">
          <w:rPr>
            <w:rtl/>
          </w:rPr>
          <w:t xml:space="preserve"> مثال، حمله </w:t>
        </w:r>
        <w:r w:rsidRPr="00303E42">
          <w:rPr>
            <w:rFonts w:hint="cs"/>
            <w:rtl/>
          </w:rPr>
          <w:t>ی</w:t>
        </w:r>
        <w:r w:rsidRPr="00303E42">
          <w:rPr>
            <w:rtl/>
          </w:rPr>
          <w:t xml:space="preserve"> ممانعت از سرو</w:t>
        </w:r>
        <w:r w:rsidRPr="00303E42">
          <w:rPr>
            <w:rFonts w:hint="cs"/>
            <w:rtl/>
          </w:rPr>
          <w:t>ی</w:t>
        </w:r>
        <w:r w:rsidRPr="00303E42">
          <w:rPr>
            <w:rFonts w:hint="eastAsia"/>
            <w:rtl/>
          </w:rPr>
          <w:t>س</w:t>
        </w:r>
        <w:r w:rsidRPr="00303E42">
          <w:rPr>
            <w:rtl/>
          </w:rPr>
          <w:t xml:space="preserve"> توز</w:t>
        </w:r>
        <w:r w:rsidRPr="00303E42">
          <w:rPr>
            <w:rFonts w:hint="cs"/>
            <w:rtl/>
          </w:rPr>
          <w:t>ی</w:t>
        </w:r>
        <w:r w:rsidRPr="00303E42">
          <w:rPr>
            <w:rFonts w:hint="eastAsia"/>
            <w:rtl/>
          </w:rPr>
          <w:t>ع</w:t>
        </w:r>
        <w:r w:rsidRPr="00303E42">
          <w:rPr>
            <w:rtl/>
          </w:rPr>
          <w:t xml:space="preserve"> شده تنها زمان</w:t>
        </w:r>
        <w:r w:rsidRPr="00303E42">
          <w:rPr>
            <w:rFonts w:hint="cs"/>
            <w:rtl/>
          </w:rPr>
          <w:t>ی</w:t>
        </w:r>
        <w:r w:rsidRPr="00303E42">
          <w:rPr>
            <w:rtl/>
          </w:rPr>
          <w:t xml:space="preserve"> انجام خواهد شد که فراخوان</w:t>
        </w:r>
        <w:r w:rsidRPr="00303E42">
          <w:rPr>
            <w:rFonts w:hint="cs"/>
            <w:rtl/>
          </w:rPr>
          <w:t>ی</w:t>
        </w:r>
        <w:r w:rsidRPr="00303E42">
          <w:rPr>
            <w:rtl/>
          </w:rPr>
          <w:t xml:space="preserve"> تابع </w:t>
        </w:r>
        <w:r w:rsidRPr="00303E42">
          <w:t>GetLocalTime</w:t>
        </w:r>
        <w:r w:rsidRPr="00303E42">
          <w:rPr>
            <w:rtl/>
          </w:rPr>
          <w:t xml:space="preserve"> مقدار 10:06 </w:t>
        </w:r>
      </w:ins>
      <w:ins w:id="7882" w:author="Mahmoud" w:date="2017-09-16T12:13:00Z">
        <w:r w:rsidR="004F44B8">
          <w:rPr>
            <w:rFonts w:hint="cs"/>
            <w:rtl/>
          </w:rPr>
          <w:t xml:space="preserve">9/11 </w:t>
        </w:r>
      </w:ins>
      <w:ins w:id="7883" w:author="Mahmoud" w:date="2017-09-16T12:12:00Z">
        <w:r w:rsidRPr="00303E42">
          <w:rPr>
            <w:rtl/>
          </w:rPr>
          <w:t>را خروج</w:t>
        </w:r>
        <w:r w:rsidRPr="00303E42">
          <w:rPr>
            <w:rFonts w:hint="cs"/>
            <w:rtl/>
          </w:rPr>
          <w:t>ی</w:t>
        </w:r>
        <w:r w:rsidRPr="00303E42">
          <w:rPr>
            <w:rtl/>
          </w:rPr>
          <w:t xml:space="preserve"> دهد. بنابرا</w:t>
        </w:r>
        <w:r w:rsidRPr="00303E42">
          <w:rPr>
            <w:rFonts w:hint="cs"/>
            <w:rtl/>
          </w:rPr>
          <w:t>ی</w:t>
        </w:r>
        <w:r w:rsidRPr="00303E42">
          <w:rPr>
            <w:rFonts w:hint="eastAsia"/>
            <w:rtl/>
          </w:rPr>
          <w:t>ن</w:t>
        </w:r>
        <w:r w:rsidRPr="00303E42">
          <w:rPr>
            <w:rtl/>
          </w:rPr>
          <w:t xml:space="preserve"> در ا</w:t>
        </w:r>
        <w:r w:rsidRPr="00303E42">
          <w:rPr>
            <w:rFonts w:hint="cs"/>
            <w:rtl/>
          </w:rPr>
          <w:t>ی</w:t>
        </w:r>
        <w:r w:rsidRPr="00303E42">
          <w:rPr>
            <w:rFonts w:hint="eastAsia"/>
            <w:rtl/>
          </w:rPr>
          <w:t>ن</w:t>
        </w:r>
        <w:r w:rsidRPr="00303E42">
          <w:rPr>
            <w:rtl/>
          </w:rPr>
          <w:t xml:space="preserve"> جا حمله </w:t>
        </w:r>
        <w:r w:rsidRPr="00303E42">
          <w:rPr>
            <w:rFonts w:hint="cs"/>
            <w:rtl/>
          </w:rPr>
          <w:t>ی</w:t>
        </w:r>
        <w:r w:rsidRPr="00303E42">
          <w:rPr>
            <w:rtl/>
          </w:rPr>
          <w:t xml:space="preserve"> ممانعت از سرو</w:t>
        </w:r>
        <w:r w:rsidRPr="00303E42">
          <w:rPr>
            <w:rFonts w:hint="cs"/>
            <w:rtl/>
          </w:rPr>
          <w:t>ی</w:t>
        </w:r>
        <w:r w:rsidRPr="00303E42">
          <w:rPr>
            <w:rFonts w:hint="eastAsia"/>
            <w:rtl/>
          </w:rPr>
          <w:t>س</w:t>
        </w:r>
        <w:r w:rsidRPr="00303E42">
          <w:rPr>
            <w:rtl/>
          </w:rPr>
          <w:t xml:space="preserve"> </w:t>
        </w:r>
        <w:r w:rsidRPr="00303E42">
          <w:rPr>
            <w:rFonts w:hint="cs"/>
            <w:rtl/>
          </w:rPr>
          <w:t>ی</w:t>
        </w:r>
        <w:r w:rsidRPr="00303E42">
          <w:rPr>
            <w:rFonts w:hint="eastAsia"/>
            <w:rtl/>
          </w:rPr>
          <w:t>ک</w:t>
        </w:r>
        <w:r w:rsidRPr="00303E42">
          <w:rPr>
            <w:rtl/>
          </w:rPr>
          <w:t xml:space="preserve"> رفتار مبتن</w:t>
        </w:r>
        <w:r w:rsidRPr="00303E42">
          <w:rPr>
            <w:rFonts w:hint="cs"/>
            <w:rtl/>
          </w:rPr>
          <w:t>ی</w:t>
        </w:r>
        <w:r w:rsidRPr="00303E42">
          <w:rPr>
            <w:rtl/>
          </w:rPr>
          <w:t xml:space="preserve"> بر ماشه تلق</w:t>
        </w:r>
        <w:r w:rsidRPr="00303E42">
          <w:rPr>
            <w:rFonts w:hint="cs"/>
            <w:rtl/>
          </w:rPr>
          <w:t>ی</w:t>
        </w:r>
        <w:r w:rsidRPr="00303E42">
          <w:rPr>
            <w:rtl/>
          </w:rPr>
          <w:t xml:space="preserve"> م</w:t>
        </w:r>
        <w:r w:rsidRPr="00303E42">
          <w:rPr>
            <w:rFonts w:hint="cs"/>
            <w:rtl/>
          </w:rPr>
          <w:t>ی</w:t>
        </w:r>
        <w:r w:rsidRPr="00303E42">
          <w:rPr>
            <w:rtl/>
          </w:rPr>
          <w:t xml:space="preserve"> شود که تنها در </w:t>
        </w:r>
        <w:r w:rsidRPr="00303E42">
          <w:rPr>
            <w:rFonts w:hint="cs"/>
            <w:rtl/>
          </w:rPr>
          <w:t>ی</w:t>
        </w:r>
        <w:r w:rsidRPr="00303E42">
          <w:rPr>
            <w:rFonts w:hint="eastAsia"/>
            <w:rtl/>
          </w:rPr>
          <w:t>ک</w:t>
        </w:r>
        <w:r w:rsidRPr="00303E42">
          <w:rPr>
            <w:rtl/>
          </w:rPr>
          <w:t xml:space="preserve"> شرا</w:t>
        </w:r>
        <w:r w:rsidRPr="00303E42">
          <w:rPr>
            <w:rFonts w:hint="cs"/>
            <w:rtl/>
          </w:rPr>
          <w:t>ی</w:t>
        </w:r>
        <w:r w:rsidRPr="00303E42">
          <w:rPr>
            <w:rFonts w:hint="eastAsia"/>
            <w:rtl/>
          </w:rPr>
          <w:t>ط</w:t>
        </w:r>
        <w:r w:rsidRPr="00303E42">
          <w:rPr>
            <w:rtl/>
          </w:rPr>
          <w:t xml:space="preserve"> خاص زمان</w:t>
        </w:r>
        <w:r w:rsidRPr="00303E42">
          <w:rPr>
            <w:rFonts w:hint="cs"/>
            <w:rtl/>
          </w:rPr>
          <w:t>ی</w:t>
        </w:r>
        <w:r w:rsidRPr="00303E42">
          <w:rPr>
            <w:rtl/>
          </w:rPr>
          <w:t xml:space="preserve"> اجرا خواهد شد.</w:t>
        </w:r>
      </w:ins>
    </w:p>
    <w:p w14:paraId="4CB6A686" w14:textId="0FF8231F" w:rsidR="001E5FE5" w:rsidRDefault="00E038A0">
      <w:pPr>
        <w:rPr>
          <w:ins w:id="7884" w:author="Mahmoud" w:date="2017-09-16T16:59:00Z"/>
          <w:rtl/>
        </w:rPr>
        <w:pPrChange w:id="7885" w:author="Mahmoud" w:date="2017-09-16T16:59:00Z">
          <w:pPr>
            <w:pStyle w:val="Heading1"/>
          </w:pPr>
        </w:pPrChange>
      </w:pPr>
      <w:ins w:id="7886" w:author="Mahmoud" w:date="2017-09-16T16:30:00Z">
        <w:r>
          <w:rPr>
            <w:rtl/>
          </w:rPr>
          <w:t>لازم به ذکر است که ما در ا</w:t>
        </w:r>
        <w:r>
          <w:rPr>
            <w:rFonts w:hint="cs"/>
            <w:rtl/>
          </w:rPr>
          <w:t>ی</w:t>
        </w:r>
        <w:r>
          <w:rPr>
            <w:rFonts w:hint="eastAsia"/>
            <w:rtl/>
          </w:rPr>
          <w:t>ن</w:t>
        </w:r>
        <w:r>
          <w:rPr>
            <w:rtl/>
          </w:rPr>
          <w:t xml:space="preserve"> مثال صرفا با هدف توض</w:t>
        </w:r>
        <w:r>
          <w:rPr>
            <w:rFonts w:hint="cs"/>
            <w:rtl/>
          </w:rPr>
          <w:t>ی</w:t>
        </w:r>
        <w:r>
          <w:rPr>
            <w:rFonts w:hint="eastAsia"/>
            <w:rtl/>
          </w:rPr>
          <w:t>ح</w:t>
        </w:r>
        <w:r>
          <w:rPr>
            <w:rtl/>
          </w:rPr>
          <w:t xml:space="preserve"> ب</w:t>
        </w:r>
        <w:r>
          <w:rPr>
            <w:rFonts w:hint="cs"/>
            <w:rtl/>
          </w:rPr>
          <w:t>ی</w:t>
        </w:r>
        <w:r>
          <w:rPr>
            <w:rFonts w:hint="eastAsia"/>
            <w:rtl/>
          </w:rPr>
          <w:t>ش</w:t>
        </w:r>
        <w:r>
          <w:rPr>
            <w:rtl/>
          </w:rPr>
          <w:t xml:space="preserve"> تر و فهم راحت تر کد منبع را ارائه م</w:t>
        </w:r>
        <w:r>
          <w:rPr>
            <w:rFonts w:hint="cs"/>
            <w:rtl/>
          </w:rPr>
          <w:t>ی</w:t>
        </w:r>
        <w:r>
          <w:rPr>
            <w:rtl/>
          </w:rPr>
          <w:t xml:space="preserve"> ده</w:t>
        </w:r>
        <w:r>
          <w:rPr>
            <w:rFonts w:hint="cs"/>
            <w:rtl/>
          </w:rPr>
          <w:t>ی</w:t>
        </w:r>
        <w:r>
          <w:rPr>
            <w:rFonts w:hint="eastAsia"/>
            <w:rtl/>
          </w:rPr>
          <w:t>م،</w:t>
        </w:r>
        <w:r>
          <w:rPr>
            <w:rtl/>
          </w:rPr>
          <w:t xml:space="preserve"> در واقع</w:t>
        </w:r>
        <w:r>
          <w:rPr>
            <w:rFonts w:hint="cs"/>
            <w:rtl/>
          </w:rPr>
          <w:t xml:space="preserve"> </w:t>
        </w:r>
        <w:r>
          <w:rPr>
            <w:rtl/>
          </w:rPr>
          <w:t>به طور معمول کد منبع دژافزار برا</w:t>
        </w:r>
        <w:r>
          <w:rPr>
            <w:rFonts w:hint="cs"/>
            <w:rtl/>
          </w:rPr>
          <w:t>ی</w:t>
        </w:r>
        <w:r>
          <w:rPr>
            <w:rtl/>
          </w:rPr>
          <w:t xml:space="preserve"> تحل</w:t>
        </w:r>
        <w:r>
          <w:rPr>
            <w:rFonts w:hint="cs"/>
            <w:rtl/>
          </w:rPr>
          <w:t>ی</w:t>
        </w:r>
        <w:r>
          <w:rPr>
            <w:rFonts w:hint="eastAsia"/>
            <w:rtl/>
          </w:rPr>
          <w:t>لگر</w:t>
        </w:r>
        <w:r>
          <w:rPr>
            <w:rtl/>
          </w:rPr>
          <w:t xml:space="preserve"> در دسترس ن</w:t>
        </w:r>
        <w:r>
          <w:rPr>
            <w:rFonts w:hint="cs"/>
            <w:rtl/>
          </w:rPr>
          <w:t>ی</w:t>
        </w:r>
        <w:r>
          <w:rPr>
            <w:rFonts w:hint="eastAsia"/>
            <w:rtl/>
          </w:rPr>
          <w:t>ست</w:t>
        </w:r>
        <w:r>
          <w:rPr>
            <w:rtl/>
          </w:rPr>
          <w:t>.</w:t>
        </w:r>
      </w:ins>
      <w:ins w:id="7887" w:author="Mahmoud" w:date="2017-09-16T16:48:00Z">
        <w:r w:rsidR="00512F7F">
          <w:rPr>
            <w:rFonts w:hint="cs"/>
            <w:rtl/>
          </w:rPr>
          <w:t xml:space="preserve"> ضمن آنکه اغلب دژافزار ها مبهم سازی می شوند تا مانع </w:t>
        </w:r>
      </w:ins>
      <w:ins w:id="7888" w:author="Mahmoud" w:date="2017-09-16T16:49:00Z">
        <w:r w:rsidR="00512F7F">
          <w:rPr>
            <w:rFonts w:hint="cs"/>
            <w:rtl/>
          </w:rPr>
          <w:t>تبدیل به کد اسمبلی برای تحلیل شده باشند.</w:t>
        </w:r>
      </w:ins>
      <w:ins w:id="7889" w:author="Mahmoud" w:date="2017-09-16T16:52:00Z">
        <w:r w:rsidR="001D3EE1" w:rsidRPr="001D3EE1">
          <w:rPr>
            <w:rtl/>
          </w:rPr>
          <w:t>بنابرا</w:t>
        </w:r>
        <w:r w:rsidR="001D3EE1" w:rsidRPr="001D3EE1">
          <w:rPr>
            <w:rFonts w:hint="cs"/>
            <w:rtl/>
          </w:rPr>
          <w:t>ی</w:t>
        </w:r>
        <w:r w:rsidR="001D3EE1" w:rsidRPr="001D3EE1">
          <w:rPr>
            <w:rFonts w:hint="eastAsia"/>
            <w:rtl/>
          </w:rPr>
          <w:t>ن،</w:t>
        </w:r>
        <w:r w:rsidR="001D3EE1" w:rsidRPr="001D3EE1">
          <w:rPr>
            <w:rtl/>
          </w:rPr>
          <w:t xml:space="preserve"> در </w:t>
        </w:r>
        <w:r w:rsidR="001D3EE1" w:rsidRPr="001D3EE1">
          <w:rPr>
            <w:rFonts w:hint="cs"/>
            <w:rtl/>
          </w:rPr>
          <w:t>ی</w:t>
        </w:r>
        <w:r w:rsidR="001D3EE1" w:rsidRPr="001D3EE1">
          <w:rPr>
            <w:rFonts w:hint="eastAsia"/>
            <w:rtl/>
          </w:rPr>
          <w:t>ک</w:t>
        </w:r>
        <w:r w:rsidR="001D3EE1" w:rsidRPr="001D3EE1">
          <w:rPr>
            <w:rtl/>
          </w:rPr>
          <w:t xml:space="preserve"> سنار</w:t>
        </w:r>
        <w:r w:rsidR="001D3EE1" w:rsidRPr="001D3EE1">
          <w:rPr>
            <w:rFonts w:hint="cs"/>
            <w:rtl/>
          </w:rPr>
          <w:t>ی</w:t>
        </w:r>
        <w:r w:rsidR="001D3EE1" w:rsidRPr="001D3EE1">
          <w:rPr>
            <w:rFonts w:hint="eastAsia"/>
            <w:rtl/>
          </w:rPr>
          <w:t>و</w:t>
        </w:r>
        <w:r w:rsidR="001D3EE1" w:rsidRPr="001D3EE1">
          <w:rPr>
            <w:rFonts w:hint="cs"/>
            <w:rtl/>
          </w:rPr>
          <w:t>ی</w:t>
        </w:r>
        <w:r w:rsidR="001D3EE1" w:rsidRPr="001D3EE1">
          <w:rPr>
            <w:rtl/>
          </w:rPr>
          <w:t xml:space="preserve"> معمول،</w:t>
        </w:r>
      </w:ins>
      <w:ins w:id="7890" w:author="Mahmoud" w:date="2017-09-16T17:06:00Z">
        <w:r w:rsidR="00FE021B">
          <w:t xml:space="preserve"> </w:t>
        </w:r>
      </w:ins>
      <w:ins w:id="7891" w:author="Mahmoud" w:date="2017-09-16T16:52:00Z">
        <w:r w:rsidR="001D3EE1" w:rsidRPr="001D3EE1">
          <w:rPr>
            <w:rtl/>
          </w:rPr>
          <w:t>تحل</w:t>
        </w:r>
        <w:r w:rsidR="001D3EE1" w:rsidRPr="001D3EE1">
          <w:rPr>
            <w:rFonts w:hint="cs"/>
            <w:rtl/>
          </w:rPr>
          <w:t>ی</w:t>
        </w:r>
        <w:r w:rsidR="001D3EE1" w:rsidRPr="001D3EE1">
          <w:rPr>
            <w:rFonts w:hint="eastAsia"/>
            <w:rtl/>
          </w:rPr>
          <w:t>لگر</w:t>
        </w:r>
        <w:r w:rsidR="001D3EE1" w:rsidRPr="001D3EE1">
          <w:rPr>
            <w:rtl/>
          </w:rPr>
          <w:t xml:space="preserve"> فقط دستورالعمل ها</w:t>
        </w:r>
        <w:r w:rsidR="001D3EE1" w:rsidRPr="001D3EE1">
          <w:rPr>
            <w:rFonts w:hint="cs"/>
            <w:rtl/>
          </w:rPr>
          <w:t>ی</w:t>
        </w:r>
        <w:r w:rsidR="001D3EE1" w:rsidRPr="001D3EE1">
          <w:rPr>
            <w:rtl/>
          </w:rPr>
          <w:t xml:space="preserve"> کد اسمبل</w:t>
        </w:r>
        <w:r w:rsidR="001D3EE1" w:rsidRPr="001D3EE1">
          <w:rPr>
            <w:rFonts w:hint="cs"/>
            <w:rtl/>
          </w:rPr>
          <w:t>ی</w:t>
        </w:r>
        <w:r w:rsidR="001D3EE1" w:rsidRPr="001D3EE1">
          <w:rPr>
            <w:rtl/>
          </w:rPr>
          <w:t xml:space="preserve"> را که قابل اجرا هستند م</w:t>
        </w:r>
        <w:r w:rsidR="001D3EE1" w:rsidRPr="001D3EE1">
          <w:rPr>
            <w:rFonts w:hint="cs"/>
            <w:rtl/>
          </w:rPr>
          <w:t>ی</w:t>
        </w:r>
      </w:ins>
      <w:ins w:id="7892" w:author="Mahmoud" w:date="2017-09-16T16:55:00Z">
        <w:r w:rsidR="001E5FE5">
          <w:rPr>
            <w:rFonts w:hint="cs"/>
            <w:rtl/>
          </w:rPr>
          <w:t xml:space="preserve"> </w:t>
        </w:r>
      </w:ins>
      <w:ins w:id="7893" w:author="Mahmoud" w:date="2017-09-16T16:52:00Z">
        <w:r w:rsidR="001D3EE1" w:rsidRPr="001D3EE1">
          <w:rPr>
            <w:rtl/>
          </w:rPr>
          <w:t>داند</w:t>
        </w:r>
      </w:ins>
      <w:ins w:id="7894" w:author="Mahmoud" w:date="2017-09-16T16:53:00Z">
        <w:r w:rsidR="001D3EE1">
          <w:t>.</w:t>
        </w:r>
      </w:ins>
    </w:p>
    <w:p w14:paraId="6DA2B003" w14:textId="20FC71C4" w:rsidR="00010081" w:rsidRPr="006714E9" w:rsidDel="001E5FE5" w:rsidRDefault="001E5FE5" w:rsidP="006618F4">
      <w:pPr>
        <w:pStyle w:val="Heading1"/>
        <w:rPr>
          <w:del w:id="7895" w:author="Mahmoud" w:date="2017-09-16T12:14:00Z"/>
          <w:rFonts w:eastAsiaTheme="minorHAnsi"/>
          <w:b w:val="0"/>
          <w:bCs w:val="0"/>
          <w:color w:val="auto"/>
          <w:sz w:val="26"/>
          <w:szCs w:val="28"/>
        </w:rPr>
      </w:pPr>
      <w:ins w:id="7896" w:author="Mahmoud" w:date="2017-09-16T16:59:00Z">
        <w:r w:rsidRPr="006714E9">
          <w:rPr>
            <w:rtl/>
          </w:rPr>
          <w:t>در ا</w:t>
        </w:r>
        <w:r w:rsidRPr="006714E9">
          <w:rPr>
            <w:rFonts w:hint="cs"/>
            <w:rtl/>
          </w:rPr>
          <w:t>ی</w:t>
        </w:r>
        <w:r w:rsidRPr="006714E9">
          <w:rPr>
            <w:rFonts w:hint="eastAsia"/>
            <w:rtl/>
          </w:rPr>
          <w:t>ن</w:t>
        </w:r>
        <w:r w:rsidRPr="006714E9">
          <w:rPr>
            <w:rtl/>
          </w:rPr>
          <w:t xml:space="preserve"> مثال نوع ماشه را </w:t>
        </w:r>
        <w:r w:rsidRPr="006714E9">
          <w:t>GetLocalTime</w:t>
        </w:r>
        <w:r w:rsidRPr="006714E9">
          <w:rPr>
            <w:rtl/>
          </w:rPr>
          <w:t xml:space="preserve"> فرض م</w:t>
        </w:r>
        <w:r w:rsidRPr="006714E9">
          <w:rPr>
            <w:rFonts w:hint="cs"/>
            <w:rtl/>
          </w:rPr>
          <w:t>ی</w:t>
        </w:r>
        <w:r w:rsidRPr="006714E9">
          <w:rPr>
            <w:rtl/>
          </w:rPr>
          <w:t xml:space="preserve"> کن</w:t>
        </w:r>
        <w:r w:rsidRPr="006714E9">
          <w:rPr>
            <w:rFonts w:hint="cs"/>
            <w:rtl/>
          </w:rPr>
          <w:t>ی</w:t>
        </w:r>
        <w:r w:rsidRPr="006714E9">
          <w:rPr>
            <w:rFonts w:hint="eastAsia"/>
            <w:rtl/>
          </w:rPr>
          <w:t>م</w:t>
        </w:r>
        <w:r w:rsidRPr="006714E9">
          <w:rPr>
            <w:rtl/>
          </w:rPr>
          <w:t>. بنابرا</w:t>
        </w:r>
        <w:r w:rsidRPr="006714E9">
          <w:rPr>
            <w:rFonts w:hint="cs"/>
            <w:rtl/>
          </w:rPr>
          <w:t>ی</w:t>
        </w:r>
        <w:r w:rsidRPr="006714E9">
          <w:rPr>
            <w:rFonts w:hint="eastAsia"/>
            <w:rtl/>
          </w:rPr>
          <w:t>ن</w:t>
        </w:r>
        <w:r w:rsidRPr="006714E9">
          <w:rPr>
            <w:rtl/>
          </w:rPr>
          <w:t xml:space="preserve"> خروج</w:t>
        </w:r>
        <w:r w:rsidRPr="006714E9">
          <w:rPr>
            <w:rFonts w:hint="cs"/>
            <w:rtl/>
          </w:rPr>
          <w:t>ی</w:t>
        </w:r>
        <w:r w:rsidRPr="006714E9">
          <w:rPr>
            <w:rtl/>
          </w:rPr>
          <w:t xml:space="preserve"> تابع </w:t>
        </w:r>
        <w:r w:rsidRPr="006714E9">
          <w:t>systime</w:t>
        </w:r>
        <w:r w:rsidR="00815EB0" w:rsidRPr="006618F4">
          <w:rPr>
            <w:b w:val="0"/>
            <w:bCs w:val="0"/>
            <w:rtl/>
          </w:rPr>
          <w:t>،</w:t>
        </w:r>
      </w:ins>
      <w:ins w:id="7897" w:author="Mahmoud" w:date="2017-09-16T17:54:00Z">
        <w:r w:rsidR="00815EB0" w:rsidRPr="006714E9">
          <w:rPr>
            <w:rtl/>
          </w:rPr>
          <w:t xml:space="preserve"> </w:t>
        </w:r>
      </w:ins>
      <w:ins w:id="7898" w:author="Mahmoud" w:date="2017-09-16T17:11:00Z">
        <w:r w:rsidR="00FE021B" w:rsidRPr="006714E9">
          <w:rPr>
            <w:rFonts w:hint="eastAsia"/>
            <w:rtl/>
          </w:rPr>
          <w:t>همان</w:t>
        </w:r>
        <w:r w:rsidR="00FE021B" w:rsidRPr="006714E9">
          <w:rPr>
            <w:rtl/>
          </w:rPr>
          <w:t xml:space="preserve"> </w:t>
        </w:r>
      </w:ins>
      <w:ins w:id="7899" w:author="Mahmoud" w:date="2017-09-16T16:59:00Z">
        <w:r w:rsidRPr="006714E9">
          <w:rPr>
            <w:rtl/>
          </w:rPr>
          <w:t>ورود</w:t>
        </w:r>
        <w:r w:rsidRPr="006714E9">
          <w:rPr>
            <w:rFonts w:hint="cs"/>
            <w:rtl/>
          </w:rPr>
          <w:t>ی</w:t>
        </w:r>
        <w:r w:rsidRPr="006714E9">
          <w:rPr>
            <w:rtl/>
          </w:rPr>
          <w:t xml:space="preserve"> ماشه</w:t>
        </w:r>
        <w:r w:rsidRPr="00E2341D">
          <w:rPr>
            <w:rStyle w:val="FootnoteReference"/>
            <w:rtl/>
          </w:rPr>
          <w:footnoteReference w:id="94"/>
        </w:r>
      </w:ins>
      <w:ins w:id="7901" w:author="Mahmoud" w:date="2017-09-16T17:11:00Z">
        <w:r w:rsidR="00FE021B" w:rsidRPr="006714E9">
          <w:rPr>
            <w:rtl/>
          </w:rPr>
          <w:t xml:space="preserve"> موردنظر</w:t>
        </w:r>
      </w:ins>
      <w:ins w:id="7902" w:author="Mahmoud" w:date="2017-09-16T16:59:00Z">
        <w:r w:rsidRPr="006714E9">
          <w:rPr>
            <w:rtl/>
          </w:rPr>
          <w:t xml:space="preserve"> م</w:t>
        </w:r>
        <w:r w:rsidRPr="006714E9">
          <w:rPr>
            <w:rFonts w:hint="cs"/>
            <w:rtl/>
          </w:rPr>
          <w:t>ی</w:t>
        </w:r>
        <w:r w:rsidRPr="006714E9">
          <w:rPr>
            <w:rtl/>
          </w:rPr>
          <w:t xml:space="preserve"> باشد.</w:t>
        </w:r>
      </w:ins>
      <w:ins w:id="7903" w:author="Mahmoud" w:date="2017-09-16T17:03:00Z">
        <w:r w:rsidR="00D20B0A" w:rsidRPr="006714E9">
          <w:t xml:space="preserve"> </w:t>
        </w:r>
        <w:r w:rsidR="00FE021B" w:rsidRPr="006714E9">
          <w:rPr>
            <w:rFonts w:hint="eastAsia"/>
            <w:rtl/>
          </w:rPr>
          <w:t>در</w:t>
        </w:r>
      </w:ins>
      <w:ins w:id="7904" w:author="Mahmoud" w:date="2017-09-16T17:04:00Z">
        <w:r w:rsidR="00FE021B" w:rsidRPr="006714E9">
          <w:rPr>
            <w:rtl/>
          </w:rPr>
          <w:t xml:space="preserve"> واقع رفتار مبتن</w:t>
        </w:r>
        <w:r w:rsidR="00FE021B" w:rsidRPr="006714E9">
          <w:rPr>
            <w:rFonts w:hint="cs"/>
            <w:rtl/>
          </w:rPr>
          <w:t>ی</w:t>
        </w:r>
        <w:r w:rsidR="00FE021B" w:rsidRPr="006714E9">
          <w:rPr>
            <w:rtl/>
          </w:rPr>
          <w:t xml:space="preserve"> بر</w:t>
        </w:r>
      </w:ins>
      <w:ins w:id="7905" w:author="Mahmoud" w:date="2017-09-16T17:06:00Z">
        <w:r w:rsidR="00FE021B" w:rsidRPr="006714E9">
          <w:rPr>
            <w:rtl/>
          </w:rPr>
          <w:t xml:space="preserve"> </w:t>
        </w:r>
      </w:ins>
    </w:p>
    <w:p w14:paraId="01817BE7" w14:textId="1647B7C0" w:rsidR="001E5FE5" w:rsidRPr="00815EB0" w:rsidRDefault="00FE021B">
      <w:pPr>
        <w:rPr>
          <w:ins w:id="7906" w:author="Mahmoud" w:date="2017-09-16T17:11:00Z"/>
          <w:rtl/>
        </w:rPr>
        <w:pPrChange w:id="7907" w:author="Mahmoud" w:date="2017-09-16T16:59:00Z">
          <w:pPr>
            <w:pStyle w:val="Heading1"/>
          </w:pPr>
        </w:pPrChange>
      </w:pPr>
      <w:ins w:id="7908" w:author="Mahmoud" w:date="2017-09-16T17:11:00Z">
        <w:r w:rsidRPr="00815EB0">
          <w:rPr>
            <w:rFonts w:hint="cs"/>
            <w:rtl/>
          </w:rPr>
          <w:t>ماشه تحت مسیراجرایی قرار دارد که با</w:t>
        </w:r>
      </w:ins>
      <w:ins w:id="7909" w:author="Mahmoud" w:date="2017-09-16T17:12:00Z">
        <w:r w:rsidRPr="00815EB0">
          <w:rPr>
            <w:rFonts w:hint="cs"/>
            <w:rtl/>
          </w:rPr>
          <w:t xml:space="preserve"> فقط با</w:t>
        </w:r>
      </w:ins>
      <w:ins w:id="7910" w:author="Mahmoud" w:date="2017-09-16T17:11:00Z">
        <w:r w:rsidRPr="00815EB0">
          <w:rPr>
            <w:rFonts w:hint="cs"/>
            <w:rtl/>
          </w:rPr>
          <w:t xml:space="preserve"> ورودی زیر </w:t>
        </w:r>
      </w:ins>
      <w:ins w:id="7911" w:author="Mahmoud" w:date="2017-09-16T17:12:00Z">
        <w:r w:rsidRPr="00815EB0">
          <w:rPr>
            <w:rtl/>
          </w:rPr>
          <w:br/>
        </w:r>
      </w:ins>
      <w:ins w:id="7912" w:author="Mahmoud" w:date="2017-09-16T17:11:00Z">
        <w:r w:rsidRPr="00815EB0">
          <w:rPr>
            <w:rFonts w:hint="cs"/>
            <w:rtl/>
          </w:rPr>
          <w:t>می توان آن را اجرا کرد:</w:t>
        </w:r>
      </w:ins>
    </w:p>
    <w:p w14:paraId="17C3402D" w14:textId="757D9697" w:rsidR="00FE021B" w:rsidRDefault="00FE021B">
      <w:pPr>
        <w:jc w:val="center"/>
        <w:rPr>
          <w:ins w:id="7913" w:author="Mahmoud" w:date="2017-09-16T17:56:00Z"/>
          <w:rtl/>
        </w:rPr>
        <w:pPrChange w:id="7914" w:author="Mahmoud" w:date="2017-09-16T17:56:00Z">
          <w:pPr>
            <w:pStyle w:val="Heading1"/>
          </w:pPr>
        </w:pPrChange>
      </w:pPr>
      <w:ins w:id="7915" w:author="Mahmoud" w:date="2017-09-16T17:12:00Z">
        <w:r w:rsidRPr="00E2341D">
          <w:rPr>
            <w:noProof/>
            <w:lang w:bidi="ar-SA"/>
          </w:rPr>
          <w:drawing>
            <wp:inline distT="0" distB="0" distL="0" distR="0" wp14:anchorId="0691A84E" wp14:editId="1CF273FB">
              <wp:extent cx="428625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6250" cy="457200"/>
                      </a:xfrm>
                      <a:prstGeom prst="rect">
                        <a:avLst/>
                      </a:prstGeom>
                    </pic:spPr>
                  </pic:pic>
                </a:graphicData>
              </a:graphic>
            </wp:inline>
          </w:drawing>
        </w:r>
      </w:ins>
    </w:p>
    <w:p w14:paraId="648D91EF" w14:textId="4B2B8491" w:rsidR="00815EB0" w:rsidRDefault="00815EB0">
      <w:pPr>
        <w:rPr>
          <w:ins w:id="7916" w:author="Mahmoud" w:date="2017-09-16T17:57:00Z"/>
          <w:rtl/>
        </w:rPr>
        <w:pPrChange w:id="7917" w:author="Mahmoud" w:date="2017-09-18T19:23:00Z">
          <w:pPr>
            <w:pStyle w:val="Heading1"/>
          </w:pPr>
        </w:pPrChange>
      </w:pPr>
      <w:ins w:id="7918" w:author="Mahmoud" w:date="2017-09-16T17:57:00Z">
        <w:r>
          <w:rPr>
            <w:rtl/>
          </w:rPr>
          <w:t>از آنجا که رفتار مبتن</w:t>
        </w:r>
        <w:r>
          <w:rPr>
            <w:rFonts w:hint="cs"/>
            <w:rtl/>
          </w:rPr>
          <w:t>ی</w:t>
        </w:r>
        <w:r>
          <w:rPr>
            <w:rtl/>
          </w:rPr>
          <w:t xml:space="preserve"> بر ماشه م</w:t>
        </w:r>
        <w:r>
          <w:rPr>
            <w:rFonts w:hint="cs"/>
            <w:rtl/>
          </w:rPr>
          <w:t>ی</w:t>
        </w:r>
        <w:r>
          <w:rPr>
            <w:rtl/>
          </w:rPr>
          <w:t xml:space="preserve"> تواند در هر جا</w:t>
        </w:r>
        <w:r>
          <w:rPr>
            <w:rFonts w:hint="cs"/>
            <w:rtl/>
          </w:rPr>
          <w:t>یی</w:t>
        </w:r>
        <w:r>
          <w:rPr>
            <w:rtl/>
          </w:rPr>
          <w:t xml:space="preserve"> از کد برنامه نهاده شده باشد، شناسا</w:t>
        </w:r>
        <w:r>
          <w:rPr>
            <w:rFonts w:hint="cs"/>
            <w:rtl/>
          </w:rPr>
          <w:t>یی</w:t>
        </w:r>
        <w:r>
          <w:rPr>
            <w:rtl/>
          </w:rPr>
          <w:t xml:space="preserve"> خودکار رفتار مبتن</w:t>
        </w:r>
        <w:r>
          <w:rPr>
            <w:rFonts w:hint="cs"/>
            <w:rtl/>
          </w:rPr>
          <w:t>ی</w:t>
        </w:r>
        <w:r>
          <w:rPr>
            <w:rtl/>
          </w:rPr>
          <w:t xml:space="preserve"> بر ماشه به پ</w:t>
        </w:r>
        <w:r>
          <w:rPr>
            <w:rFonts w:hint="cs"/>
            <w:rtl/>
          </w:rPr>
          <w:t>ی</w:t>
        </w:r>
        <w:r>
          <w:rPr>
            <w:rFonts w:hint="eastAsia"/>
            <w:rtl/>
          </w:rPr>
          <w:t>ما</w:t>
        </w:r>
        <w:r>
          <w:rPr>
            <w:rFonts w:hint="cs"/>
            <w:rtl/>
          </w:rPr>
          <w:t>ی</w:t>
        </w:r>
        <w:r>
          <w:rPr>
            <w:rFonts w:hint="eastAsia"/>
            <w:rtl/>
          </w:rPr>
          <w:t>ش</w:t>
        </w:r>
        <w:r>
          <w:rPr>
            <w:rtl/>
          </w:rPr>
          <w:t xml:space="preserve"> مس</w:t>
        </w:r>
        <w:r>
          <w:rPr>
            <w:rFonts w:hint="cs"/>
            <w:rtl/>
          </w:rPr>
          <w:t>ی</w:t>
        </w:r>
        <w:r>
          <w:rPr>
            <w:rFonts w:hint="eastAsia"/>
            <w:rtl/>
          </w:rPr>
          <w:t>رها</w:t>
        </w:r>
        <w:r>
          <w:rPr>
            <w:rFonts w:hint="cs"/>
            <w:rtl/>
          </w:rPr>
          <w:t>ی</w:t>
        </w:r>
        <w:r>
          <w:rPr>
            <w:rtl/>
          </w:rPr>
          <w:t xml:space="preserve"> متفاوت برنامه ن</w:t>
        </w:r>
        <w:r>
          <w:rPr>
            <w:rFonts w:hint="cs"/>
            <w:rtl/>
          </w:rPr>
          <w:t>ی</w:t>
        </w:r>
        <w:r>
          <w:rPr>
            <w:rFonts w:hint="eastAsia"/>
            <w:rtl/>
          </w:rPr>
          <w:t>از</w:t>
        </w:r>
        <w:r>
          <w:rPr>
            <w:rtl/>
          </w:rPr>
          <w:t xml:space="preserve"> دارد. ا</w:t>
        </w:r>
        <w:r>
          <w:rPr>
            <w:rFonts w:hint="cs"/>
            <w:rtl/>
          </w:rPr>
          <w:t>ی</w:t>
        </w:r>
        <w:r>
          <w:rPr>
            <w:rFonts w:hint="eastAsia"/>
            <w:rtl/>
          </w:rPr>
          <w:t>ن</w:t>
        </w:r>
        <w:r>
          <w:rPr>
            <w:rtl/>
          </w:rPr>
          <w:t xml:space="preserve"> مس</w:t>
        </w:r>
        <w:r>
          <w:rPr>
            <w:rFonts w:hint="cs"/>
            <w:rtl/>
          </w:rPr>
          <w:t>ی</w:t>
        </w:r>
        <w:r>
          <w:rPr>
            <w:rFonts w:hint="eastAsia"/>
            <w:rtl/>
          </w:rPr>
          <w:t>ر</w:t>
        </w:r>
        <w:r>
          <w:rPr>
            <w:rtl/>
          </w:rPr>
          <w:t xml:space="preserve"> ها</w:t>
        </w:r>
        <w:r>
          <w:rPr>
            <w:rFonts w:hint="cs"/>
            <w:rtl/>
          </w:rPr>
          <w:t>ی</w:t>
        </w:r>
        <w:r>
          <w:rPr>
            <w:rtl/>
          </w:rPr>
          <w:t xml:space="preserve"> مختلف، به ورود</w:t>
        </w:r>
        <w:r>
          <w:rPr>
            <w:rFonts w:hint="cs"/>
            <w:rtl/>
          </w:rPr>
          <w:t>ی</w:t>
        </w:r>
        <w:r>
          <w:rPr>
            <w:rtl/>
          </w:rPr>
          <w:t xml:space="preserve"> ها</w:t>
        </w:r>
        <w:r>
          <w:rPr>
            <w:rFonts w:hint="cs"/>
            <w:rtl/>
          </w:rPr>
          <w:t>ی</w:t>
        </w:r>
        <w:r>
          <w:rPr>
            <w:rtl/>
          </w:rPr>
          <w:t xml:space="preserve"> متفاوت برنامه بستگ</w:t>
        </w:r>
        <w:r>
          <w:rPr>
            <w:rFonts w:hint="cs"/>
            <w:rtl/>
          </w:rPr>
          <w:t>ی</w:t>
        </w:r>
        <w:r>
          <w:rPr>
            <w:rtl/>
          </w:rPr>
          <w:t xml:space="preserve"> دارند.</w:t>
        </w:r>
        <w:r>
          <w:rPr>
            <w:rFonts w:hint="cs"/>
            <w:rtl/>
          </w:rPr>
          <w:t xml:space="preserve"> ی</w:t>
        </w:r>
        <w:r>
          <w:rPr>
            <w:rFonts w:hint="eastAsia"/>
            <w:rtl/>
          </w:rPr>
          <w:t>ک</w:t>
        </w:r>
        <w:r>
          <w:rPr>
            <w:rFonts w:hint="cs"/>
            <w:rtl/>
          </w:rPr>
          <w:t>ی</w:t>
        </w:r>
        <w:r>
          <w:rPr>
            <w:rtl/>
          </w:rPr>
          <w:t xml:space="preserve"> از راه حل ها</w:t>
        </w:r>
        <w:r>
          <w:rPr>
            <w:rFonts w:hint="cs"/>
            <w:rtl/>
          </w:rPr>
          <w:t>ی</w:t>
        </w:r>
        <w:r>
          <w:rPr>
            <w:rtl/>
          </w:rPr>
          <w:t xml:space="preserve"> ساده برا</w:t>
        </w:r>
        <w:r>
          <w:rPr>
            <w:rFonts w:hint="cs"/>
            <w:rtl/>
          </w:rPr>
          <w:t>ی</w:t>
        </w:r>
        <w:r>
          <w:rPr>
            <w:rtl/>
          </w:rPr>
          <w:t xml:space="preserve"> ا</w:t>
        </w:r>
        <w:r>
          <w:rPr>
            <w:rFonts w:hint="cs"/>
            <w:rtl/>
          </w:rPr>
          <w:t>ی</w:t>
        </w:r>
        <w:r>
          <w:rPr>
            <w:rFonts w:hint="eastAsia"/>
            <w:rtl/>
          </w:rPr>
          <w:t>ن</w:t>
        </w:r>
        <w:r>
          <w:rPr>
            <w:rtl/>
          </w:rPr>
          <w:t xml:space="preserve"> کار</w:t>
        </w:r>
        <w:r>
          <w:rPr>
            <w:rFonts w:hint="cs"/>
            <w:rtl/>
          </w:rPr>
          <w:t xml:space="preserve"> </w:t>
        </w:r>
        <w:r>
          <w:rPr>
            <w:rtl/>
          </w:rPr>
          <w:t>ا</w:t>
        </w:r>
        <w:r>
          <w:rPr>
            <w:rFonts w:hint="cs"/>
            <w:rtl/>
          </w:rPr>
          <w:t>ی</w:t>
        </w:r>
        <w:r>
          <w:rPr>
            <w:rFonts w:hint="eastAsia"/>
            <w:rtl/>
          </w:rPr>
          <w:t>ن</w:t>
        </w:r>
        <w:r>
          <w:rPr>
            <w:rtl/>
          </w:rPr>
          <w:t xml:space="preserve"> است که به طور ب</w:t>
        </w:r>
        <w:r>
          <w:rPr>
            <w:rFonts w:hint="cs"/>
            <w:rtl/>
          </w:rPr>
          <w:t>ی</w:t>
        </w:r>
        <w:r>
          <w:rPr>
            <w:rtl/>
          </w:rPr>
          <w:t xml:space="preserve"> قاعده اعداد ورو</w:t>
        </w:r>
        <w:r>
          <w:rPr>
            <w:rFonts w:hint="cs"/>
            <w:rtl/>
          </w:rPr>
          <w:t>ی</w:t>
        </w:r>
        <w:r>
          <w:rPr>
            <w:rtl/>
          </w:rPr>
          <w:t xml:space="preserve"> را تول</w:t>
        </w:r>
        <w:r>
          <w:rPr>
            <w:rFonts w:hint="cs"/>
            <w:rtl/>
          </w:rPr>
          <w:t>ی</w:t>
        </w:r>
        <w:r>
          <w:rPr>
            <w:rFonts w:hint="eastAsia"/>
            <w:rtl/>
          </w:rPr>
          <w:t>د</w:t>
        </w:r>
        <w:r>
          <w:rPr>
            <w:rtl/>
          </w:rPr>
          <w:t xml:space="preserve"> کن</w:t>
        </w:r>
        <w:r>
          <w:rPr>
            <w:rFonts w:hint="cs"/>
            <w:rtl/>
          </w:rPr>
          <w:t>ی</w:t>
        </w:r>
        <w:r>
          <w:rPr>
            <w:rFonts w:hint="eastAsia"/>
            <w:rtl/>
          </w:rPr>
          <w:t>م</w:t>
        </w:r>
        <w:r>
          <w:rPr>
            <w:rtl/>
          </w:rPr>
          <w:t xml:space="preserve"> و ام</w:t>
        </w:r>
        <w:r>
          <w:rPr>
            <w:rFonts w:hint="cs"/>
            <w:rtl/>
          </w:rPr>
          <w:t>ی</w:t>
        </w:r>
        <w:r>
          <w:rPr>
            <w:rFonts w:hint="eastAsia"/>
            <w:rtl/>
          </w:rPr>
          <w:t>دوار</w:t>
        </w:r>
        <w:r>
          <w:rPr>
            <w:rtl/>
          </w:rPr>
          <w:t xml:space="preserve"> باش</w:t>
        </w:r>
        <w:r>
          <w:rPr>
            <w:rFonts w:hint="cs"/>
            <w:rtl/>
          </w:rPr>
          <w:t>ی</w:t>
        </w:r>
        <w:r>
          <w:rPr>
            <w:rFonts w:hint="eastAsia"/>
            <w:rtl/>
          </w:rPr>
          <w:t>م</w:t>
        </w:r>
        <w:r>
          <w:rPr>
            <w:rtl/>
          </w:rPr>
          <w:t xml:space="preserve"> که مس</w:t>
        </w:r>
        <w:r>
          <w:rPr>
            <w:rFonts w:hint="cs"/>
            <w:rtl/>
          </w:rPr>
          <w:t>ی</w:t>
        </w:r>
        <w:r>
          <w:rPr>
            <w:rFonts w:hint="eastAsia"/>
            <w:rtl/>
          </w:rPr>
          <w:t>ر</w:t>
        </w:r>
        <w:r>
          <w:rPr>
            <w:rtl/>
          </w:rPr>
          <w:t xml:space="preserve"> ها</w:t>
        </w:r>
        <w:r>
          <w:rPr>
            <w:rFonts w:hint="cs"/>
            <w:rtl/>
          </w:rPr>
          <w:t>ی</w:t>
        </w:r>
        <w:r>
          <w:rPr>
            <w:rtl/>
          </w:rPr>
          <w:t xml:space="preserve"> مختلف برنامه پ</w:t>
        </w:r>
        <w:r>
          <w:rPr>
            <w:rFonts w:hint="cs"/>
            <w:rtl/>
          </w:rPr>
          <w:t>ی</w:t>
        </w:r>
        <w:r>
          <w:rPr>
            <w:rFonts w:hint="eastAsia"/>
            <w:rtl/>
          </w:rPr>
          <w:t>ما</w:t>
        </w:r>
        <w:r>
          <w:rPr>
            <w:rFonts w:hint="cs"/>
            <w:rtl/>
          </w:rPr>
          <w:t>ی</w:t>
        </w:r>
        <w:r>
          <w:rPr>
            <w:rFonts w:hint="eastAsia"/>
            <w:rtl/>
          </w:rPr>
          <w:t>ش</w:t>
        </w:r>
        <w:r>
          <w:rPr>
            <w:rFonts w:hint="cs"/>
            <w:rtl/>
          </w:rPr>
          <w:t xml:space="preserve"> شوند</w:t>
        </w:r>
        <w:r>
          <w:rPr>
            <w:rtl/>
          </w:rPr>
          <w:t>. اما از آن جا که چن</w:t>
        </w:r>
        <w:r>
          <w:rPr>
            <w:rFonts w:hint="cs"/>
            <w:rtl/>
          </w:rPr>
          <w:t>ی</w:t>
        </w:r>
        <w:r>
          <w:rPr>
            <w:rFonts w:hint="eastAsia"/>
            <w:rtl/>
          </w:rPr>
          <w:t>ن</w:t>
        </w:r>
        <w:r>
          <w:rPr>
            <w:rtl/>
          </w:rPr>
          <w:t xml:space="preserve"> رو</w:t>
        </w:r>
        <w:r>
          <w:rPr>
            <w:rFonts w:hint="cs"/>
            <w:rtl/>
          </w:rPr>
          <w:t>ی</w:t>
        </w:r>
        <w:r>
          <w:rPr>
            <w:rFonts w:hint="eastAsia"/>
            <w:rtl/>
          </w:rPr>
          <w:t>کرد</w:t>
        </w:r>
        <w:r>
          <w:rPr>
            <w:rFonts w:hint="cs"/>
            <w:rtl/>
          </w:rPr>
          <w:t>ی</w:t>
        </w:r>
        <w:r>
          <w:rPr>
            <w:rtl/>
          </w:rPr>
          <w:t xml:space="preserve"> درعمل ناکارآمد است ، </w:t>
        </w:r>
        <w:r>
          <w:rPr>
            <w:rFonts w:hint="cs"/>
            <w:rtl/>
          </w:rPr>
          <w:t>این پژوهش</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مبتن</w:t>
        </w:r>
        <w:r>
          <w:rPr>
            <w:rFonts w:hint="cs"/>
            <w:rtl/>
          </w:rPr>
          <w:t>ی</w:t>
        </w:r>
        <w:r>
          <w:rPr>
            <w:rtl/>
          </w:rPr>
          <w:t xml:space="preserve"> بر تکرار را با اجرا</w:t>
        </w:r>
        <w:r>
          <w:rPr>
            <w:rFonts w:hint="cs"/>
            <w:rtl/>
          </w:rPr>
          <w:t>ی</w:t>
        </w:r>
        <w:r>
          <w:rPr>
            <w:rtl/>
          </w:rPr>
          <w:t xml:space="preserve"> پو</w:t>
        </w:r>
        <w:r>
          <w:rPr>
            <w:rFonts w:hint="cs"/>
            <w:rtl/>
          </w:rPr>
          <w:t>ی</w:t>
        </w:r>
        <w:r>
          <w:rPr>
            <w:rFonts w:hint="eastAsia"/>
            <w:rtl/>
          </w:rPr>
          <w:t>انماد</w:t>
        </w:r>
        <w:r>
          <w:rPr>
            <w:rFonts w:hint="cs"/>
            <w:rtl/>
          </w:rPr>
          <w:t>ی</w:t>
        </w:r>
        <w:r>
          <w:rPr>
            <w:rFonts w:hint="eastAsia"/>
            <w:rtl/>
          </w:rPr>
          <w:t>ن</w:t>
        </w:r>
        <w:r>
          <w:rPr>
            <w:rtl/>
          </w:rPr>
          <w:t xml:space="preserve"> مورد نظر قر</w:t>
        </w:r>
        <w:r>
          <w:rPr>
            <w:rFonts w:hint="eastAsia"/>
            <w:rtl/>
          </w:rPr>
          <w:t>ار</w:t>
        </w:r>
        <w:r>
          <w:rPr>
            <w:rtl/>
          </w:rPr>
          <w:t xml:space="preserve"> داده </w:t>
        </w:r>
        <w:r>
          <w:rPr>
            <w:rFonts w:hint="cs"/>
            <w:rtl/>
          </w:rPr>
          <w:t>است</w:t>
        </w:r>
        <w:r>
          <w:rPr>
            <w:rtl/>
          </w:rPr>
          <w:t>.</w:t>
        </w:r>
      </w:ins>
    </w:p>
    <w:p w14:paraId="4305BDB4" w14:textId="5A16EEB6" w:rsidR="00FA4EFE" w:rsidRDefault="00CB1F1F">
      <w:pPr>
        <w:rPr>
          <w:ins w:id="7919" w:author="Mahmoud" w:date="2017-09-16T18:00:00Z"/>
        </w:rPr>
        <w:pPrChange w:id="7920" w:author="Mahmoud" w:date="2017-09-19T17:31:00Z">
          <w:pPr>
            <w:pStyle w:val="Heading1"/>
          </w:pPr>
        </w:pPrChange>
      </w:pPr>
      <w:ins w:id="7921" w:author="Mahmoud" w:date="2017-09-19T17:31:00Z">
        <w:r>
          <w:rPr>
            <w:rFonts w:hint="cs"/>
            <w:rtl/>
          </w:rPr>
          <w:t xml:space="preserve">همانطور که در شکل7 مشاهده می شود، </w:t>
        </w:r>
      </w:ins>
      <w:ins w:id="7922" w:author="Mahmoud" w:date="2017-09-16T17:59:00Z">
        <w:r w:rsidR="00E57D1F" w:rsidRPr="00B959A3">
          <w:rPr>
            <w:rtl/>
          </w:rPr>
          <w:t>ابزار</w:t>
        </w:r>
        <w:r w:rsidR="00E57D1F" w:rsidRPr="00B959A3">
          <w:t>MinSweeper</w:t>
        </w:r>
        <w:r w:rsidR="00E57D1F">
          <w:rPr>
            <w:rFonts w:hint="cs"/>
            <w:rtl/>
          </w:rPr>
          <w:t xml:space="preserve"> </w:t>
        </w:r>
      </w:ins>
      <w:ins w:id="7923" w:author="Mahmoud" w:date="2017-09-19T17:03:00Z">
        <w:r w:rsidR="00CB48F6">
          <w:rPr>
            <w:rFonts w:hint="cs"/>
            <w:rtl/>
          </w:rPr>
          <w:t xml:space="preserve">چهار </w:t>
        </w:r>
      </w:ins>
      <w:ins w:id="7924" w:author="Mahmoud" w:date="2017-09-16T17:59:00Z">
        <w:r>
          <w:rPr>
            <w:rFonts w:hint="cs"/>
            <w:rtl/>
          </w:rPr>
          <w:t>مر</w:t>
        </w:r>
        <w:r w:rsidR="00CB48F6">
          <w:rPr>
            <w:rFonts w:hint="cs"/>
            <w:rtl/>
          </w:rPr>
          <w:t>ح</w:t>
        </w:r>
      </w:ins>
      <w:ins w:id="7925" w:author="Mahmoud" w:date="2017-09-19T17:31:00Z">
        <w:r>
          <w:rPr>
            <w:rFonts w:hint="cs"/>
            <w:rtl/>
          </w:rPr>
          <w:t>ل</w:t>
        </w:r>
      </w:ins>
      <w:ins w:id="7926" w:author="Mahmoud" w:date="2017-09-19T17:03:00Z">
        <w:r w:rsidR="00CB48F6">
          <w:rPr>
            <w:rFonts w:hint="cs"/>
            <w:rtl/>
          </w:rPr>
          <w:t>ه ی</w:t>
        </w:r>
      </w:ins>
      <w:ins w:id="7927" w:author="Mahmoud" w:date="2017-09-16T17:59:00Z">
        <w:r w:rsidR="00E57D1F">
          <w:rPr>
            <w:rFonts w:hint="cs"/>
            <w:rtl/>
          </w:rPr>
          <w:t xml:space="preserve"> زیر را برای </w:t>
        </w:r>
      </w:ins>
      <w:ins w:id="7928" w:author="Mahmoud" w:date="2017-09-19T17:31:00Z">
        <w:r>
          <w:rPr>
            <w:rFonts w:hint="cs"/>
            <w:rtl/>
          </w:rPr>
          <w:t>تشخیص</w:t>
        </w:r>
      </w:ins>
      <w:ins w:id="7929" w:author="Mahmoud" w:date="2017-09-16T17:59:00Z">
        <w:r w:rsidR="00E57D1F">
          <w:rPr>
            <w:rFonts w:hint="cs"/>
            <w:rtl/>
          </w:rPr>
          <w:t xml:space="preserve"> خودکار دژافزار طی می کند</w:t>
        </w:r>
      </w:ins>
      <w:ins w:id="7930" w:author="Mahmoud" w:date="2017-09-19T17:03:00Z">
        <w:r w:rsidR="00CB48F6">
          <w:rPr>
            <w:rFonts w:hint="cs"/>
            <w:rtl/>
          </w:rPr>
          <w:t>:</w:t>
        </w:r>
      </w:ins>
    </w:p>
    <w:p w14:paraId="192BC953" w14:textId="21ACE833" w:rsidR="00E179C1" w:rsidRDefault="001B6F96">
      <w:pPr>
        <w:pStyle w:val="ListParagraph"/>
        <w:numPr>
          <w:ilvl w:val="0"/>
          <w:numId w:val="51"/>
        </w:numPr>
        <w:rPr>
          <w:ins w:id="7931" w:author="Mahmoud" w:date="2017-09-18T20:08:00Z"/>
          <w:rtl/>
        </w:rPr>
        <w:pPrChange w:id="7932" w:author="Mahmoud" w:date="2017-09-19T17:00:00Z">
          <w:pPr>
            <w:jc w:val="left"/>
          </w:pPr>
        </w:pPrChange>
      </w:pPr>
      <w:ins w:id="7933" w:author="Mahmoud" w:date="2017-09-16T18:04:00Z">
        <w:r>
          <w:rPr>
            <w:rtl/>
          </w:rPr>
          <w:t>مرحله 1</w:t>
        </w:r>
      </w:ins>
      <w:ins w:id="7934" w:author="Mahmoud" w:date="2017-09-18T19:25:00Z">
        <w:r w:rsidRPr="00CB48F6">
          <w:rPr>
            <w:rFonts w:cs="Times New Roman"/>
            <w:rtl/>
          </w:rPr>
          <w:t>:</w:t>
        </w:r>
        <w:r w:rsidR="00E179C1">
          <w:rPr>
            <w:rFonts w:hint="cs"/>
            <w:rtl/>
          </w:rPr>
          <w:t xml:space="preserve"> </w:t>
        </w:r>
      </w:ins>
      <w:ins w:id="7935" w:author="Mahmoud" w:date="2017-09-18T19:28:00Z">
        <w:r w:rsidR="00E179C1">
          <w:rPr>
            <w:rFonts w:hint="cs"/>
            <w:rtl/>
          </w:rPr>
          <w:t>کاربر</w:t>
        </w:r>
        <w:r w:rsidR="00E179C1" w:rsidRPr="00E179C1">
          <w:rPr>
            <w:rtl/>
          </w:rPr>
          <w:t xml:space="preserve"> </w:t>
        </w:r>
        <w:r w:rsidR="00E179C1" w:rsidRPr="00B959A3">
          <w:rPr>
            <w:rtl/>
          </w:rPr>
          <w:t>ابزار</w:t>
        </w:r>
        <w:r w:rsidR="00E179C1" w:rsidRPr="00B959A3">
          <w:t>MinSweeper</w:t>
        </w:r>
      </w:ins>
      <w:ins w:id="7936" w:author="Mahmoud" w:date="2017-09-18T19:25:00Z">
        <w:r w:rsidR="00E179C1">
          <w:rPr>
            <w:rFonts w:hint="cs"/>
            <w:rtl/>
          </w:rPr>
          <w:t xml:space="preserve"> در ابتدا بایستی لیستی از انواع ماشه های مورد علاقه</w:t>
        </w:r>
      </w:ins>
      <w:ins w:id="7937" w:author="Mahmoud" w:date="2017-09-18T19:28:00Z">
        <w:r w:rsidR="00D41F38">
          <w:rPr>
            <w:rFonts w:hint="cs"/>
            <w:rtl/>
          </w:rPr>
          <w:t xml:space="preserve"> برای تحلیل دژافزار </w:t>
        </w:r>
      </w:ins>
      <w:ins w:id="7938" w:author="Mahmoud" w:date="2017-09-18T19:25:00Z">
        <w:r w:rsidR="00E179C1">
          <w:rPr>
            <w:rFonts w:hint="cs"/>
            <w:rtl/>
          </w:rPr>
          <w:t>را انتخاب کند.</w:t>
        </w:r>
      </w:ins>
      <w:ins w:id="7939" w:author="Mahmoud" w:date="2017-09-18T19:29:00Z">
        <w:r w:rsidR="00D41F38">
          <w:rPr>
            <w:rFonts w:hint="cs"/>
            <w:rtl/>
          </w:rPr>
          <w:t xml:space="preserve"> این لیست می تواند شامل انواع </w:t>
        </w:r>
      </w:ins>
      <w:ins w:id="7940" w:author="Mahmoud" w:date="2017-09-18T19:30:00Z">
        <w:r w:rsidR="00D41F38">
          <w:rPr>
            <w:rFonts w:hint="cs"/>
            <w:rtl/>
          </w:rPr>
          <w:t xml:space="preserve">مختلف </w:t>
        </w:r>
      </w:ins>
      <w:ins w:id="7941" w:author="Mahmoud" w:date="2017-09-18T19:29:00Z">
        <w:r w:rsidR="00D41F38">
          <w:rPr>
            <w:rFonts w:hint="cs"/>
            <w:rtl/>
          </w:rPr>
          <w:t>ماشه ها نظیر زمان، رویداد های سیستمی،</w:t>
        </w:r>
      </w:ins>
      <w:ins w:id="7942" w:author="Mahmoud" w:date="2017-09-18T19:30:00Z">
        <w:r w:rsidR="00D41F38">
          <w:rPr>
            <w:rFonts w:hint="cs"/>
            <w:rtl/>
          </w:rPr>
          <w:t xml:space="preserve"> ورودی های شبکه</w:t>
        </w:r>
      </w:ins>
      <w:ins w:id="7943" w:author="Mahmoud" w:date="2017-09-18T20:06:00Z">
        <w:r w:rsidR="00F558D2">
          <w:rPr>
            <w:rFonts w:hint="cs"/>
            <w:rtl/>
          </w:rPr>
          <w:t>،هرگونه کتابخانه یا فراخوانی سیستمی باشد.</w:t>
        </w:r>
      </w:ins>
    </w:p>
    <w:p w14:paraId="1A791C81" w14:textId="2F551E95" w:rsidR="00683C93" w:rsidRDefault="00F558D2">
      <w:pPr>
        <w:pStyle w:val="ListParagraph"/>
        <w:numPr>
          <w:ilvl w:val="0"/>
          <w:numId w:val="51"/>
        </w:numPr>
        <w:rPr>
          <w:ins w:id="7944" w:author="Mahmoud" w:date="2017-09-18T20:18:00Z"/>
          <w:rtl/>
        </w:rPr>
        <w:pPrChange w:id="7945" w:author="Mahmoud" w:date="2017-09-19T17:00:00Z">
          <w:pPr>
            <w:jc w:val="center"/>
          </w:pPr>
        </w:pPrChange>
      </w:pPr>
      <w:ins w:id="7946" w:author="Mahmoud" w:date="2017-09-18T20:08:00Z">
        <w:r>
          <w:rPr>
            <w:rFonts w:hint="cs"/>
            <w:rtl/>
          </w:rPr>
          <w:lastRenderedPageBreak/>
          <w:t>مرحله ی2: پس از مشخص شدن انواع ماشه ی موردعلاقه در مرحله ی قبل، در این مرحله اجرای پویانمادین صورت می گیرد به این ترتیب</w:t>
        </w:r>
      </w:ins>
      <w:ins w:id="7947" w:author="Mahmoud" w:date="2017-09-18T20:10:00Z">
        <w:r w:rsidR="00A13B42">
          <w:rPr>
            <w:rFonts w:hint="cs"/>
            <w:rtl/>
          </w:rPr>
          <w:t xml:space="preserve"> با اجرای یک مسیر از برنامه عبارات نمادین مربوط به آن مسیر و شرط ها استخراج می شوند. در </w:t>
        </w:r>
      </w:ins>
      <w:ins w:id="7948" w:author="Mahmoud" w:date="2017-09-18T20:12:00Z">
        <w:r w:rsidR="00A13B42">
          <w:rPr>
            <w:rFonts w:hint="cs"/>
            <w:rtl/>
          </w:rPr>
          <w:t>حقیقت شرط های</w:t>
        </w:r>
      </w:ins>
      <w:ins w:id="7949" w:author="Mahmoud" w:date="2017-09-18T20:25:00Z">
        <w:r w:rsidR="004B606C">
          <w:rPr>
            <w:rFonts w:hint="cs"/>
            <w:rtl/>
          </w:rPr>
          <w:t xml:space="preserve"> استخراج شده از </w:t>
        </w:r>
      </w:ins>
      <w:ins w:id="7950" w:author="Mahmoud" w:date="2017-09-18T20:12:00Z">
        <w:r w:rsidR="00A13B42">
          <w:rPr>
            <w:rFonts w:hint="cs"/>
            <w:rtl/>
          </w:rPr>
          <w:t>یک مس</w:t>
        </w:r>
      </w:ins>
      <w:ins w:id="7951" w:author="Mahmoud" w:date="2017-09-18T20:17:00Z">
        <w:r w:rsidR="004B606C">
          <w:rPr>
            <w:rFonts w:hint="cs"/>
            <w:rtl/>
          </w:rPr>
          <w:t>ی</w:t>
        </w:r>
      </w:ins>
      <w:ins w:id="7952" w:author="Mahmoud" w:date="2017-09-18T20:12:00Z">
        <w:r w:rsidR="00A13B42">
          <w:rPr>
            <w:rFonts w:hint="cs"/>
            <w:rtl/>
          </w:rPr>
          <w:t xml:space="preserve">ر اجرا همان دستورالعمل های پرش شرطی در آن مسیر هستند. با </w:t>
        </w:r>
      </w:ins>
      <w:ins w:id="7953" w:author="Mahmoud" w:date="2017-09-18T20:42:00Z">
        <w:r w:rsidR="004D0278">
          <w:rPr>
            <w:rFonts w:hint="cs"/>
            <w:rtl/>
          </w:rPr>
          <w:t xml:space="preserve"> رسیدن به</w:t>
        </w:r>
      </w:ins>
      <w:ins w:id="7954" w:author="Mahmoud" w:date="2017-09-18T20:12:00Z">
        <w:r w:rsidR="00A13B42">
          <w:rPr>
            <w:rFonts w:hint="cs"/>
            <w:rtl/>
          </w:rPr>
          <w:t xml:space="preserve"> این </w:t>
        </w:r>
      </w:ins>
      <w:ins w:id="7955" w:author="Mahmoud" w:date="2017-09-18T20:25:00Z">
        <w:r w:rsidR="004B606C">
          <w:rPr>
            <w:rFonts w:hint="cs"/>
            <w:rtl/>
          </w:rPr>
          <w:t>دستورالعمل های پرش</w:t>
        </w:r>
      </w:ins>
      <w:ins w:id="7956" w:author="Mahmoud" w:date="2017-09-18T20:12:00Z">
        <w:r w:rsidR="00A13B42">
          <w:rPr>
            <w:rFonts w:hint="cs"/>
            <w:rtl/>
          </w:rPr>
          <w:t xml:space="preserve"> شرطی دو</w:t>
        </w:r>
      </w:ins>
      <w:ins w:id="7957" w:author="Mahmoud" w:date="2017-09-18T20:30:00Z">
        <w:r w:rsidR="0016325B">
          <w:rPr>
            <w:rFonts w:hint="cs"/>
            <w:rtl/>
          </w:rPr>
          <w:t xml:space="preserve"> مسند مسیر</w:t>
        </w:r>
        <w:r w:rsidR="0016325B" w:rsidRPr="00E2341D">
          <w:rPr>
            <w:rStyle w:val="FootnoteReference"/>
            <w:rtl/>
          </w:rPr>
          <w:footnoteReference w:id="95"/>
        </w:r>
      </w:ins>
      <w:ins w:id="8041" w:author="Mahmoud" w:date="2017-09-18T20:31:00Z">
        <w:r w:rsidR="00A9366A">
          <w:t xml:space="preserve"> </w:t>
        </w:r>
      </w:ins>
      <w:ins w:id="8042" w:author="Mahmoud" w:date="2017-09-18T20:12:00Z">
        <w:r w:rsidR="00A13B42">
          <w:rPr>
            <w:rFonts w:hint="cs"/>
            <w:rtl/>
          </w:rPr>
          <w:t>متفاوت</w:t>
        </w:r>
      </w:ins>
      <w:ins w:id="8043" w:author="Mahmoud" w:date="2017-09-18T20:35:00Z">
        <w:r w:rsidR="00BE5326">
          <w:t xml:space="preserve"> </w:t>
        </w:r>
        <w:r w:rsidR="00BE5326">
          <w:rPr>
            <w:rFonts w:hint="cs"/>
            <w:rtl/>
          </w:rPr>
          <w:t xml:space="preserve"> ایجاد می</w:t>
        </w:r>
        <w:r w:rsidR="00BE5326">
          <w:rPr>
            <w:rtl/>
          </w:rPr>
          <w:softHyphen/>
        </w:r>
        <w:r w:rsidR="00BE5326">
          <w:rPr>
            <w:rFonts w:hint="cs"/>
            <w:rtl/>
          </w:rPr>
          <w:t>شود.</w:t>
        </w:r>
      </w:ins>
      <w:ins w:id="8044" w:author="Mahmoud" w:date="2017-09-18T20:12:00Z">
        <w:r w:rsidR="00A13B42">
          <w:rPr>
            <w:rFonts w:hint="cs"/>
            <w:rtl/>
          </w:rPr>
          <w:t xml:space="preserve"> </w:t>
        </w:r>
      </w:ins>
      <w:ins w:id="8045" w:author="Mahmoud" w:date="2017-09-18T20:36:00Z">
        <w:r w:rsidR="00683C93">
          <w:rPr>
            <w:rFonts w:hint="cs"/>
            <w:rtl/>
          </w:rPr>
          <w:t xml:space="preserve">یکی </w:t>
        </w:r>
        <w:r w:rsidR="009D77E3">
          <w:rPr>
            <w:rFonts w:hint="cs"/>
            <w:rtl/>
          </w:rPr>
          <w:t>از ای</w:t>
        </w:r>
        <w:r w:rsidR="004D0278">
          <w:rPr>
            <w:rFonts w:hint="cs"/>
            <w:rtl/>
          </w:rPr>
          <w:t>ن مسند</w:t>
        </w:r>
      </w:ins>
      <w:ins w:id="8046" w:author="Mahmoud" w:date="2017-09-18T20:43:00Z">
        <w:r w:rsidR="004D0278">
          <w:rPr>
            <w:rFonts w:hint="cs"/>
            <w:rtl/>
          </w:rPr>
          <w:t xml:space="preserve"> ها</w:t>
        </w:r>
      </w:ins>
      <w:ins w:id="8047" w:author="Mahmoud" w:date="2017-09-18T20:36:00Z">
        <w:r w:rsidR="004D0278">
          <w:rPr>
            <w:rFonts w:hint="cs"/>
            <w:rtl/>
          </w:rPr>
          <w:t>،</w:t>
        </w:r>
      </w:ins>
      <w:ins w:id="8048" w:author="Mahmoud" w:date="2017-09-18T20:39:00Z">
        <w:r w:rsidR="004D0278">
          <w:rPr>
            <w:rFonts w:hint="cs"/>
            <w:rtl/>
          </w:rPr>
          <w:t xml:space="preserve"> مسند مسیری است که به ازای زیرشاخه ی </w:t>
        </w:r>
      </w:ins>
      <w:ins w:id="8049" w:author="Mahmoud" w:date="2017-09-18T20:13:00Z">
        <w:r w:rsidR="00A13B42">
          <w:t>True</w:t>
        </w:r>
        <w:r w:rsidR="00A13B42">
          <w:rPr>
            <w:rFonts w:hint="cs"/>
            <w:rtl/>
          </w:rPr>
          <w:t xml:space="preserve"> </w:t>
        </w:r>
      </w:ins>
      <w:ins w:id="8050" w:author="Mahmoud" w:date="2017-09-18T20:43:00Z">
        <w:r w:rsidR="004D0278">
          <w:rPr>
            <w:rFonts w:hint="cs"/>
            <w:rtl/>
          </w:rPr>
          <w:t xml:space="preserve">دستورالعمل </w:t>
        </w:r>
      </w:ins>
      <w:ins w:id="8051" w:author="Mahmoud" w:date="2017-09-18T20:41:00Z">
        <w:r w:rsidR="004D0278">
          <w:rPr>
            <w:rFonts w:hint="cs"/>
            <w:rtl/>
          </w:rPr>
          <w:t>شرط</w:t>
        </w:r>
      </w:ins>
      <w:ins w:id="8052" w:author="Mahmoud" w:date="2017-09-18T20:43:00Z">
        <w:r w:rsidR="004D0278">
          <w:rPr>
            <w:rFonts w:hint="cs"/>
            <w:rtl/>
          </w:rPr>
          <w:t>ی</w:t>
        </w:r>
      </w:ins>
      <w:ins w:id="8053" w:author="Mahmoud" w:date="2017-09-18T20:41:00Z">
        <w:r w:rsidR="004D0278">
          <w:rPr>
            <w:rFonts w:hint="cs"/>
            <w:rtl/>
          </w:rPr>
          <w:t xml:space="preserve"> </w:t>
        </w:r>
      </w:ins>
      <w:ins w:id="8054" w:author="Mahmoud" w:date="2017-09-18T20:40:00Z">
        <w:r w:rsidR="004D0278">
          <w:rPr>
            <w:rFonts w:hint="cs"/>
            <w:rtl/>
          </w:rPr>
          <w:t xml:space="preserve">ایجاد می شود. مسند مسیر دوم </w:t>
        </w:r>
      </w:ins>
      <w:ins w:id="8055" w:author="Mahmoud" w:date="2017-09-18T20:41:00Z">
        <w:r w:rsidR="004D0278">
          <w:rPr>
            <w:rFonts w:hint="cs"/>
            <w:rtl/>
          </w:rPr>
          <w:t xml:space="preserve">نیز </w:t>
        </w:r>
      </w:ins>
      <w:ins w:id="8056" w:author="Mahmoud" w:date="2017-09-18T20:40:00Z">
        <w:r w:rsidR="004D0278">
          <w:rPr>
            <w:rFonts w:hint="cs"/>
            <w:rtl/>
          </w:rPr>
          <w:t xml:space="preserve">به ازای زیرشاخه ی </w:t>
        </w:r>
      </w:ins>
      <w:ins w:id="8057" w:author="Mahmoud" w:date="2017-09-18T20:13:00Z">
        <w:r w:rsidR="00A13B42">
          <w:t>False</w:t>
        </w:r>
      </w:ins>
      <w:ins w:id="8058" w:author="Mahmoud" w:date="2017-09-18T20:14:00Z">
        <w:r w:rsidR="008C361A">
          <w:rPr>
            <w:rFonts w:hint="cs"/>
            <w:rtl/>
          </w:rPr>
          <w:t xml:space="preserve"> </w:t>
        </w:r>
      </w:ins>
      <w:ins w:id="8059" w:author="Mahmoud" w:date="2017-09-18T20:43:00Z">
        <w:r w:rsidR="004D0278">
          <w:rPr>
            <w:rFonts w:hint="cs"/>
            <w:rtl/>
          </w:rPr>
          <w:t xml:space="preserve">دستورالعمل </w:t>
        </w:r>
      </w:ins>
      <w:ins w:id="8060" w:author="Mahmoud" w:date="2017-09-18T20:42:00Z">
        <w:r w:rsidR="004D0278">
          <w:rPr>
            <w:rFonts w:hint="cs"/>
            <w:rtl/>
          </w:rPr>
          <w:t>شرط</w:t>
        </w:r>
      </w:ins>
      <w:ins w:id="8061" w:author="Mahmoud" w:date="2017-09-18T20:43:00Z">
        <w:r w:rsidR="004D0278">
          <w:rPr>
            <w:rFonts w:hint="cs"/>
            <w:rtl/>
          </w:rPr>
          <w:t xml:space="preserve">ی </w:t>
        </w:r>
      </w:ins>
      <w:ins w:id="8062" w:author="Mahmoud" w:date="2017-09-18T20:17:00Z">
        <w:r w:rsidR="004D0278">
          <w:rPr>
            <w:rFonts w:hint="cs"/>
            <w:rtl/>
          </w:rPr>
          <w:t xml:space="preserve">ایجاد می </w:t>
        </w:r>
      </w:ins>
      <w:ins w:id="8063" w:author="Mahmoud" w:date="2017-09-18T20:42:00Z">
        <w:r w:rsidR="004D0278">
          <w:rPr>
            <w:rFonts w:hint="cs"/>
            <w:rtl/>
          </w:rPr>
          <w:t>گرد</w:t>
        </w:r>
      </w:ins>
      <w:ins w:id="8064" w:author="Mahmoud" w:date="2017-09-18T20:17:00Z">
        <w:r w:rsidR="004B606C">
          <w:rPr>
            <w:rFonts w:hint="cs"/>
            <w:rtl/>
          </w:rPr>
          <w:t>د</w:t>
        </w:r>
      </w:ins>
      <w:ins w:id="8065" w:author="Mahmoud" w:date="2017-09-18T20:42:00Z">
        <w:r w:rsidR="004D0278">
          <w:rPr>
            <w:rFonts w:hint="cs"/>
            <w:rtl/>
          </w:rPr>
          <w:t>.</w:t>
        </w:r>
      </w:ins>
      <w:ins w:id="8066" w:author="Mahmoud" w:date="2017-09-18T20:36:00Z">
        <w:r w:rsidR="00683C93">
          <w:rPr>
            <w:rFonts w:hint="cs"/>
            <w:rtl/>
          </w:rPr>
          <w:t xml:space="preserve"> </w:t>
        </w:r>
      </w:ins>
    </w:p>
    <w:p w14:paraId="246C472D" w14:textId="639981A5" w:rsidR="00A13B42" w:rsidRDefault="004B606C">
      <w:pPr>
        <w:pStyle w:val="ListParagraph"/>
        <w:numPr>
          <w:ilvl w:val="0"/>
          <w:numId w:val="51"/>
        </w:numPr>
        <w:rPr>
          <w:ins w:id="8067" w:author="Mahmoud" w:date="2017-09-18T20:50:00Z"/>
          <w:rtl/>
        </w:rPr>
        <w:pPrChange w:id="8068" w:author="Mahmoud" w:date="2017-09-19T17:00:00Z">
          <w:pPr>
            <w:jc w:val="center"/>
          </w:pPr>
        </w:pPrChange>
      </w:pPr>
      <w:ins w:id="8069" w:author="Mahmoud" w:date="2017-09-18T20:19:00Z">
        <w:r>
          <w:rPr>
            <w:rFonts w:hint="cs"/>
            <w:rtl/>
          </w:rPr>
          <w:t xml:space="preserve">مرحله ی 3:در مرحله ی سوم </w:t>
        </w:r>
      </w:ins>
      <w:ins w:id="8070" w:author="Mahmoud" w:date="2017-09-18T20:43:00Z">
        <w:r w:rsidR="00264D55">
          <w:rPr>
            <w:rFonts w:hint="cs"/>
            <w:rtl/>
          </w:rPr>
          <w:t>دو مسند مسیر</w:t>
        </w:r>
      </w:ins>
      <w:ins w:id="8071" w:author="Mahmoud" w:date="2017-09-18T20:19:00Z">
        <w:r w:rsidR="00264D55">
          <w:rPr>
            <w:rFonts w:hint="cs"/>
            <w:rtl/>
          </w:rPr>
          <w:t xml:space="preserve"> ایجاد شده در مر</w:t>
        </w:r>
        <w:r>
          <w:rPr>
            <w:rFonts w:hint="cs"/>
            <w:rtl/>
          </w:rPr>
          <w:t>حل</w:t>
        </w:r>
      </w:ins>
      <w:ins w:id="8072" w:author="Mahmoud" w:date="2017-09-18T20:43:00Z">
        <w:r w:rsidR="00264D55">
          <w:rPr>
            <w:rFonts w:hint="cs"/>
            <w:rtl/>
          </w:rPr>
          <w:t>ه ی قبل</w:t>
        </w:r>
      </w:ins>
      <w:ins w:id="8073" w:author="Mahmoud" w:date="2017-09-18T20:19:00Z">
        <w:r>
          <w:rPr>
            <w:rFonts w:hint="cs"/>
            <w:rtl/>
          </w:rPr>
          <w:t xml:space="preserve"> به حل کننده ی قید داده می شود تا با حل کردن </w:t>
        </w:r>
      </w:ins>
      <w:ins w:id="8074" w:author="Mahmoud" w:date="2017-09-18T20:44:00Z">
        <w:r w:rsidR="00264D55">
          <w:rPr>
            <w:rFonts w:hint="cs"/>
            <w:rtl/>
          </w:rPr>
          <w:t xml:space="preserve">آن </w:t>
        </w:r>
        <w:r w:rsidR="00B81EB1">
          <w:rPr>
            <w:rFonts w:hint="cs"/>
            <w:rtl/>
          </w:rPr>
          <w:t xml:space="preserve">امکان پذیر بودن آن </w:t>
        </w:r>
      </w:ins>
      <w:ins w:id="8075" w:author="Mahmoud" w:date="2017-09-18T20:45:00Z">
        <w:r w:rsidR="00CD4F3F">
          <w:rPr>
            <w:rFonts w:hint="cs"/>
            <w:rtl/>
          </w:rPr>
          <w:t>زیرشاخه ی مربوطه</w:t>
        </w:r>
      </w:ins>
      <w:ins w:id="8076" w:author="Mahmoud" w:date="2017-09-18T20:44:00Z">
        <w:r w:rsidR="00B81EB1">
          <w:rPr>
            <w:rFonts w:hint="cs"/>
            <w:rtl/>
          </w:rPr>
          <w:t xml:space="preserve"> را ارزیابی کند.</w:t>
        </w:r>
      </w:ins>
      <w:ins w:id="8077" w:author="Mahmoud" w:date="2017-09-18T20:45:00Z">
        <w:r w:rsidR="00CD4F3F">
          <w:rPr>
            <w:rFonts w:hint="cs"/>
            <w:rtl/>
          </w:rPr>
          <w:t xml:space="preserve"> با امکان پذیر بودن هریک از زیرشاخه ها یک مسیر</w:t>
        </w:r>
      </w:ins>
      <w:ins w:id="8078" w:author="Mahmoud" w:date="2017-09-18T20:48:00Z">
        <w:r w:rsidR="00CD4F3F">
          <w:t xml:space="preserve"> </w:t>
        </w:r>
        <w:r w:rsidR="00CD4F3F">
          <w:rPr>
            <w:rFonts w:hint="cs"/>
            <w:rtl/>
          </w:rPr>
          <w:t xml:space="preserve"> اجرایی جدید از برنامه کشف می شود.</w:t>
        </w:r>
      </w:ins>
    </w:p>
    <w:p w14:paraId="39A4D25E" w14:textId="2C1EA3DC" w:rsidR="0069109E" w:rsidRDefault="002F0FCC">
      <w:pPr>
        <w:pStyle w:val="ListParagraph"/>
        <w:numPr>
          <w:ilvl w:val="0"/>
          <w:numId w:val="51"/>
        </w:numPr>
        <w:rPr>
          <w:ins w:id="8079" w:author="Mahmoud" w:date="2017-09-19T17:39:00Z"/>
        </w:rPr>
        <w:pPrChange w:id="8080" w:author="Mahmoud" w:date="2017-09-19T17:39:00Z">
          <w:pPr>
            <w:jc w:val="center"/>
          </w:pPr>
        </w:pPrChange>
      </w:pPr>
      <w:ins w:id="8081" w:author="Mahmoud" w:date="2017-09-18T20:50:00Z">
        <w:r>
          <w:rPr>
            <w:rFonts w:hint="cs"/>
            <w:rtl/>
          </w:rPr>
          <w:t xml:space="preserve">مرحله </w:t>
        </w:r>
      </w:ins>
      <w:ins w:id="8082" w:author="Mahmoud" w:date="2017-09-18T20:51:00Z">
        <w:r>
          <w:rPr>
            <w:rFonts w:hint="cs"/>
            <w:rtl/>
          </w:rPr>
          <w:t>ی 4</w:t>
        </w:r>
      </w:ins>
      <w:ins w:id="8083" w:author="Mahmoud" w:date="2017-09-19T17:38:00Z">
        <w:r w:rsidR="002E5BC2">
          <w:rPr>
            <w:rFonts w:hint="cs"/>
            <w:rtl/>
          </w:rPr>
          <w:t>-الف</w:t>
        </w:r>
      </w:ins>
      <w:ins w:id="8084" w:author="Mahmoud" w:date="2017-09-18T20:51:00Z">
        <w:r>
          <w:rPr>
            <w:rFonts w:hint="cs"/>
            <w:rtl/>
          </w:rPr>
          <w:t>:</w:t>
        </w:r>
      </w:ins>
      <w:ins w:id="8085" w:author="Mahmoud" w:date="2017-09-19T16:40:00Z">
        <w:r w:rsidR="004F4579">
          <w:rPr>
            <w:rFonts w:hint="cs"/>
            <w:rtl/>
          </w:rPr>
          <w:t xml:space="preserve"> در این مرحله،</w:t>
        </w:r>
      </w:ins>
      <w:ins w:id="8086" w:author="Mahmoud" w:date="2017-09-19T17:38:00Z">
        <w:r w:rsidR="002E5BC2">
          <w:rPr>
            <w:rFonts w:hint="cs"/>
            <w:rtl/>
          </w:rPr>
          <w:t xml:space="preserve"> جز انتخاب کننده ی مسیر در ابزار</w:t>
        </w:r>
      </w:ins>
      <w:ins w:id="8087" w:author="Mahmoud" w:date="2017-09-19T16:46:00Z">
        <w:r w:rsidR="0041799D">
          <w:rPr>
            <w:rFonts w:hint="cs"/>
            <w:rtl/>
          </w:rPr>
          <w:t xml:space="preserve"> یکی از مسیر ها را از مجموعه ی مسیر های امکان پذیر انتخاب می کند تا اجرا شود.</w:t>
        </w:r>
      </w:ins>
      <w:ins w:id="8088" w:author="Mahmoud" w:date="2017-09-19T16:56:00Z">
        <w:r w:rsidR="005F4772">
          <w:rPr>
            <w:rFonts w:hint="cs"/>
            <w:rtl/>
          </w:rPr>
          <w:t xml:space="preserve"> سپس در</w:t>
        </w:r>
      </w:ins>
      <w:ins w:id="8089" w:author="Mahmoud" w:date="2017-09-19T16:58:00Z">
        <w:r w:rsidR="005F4772">
          <w:rPr>
            <w:rFonts w:hint="cs"/>
            <w:rtl/>
          </w:rPr>
          <w:t xml:space="preserve"> </w:t>
        </w:r>
      </w:ins>
      <w:ins w:id="8090" w:author="Mahmoud" w:date="2017-09-19T16:56:00Z">
        <w:r w:rsidR="002E5BC2">
          <w:rPr>
            <w:rFonts w:hint="cs"/>
            <w:rtl/>
          </w:rPr>
          <w:t>طی اجرای</w:t>
        </w:r>
        <w:r w:rsidR="005F4772">
          <w:rPr>
            <w:rFonts w:hint="cs"/>
            <w:rtl/>
          </w:rPr>
          <w:t xml:space="preserve"> این مسیر جدید فرآیند بخش دوم </w:t>
        </w:r>
      </w:ins>
      <w:ins w:id="8091" w:author="Mahmoud" w:date="2017-09-19T16:57:00Z">
        <w:r w:rsidR="005F4772">
          <w:rPr>
            <w:rFonts w:hint="cs"/>
            <w:rtl/>
          </w:rPr>
          <w:t xml:space="preserve">(اجرای پویانمادین) </w:t>
        </w:r>
      </w:ins>
      <w:ins w:id="8092" w:author="Mahmoud" w:date="2017-09-19T16:58:00Z">
        <w:r w:rsidR="005F4772">
          <w:rPr>
            <w:rFonts w:hint="cs"/>
            <w:rtl/>
          </w:rPr>
          <w:t xml:space="preserve">تکرار می گردد. </w:t>
        </w:r>
      </w:ins>
      <w:ins w:id="8093" w:author="Mahmoud" w:date="2017-09-19T16:57:00Z">
        <w:r w:rsidR="005F4772">
          <w:rPr>
            <w:rFonts w:hint="cs"/>
            <w:rtl/>
          </w:rPr>
          <w:t>بنابراین با تکرار اجرای پویانمادین، بیش تر مسیر های</w:t>
        </w:r>
      </w:ins>
      <w:ins w:id="8094" w:author="Mahmoud" w:date="2017-09-19T16:58:00Z">
        <w:r w:rsidR="005F4772">
          <w:rPr>
            <w:rFonts w:hint="cs"/>
            <w:rtl/>
          </w:rPr>
          <w:t xml:space="preserve"> برنامه پیمایش خواهند شد.</w:t>
        </w:r>
      </w:ins>
    </w:p>
    <w:p w14:paraId="1844BE35" w14:textId="177661EB" w:rsidR="002E5BC2" w:rsidDel="002E3692" w:rsidRDefault="002E5BC2">
      <w:pPr>
        <w:pStyle w:val="ListParagraph"/>
        <w:numPr>
          <w:ilvl w:val="0"/>
          <w:numId w:val="51"/>
        </w:numPr>
        <w:rPr>
          <w:ins w:id="8095" w:author="Mahmoud" w:date="2017-09-19T17:39:00Z"/>
          <w:del w:id="8096" w:author="Windows User" w:date="2017-10-14T03:24:00Z"/>
          <w:rtl/>
        </w:rPr>
        <w:pPrChange w:id="8097" w:author="Mahmoud" w:date="2017-09-19T17:39:00Z">
          <w:pPr>
            <w:jc w:val="center"/>
          </w:pPr>
        </w:pPrChange>
      </w:pPr>
      <w:ins w:id="8098" w:author="Mahmoud" w:date="2017-09-19T17:39:00Z">
        <w:r>
          <w:rPr>
            <w:rFonts w:hint="cs"/>
            <w:rtl/>
          </w:rPr>
          <w:t xml:space="preserve">مرحله ی 4-ب: </w:t>
        </w:r>
        <w:r w:rsidR="00D55D2E">
          <w:rPr>
            <w:rFonts w:hint="cs"/>
            <w:rtl/>
          </w:rPr>
          <w:t>جز اجرا کننده</w:t>
        </w:r>
      </w:ins>
      <w:ins w:id="8099" w:author="Mahmoud" w:date="2017-09-19T17:42:00Z">
        <w:r w:rsidR="00491B89" w:rsidRPr="00E2341D">
          <w:rPr>
            <w:rStyle w:val="FootnoteReference"/>
            <w:rtl/>
          </w:rPr>
          <w:footnoteReference w:id="96"/>
        </w:r>
      </w:ins>
      <w:ins w:id="8101" w:author="Mahmoud" w:date="2017-09-19T17:39:00Z">
        <w:r w:rsidR="00D55D2E">
          <w:rPr>
            <w:rFonts w:hint="cs"/>
            <w:rtl/>
          </w:rPr>
          <w:t xml:space="preserve"> در این بخش از مرحله ی نهایی برنامه را به صورت عددی اجرا می کند. این </w:t>
        </w:r>
      </w:ins>
      <w:ins w:id="8102" w:author="Mahmoud" w:date="2017-09-19T17:40:00Z">
        <w:r w:rsidR="00D55D2E">
          <w:rPr>
            <w:rFonts w:hint="cs"/>
            <w:rtl/>
          </w:rPr>
          <w:t xml:space="preserve">اجرای عددی با استفاده </w:t>
        </w:r>
      </w:ins>
      <w:ins w:id="8103" w:author="Mahmoud" w:date="2017-09-19T17:41:00Z">
        <w:r w:rsidR="00D55D2E">
          <w:rPr>
            <w:rFonts w:hint="cs"/>
            <w:rtl/>
          </w:rPr>
          <w:t xml:space="preserve">از </w:t>
        </w:r>
      </w:ins>
      <w:ins w:id="8104" w:author="Mahmoud" w:date="2017-09-19T17:40:00Z">
        <w:r w:rsidR="00D55D2E">
          <w:rPr>
            <w:rFonts w:hint="cs"/>
            <w:rtl/>
          </w:rPr>
          <w:t xml:space="preserve">مقادیر عددی تولید شده در مرحله ی3 توسط حل کننده ی </w:t>
        </w:r>
      </w:ins>
      <w:ins w:id="8105" w:author="Mahmoud" w:date="2017-09-19T17:41:00Z">
        <w:r w:rsidR="00D55D2E">
          <w:rPr>
            <w:rFonts w:hint="cs"/>
            <w:rtl/>
          </w:rPr>
          <w:t>قید انجام می گیرد.</w:t>
        </w:r>
      </w:ins>
    </w:p>
    <w:p w14:paraId="6D34FF66" w14:textId="77777777" w:rsidR="002E5BC2" w:rsidRDefault="002E5BC2">
      <w:pPr>
        <w:pStyle w:val="ListParagraph"/>
        <w:numPr>
          <w:ilvl w:val="0"/>
          <w:numId w:val="51"/>
        </w:numPr>
        <w:rPr>
          <w:ins w:id="8106" w:author="Mahmoud" w:date="2017-09-19T17:31:00Z"/>
          <w:rtl/>
        </w:rPr>
        <w:pPrChange w:id="8107" w:author="Windows User" w:date="2017-10-14T03:24:00Z">
          <w:pPr>
            <w:jc w:val="center"/>
          </w:pPr>
        </w:pPrChange>
      </w:pPr>
    </w:p>
    <w:p w14:paraId="1DACC743" w14:textId="0CAEBCE0" w:rsidR="002E3692" w:rsidRDefault="00CB1F1F">
      <w:pPr>
        <w:keepNext/>
        <w:rPr>
          <w:ins w:id="8108" w:author="Windows User" w:date="2017-10-14T03:24:00Z"/>
        </w:rPr>
        <w:pPrChange w:id="8109" w:author="Windows User" w:date="2017-10-14T03:24:00Z">
          <w:pPr/>
        </w:pPrChange>
      </w:pPr>
      <w:ins w:id="8110" w:author="Mahmoud" w:date="2017-09-19T17:31:00Z">
        <w:r>
          <w:rPr>
            <w:noProof/>
            <w:lang w:bidi="ar-SA"/>
          </w:rPr>
          <w:drawing>
            <wp:inline distT="0" distB="0" distL="0" distR="0" wp14:anchorId="61795FDB" wp14:editId="085F476D">
              <wp:extent cx="5610225" cy="1743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0225" cy="1743075"/>
                      </a:xfrm>
                      <a:prstGeom prst="rect">
                        <a:avLst/>
                      </a:prstGeom>
                    </pic:spPr>
                  </pic:pic>
                </a:graphicData>
              </a:graphic>
            </wp:inline>
          </w:drawing>
        </w:r>
      </w:ins>
    </w:p>
    <w:p w14:paraId="140E537D" w14:textId="3E6FD9E0" w:rsidR="00CB1F1F" w:rsidRPr="00E2341D" w:rsidRDefault="002E3692">
      <w:pPr>
        <w:pStyle w:val="Caption"/>
        <w:bidi/>
        <w:jc w:val="center"/>
        <w:rPr>
          <w:ins w:id="8111" w:author="Mahmoud" w:date="2017-09-19T17:31:00Z"/>
        </w:rPr>
        <w:pPrChange w:id="8112" w:author="Windows User" w:date="2017-10-14T03:24:00Z">
          <w:pPr/>
        </w:pPrChange>
      </w:pPr>
      <w:ins w:id="8113" w:author="Windows User" w:date="2017-10-14T03:24:00Z">
        <w:r w:rsidRPr="002E3692">
          <w:rPr>
            <w:rFonts w:cs="B Nazanin"/>
            <w:rtl/>
            <w:rPrChange w:id="8114" w:author="Windows User" w:date="2017-10-14T03:24:00Z">
              <w:rPr>
                <w:b/>
                <w:bCs/>
                <w:rtl/>
              </w:rPr>
            </w:rPrChange>
          </w:rPr>
          <w:t xml:space="preserve">شکل </w:t>
        </w:r>
        <w:r w:rsidRPr="002E3692">
          <w:rPr>
            <w:rFonts w:cs="B Nazanin"/>
            <w:rtl/>
            <w:rPrChange w:id="8115" w:author="Windows User" w:date="2017-10-14T03:24:00Z">
              <w:rPr>
                <w:b/>
                <w:bCs/>
                <w:rtl/>
              </w:rPr>
            </w:rPrChange>
          </w:rPr>
          <w:fldChar w:fldCharType="begin"/>
        </w:r>
        <w:r w:rsidRPr="002E3692">
          <w:rPr>
            <w:rFonts w:cs="B Nazanin"/>
            <w:rtl/>
            <w:rPrChange w:id="8116" w:author="Windows User" w:date="2017-10-14T03:24:00Z">
              <w:rPr>
                <w:b/>
                <w:bCs/>
                <w:rtl/>
              </w:rPr>
            </w:rPrChange>
          </w:rPr>
          <w:instrText xml:space="preserve"> </w:instrText>
        </w:r>
        <w:r w:rsidRPr="002E3692">
          <w:rPr>
            <w:rFonts w:cs="B Nazanin"/>
            <w:rPrChange w:id="8117" w:author="Windows User" w:date="2017-10-14T03:24:00Z">
              <w:rPr>
                <w:b/>
                <w:bCs/>
              </w:rPr>
            </w:rPrChange>
          </w:rPr>
          <w:instrText>SEQ</w:instrText>
        </w:r>
        <w:r w:rsidRPr="002E3692">
          <w:rPr>
            <w:rFonts w:cs="B Nazanin"/>
            <w:rtl/>
            <w:rPrChange w:id="8118" w:author="Windows User" w:date="2017-10-14T03:24:00Z">
              <w:rPr>
                <w:b/>
                <w:bCs/>
                <w:rtl/>
              </w:rPr>
            </w:rPrChange>
          </w:rPr>
          <w:instrText xml:space="preserve"> شکل \* </w:instrText>
        </w:r>
        <w:r w:rsidRPr="002E3692">
          <w:rPr>
            <w:rFonts w:cs="B Nazanin"/>
            <w:rPrChange w:id="8119" w:author="Windows User" w:date="2017-10-14T03:24:00Z">
              <w:rPr>
                <w:b/>
                <w:bCs/>
              </w:rPr>
            </w:rPrChange>
          </w:rPr>
          <w:instrText>ARABIC</w:instrText>
        </w:r>
        <w:r w:rsidRPr="002E3692">
          <w:rPr>
            <w:rFonts w:cs="B Nazanin"/>
            <w:rtl/>
            <w:rPrChange w:id="8120" w:author="Windows User" w:date="2017-10-14T03:24:00Z">
              <w:rPr>
                <w:b/>
                <w:bCs/>
                <w:rtl/>
              </w:rPr>
            </w:rPrChange>
          </w:rPr>
          <w:instrText xml:space="preserve"> </w:instrText>
        </w:r>
      </w:ins>
      <w:r w:rsidRPr="002E3692">
        <w:rPr>
          <w:rFonts w:cs="B Nazanin"/>
          <w:rtl/>
          <w:rPrChange w:id="8121" w:author="Windows User" w:date="2017-10-14T03:24:00Z">
            <w:rPr>
              <w:b/>
              <w:bCs/>
              <w:rtl/>
            </w:rPr>
          </w:rPrChange>
        </w:rPr>
        <w:fldChar w:fldCharType="separate"/>
      </w:r>
      <w:ins w:id="8122" w:author="Windows User" w:date="2017-10-14T03:40:00Z">
        <w:r w:rsidR="000D5978">
          <w:rPr>
            <w:rFonts w:cs="B Nazanin"/>
            <w:noProof/>
            <w:rtl/>
          </w:rPr>
          <w:t>24</w:t>
        </w:r>
      </w:ins>
      <w:ins w:id="8123" w:author="Windows User" w:date="2017-10-14T03:24:00Z">
        <w:r w:rsidRPr="002E3692">
          <w:rPr>
            <w:rFonts w:cs="B Nazanin"/>
            <w:rtl/>
            <w:rPrChange w:id="8124" w:author="Windows User" w:date="2017-10-14T03:24:00Z">
              <w:rPr>
                <w:b/>
                <w:bCs/>
                <w:rtl/>
              </w:rPr>
            </w:rPrChange>
          </w:rPr>
          <w:fldChar w:fldCharType="end"/>
        </w:r>
        <w:r w:rsidRPr="002E3692">
          <w:rPr>
            <w:rFonts w:cs="B Nazanin"/>
            <w:rPrChange w:id="8125" w:author="Windows User" w:date="2017-10-14T03:24:00Z">
              <w:rPr>
                <w:b/>
                <w:bCs/>
              </w:rPr>
            </w:rPrChange>
          </w:rPr>
          <w:t>-</w:t>
        </w:r>
        <w:r w:rsidRPr="002E3692">
          <w:rPr>
            <w:rFonts w:cs="B Nazanin"/>
            <w:rtl/>
            <w:rPrChange w:id="8126" w:author="Windows User" w:date="2017-10-14T03:24:00Z">
              <w:rPr>
                <w:b/>
                <w:bCs/>
                <w:rtl/>
              </w:rPr>
            </w:rPrChange>
          </w:rPr>
          <w:t xml:space="preserve"> مراحل مختلف ابزار</w:t>
        </w:r>
        <w:r w:rsidRPr="002E3692">
          <w:rPr>
            <w:rFonts w:cs="B Nazanin"/>
            <w:rPrChange w:id="8127" w:author="Windows User" w:date="2017-10-14T03:24:00Z">
              <w:rPr>
                <w:b/>
                <w:bCs/>
                <w:szCs w:val="26"/>
              </w:rPr>
            </w:rPrChange>
          </w:rPr>
          <w:t>MinSweeper</w:t>
        </w:r>
      </w:ins>
    </w:p>
    <w:p w14:paraId="2FCAD9B2" w14:textId="665A7C81" w:rsidR="00CB1F1F" w:rsidRPr="006618F4" w:rsidDel="002E3692" w:rsidRDefault="00CB1F1F">
      <w:pPr>
        <w:pStyle w:val="Caption"/>
        <w:bidi/>
        <w:jc w:val="center"/>
        <w:rPr>
          <w:ins w:id="8128" w:author="Mahmoud" w:date="2017-09-19T17:03:00Z"/>
          <w:del w:id="8129" w:author="Windows User" w:date="2017-10-14T03:24:00Z"/>
          <w:rtl/>
        </w:rPr>
        <w:pPrChange w:id="8130" w:author="Windows User" w:date="2017-10-14T03:24:00Z">
          <w:pPr>
            <w:jc w:val="center"/>
          </w:pPr>
        </w:pPrChange>
      </w:pPr>
      <w:bookmarkStart w:id="8131" w:name="_Toc495237226"/>
      <w:ins w:id="8132" w:author="Mahmoud" w:date="2017-09-19T17:31:00Z">
        <w:del w:id="8133" w:author="Windows User" w:date="2017-10-14T03:24:00Z">
          <w:r w:rsidRPr="0072649A" w:rsidDel="002E3692">
            <w:rPr>
              <w:rFonts w:cs="B Nazanin"/>
              <w:rtl/>
            </w:rPr>
            <w:lastRenderedPageBreak/>
            <w:delText xml:space="preserve">شکل </w:delText>
          </w:r>
          <w:r w:rsidRPr="0072649A" w:rsidDel="002E3692">
            <w:rPr>
              <w:b w:val="0"/>
              <w:bCs w:val="0"/>
              <w:rtl/>
            </w:rPr>
            <w:fldChar w:fldCharType="begin"/>
          </w:r>
          <w:r w:rsidRPr="0072649A" w:rsidDel="002E3692">
            <w:rPr>
              <w:rFonts w:cs="B Nazanin"/>
              <w:rtl/>
            </w:rPr>
            <w:delInstrText xml:space="preserve"> </w:delInstrText>
          </w:r>
          <w:r w:rsidRPr="0072649A" w:rsidDel="002E3692">
            <w:rPr>
              <w:rFonts w:cs="B Nazanin"/>
            </w:rPr>
            <w:delInstrText>SEQ</w:delInstrText>
          </w:r>
          <w:r w:rsidRPr="0072649A" w:rsidDel="002E3692">
            <w:rPr>
              <w:rFonts w:cs="B Nazanin"/>
              <w:rtl/>
            </w:rPr>
            <w:delInstrText xml:space="preserve"> شکل \* </w:delInstrText>
          </w:r>
          <w:r w:rsidRPr="0072649A" w:rsidDel="002E3692">
            <w:rPr>
              <w:rFonts w:cs="B Nazanin"/>
            </w:rPr>
            <w:delInstrText>ARABIC</w:delInstrText>
          </w:r>
          <w:r w:rsidRPr="0072649A" w:rsidDel="002E3692">
            <w:rPr>
              <w:rFonts w:cs="B Nazanin"/>
              <w:rtl/>
            </w:rPr>
            <w:delInstrText xml:space="preserve"> </w:delInstrText>
          </w:r>
          <w:r w:rsidRPr="0072649A" w:rsidDel="002E3692">
            <w:rPr>
              <w:b w:val="0"/>
              <w:bCs w:val="0"/>
              <w:rtl/>
            </w:rPr>
            <w:fldChar w:fldCharType="separate"/>
          </w:r>
        </w:del>
        <w:del w:id="8134" w:author="Windows User" w:date="2017-09-22T15:39:00Z">
          <w:r w:rsidRPr="0072649A" w:rsidDel="001F5427">
            <w:rPr>
              <w:rFonts w:cs="B Nazanin"/>
              <w:noProof/>
              <w:rtl/>
            </w:rPr>
            <w:delText>7</w:delText>
          </w:r>
        </w:del>
        <w:del w:id="8135" w:author="Windows User" w:date="2017-10-14T03:24:00Z">
          <w:r w:rsidRPr="0072649A" w:rsidDel="002E3692">
            <w:rPr>
              <w:b w:val="0"/>
              <w:bCs w:val="0"/>
              <w:rtl/>
            </w:rPr>
            <w:fldChar w:fldCharType="end"/>
          </w:r>
          <w:r w:rsidRPr="0072649A" w:rsidDel="002E3692">
            <w:rPr>
              <w:rFonts w:cs="B Nazanin"/>
              <w:rtl/>
            </w:rPr>
            <w:delText>-مراحل مختلف ابزار</w:delText>
          </w:r>
          <w:r w:rsidRPr="0072649A" w:rsidDel="002E3692">
            <w:rPr>
              <w:rFonts w:cs="B Nazanin"/>
            </w:rPr>
            <w:delText>MinSweeper</w:delText>
          </w:r>
        </w:del>
      </w:ins>
      <w:bookmarkEnd w:id="8131"/>
    </w:p>
    <w:p w14:paraId="580C31CB" w14:textId="62973E28" w:rsidR="00CB1F1F" w:rsidRDefault="00950278">
      <w:pPr>
        <w:rPr>
          <w:ins w:id="8136" w:author="Mahmoud" w:date="2017-09-19T17:29:00Z"/>
          <w:rtl/>
        </w:rPr>
        <w:pPrChange w:id="8137" w:author="Mahmoud" w:date="2017-09-19T17:34:00Z">
          <w:pPr>
            <w:jc w:val="center"/>
          </w:pPr>
        </w:pPrChange>
      </w:pPr>
      <w:ins w:id="8138" w:author="Mahmoud" w:date="2017-09-19T17:04:00Z">
        <w:r w:rsidRPr="00B959A3">
          <w:rPr>
            <w:rtl/>
          </w:rPr>
          <w:t>ابزار</w:t>
        </w:r>
        <w:r w:rsidRPr="00B959A3">
          <w:t>MinSweeper</w:t>
        </w:r>
        <w:r w:rsidR="00B9136E">
          <w:rPr>
            <w:rFonts w:hint="cs"/>
            <w:rtl/>
          </w:rPr>
          <w:t xml:space="preserve"> چهار جز</w:t>
        </w:r>
      </w:ins>
      <w:ins w:id="8139" w:author="Mahmoud" w:date="2017-09-19T17:26:00Z">
        <w:r w:rsidR="00B9136E">
          <w:rPr>
            <w:rFonts w:hint="cs"/>
            <w:rtl/>
          </w:rPr>
          <w:t xml:space="preserve"> </w:t>
        </w:r>
      </w:ins>
      <w:ins w:id="8140" w:author="Mahmoud" w:date="2017-09-19T17:04:00Z">
        <w:r>
          <w:rPr>
            <w:rFonts w:hint="cs"/>
            <w:rtl/>
          </w:rPr>
          <w:t xml:space="preserve">مختلف را برای </w:t>
        </w:r>
      </w:ins>
      <w:ins w:id="8141" w:author="Mahmoud" w:date="2017-09-19T17:05:00Z">
        <w:r>
          <w:rPr>
            <w:rFonts w:hint="cs"/>
            <w:rtl/>
          </w:rPr>
          <w:t>تشخیص</w:t>
        </w:r>
      </w:ins>
      <w:ins w:id="8142" w:author="Mahmoud" w:date="2017-09-19T17:04:00Z">
        <w:r>
          <w:rPr>
            <w:rFonts w:hint="cs"/>
            <w:rtl/>
          </w:rPr>
          <w:t xml:space="preserve"> </w:t>
        </w:r>
        <w:r w:rsidR="001B1CBD">
          <w:rPr>
            <w:rFonts w:hint="cs"/>
            <w:rtl/>
          </w:rPr>
          <w:t>خودکار</w:t>
        </w:r>
      </w:ins>
      <w:ins w:id="8143" w:author="Mahmoud" w:date="2017-09-19T17:05:00Z">
        <w:r w:rsidR="001B1CBD">
          <w:rPr>
            <w:rFonts w:hint="cs"/>
            <w:rtl/>
          </w:rPr>
          <w:t xml:space="preserve"> </w:t>
        </w:r>
      </w:ins>
      <w:ins w:id="8144" w:author="Mahmoud" w:date="2017-09-19T17:04:00Z">
        <w:r>
          <w:rPr>
            <w:rFonts w:hint="cs"/>
            <w:rtl/>
          </w:rPr>
          <w:t xml:space="preserve">دژافزار </w:t>
        </w:r>
      </w:ins>
      <w:ins w:id="8145" w:author="Mahmoud" w:date="2017-09-19T17:05:00Z">
        <w:r>
          <w:rPr>
            <w:rFonts w:hint="cs"/>
            <w:rtl/>
          </w:rPr>
          <w:t>دارا می باشد.</w:t>
        </w:r>
        <w:r w:rsidR="001B1CBD">
          <w:rPr>
            <w:rFonts w:hint="cs"/>
            <w:rtl/>
          </w:rPr>
          <w:t xml:space="preserve"> این چهار جز عبارتند از:</w:t>
        </w:r>
      </w:ins>
    </w:p>
    <w:p w14:paraId="2D7DBE43" w14:textId="0AAF58C0" w:rsidR="00444888" w:rsidRDefault="001B1CBD">
      <w:pPr>
        <w:pStyle w:val="ListParagraph"/>
        <w:numPr>
          <w:ilvl w:val="0"/>
          <w:numId w:val="52"/>
        </w:numPr>
        <w:rPr>
          <w:ins w:id="8146" w:author="Mahmoud" w:date="2017-09-19T17:37:00Z"/>
          <w:rtl/>
        </w:rPr>
        <w:pPrChange w:id="8147" w:author="Mahmoud" w:date="2017-09-19T17:45:00Z">
          <w:pPr>
            <w:jc w:val="center"/>
          </w:pPr>
        </w:pPrChange>
      </w:pPr>
      <w:ins w:id="8148" w:author="Mahmoud" w:date="2017-09-19T17:05:00Z">
        <w:r>
          <w:rPr>
            <w:rFonts w:hint="cs"/>
            <w:rtl/>
          </w:rPr>
          <w:t>موتور اجرای پویانمادین</w:t>
        </w:r>
      </w:ins>
      <w:ins w:id="8149" w:author="Mahmoud" w:date="2017-09-19T17:06:00Z">
        <w:r w:rsidRPr="00E2341D">
          <w:rPr>
            <w:rStyle w:val="FootnoteReference"/>
            <w:rtl/>
          </w:rPr>
          <w:footnoteReference w:id="97"/>
        </w:r>
      </w:ins>
      <w:ins w:id="8188" w:author="Mahmoud" w:date="2017-09-19T17:20:00Z">
        <w:r w:rsidR="006714E9">
          <w:t xml:space="preserve"> </w:t>
        </w:r>
      </w:ins>
    </w:p>
    <w:p w14:paraId="08A62C0A" w14:textId="59FE42AE" w:rsidR="002E5BC2" w:rsidRDefault="002E5BC2">
      <w:pPr>
        <w:pStyle w:val="ListParagraph"/>
        <w:numPr>
          <w:ilvl w:val="0"/>
          <w:numId w:val="52"/>
        </w:numPr>
        <w:rPr>
          <w:ins w:id="8189" w:author="Mahmoud" w:date="2017-09-19T17:37:00Z"/>
          <w:rtl/>
        </w:rPr>
        <w:pPrChange w:id="8190" w:author="Mahmoud" w:date="2017-09-19T17:42:00Z">
          <w:pPr>
            <w:jc w:val="center"/>
          </w:pPr>
        </w:pPrChange>
      </w:pPr>
      <w:ins w:id="8191" w:author="Mahmoud" w:date="2017-09-19T17:37:00Z">
        <w:r>
          <w:rPr>
            <w:rFonts w:hint="cs"/>
            <w:rtl/>
          </w:rPr>
          <w:t>حل کننده ی قید</w:t>
        </w:r>
      </w:ins>
    </w:p>
    <w:p w14:paraId="56A383A5" w14:textId="68804230" w:rsidR="002E5BC2" w:rsidRDefault="002E5BC2">
      <w:pPr>
        <w:pStyle w:val="ListParagraph"/>
        <w:numPr>
          <w:ilvl w:val="0"/>
          <w:numId w:val="52"/>
        </w:numPr>
        <w:rPr>
          <w:ins w:id="8192" w:author="Mahmoud" w:date="2017-09-19T17:38:00Z"/>
          <w:rtl/>
        </w:rPr>
        <w:pPrChange w:id="8193" w:author="Mahmoud" w:date="2017-09-19T17:42:00Z">
          <w:pPr>
            <w:jc w:val="center"/>
          </w:pPr>
        </w:pPrChange>
      </w:pPr>
      <w:ins w:id="8194" w:author="Mahmoud" w:date="2017-09-19T17:38:00Z">
        <w:r>
          <w:rPr>
            <w:rFonts w:hint="cs"/>
            <w:rtl/>
          </w:rPr>
          <w:t>انتخاب کننده ی مسیر</w:t>
        </w:r>
      </w:ins>
    </w:p>
    <w:p w14:paraId="6B90BA7E" w14:textId="3A72728A" w:rsidR="00DA4E72" w:rsidRDefault="002E5BC2">
      <w:pPr>
        <w:pStyle w:val="ListParagraph"/>
        <w:numPr>
          <w:ilvl w:val="0"/>
          <w:numId w:val="52"/>
        </w:numPr>
        <w:rPr>
          <w:ins w:id="8195" w:author="Mahmoud" w:date="2017-09-19T17:49:00Z"/>
        </w:rPr>
        <w:pPrChange w:id="8196" w:author="Mahmoud" w:date="2017-09-19T17:49:00Z">
          <w:pPr>
            <w:pStyle w:val="Heading1"/>
          </w:pPr>
        </w:pPrChange>
      </w:pPr>
      <w:ins w:id="8197" w:author="Mahmoud" w:date="2017-09-19T17:38:00Z">
        <w:r>
          <w:rPr>
            <w:rFonts w:hint="cs"/>
            <w:rtl/>
          </w:rPr>
          <w:t>اجرا کنند</w:t>
        </w:r>
      </w:ins>
      <w:ins w:id="8198" w:author="Mahmoud" w:date="2017-09-19T17:49:00Z">
        <w:r w:rsidR="00DA4E72">
          <w:rPr>
            <w:rFonts w:hint="cs"/>
            <w:rtl/>
          </w:rPr>
          <w:t>ه</w:t>
        </w:r>
      </w:ins>
    </w:p>
    <w:p w14:paraId="5BAFB066" w14:textId="39853406" w:rsidR="00303730" w:rsidRDefault="00DA4E72">
      <w:pPr>
        <w:rPr>
          <w:ins w:id="8199" w:author="Mahmoud" w:date="2017-09-19T17:55:00Z"/>
          <w:rtl/>
        </w:rPr>
        <w:pPrChange w:id="8200" w:author="Mahmoud" w:date="2017-10-09T21:51:00Z">
          <w:pPr>
            <w:pStyle w:val="Heading1"/>
          </w:pPr>
        </w:pPrChange>
      </w:pPr>
      <w:ins w:id="8201" w:author="Mahmoud" w:date="2017-09-19T17:49:00Z">
        <w:r>
          <w:rPr>
            <w:rFonts w:hint="cs"/>
            <w:rtl/>
          </w:rPr>
          <w:t xml:space="preserve">این ابزار زمانی که کد باینری ورودی </w:t>
        </w:r>
      </w:ins>
      <w:ins w:id="8202" w:author="Mahmoud" w:date="2017-09-19T17:50:00Z">
        <w:r w:rsidR="0032345D">
          <w:rPr>
            <w:rFonts w:hint="cs"/>
            <w:rtl/>
          </w:rPr>
          <w:t xml:space="preserve">و مجموعه ی ماشه های مورد علاقه </w:t>
        </w:r>
      </w:ins>
      <w:ins w:id="8203" w:author="Mahmoud" w:date="2017-09-19T17:49:00Z">
        <w:r>
          <w:rPr>
            <w:rFonts w:hint="cs"/>
            <w:rtl/>
          </w:rPr>
          <w:t>را دریافت می کند،</w:t>
        </w:r>
      </w:ins>
      <w:ins w:id="8204" w:author="Mahmoud" w:date="2017-09-19T17:50:00Z">
        <w:r>
          <w:rPr>
            <w:rFonts w:hint="cs"/>
            <w:rtl/>
          </w:rPr>
          <w:t xml:space="preserve"> </w:t>
        </w:r>
        <w:r w:rsidR="0032345D">
          <w:rPr>
            <w:rFonts w:hint="cs"/>
            <w:rtl/>
          </w:rPr>
          <w:t xml:space="preserve">با استفاده از موتور اجرای پویانمادین مسیر های مختلفی را کشف می کند. </w:t>
        </w:r>
      </w:ins>
      <w:ins w:id="8205" w:author="Mahmoud" w:date="2017-09-19T17:51:00Z">
        <w:r w:rsidR="0032345D">
          <w:rPr>
            <w:rFonts w:hint="cs"/>
            <w:rtl/>
          </w:rPr>
          <w:t xml:space="preserve">مسند مسیر مربوط به هریک از </w:t>
        </w:r>
      </w:ins>
      <w:ins w:id="8206" w:author="Mahmoud" w:date="2017-09-19T17:50:00Z">
        <w:r w:rsidR="0032345D">
          <w:rPr>
            <w:rFonts w:hint="cs"/>
            <w:rtl/>
          </w:rPr>
          <w:t xml:space="preserve">این </w:t>
        </w:r>
      </w:ins>
      <w:ins w:id="8207" w:author="Mahmoud" w:date="2017-09-19T17:51:00Z">
        <w:r w:rsidR="0032345D">
          <w:rPr>
            <w:rFonts w:hint="cs"/>
            <w:rtl/>
          </w:rPr>
          <w:t>مسیر ها ب</w:t>
        </w:r>
        <w:r w:rsidR="00303730">
          <w:rPr>
            <w:rFonts w:hint="cs"/>
            <w:rtl/>
          </w:rPr>
          <w:t>ه حل کننده ی قید داده می شود تا</w:t>
        </w:r>
      </w:ins>
      <w:ins w:id="8208" w:author="Mahmoud" w:date="2017-09-19T17:52:00Z">
        <w:r w:rsidR="00303730">
          <w:rPr>
            <w:rFonts w:hint="cs"/>
            <w:rtl/>
          </w:rPr>
          <w:t xml:space="preserve"> پس از بررسی امکان پذیر</w:t>
        </w:r>
        <w:r w:rsidR="00A808C9">
          <w:rPr>
            <w:rFonts w:hint="cs"/>
            <w:rtl/>
          </w:rPr>
          <w:t xml:space="preserve"> بودن آن، به مجموعه ی مسیر های </w:t>
        </w:r>
        <w:r w:rsidR="00303730">
          <w:rPr>
            <w:rFonts w:hint="cs"/>
            <w:rtl/>
          </w:rPr>
          <w:t xml:space="preserve">امکان پذیر اضافه شود و ضمنا </w:t>
        </w:r>
        <w:r w:rsidR="00EC085B">
          <w:rPr>
            <w:rFonts w:hint="cs"/>
            <w:rtl/>
          </w:rPr>
          <w:t>داده های ورودی متناسب برای اجرا</w:t>
        </w:r>
        <w:r w:rsidR="00303730">
          <w:rPr>
            <w:rFonts w:hint="cs"/>
            <w:rtl/>
          </w:rPr>
          <w:t>ی</w:t>
        </w:r>
      </w:ins>
      <w:ins w:id="8209" w:author="Mahmoud" w:date="2017-10-09T21:51:00Z">
        <w:r w:rsidR="00EC085B">
          <w:rPr>
            <w:rFonts w:hint="cs"/>
            <w:rtl/>
          </w:rPr>
          <w:t xml:space="preserve"> آ</w:t>
        </w:r>
      </w:ins>
      <w:ins w:id="8210" w:author="Mahmoud" w:date="2017-09-19T17:52:00Z">
        <w:r w:rsidR="00303730">
          <w:rPr>
            <w:rFonts w:hint="cs"/>
            <w:rtl/>
          </w:rPr>
          <w:t xml:space="preserve">ن مسیر به دست آید. سپس </w:t>
        </w:r>
      </w:ins>
      <w:ins w:id="8211" w:author="Mahmoud" w:date="2017-09-19T17:53:00Z">
        <w:r w:rsidR="00303730">
          <w:rPr>
            <w:rFonts w:hint="cs"/>
            <w:rtl/>
          </w:rPr>
          <w:t>جز انتخاب کننده ی مسیر یکی از این مسیر ها را برای اجرا برمی</w:t>
        </w:r>
      </w:ins>
      <w:ins w:id="8212" w:author="Mahmoud" w:date="2017-09-19T17:54:00Z">
        <w:r w:rsidR="00303730">
          <w:rPr>
            <w:rtl/>
          </w:rPr>
          <w:softHyphen/>
        </w:r>
      </w:ins>
      <w:ins w:id="8213" w:author="Mahmoud" w:date="2017-09-19T17:53:00Z">
        <w:r w:rsidR="00303730">
          <w:rPr>
            <w:rFonts w:hint="cs"/>
            <w:rtl/>
          </w:rPr>
          <w:t xml:space="preserve">گزیند. مسیر </w:t>
        </w:r>
      </w:ins>
      <w:ins w:id="8214" w:author="Mahmoud" w:date="2017-09-19T17:54:00Z">
        <w:r w:rsidR="00303730">
          <w:rPr>
            <w:rFonts w:hint="cs"/>
            <w:rtl/>
          </w:rPr>
          <w:t xml:space="preserve">منتخب با استفاده از ورودی های حاصل از حل کننده ی قید در یک محیط شبیه سازی </w:t>
        </w:r>
      </w:ins>
      <w:ins w:id="8215" w:author="Mahmoud" w:date="2017-09-19T17:55:00Z">
        <w:r w:rsidR="00303730">
          <w:rPr>
            <w:rFonts w:hint="cs"/>
            <w:rtl/>
          </w:rPr>
          <w:t xml:space="preserve">و کنترل </w:t>
        </w:r>
      </w:ins>
      <w:ins w:id="8216" w:author="Mahmoud" w:date="2017-09-19T17:54:00Z">
        <w:r w:rsidR="00303730">
          <w:rPr>
            <w:rFonts w:hint="cs"/>
            <w:rtl/>
          </w:rPr>
          <w:t xml:space="preserve">شده </w:t>
        </w:r>
      </w:ins>
      <w:ins w:id="8217" w:author="Mahmoud" w:date="2017-09-19T17:55:00Z">
        <w:r w:rsidR="00303730">
          <w:rPr>
            <w:rFonts w:hint="cs"/>
            <w:rtl/>
          </w:rPr>
          <w:t xml:space="preserve"> اجرا می گردد تا رفتار موذیانه ی مبتنی بر ماشه ی دژافزار آشکار گردد.</w:t>
        </w:r>
      </w:ins>
    </w:p>
    <w:p w14:paraId="1CD7D38E" w14:textId="43A69A8F" w:rsidR="0062338E" w:rsidRDefault="0062338E">
      <w:pPr>
        <w:rPr>
          <w:ins w:id="8218" w:author="Mahmoud" w:date="2017-10-06T12:31:00Z"/>
          <w:rtl/>
        </w:rPr>
        <w:pPrChange w:id="8219" w:author="Mahmoud" w:date="2017-09-19T18:19:00Z">
          <w:pPr>
            <w:pStyle w:val="Heading1"/>
          </w:pPr>
        </w:pPrChange>
      </w:pPr>
      <w:ins w:id="8220" w:author="Mahmoud" w:date="2017-09-19T17:55:00Z">
        <w:r>
          <w:rPr>
            <w:rFonts w:hint="cs"/>
            <w:rtl/>
          </w:rPr>
          <w:t xml:space="preserve">تفاوت جدی این کار  با کار های قبل از آن در اجرای پویانمادین برروی کد باینری می باشد. درواقع </w:t>
        </w:r>
      </w:ins>
      <w:ins w:id="8221" w:author="Mahmoud" w:date="2017-09-19T17:56:00Z">
        <w:r>
          <w:rPr>
            <w:rFonts w:hint="cs"/>
            <w:rtl/>
          </w:rPr>
          <w:t>در تمامی کار</w:t>
        </w:r>
        <w:r w:rsidR="00AA3FB6">
          <w:rPr>
            <w:rFonts w:hint="cs"/>
            <w:rtl/>
          </w:rPr>
          <w:t>های پیشین که برروی کد منبع صور</w:t>
        </w:r>
      </w:ins>
      <w:ins w:id="8222" w:author="Mahmoud" w:date="2017-09-19T18:15:00Z">
        <w:r w:rsidR="002C29BA">
          <w:rPr>
            <w:rFonts w:hint="cs"/>
            <w:rtl/>
          </w:rPr>
          <w:t>ت گرفته است به طور ایستا کد برنام</w:t>
        </w:r>
        <w:r w:rsidR="009E36CB">
          <w:rPr>
            <w:rFonts w:hint="cs"/>
            <w:rtl/>
          </w:rPr>
          <w:t xml:space="preserve">ه بازنویسی می </w:t>
        </w:r>
      </w:ins>
      <w:ins w:id="8223" w:author="Mahmoud" w:date="2017-09-19T18:19:00Z">
        <w:r w:rsidR="00BA6C4A">
          <w:rPr>
            <w:rFonts w:hint="cs"/>
            <w:rtl/>
          </w:rPr>
          <w:t>شود</w:t>
        </w:r>
      </w:ins>
      <w:ins w:id="8224" w:author="Mahmoud" w:date="2017-09-19T18:15:00Z">
        <w:r w:rsidR="009E36CB">
          <w:rPr>
            <w:rFonts w:hint="cs"/>
            <w:rtl/>
          </w:rPr>
          <w:t xml:space="preserve"> تا بتوان</w:t>
        </w:r>
      </w:ins>
      <w:ins w:id="8225" w:author="Mahmoud" w:date="2017-09-19T18:18:00Z">
        <w:r w:rsidR="00BA6C4A">
          <w:rPr>
            <w:rFonts w:hint="cs"/>
            <w:rtl/>
          </w:rPr>
          <w:t>ن</w:t>
        </w:r>
      </w:ins>
      <w:ins w:id="8226" w:author="Mahmoud" w:date="2017-09-19T18:17:00Z">
        <w:r w:rsidR="00BA6C4A">
          <w:rPr>
            <w:rFonts w:hint="cs"/>
            <w:rtl/>
          </w:rPr>
          <w:t>د</w:t>
        </w:r>
      </w:ins>
      <w:ins w:id="8227" w:author="Mahmoud" w:date="2017-09-19T18:18:00Z">
        <w:r w:rsidR="00BA6C4A">
          <w:rPr>
            <w:rFonts w:hint="cs"/>
            <w:rtl/>
          </w:rPr>
          <w:t xml:space="preserve"> اجرای پویانمادین را اجرا کنند. اما برای آن که بتوان اجرای پوی</w:t>
        </w:r>
      </w:ins>
      <w:ins w:id="8228" w:author="Mahmoud" w:date="2017-09-19T18:19:00Z">
        <w:r w:rsidR="00BA6C4A">
          <w:rPr>
            <w:rFonts w:hint="cs"/>
            <w:rtl/>
          </w:rPr>
          <w:t xml:space="preserve">ا نمادین را برروی کد باینری برنامه اجرا کرد. لازم است تا یک سیستم شبیه ساز و </w:t>
        </w:r>
      </w:ins>
      <w:ins w:id="8229" w:author="Mahmoud" w:date="2017-09-19T18:20:00Z">
        <w:r w:rsidR="00BA6C4A">
          <w:t>instrumentation</w:t>
        </w:r>
        <w:r w:rsidR="00BA6C4A">
          <w:rPr>
            <w:rFonts w:hint="cs"/>
            <w:rtl/>
          </w:rPr>
          <w:t xml:space="preserve"> پویا را فراهم کنیم از این رو در این پژوهش نوآوری قابل توجه ای صورت گرفته است.</w:t>
        </w:r>
      </w:ins>
    </w:p>
    <w:p w14:paraId="53A7DBC2" w14:textId="77777777" w:rsidR="00CC1B67" w:rsidRDefault="00CC1B67">
      <w:pPr>
        <w:rPr>
          <w:ins w:id="8230" w:author="Mahmoud" w:date="2017-10-06T12:31:00Z"/>
          <w:rtl/>
        </w:rPr>
        <w:pPrChange w:id="8231" w:author="Mahmoud" w:date="2017-09-19T18:19:00Z">
          <w:pPr>
            <w:pStyle w:val="Heading1"/>
          </w:pPr>
        </w:pPrChange>
      </w:pPr>
    </w:p>
    <w:p w14:paraId="69A68C52" w14:textId="77777777" w:rsidR="00CC1B67" w:rsidRDefault="00CC1B67">
      <w:pPr>
        <w:rPr>
          <w:ins w:id="8232" w:author="Mahmoud" w:date="2017-10-06T12:31:00Z"/>
          <w:rtl/>
        </w:rPr>
        <w:pPrChange w:id="8233" w:author="Mahmoud" w:date="2017-09-19T18:19:00Z">
          <w:pPr>
            <w:pStyle w:val="Heading1"/>
          </w:pPr>
        </w:pPrChange>
      </w:pPr>
    </w:p>
    <w:p w14:paraId="356226BE" w14:textId="77777777" w:rsidR="00CC1B67" w:rsidRDefault="00CC1B67">
      <w:pPr>
        <w:rPr>
          <w:ins w:id="8234" w:author="Mahmoud" w:date="2017-10-06T12:31:00Z"/>
          <w:rtl/>
        </w:rPr>
        <w:pPrChange w:id="8235" w:author="Mahmoud" w:date="2017-09-19T18:19:00Z">
          <w:pPr>
            <w:pStyle w:val="Heading1"/>
          </w:pPr>
        </w:pPrChange>
      </w:pPr>
    </w:p>
    <w:p w14:paraId="117511A8" w14:textId="77777777" w:rsidR="00CC1B67" w:rsidRDefault="00CC1B67">
      <w:pPr>
        <w:rPr>
          <w:ins w:id="8236" w:author="Windows User" w:date="2017-09-23T01:43:00Z"/>
          <w:rtl/>
        </w:rPr>
        <w:pPrChange w:id="8237" w:author="Mahmoud" w:date="2017-09-19T18:19:00Z">
          <w:pPr>
            <w:pStyle w:val="Heading1"/>
          </w:pPr>
        </w:pPrChange>
      </w:pPr>
    </w:p>
    <w:p w14:paraId="7ADFDC2D" w14:textId="034AEE6C" w:rsidR="007821E4" w:rsidRDefault="007821E4">
      <w:pPr>
        <w:pStyle w:val="Heading2"/>
        <w:rPr>
          <w:ins w:id="8238" w:author="Windows User" w:date="2017-10-05T16:40:00Z"/>
          <w:rtl/>
        </w:rPr>
        <w:pPrChange w:id="8239" w:author="Windows User" w:date="2017-09-23T01:44:00Z">
          <w:pPr>
            <w:pStyle w:val="Heading1"/>
          </w:pPr>
        </w:pPrChange>
      </w:pPr>
      <w:bookmarkStart w:id="8240" w:name="_Toc495715060"/>
      <w:ins w:id="8241" w:author="Windows User" w:date="2017-09-23T01:44:00Z">
        <w:r>
          <w:rPr>
            <w:rFonts w:hint="cs"/>
            <w:rtl/>
          </w:rPr>
          <w:lastRenderedPageBreak/>
          <w:t>6-2-</w:t>
        </w:r>
        <w:r w:rsidRPr="007821E4">
          <w:t xml:space="preserve"> Exploring Multiple Execution Paths for Malware Analysis</w:t>
        </w:r>
      </w:ins>
      <w:bookmarkEnd w:id="8240"/>
    </w:p>
    <w:p w14:paraId="148D4B84" w14:textId="3009E908" w:rsidR="002648AB" w:rsidRPr="007916DF" w:rsidRDefault="0048655D">
      <w:pPr>
        <w:rPr>
          <w:ins w:id="8242" w:author="Windows User" w:date="2017-10-05T16:35:00Z"/>
        </w:rPr>
        <w:pPrChange w:id="8243" w:author="Windows User" w:date="2017-10-05T16:40:00Z">
          <w:pPr>
            <w:pStyle w:val="Heading1"/>
          </w:pPr>
        </w:pPrChange>
      </w:pPr>
      <w:ins w:id="8244" w:author="Mahmoud" w:date="2017-10-06T11:55:00Z">
        <w:r>
          <w:rPr>
            <w:rFonts w:hint="cs"/>
            <w:rtl/>
          </w:rPr>
          <w:t>عنوان پژوهش</w:t>
        </w:r>
      </w:ins>
      <w:ins w:id="8245" w:author="Windows User" w:date="2017-10-14T03:05:00Z">
        <w:r w:rsidR="00CA1142">
          <w:t>[25]</w:t>
        </w:r>
      </w:ins>
      <w:ins w:id="8246" w:author="Mahmoud" w:date="2017-10-06T11:55:00Z">
        <w:r>
          <w:rPr>
            <w:rFonts w:hint="cs"/>
            <w:rtl/>
          </w:rPr>
          <w:t xml:space="preserve">: </w:t>
        </w:r>
      </w:ins>
      <w:ins w:id="8247" w:author="Windows User" w:date="2017-10-05T16:40:00Z">
        <w:r w:rsidR="002648AB">
          <w:rPr>
            <w:rFonts w:hint="cs"/>
            <w:rtl/>
          </w:rPr>
          <w:t>جست و جوی مسیر های اجرایی مختلف برنامه برای تحلیل دژافزار</w:t>
        </w:r>
      </w:ins>
    </w:p>
    <w:p w14:paraId="1E913A08" w14:textId="1833FE60" w:rsidR="002648AB" w:rsidRDefault="002648AB">
      <w:pPr>
        <w:pStyle w:val="Heading3"/>
        <w:rPr>
          <w:ins w:id="8248" w:author="Windows User" w:date="2017-10-05T16:35:00Z"/>
          <w:rtl/>
        </w:rPr>
        <w:pPrChange w:id="8249" w:author="Windows User" w:date="2017-10-05T16:35:00Z">
          <w:pPr>
            <w:pStyle w:val="Heading1"/>
          </w:pPr>
        </w:pPrChange>
      </w:pPr>
      <w:bookmarkStart w:id="8250" w:name="_Toc495715061"/>
      <w:ins w:id="8251" w:author="Windows User" w:date="2017-10-05T16:35:00Z">
        <w:r>
          <w:rPr>
            <w:rFonts w:hint="cs"/>
            <w:rtl/>
          </w:rPr>
          <w:t>6-2-1-مقدمه</w:t>
        </w:r>
        <w:bookmarkEnd w:id="8250"/>
      </w:ins>
    </w:p>
    <w:p w14:paraId="2AE0A52F" w14:textId="02521C41" w:rsidR="002630A7" w:rsidRDefault="00A2077B">
      <w:pPr>
        <w:rPr>
          <w:ins w:id="8252" w:author="Windows User" w:date="2017-10-05T16:46:00Z"/>
          <w:rtl/>
        </w:rPr>
        <w:pPrChange w:id="8253" w:author="Windows User" w:date="2017-10-05T16:46:00Z">
          <w:pPr>
            <w:pStyle w:val="Heading1"/>
          </w:pPr>
        </w:pPrChange>
      </w:pPr>
      <w:ins w:id="8254" w:author="Windows User" w:date="2017-10-05T16:42:00Z">
        <w:r>
          <w:rPr>
            <w:rFonts w:hint="cs"/>
            <w:rtl/>
          </w:rPr>
          <w:t>تحلیل دژافزار فرآیندی است که در طی آن رفتار یک دژافزار مورد ارزیابی ق</w:t>
        </w:r>
      </w:ins>
      <w:ins w:id="8255" w:author="Windows User" w:date="2017-10-05T16:43:00Z">
        <w:r>
          <w:rPr>
            <w:rFonts w:hint="cs"/>
            <w:rtl/>
          </w:rPr>
          <w:t>رار می گیرد</w:t>
        </w:r>
      </w:ins>
      <w:ins w:id="8256" w:author="Windows User" w:date="2017-10-05T16:44:00Z">
        <w:r w:rsidR="002630A7">
          <w:rPr>
            <w:rFonts w:hint="cs"/>
            <w:rtl/>
          </w:rPr>
          <w:t xml:space="preserve"> تا هدف موذیانه ی آن کشف شود</w:t>
        </w:r>
      </w:ins>
      <w:ins w:id="8257" w:author="Windows User" w:date="2017-10-05T16:43:00Z">
        <w:r>
          <w:rPr>
            <w:rFonts w:hint="cs"/>
            <w:rtl/>
          </w:rPr>
          <w:t>.</w:t>
        </w:r>
      </w:ins>
      <w:ins w:id="8258" w:author="Windows User" w:date="2017-10-05T16:44:00Z">
        <w:r w:rsidR="002630A7">
          <w:rPr>
            <w:rFonts w:hint="cs"/>
            <w:rtl/>
          </w:rPr>
          <w:t xml:space="preserve"> فرآیند تحلیل دژافزار برای قدم های بعدی مقابله با دژافزار یعنی توسعه ی یک سامانه</w:t>
        </w:r>
      </w:ins>
      <w:ins w:id="8259" w:author="Windows User" w:date="2017-10-05T16:45:00Z">
        <w:r w:rsidR="002630A7">
          <w:rPr>
            <w:rtl/>
          </w:rPr>
          <w:softHyphen/>
        </w:r>
        <w:r w:rsidR="002630A7">
          <w:rPr>
            <w:rFonts w:hint="cs"/>
            <w:rtl/>
          </w:rPr>
          <w:t>ی تشخیص و یا ابزار مقابله کننده با دژافزار ضروری است.</w:t>
        </w:r>
      </w:ins>
    </w:p>
    <w:p w14:paraId="2312AC60" w14:textId="1A0F4148" w:rsidR="002630A7" w:rsidRDefault="002630A7">
      <w:pPr>
        <w:rPr>
          <w:ins w:id="8260" w:author="Windows User" w:date="2017-10-05T16:52:00Z"/>
          <w:rtl/>
        </w:rPr>
        <w:pPrChange w:id="8261" w:author="Mahmoud" w:date="2017-10-06T11:56:00Z">
          <w:pPr>
            <w:pStyle w:val="Heading1"/>
          </w:pPr>
        </w:pPrChange>
      </w:pPr>
      <w:ins w:id="8262" w:author="Windows User" w:date="2017-10-05T16:46:00Z">
        <w:r>
          <w:rPr>
            <w:rFonts w:hint="cs"/>
            <w:rtl/>
          </w:rPr>
          <w:t xml:space="preserve">روش های ابتدایی تحلیل دژافزار روش های مبتنی بر تحلیل گر انسانی بودند که از نظر زمان و هزینه </w:t>
        </w:r>
      </w:ins>
      <w:ins w:id="8263" w:author="Windows User" w:date="2017-10-05T16:48:00Z">
        <w:r>
          <w:rPr>
            <w:rFonts w:hint="cs"/>
            <w:rtl/>
          </w:rPr>
          <w:t xml:space="preserve">بسیار ناکارآمد تلقی می شدند. پس </w:t>
        </w:r>
      </w:ins>
      <w:ins w:id="8264" w:author="Windows User" w:date="2017-10-05T16:49:00Z">
        <w:r>
          <w:rPr>
            <w:rFonts w:hint="cs"/>
            <w:rtl/>
          </w:rPr>
          <w:t>از آن ابزار های تحلیل پویا با هدف اجرای دژافزار تحت یک محیط شبیه سازی شده ی محدود معرفی شدند.</w:t>
        </w:r>
      </w:ins>
      <w:ins w:id="8265" w:author="Windows User" w:date="2017-10-05T16:50:00Z">
        <w:r>
          <w:rPr>
            <w:rFonts w:hint="cs"/>
            <w:rtl/>
          </w:rPr>
          <w:t xml:space="preserve"> </w:t>
        </w:r>
      </w:ins>
      <w:ins w:id="8266" w:author="Windows User" w:date="2017-10-05T16:49:00Z">
        <w:r>
          <w:rPr>
            <w:rFonts w:hint="cs"/>
            <w:rtl/>
          </w:rPr>
          <w:t>این ابزارها</w:t>
        </w:r>
      </w:ins>
      <w:ins w:id="8267" w:author="Windows User" w:date="2017-10-05T16:50:00Z">
        <w:r>
          <w:rPr>
            <w:rFonts w:hint="cs"/>
            <w:rtl/>
          </w:rPr>
          <w:t xml:space="preserve"> پس از اجرای دژافزار</w:t>
        </w:r>
      </w:ins>
      <w:ins w:id="8268" w:author="Windows User" w:date="2017-10-05T16:51:00Z">
        <w:r>
          <w:rPr>
            <w:rFonts w:hint="cs"/>
            <w:rtl/>
          </w:rPr>
          <w:t xml:space="preserve"> در شبیه</w:t>
        </w:r>
        <w:r>
          <w:rPr>
            <w:rtl/>
          </w:rPr>
          <w:softHyphen/>
        </w:r>
        <w:r>
          <w:rPr>
            <w:rFonts w:hint="cs"/>
            <w:rtl/>
          </w:rPr>
          <w:t>ساز</w:t>
        </w:r>
      </w:ins>
      <w:ins w:id="8269" w:author="Windows User" w:date="2017-10-05T16:50:00Z">
        <w:r>
          <w:rPr>
            <w:rFonts w:hint="cs"/>
            <w:rtl/>
          </w:rPr>
          <w:t xml:space="preserve"> لاگ مربوط به فراخوانی های سیستمی دژافزار را</w:t>
        </w:r>
      </w:ins>
      <w:ins w:id="8270" w:author="Windows User" w:date="2017-10-05T16:51:00Z">
        <w:r>
          <w:rPr>
            <w:rFonts w:hint="cs"/>
            <w:rtl/>
          </w:rPr>
          <w:t xml:space="preserve"> </w:t>
        </w:r>
      </w:ins>
      <w:ins w:id="8271" w:author="Windows User" w:date="2017-10-05T16:50:00Z">
        <w:r>
          <w:rPr>
            <w:rFonts w:hint="cs"/>
            <w:rtl/>
          </w:rPr>
          <w:t>ذخیر</w:t>
        </w:r>
      </w:ins>
      <w:ins w:id="8272" w:author="Windows User" w:date="2017-10-05T16:51:00Z">
        <w:r>
          <w:rPr>
            <w:rFonts w:hint="cs"/>
            <w:rtl/>
          </w:rPr>
          <w:t>ه می کردند که با استفاده از آن تحلیل</w:t>
        </w:r>
        <w:del w:id="8273" w:author="Mahmoud" w:date="2017-10-06T11:56:00Z">
          <w:r w:rsidDel="00F60E2D">
            <w:rPr>
              <w:rFonts w:hint="cs"/>
              <w:rtl/>
            </w:rPr>
            <w:delText xml:space="preserve"> </w:delText>
          </w:r>
        </w:del>
      </w:ins>
      <w:ins w:id="8274" w:author="Mahmoud" w:date="2017-10-06T11:56:00Z">
        <w:r w:rsidR="00F60E2D">
          <w:rPr>
            <w:rtl/>
          </w:rPr>
          <w:softHyphen/>
        </w:r>
      </w:ins>
      <w:ins w:id="8275" w:author="Windows User" w:date="2017-10-05T16:51:00Z">
        <w:r>
          <w:rPr>
            <w:rFonts w:hint="cs"/>
            <w:rtl/>
          </w:rPr>
          <w:t>گر قادر به تحلیل رفتار دژافزار بود.</w:t>
        </w:r>
      </w:ins>
    </w:p>
    <w:p w14:paraId="7EA422B9" w14:textId="4559A226" w:rsidR="001D6A80" w:rsidRDefault="002630A7">
      <w:pPr>
        <w:rPr>
          <w:ins w:id="8276" w:author="Windows User" w:date="2017-10-05T17:07:00Z"/>
          <w:rtl/>
        </w:rPr>
        <w:pPrChange w:id="8277" w:author="Mahmoud" w:date="2017-10-06T11:57:00Z">
          <w:pPr>
            <w:pStyle w:val="Heading1"/>
          </w:pPr>
        </w:pPrChange>
      </w:pPr>
      <w:ins w:id="8278" w:author="Windows User" w:date="2017-10-05T16:52:00Z">
        <w:r>
          <w:rPr>
            <w:rFonts w:hint="cs"/>
            <w:rtl/>
          </w:rPr>
          <w:t>مشکل عمده ی روش های تحلیل پویا آن ب</w:t>
        </w:r>
      </w:ins>
      <w:ins w:id="8279" w:author="Windows User" w:date="2017-10-05T16:53:00Z">
        <w:r>
          <w:rPr>
            <w:rFonts w:hint="cs"/>
            <w:rtl/>
          </w:rPr>
          <w:t>و</w:t>
        </w:r>
      </w:ins>
      <w:ins w:id="8280" w:author="Windows User" w:date="2017-10-05T16:52:00Z">
        <w:r>
          <w:rPr>
            <w:rFonts w:hint="cs"/>
            <w:rtl/>
          </w:rPr>
          <w:t xml:space="preserve">د </w:t>
        </w:r>
      </w:ins>
      <w:ins w:id="8281" w:author="Windows User" w:date="2017-10-05T16:53:00Z">
        <w:r>
          <w:rPr>
            <w:rFonts w:hint="cs"/>
            <w:rtl/>
          </w:rPr>
          <w:t>که در هر بار اجرا تنها یک مسیر مشخص از برنامه مورد اجرا قرا</w:t>
        </w:r>
      </w:ins>
      <w:ins w:id="8282" w:author="Mahmoud" w:date="2017-10-06T11:56:00Z">
        <w:r w:rsidR="00F60E2D">
          <w:rPr>
            <w:rFonts w:hint="cs"/>
            <w:rtl/>
          </w:rPr>
          <w:t>ر</w:t>
        </w:r>
      </w:ins>
      <w:ins w:id="8283" w:author="Windows User" w:date="2017-10-05T16:53:00Z">
        <w:r>
          <w:rPr>
            <w:rFonts w:hint="cs"/>
            <w:rtl/>
          </w:rPr>
          <w:t xml:space="preserve"> می گرفت. از این گذشته بسیار محتمل بود که مسیر های خاصی که حاوی کد موذیانه بودند تنها در شرایطی مشخص </w:t>
        </w:r>
      </w:ins>
      <w:ins w:id="8284" w:author="Windows User" w:date="2017-10-05T16:54:00Z">
        <w:r>
          <w:rPr>
            <w:rFonts w:hint="cs"/>
            <w:rtl/>
          </w:rPr>
          <w:t>و بسیار خاص اجرا شوند.</w:t>
        </w:r>
      </w:ins>
      <w:ins w:id="8285" w:author="Windows User" w:date="2017-10-05T17:05:00Z">
        <w:r w:rsidR="001D6A80">
          <w:rPr>
            <w:rFonts w:hint="cs"/>
            <w:rtl/>
          </w:rPr>
          <w:t xml:space="preserve"> </w:t>
        </w:r>
      </w:ins>
      <w:ins w:id="8286" w:author="Windows User" w:date="2017-10-05T17:06:00Z">
        <w:r w:rsidR="001D6A80">
          <w:rPr>
            <w:rFonts w:hint="cs"/>
            <w:rtl/>
          </w:rPr>
          <w:t>به عنوان مثال</w:t>
        </w:r>
      </w:ins>
      <w:ins w:id="8287" w:author="Windows User" w:date="2017-10-05T17:05:00Z">
        <w:r w:rsidR="001D6A80">
          <w:rPr>
            <w:rFonts w:hint="cs"/>
            <w:rtl/>
          </w:rPr>
          <w:t xml:space="preserve"> تنها در صورتی که </w:t>
        </w:r>
        <w:del w:id="8288" w:author="Mahmoud" w:date="2017-10-06T11:56:00Z">
          <w:r w:rsidR="001D6A80" w:rsidDel="00F60E2D">
            <w:rPr>
              <w:rFonts w:hint="cs"/>
              <w:rtl/>
            </w:rPr>
            <w:delText>روز</w:delText>
          </w:r>
        </w:del>
      </w:ins>
      <w:ins w:id="8289" w:author="Mahmoud" w:date="2017-10-06T11:56:00Z">
        <w:r w:rsidR="00F60E2D">
          <w:rPr>
            <w:rFonts w:hint="cs"/>
            <w:rtl/>
          </w:rPr>
          <w:t>تاریخ</w:t>
        </w:r>
      </w:ins>
      <w:ins w:id="8290" w:author="Windows User" w:date="2017-10-05T17:05:00Z">
        <w:r w:rsidR="001D6A80">
          <w:rPr>
            <w:rFonts w:hint="cs"/>
            <w:rtl/>
          </w:rPr>
          <w:t xml:space="preserve"> خاصی فرا</w:t>
        </w:r>
      </w:ins>
      <w:ins w:id="8291" w:author="Mahmoud" w:date="2017-10-06T11:56:00Z">
        <w:r w:rsidR="00F60E2D">
          <w:rPr>
            <w:rFonts w:hint="cs"/>
            <w:rtl/>
          </w:rPr>
          <w:t xml:space="preserve"> </w:t>
        </w:r>
      </w:ins>
      <w:ins w:id="8292" w:author="Windows User" w:date="2017-10-05T17:05:00Z">
        <w:r w:rsidR="001D6A80">
          <w:rPr>
            <w:rFonts w:hint="cs"/>
            <w:rtl/>
          </w:rPr>
          <w:t>برسد و یا فایل خاصی در سیستم م</w:t>
        </w:r>
      </w:ins>
      <w:ins w:id="8293" w:author="Windows User" w:date="2017-10-05T17:06:00Z">
        <w:r w:rsidR="001D6A80">
          <w:rPr>
            <w:rFonts w:hint="cs"/>
            <w:rtl/>
          </w:rPr>
          <w:t>و</w:t>
        </w:r>
      </w:ins>
      <w:ins w:id="8294" w:author="Windows User" w:date="2017-10-05T17:05:00Z">
        <w:r w:rsidR="001D6A80">
          <w:rPr>
            <w:rFonts w:hint="cs"/>
            <w:rtl/>
          </w:rPr>
          <w:t>ج</w:t>
        </w:r>
      </w:ins>
      <w:ins w:id="8295" w:author="Mahmoud" w:date="2017-10-06T11:56:00Z">
        <w:r w:rsidR="00F60E2D">
          <w:rPr>
            <w:rFonts w:hint="cs"/>
            <w:rtl/>
          </w:rPr>
          <w:t>و</w:t>
        </w:r>
      </w:ins>
      <w:ins w:id="8296" w:author="Windows User" w:date="2017-10-05T17:05:00Z">
        <w:r w:rsidR="001D6A80">
          <w:rPr>
            <w:rFonts w:hint="cs"/>
            <w:rtl/>
          </w:rPr>
          <w:t>د باشد رفتار م</w:t>
        </w:r>
      </w:ins>
      <w:ins w:id="8297" w:author="Windows User" w:date="2017-10-05T17:06:00Z">
        <w:r w:rsidR="001D6A80">
          <w:rPr>
            <w:rFonts w:hint="cs"/>
            <w:rtl/>
          </w:rPr>
          <w:t>و</w:t>
        </w:r>
      </w:ins>
      <w:ins w:id="8298" w:author="Windows User" w:date="2017-10-05T17:05:00Z">
        <w:r w:rsidR="001D6A80">
          <w:rPr>
            <w:rFonts w:hint="cs"/>
            <w:rtl/>
          </w:rPr>
          <w:t>ذیانه</w:t>
        </w:r>
      </w:ins>
      <w:ins w:id="8299" w:author="Windows User" w:date="2017-10-05T17:06:00Z">
        <w:r w:rsidR="001D6A80">
          <w:rPr>
            <w:rFonts w:hint="cs"/>
            <w:rtl/>
          </w:rPr>
          <w:t xml:space="preserve"> فعال گردد.</w:t>
        </w:r>
      </w:ins>
      <w:ins w:id="8300" w:author="Windows User" w:date="2017-10-05T16:54:00Z">
        <w:r>
          <w:rPr>
            <w:rFonts w:hint="cs"/>
            <w:rtl/>
          </w:rPr>
          <w:t xml:space="preserve"> بنابراین احتمال آن که یک دژافزار بتواند </w:t>
        </w:r>
      </w:ins>
      <w:ins w:id="8301" w:author="Windows User" w:date="2017-10-05T17:04:00Z">
        <w:r w:rsidR="001D6A80">
          <w:rPr>
            <w:rFonts w:hint="cs"/>
            <w:rtl/>
          </w:rPr>
          <w:t xml:space="preserve">رفتار موذیانه ی خود را از دید ابزار تحلیل پنهان </w:t>
        </w:r>
        <w:del w:id="8302" w:author="Mahmoud" w:date="2017-10-06T11:57:00Z">
          <w:r w:rsidR="001D6A80" w:rsidDel="00F60E2D">
            <w:rPr>
              <w:rFonts w:hint="cs"/>
              <w:rtl/>
            </w:rPr>
            <w:delText>کند</w:delText>
          </w:r>
        </w:del>
      </w:ins>
      <w:ins w:id="8303" w:author="Mahmoud" w:date="2017-10-06T11:57:00Z">
        <w:r w:rsidR="00F60E2D">
          <w:rPr>
            <w:rFonts w:hint="cs"/>
            <w:rtl/>
          </w:rPr>
          <w:t>نماید</w:t>
        </w:r>
      </w:ins>
      <w:ins w:id="8304" w:author="Windows User" w:date="2017-10-05T17:04:00Z">
        <w:r w:rsidR="001D6A80">
          <w:rPr>
            <w:rFonts w:hint="cs"/>
            <w:rtl/>
          </w:rPr>
          <w:t xml:space="preserve"> بسیار بالا بود.</w:t>
        </w:r>
      </w:ins>
    </w:p>
    <w:p w14:paraId="7F87272E" w14:textId="77931F40" w:rsidR="001D6A80" w:rsidRDefault="001D6A80">
      <w:pPr>
        <w:rPr>
          <w:ins w:id="8305" w:author="Windows User" w:date="2017-10-05T17:09:00Z"/>
          <w:rtl/>
        </w:rPr>
        <w:pPrChange w:id="8306" w:author="Windows User" w:date="2017-10-05T17:07:00Z">
          <w:pPr>
            <w:pStyle w:val="Heading1"/>
          </w:pPr>
        </w:pPrChange>
      </w:pPr>
      <w:ins w:id="8307" w:author="Windows User" w:date="2017-10-05T17:07:00Z">
        <w:r>
          <w:rPr>
            <w:rFonts w:hint="cs"/>
            <w:rtl/>
          </w:rPr>
          <w:t>در این پژ</w:t>
        </w:r>
      </w:ins>
      <w:ins w:id="8308" w:author="Windows User" w:date="2017-10-05T17:08:00Z">
        <w:r>
          <w:rPr>
            <w:rFonts w:hint="cs"/>
            <w:rtl/>
          </w:rPr>
          <w:t>و</w:t>
        </w:r>
      </w:ins>
      <w:ins w:id="8309" w:author="Windows User" w:date="2017-10-05T17:07:00Z">
        <w:r>
          <w:rPr>
            <w:rFonts w:hint="cs"/>
            <w:rtl/>
          </w:rPr>
          <w:t>هش</w:t>
        </w:r>
      </w:ins>
      <w:ins w:id="8310" w:author="Windows User" w:date="2017-10-05T17:08:00Z">
        <w:r>
          <w:rPr>
            <w:rFonts w:hint="cs"/>
            <w:rtl/>
          </w:rPr>
          <w:t xml:space="preserve"> با ارائه ی یک راهکار جدید، مسیر های اجرایی مختلف یک دژافزار را اجرا می کنیم و مورد بر</w:t>
        </w:r>
      </w:ins>
      <w:ins w:id="8311" w:author="Windows User" w:date="2017-10-05T17:09:00Z">
        <w:r>
          <w:rPr>
            <w:rFonts w:hint="cs"/>
            <w:rtl/>
          </w:rPr>
          <w:t>ر</w:t>
        </w:r>
      </w:ins>
      <w:ins w:id="8312" w:author="Windows User" w:date="2017-10-05T17:08:00Z">
        <w:r>
          <w:rPr>
            <w:rFonts w:hint="cs"/>
            <w:rtl/>
          </w:rPr>
          <w:t xml:space="preserve">سی </w:t>
        </w:r>
      </w:ins>
      <w:ins w:id="8313" w:author="Windows User" w:date="2017-10-05T17:09:00Z">
        <w:r>
          <w:rPr>
            <w:rFonts w:hint="cs"/>
            <w:rtl/>
          </w:rPr>
          <w:t>و تحلیل قرار می دهیم.</w:t>
        </w:r>
      </w:ins>
    </w:p>
    <w:p w14:paraId="00CDF094" w14:textId="212CFC56" w:rsidR="001D6A80" w:rsidRDefault="00E62DB8">
      <w:pPr>
        <w:pStyle w:val="Heading3"/>
        <w:rPr>
          <w:ins w:id="8314" w:author="Windows User" w:date="2017-10-05T17:43:00Z"/>
          <w:rtl/>
        </w:rPr>
        <w:pPrChange w:id="8315" w:author="Windows User" w:date="2017-10-05T17:43:00Z">
          <w:pPr>
            <w:pStyle w:val="Heading1"/>
          </w:pPr>
        </w:pPrChange>
      </w:pPr>
      <w:ins w:id="8316" w:author="Windows User" w:date="2017-10-05T17:40:00Z">
        <w:r>
          <w:rPr>
            <w:rFonts w:hint="cs"/>
            <w:rtl/>
          </w:rPr>
          <w:t xml:space="preserve">  </w:t>
        </w:r>
      </w:ins>
      <w:bookmarkStart w:id="8317" w:name="_Toc495715062"/>
      <w:ins w:id="8318" w:author="Windows User" w:date="2017-10-05T17:41:00Z">
        <w:r>
          <w:rPr>
            <w:rFonts w:hint="cs"/>
            <w:rtl/>
          </w:rPr>
          <w:t>6-2-2-</w:t>
        </w:r>
      </w:ins>
      <w:ins w:id="8319" w:author="Windows User" w:date="2017-10-05T17:43:00Z">
        <w:r>
          <w:rPr>
            <w:rFonts w:hint="cs"/>
            <w:rtl/>
          </w:rPr>
          <w:t>بررسی اجمالی راهکار پیشنهادی</w:t>
        </w:r>
        <w:bookmarkEnd w:id="8317"/>
      </w:ins>
    </w:p>
    <w:p w14:paraId="51E187AF" w14:textId="77777777" w:rsidR="0084306B" w:rsidRDefault="00E62DB8">
      <w:pPr>
        <w:rPr>
          <w:ins w:id="8320" w:author="Mahmoud" w:date="2017-10-06T12:12:00Z"/>
          <w:rtl/>
        </w:rPr>
        <w:pPrChange w:id="8321" w:author="Mahmoud" w:date="2017-10-06T12:12:00Z">
          <w:pPr>
            <w:pStyle w:val="Heading1"/>
          </w:pPr>
        </w:pPrChange>
      </w:pPr>
      <w:ins w:id="8322" w:author="Windows User" w:date="2017-10-05T17:45:00Z">
        <w:r>
          <w:rPr>
            <w:rFonts w:hint="cs"/>
            <w:rtl/>
          </w:rPr>
          <w:t xml:space="preserve">در راهکار پیشنهادی </w:t>
        </w:r>
      </w:ins>
      <w:ins w:id="8323" w:author="Windows User" w:date="2017-10-05T17:47:00Z">
        <w:r w:rsidRPr="00E62DB8">
          <w:rPr>
            <w:rtl/>
          </w:rPr>
          <w:t>ا</w:t>
        </w:r>
        <w:r w:rsidRPr="00E62DB8">
          <w:rPr>
            <w:rFonts w:hint="cs"/>
            <w:rtl/>
          </w:rPr>
          <w:t>ی</w:t>
        </w:r>
        <w:r w:rsidRPr="00E62DB8">
          <w:rPr>
            <w:rFonts w:hint="eastAsia"/>
            <w:rtl/>
          </w:rPr>
          <w:t>ن</w:t>
        </w:r>
        <w:r w:rsidRPr="00E62DB8">
          <w:rPr>
            <w:rtl/>
          </w:rPr>
          <w:t xml:space="preserve"> پژوهش</w:t>
        </w:r>
      </w:ins>
      <w:ins w:id="8324" w:author="Windows User" w:date="2017-10-05T17:48:00Z">
        <w:r>
          <w:rPr>
            <w:rFonts w:hint="cs"/>
            <w:rtl/>
          </w:rPr>
          <w:t>،</w:t>
        </w:r>
      </w:ins>
      <w:ins w:id="8325" w:author="Windows User" w:date="2017-10-05T17:51:00Z">
        <w:r w:rsidR="008B137F">
          <w:rPr>
            <w:rFonts w:hint="cs"/>
            <w:rtl/>
          </w:rPr>
          <w:t xml:space="preserve"> </w:t>
        </w:r>
      </w:ins>
      <w:ins w:id="8326" w:author="Windows User" w:date="2017-10-05T17:46:00Z">
        <w:r>
          <w:rPr>
            <w:rFonts w:hint="cs"/>
            <w:rtl/>
          </w:rPr>
          <w:t xml:space="preserve">روند تغییر یک ورودی </w:t>
        </w:r>
      </w:ins>
      <w:ins w:id="8327" w:author="Windows User" w:date="2017-10-05T17:48:00Z">
        <w:r>
          <w:rPr>
            <w:rFonts w:hint="cs"/>
            <w:rtl/>
          </w:rPr>
          <w:t>برنامه</w:t>
        </w:r>
      </w:ins>
      <w:ins w:id="8328" w:author="Windows User" w:date="2017-10-05T17:46:00Z">
        <w:r>
          <w:rPr>
            <w:rFonts w:hint="cs"/>
            <w:rtl/>
          </w:rPr>
          <w:t xml:space="preserve"> از ابتدا تا انتها</w:t>
        </w:r>
      </w:ins>
      <w:ins w:id="8329" w:author="Windows User" w:date="2017-10-05T17:48:00Z">
        <w:r>
          <w:rPr>
            <w:rFonts w:hint="cs"/>
            <w:rtl/>
          </w:rPr>
          <w:t xml:space="preserve"> مورد</w:t>
        </w:r>
      </w:ins>
      <w:ins w:id="8330" w:author="Windows User" w:date="2017-10-05T17:46:00Z">
        <w:r>
          <w:rPr>
            <w:rFonts w:hint="cs"/>
            <w:rtl/>
          </w:rPr>
          <w:t xml:space="preserve"> بررسی</w:t>
        </w:r>
      </w:ins>
      <w:ins w:id="8331" w:author="Windows User" w:date="2017-10-05T17:48:00Z">
        <w:r>
          <w:rPr>
            <w:rFonts w:hint="cs"/>
            <w:rtl/>
          </w:rPr>
          <w:t xml:space="preserve"> قرار می گیرد.</w:t>
        </w:r>
      </w:ins>
      <w:ins w:id="8332" w:author="Mahmoud" w:date="2017-10-06T12:08:00Z">
        <w:r w:rsidR="0084306B">
          <w:rPr>
            <w:rFonts w:hint="cs"/>
            <w:rtl/>
          </w:rPr>
          <w:t xml:space="preserve"> این بررسی در واقع براساس فراخوانی های سیستمی ناشی از کد باینری دژافزار می باشد.</w:t>
        </w:r>
      </w:ins>
      <w:ins w:id="8333" w:author="Windows User" w:date="2017-10-05T17:48:00Z">
        <w:r>
          <w:rPr>
            <w:rFonts w:hint="cs"/>
            <w:rtl/>
          </w:rPr>
          <w:t xml:space="preserve"> در طی این بررسی نقاط خاصی</w:t>
        </w:r>
      </w:ins>
      <w:ins w:id="8334" w:author="Windows User" w:date="2017-10-05T17:49:00Z">
        <w:r>
          <w:rPr>
            <w:rFonts w:hint="cs"/>
            <w:rtl/>
          </w:rPr>
          <w:t xml:space="preserve"> از کد </w:t>
        </w:r>
      </w:ins>
      <w:ins w:id="8335" w:author="Windows User" w:date="2017-10-05T17:48:00Z">
        <w:r>
          <w:rPr>
            <w:rFonts w:hint="cs"/>
            <w:rtl/>
          </w:rPr>
          <w:t xml:space="preserve">که </w:t>
        </w:r>
      </w:ins>
      <w:ins w:id="8336" w:author="Windows User" w:date="2017-10-05T17:49:00Z">
        <w:r>
          <w:rPr>
            <w:rFonts w:hint="cs"/>
            <w:rtl/>
          </w:rPr>
          <w:t>ورودی برنامه موجب تغییر مسیر اجرایی کد می گردد</w:t>
        </w:r>
      </w:ins>
      <w:ins w:id="8337" w:author="Windows User" w:date="2017-10-05T17:50:00Z">
        <w:r w:rsidR="008B137F">
          <w:rPr>
            <w:rFonts w:hint="cs"/>
            <w:rtl/>
          </w:rPr>
          <w:t xml:space="preserve"> </w:t>
        </w:r>
      </w:ins>
      <w:ins w:id="8338" w:author="Windows User" w:date="2017-10-05T17:49:00Z">
        <w:r w:rsidR="008B137F">
          <w:rPr>
            <w:rFonts w:hint="cs"/>
            <w:rtl/>
          </w:rPr>
          <w:t>ثبت می شوند.</w:t>
        </w:r>
      </w:ins>
      <w:ins w:id="8339" w:author="Mahmoud" w:date="2017-10-06T12:09:00Z">
        <w:r w:rsidR="0084306B" w:rsidRPr="0084306B">
          <w:rPr>
            <w:rFonts w:hint="cs"/>
            <w:rtl/>
          </w:rPr>
          <w:t xml:space="preserve"> </w:t>
        </w:r>
        <w:r w:rsidR="0084306B">
          <w:rPr>
            <w:rFonts w:hint="cs"/>
            <w:rtl/>
          </w:rPr>
          <w:t xml:space="preserve">در این پژوهش، به این گونه نقاط از برنامه که مسیر اجرایی </w:t>
        </w:r>
      </w:ins>
      <w:ins w:id="8340" w:author="Mahmoud" w:date="2017-10-06T12:10:00Z">
        <w:r w:rsidR="0084306B">
          <w:rPr>
            <w:rFonts w:hint="cs"/>
            <w:rtl/>
          </w:rPr>
          <w:t xml:space="preserve">متفاوت </w:t>
        </w:r>
      </w:ins>
      <w:ins w:id="8341" w:author="Mahmoud" w:date="2017-10-06T12:09:00Z">
        <w:r w:rsidR="0084306B">
          <w:rPr>
            <w:rFonts w:hint="cs"/>
            <w:rtl/>
          </w:rPr>
          <w:t>برنامه</w:t>
        </w:r>
      </w:ins>
      <w:ins w:id="8342" w:author="Mahmoud" w:date="2017-10-06T12:10:00Z">
        <w:r w:rsidR="0084306B">
          <w:rPr>
            <w:rFonts w:hint="cs"/>
            <w:rtl/>
          </w:rPr>
          <w:t xml:space="preserve"> را</w:t>
        </w:r>
      </w:ins>
      <w:ins w:id="8343" w:author="Mahmoud" w:date="2017-10-06T12:09:00Z">
        <w:r w:rsidR="0084306B">
          <w:rPr>
            <w:rFonts w:hint="cs"/>
            <w:rtl/>
          </w:rPr>
          <w:t xml:space="preserve"> براساس مقدار ورودی متفاوت </w:t>
        </w:r>
      </w:ins>
      <w:ins w:id="8344" w:author="Mahmoud" w:date="2017-10-06T12:10:00Z">
        <w:r w:rsidR="0084306B">
          <w:rPr>
            <w:rFonts w:hint="cs"/>
            <w:rtl/>
          </w:rPr>
          <w:t>موجب می شوند،</w:t>
        </w:r>
      </w:ins>
      <w:ins w:id="8345" w:author="Mahmoud" w:date="2017-10-06T12:09:00Z">
        <w:r w:rsidR="0084306B">
          <w:rPr>
            <w:rFonts w:hint="cs"/>
            <w:rtl/>
          </w:rPr>
          <w:t xml:space="preserve"> نقاط انشعابی </w:t>
        </w:r>
      </w:ins>
      <w:ins w:id="8346" w:author="Mahmoud" w:date="2017-10-06T12:11:00Z">
        <w:r w:rsidR="0084306B">
          <w:rPr>
            <w:rFonts w:hint="cs"/>
            <w:rtl/>
          </w:rPr>
          <w:t>گفته می شود.</w:t>
        </w:r>
      </w:ins>
      <w:ins w:id="8347" w:author="Windows User" w:date="2017-10-05T17:49:00Z">
        <w:r w:rsidR="008B137F">
          <w:rPr>
            <w:rFonts w:hint="cs"/>
            <w:rtl/>
          </w:rPr>
          <w:t xml:space="preserve"> به عنوان مثال </w:t>
        </w:r>
      </w:ins>
      <w:ins w:id="8348" w:author="Windows User" w:date="2017-10-05T17:50:00Z">
        <w:r w:rsidR="008B137F">
          <w:rPr>
            <w:rFonts w:hint="cs"/>
            <w:rtl/>
          </w:rPr>
          <w:t>وجود یا عدم وجود یک فایل می تواند دو مسیر اجرای متفاوت را م</w:t>
        </w:r>
      </w:ins>
      <w:ins w:id="8349" w:author="Windows User" w:date="2017-10-05T17:51:00Z">
        <w:r w:rsidR="008B137F">
          <w:rPr>
            <w:rFonts w:hint="cs"/>
            <w:rtl/>
          </w:rPr>
          <w:t>و</w:t>
        </w:r>
      </w:ins>
      <w:ins w:id="8350" w:author="Windows User" w:date="2017-10-05T17:50:00Z">
        <w:r w:rsidR="008B137F">
          <w:rPr>
            <w:rFonts w:hint="cs"/>
            <w:rtl/>
          </w:rPr>
          <w:t>جب ش</w:t>
        </w:r>
      </w:ins>
      <w:ins w:id="8351" w:author="Windows User" w:date="2017-10-05T17:51:00Z">
        <w:r w:rsidR="008B137F">
          <w:rPr>
            <w:rFonts w:hint="cs"/>
            <w:rtl/>
          </w:rPr>
          <w:t>و</w:t>
        </w:r>
      </w:ins>
      <w:ins w:id="8352" w:author="Windows User" w:date="2017-10-05T17:50:00Z">
        <w:r w:rsidR="008B137F">
          <w:rPr>
            <w:rFonts w:hint="cs"/>
            <w:rtl/>
          </w:rPr>
          <w:t>د</w:t>
        </w:r>
      </w:ins>
      <w:ins w:id="8353" w:author="Mahmoud" w:date="2017-10-06T12:08:00Z">
        <w:r w:rsidR="0084306B">
          <w:rPr>
            <w:rFonts w:hint="cs"/>
            <w:rtl/>
          </w:rPr>
          <w:t>.</w:t>
        </w:r>
      </w:ins>
      <w:ins w:id="8354" w:author="Windows User" w:date="2017-10-05T17:50:00Z">
        <w:r w:rsidR="008B137F">
          <w:rPr>
            <w:rFonts w:hint="cs"/>
            <w:rtl/>
          </w:rPr>
          <w:t xml:space="preserve"> از این رو </w:t>
        </w:r>
      </w:ins>
      <w:ins w:id="8355" w:author="Windows User" w:date="2017-10-05T17:51:00Z">
        <w:r w:rsidR="008B137F">
          <w:rPr>
            <w:rFonts w:hint="cs"/>
            <w:rtl/>
          </w:rPr>
          <w:t>در این مرحله</w:t>
        </w:r>
      </w:ins>
      <w:ins w:id="8356" w:author="Mahmoud" w:date="2017-10-06T12:11:00Z">
        <w:r w:rsidR="0084306B">
          <w:rPr>
            <w:rFonts w:hint="cs"/>
            <w:rtl/>
          </w:rPr>
          <w:t xml:space="preserve">، در هر نقطه ی انشعابی </w:t>
        </w:r>
      </w:ins>
      <w:ins w:id="8357" w:author="Windows User" w:date="2017-10-05T17:51:00Z">
        <w:del w:id="8358" w:author="Mahmoud" w:date="2017-10-06T12:11:00Z">
          <w:r w:rsidR="008B137F" w:rsidDel="0084306B">
            <w:rPr>
              <w:rFonts w:hint="cs"/>
              <w:rtl/>
            </w:rPr>
            <w:delText xml:space="preserve"> </w:delText>
          </w:r>
        </w:del>
        <w:r w:rsidR="008B137F">
          <w:rPr>
            <w:rFonts w:hint="cs"/>
            <w:rtl/>
          </w:rPr>
          <w:t xml:space="preserve">از اجرای برنامه یک </w:t>
        </w:r>
        <w:r w:rsidR="008B137F">
          <w:t>snapshot</w:t>
        </w:r>
        <w:r w:rsidR="008B137F">
          <w:rPr>
            <w:rFonts w:hint="cs"/>
            <w:rtl/>
          </w:rPr>
          <w:t xml:space="preserve"> ثبت می شود.</w:t>
        </w:r>
      </w:ins>
      <w:ins w:id="8359" w:author="Windows User" w:date="2017-10-05T17:52:00Z">
        <w:r w:rsidR="008B137F">
          <w:rPr>
            <w:rFonts w:hint="cs"/>
            <w:rtl/>
          </w:rPr>
          <w:t xml:space="preserve"> </w:t>
        </w:r>
      </w:ins>
    </w:p>
    <w:p w14:paraId="107FA523" w14:textId="68CAA6BC" w:rsidR="00D575EA" w:rsidRDefault="008B137F">
      <w:pPr>
        <w:rPr>
          <w:ins w:id="8360" w:author="Mahmoud" w:date="2017-10-06T12:21:00Z"/>
          <w:rtl/>
        </w:rPr>
        <w:pPrChange w:id="8361" w:author="Mahmoud" w:date="2017-10-06T12:21:00Z">
          <w:pPr>
            <w:pStyle w:val="Heading1"/>
          </w:pPr>
        </w:pPrChange>
      </w:pPr>
      <w:ins w:id="8362" w:author="Windows User" w:date="2017-10-05T17:52:00Z">
        <w:r>
          <w:rPr>
            <w:rFonts w:hint="cs"/>
            <w:rtl/>
          </w:rPr>
          <w:lastRenderedPageBreak/>
          <w:t xml:space="preserve">با اتمام این مسیر اجرا برنامه </w:t>
        </w:r>
        <w:r w:rsidRPr="008B137F">
          <w:t>snapshot</w:t>
        </w:r>
        <w:r>
          <w:rPr>
            <w:rFonts w:hint="cs"/>
            <w:rtl/>
          </w:rPr>
          <w:t xml:space="preserve"> مربوطه را بازیابی نموده و </w:t>
        </w:r>
      </w:ins>
      <w:ins w:id="8363" w:author="Windows User" w:date="2017-10-05T17:53:00Z">
        <w:r>
          <w:rPr>
            <w:rFonts w:hint="cs"/>
            <w:rtl/>
          </w:rPr>
          <w:t xml:space="preserve">با تغییر مقدار ورودی تاثیرگذار، </w:t>
        </w:r>
      </w:ins>
      <w:ins w:id="8364" w:author="Windows User" w:date="2017-10-05T17:52:00Z">
        <w:r>
          <w:rPr>
            <w:rFonts w:hint="cs"/>
            <w:rtl/>
          </w:rPr>
          <w:t>مسیر</w:t>
        </w:r>
        <w:del w:id="8365" w:author="Mahmoud" w:date="2017-10-06T12:07:00Z">
          <w:r w:rsidDel="0084306B">
            <w:rPr>
              <w:rFonts w:hint="cs"/>
              <w:rtl/>
            </w:rPr>
            <w:delText xml:space="preserve"> </w:delText>
          </w:r>
        </w:del>
        <w:r>
          <w:rPr>
            <w:rFonts w:hint="cs"/>
            <w:rtl/>
          </w:rPr>
          <w:t>متفاوتی را برای اجرا آغاز می کند.</w:t>
        </w:r>
      </w:ins>
      <w:ins w:id="8366" w:author="Windows User" w:date="2017-10-05T17:53:00Z">
        <w:r>
          <w:rPr>
            <w:rFonts w:hint="cs"/>
            <w:rtl/>
          </w:rPr>
          <w:t xml:space="preserve"> بنابراین به جای یک مسیر</w:t>
        </w:r>
      </w:ins>
      <w:ins w:id="8367" w:author="Mahmoud" w:date="2017-10-06T12:04:00Z">
        <w:r w:rsidR="00F60E2D">
          <w:t xml:space="preserve"> </w:t>
        </w:r>
      </w:ins>
      <w:ins w:id="8368" w:author="Windows User" w:date="2017-10-05T17:53:00Z">
        <w:del w:id="8369" w:author="Mahmoud" w:date="2017-10-06T12:04:00Z">
          <w:r w:rsidDel="00F60E2D">
            <w:rPr>
              <w:rFonts w:hint="cs"/>
              <w:rtl/>
            </w:rPr>
            <w:delText xml:space="preserve"> </w:delText>
          </w:r>
        </w:del>
      </w:ins>
      <w:ins w:id="8370" w:author="Mahmoud" w:date="2017-10-06T11:52:00Z">
        <w:r w:rsidR="008B2EDA">
          <w:rPr>
            <w:rFonts w:hint="cs"/>
            <w:rtl/>
          </w:rPr>
          <w:t>و</w:t>
        </w:r>
      </w:ins>
      <w:ins w:id="8371" w:author="Windows User" w:date="2017-10-05T17:53:00Z">
        <w:r>
          <w:rPr>
            <w:rFonts w:hint="cs"/>
            <w:rtl/>
          </w:rPr>
          <w:t>احد از برنامه، مسیر های مختلفی م</w:t>
        </w:r>
      </w:ins>
      <w:ins w:id="8372" w:author="Windows User" w:date="2017-10-05T17:54:00Z">
        <w:r>
          <w:rPr>
            <w:rFonts w:hint="cs"/>
            <w:rtl/>
          </w:rPr>
          <w:t>و</w:t>
        </w:r>
      </w:ins>
      <w:ins w:id="8373" w:author="Windows User" w:date="2017-10-05T17:53:00Z">
        <w:r>
          <w:rPr>
            <w:rFonts w:hint="cs"/>
            <w:rtl/>
          </w:rPr>
          <w:t xml:space="preserve">رد </w:t>
        </w:r>
      </w:ins>
      <w:ins w:id="8374" w:author="Windows User" w:date="2017-10-05T17:54:00Z">
        <w:r>
          <w:rPr>
            <w:rFonts w:hint="cs"/>
            <w:rtl/>
          </w:rPr>
          <w:t>تحلیل قرار می</w:t>
        </w:r>
        <w:r>
          <w:rPr>
            <w:rtl/>
          </w:rPr>
          <w:softHyphen/>
        </w:r>
        <w:r>
          <w:rPr>
            <w:rFonts w:hint="cs"/>
            <w:rtl/>
          </w:rPr>
          <w:t>گیرد.</w:t>
        </w:r>
      </w:ins>
      <w:ins w:id="8375" w:author="Mahmoud" w:date="2017-10-06T12:12:00Z">
        <w:r w:rsidR="0084306B">
          <w:rPr>
            <w:rFonts w:hint="cs"/>
            <w:rtl/>
          </w:rPr>
          <w:t xml:space="preserve">  لازم به ذکر است که انواع ورودی های مشخصی برای ابزار به عنوان ورودی های </w:t>
        </w:r>
      </w:ins>
      <w:ins w:id="8376" w:author="Mahmoud" w:date="2017-10-06T12:17:00Z">
        <w:r w:rsidR="00D575EA">
          <w:rPr>
            <w:rFonts w:hint="cs"/>
            <w:rtl/>
          </w:rPr>
          <w:t>مورد</w:t>
        </w:r>
      </w:ins>
      <w:ins w:id="8377" w:author="Mahmoud" w:date="2017-10-06T12:19:00Z">
        <w:r w:rsidR="00D575EA">
          <w:rPr>
            <w:rFonts w:hint="cs"/>
            <w:rtl/>
          </w:rPr>
          <w:t>تحلیل</w:t>
        </w:r>
      </w:ins>
      <w:ins w:id="8378" w:author="Mahmoud" w:date="2017-10-06T12:17:00Z">
        <w:r w:rsidR="00D575EA">
          <w:rPr>
            <w:rFonts w:hint="cs"/>
            <w:rtl/>
          </w:rPr>
          <w:t xml:space="preserve"> تعریف شده است و تنها اگر ورودی تاثیر گذار</w:t>
        </w:r>
      </w:ins>
      <w:ins w:id="8379" w:author="Mahmoud" w:date="2017-10-06T12:19:00Z">
        <w:r w:rsidR="00D575EA">
          <w:rPr>
            <w:rFonts w:hint="cs"/>
            <w:rtl/>
          </w:rPr>
          <w:t xml:space="preserve"> دژافزار</w:t>
        </w:r>
      </w:ins>
      <w:ins w:id="8380" w:author="Mahmoud" w:date="2017-10-06T12:17:00Z">
        <w:r w:rsidR="00D575EA">
          <w:rPr>
            <w:rFonts w:hint="cs"/>
            <w:rtl/>
          </w:rPr>
          <w:t xml:space="preserve"> یکی از </w:t>
        </w:r>
      </w:ins>
      <w:ins w:id="8381" w:author="Mahmoud" w:date="2017-10-06T12:19:00Z">
        <w:r w:rsidR="00D575EA">
          <w:rPr>
            <w:rFonts w:hint="cs"/>
            <w:rtl/>
          </w:rPr>
          <w:t xml:space="preserve">این </w:t>
        </w:r>
      </w:ins>
      <w:ins w:id="8382" w:author="Mahmoud" w:date="2017-10-06T12:17:00Z">
        <w:r w:rsidR="00D575EA">
          <w:rPr>
            <w:rFonts w:hint="cs"/>
            <w:rtl/>
          </w:rPr>
          <w:t xml:space="preserve">انواع </w:t>
        </w:r>
      </w:ins>
      <w:ins w:id="8383" w:author="Mahmoud" w:date="2017-10-06T12:19:00Z">
        <w:r w:rsidR="00D575EA">
          <w:rPr>
            <w:rFonts w:hint="cs"/>
            <w:rtl/>
          </w:rPr>
          <w:t xml:space="preserve">از </w:t>
        </w:r>
      </w:ins>
      <w:ins w:id="8384" w:author="Mahmoud" w:date="2017-10-06T12:17:00Z">
        <w:r w:rsidR="00D575EA">
          <w:rPr>
            <w:rFonts w:hint="cs"/>
            <w:rtl/>
          </w:rPr>
          <w:t>پیش تعریف شده باشد</w:t>
        </w:r>
      </w:ins>
      <w:ins w:id="8385" w:author="Mahmoud" w:date="2017-10-06T12:19:00Z">
        <w:r w:rsidR="00D575EA">
          <w:rPr>
            <w:rFonts w:hint="cs"/>
            <w:rtl/>
          </w:rPr>
          <w:t xml:space="preserve"> مورد تحلیل قرار خواهد گرفت.</w:t>
        </w:r>
      </w:ins>
    </w:p>
    <w:p w14:paraId="416B6B97" w14:textId="44BF3148" w:rsidR="00D575EA" w:rsidRDefault="00D575EA">
      <w:pPr>
        <w:pStyle w:val="Heading3"/>
        <w:rPr>
          <w:ins w:id="8386" w:author="Mahmoud" w:date="2017-10-06T12:24:00Z"/>
          <w:rtl/>
        </w:rPr>
        <w:pPrChange w:id="8387" w:author="Mahmoud" w:date="2017-10-06T12:24:00Z">
          <w:pPr>
            <w:pStyle w:val="Heading1"/>
          </w:pPr>
        </w:pPrChange>
      </w:pPr>
      <w:bookmarkStart w:id="8388" w:name="_Toc495715063"/>
      <w:ins w:id="8389" w:author="Mahmoud" w:date="2017-10-06T12:23:00Z">
        <w:r>
          <w:rPr>
            <w:rFonts w:hint="cs"/>
            <w:rtl/>
          </w:rPr>
          <w:t>6-2-3-اجرای چندین مسیر اجرا</w:t>
        </w:r>
      </w:ins>
      <w:bookmarkEnd w:id="8388"/>
    </w:p>
    <w:p w14:paraId="6A77DF1B" w14:textId="6506C189" w:rsidR="00D575EA" w:rsidRDefault="00D575EA">
      <w:pPr>
        <w:rPr>
          <w:ins w:id="8390" w:author="Windows User" w:date="2017-10-14T00:30:00Z"/>
          <w:rtl/>
        </w:rPr>
        <w:pPrChange w:id="8391" w:author="Mahmoud" w:date="2017-10-06T12:24:00Z">
          <w:pPr>
            <w:pStyle w:val="Heading1"/>
          </w:pPr>
        </w:pPrChange>
      </w:pPr>
      <w:ins w:id="8392" w:author="Mahmoud" w:date="2017-10-06T12:24:00Z">
        <w:r>
          <w:rPr>
            <w:rFonts w:hint="cs"/>
            <w:rtl/>
          </w:rPr>
          <w:t xml:space="preserve">در بخش قبل به طور کلی شرح دادیم که  در این پژوهش برای تحلیل هرچه بهتر دژافزار چگونه مسیرهای اجرای مختلف اجرا می گردند. اکنون </w:t>
        </w:r>
      </w:ins>
      <w:ins w:id="8393" w:author="Mahmoud" w:date="2017-10-06T12:25:00Z">
        <w:r>
          <w:rPr>
            <w:rFonts w:hint="cs"/>
            <w:rtl/>
          </w:rPr>
          <w:t>جزییات این تغییر مسیر اجرا را در این زیربخش توضیح می دهیم.</w:t>
        </w:r>
      </w:ins>
    </w:p>
    <w:p w14:paraId="3FF4B6C4" w14:textId="4716F5CB" w:rsidR="00DD5B49" w:rsidRDefault="00DD5B49">
      <w:pPr>
        <w:rPr>
          <w:ins w:id="8394" w:author="Windows User" w:date="2017-10-14T00:30:00Z"/>
          <w:rtl/>
        </w:rPr>
        <w:pPrChange w:id="8395" w:author="Windows User" w:date="2017-10-14T00:51:00Z">
          <w:pPr>
            <w:pStyle w:val="Heading1"/>
          </w:pPr>
        </w:pPrChange>
      </w:pPr>
      <w:ins w:id="8396" w:author="Windows User" w:date="2017-10-14T00:30:00Z">
        <w:r w:rsidRPr="00DD5B49">
          <w:rPr>
            <w:rtl/>
          </w:rPr>
          <w:t>زمان</w:t>
        </w:r>
        <w:r w:rsidRPr="00DD5B49">
          <w:rPr>
            <w:rFonts w:hint="cs"/>
            <w:rtl/>
          </w:rPr>
          <w:t>ی</w:t>
        </w:r>
        <w:r w:rsidRPr="00DD5B49">
          <w:rPr>
            <w:rtl/>
          </w:rPr>
          <w:t xml:space="preserve"> که در ح</w:t>
        </w:r>
        <w:r w:rsidRPr="00DD5B49">
          <w:rPr>
            <w:rFonts w:hint="cs"/>
            <w:rtl/>
          </w:rPr>
          <w:t>ی</w:t>
        </w:r>
        <w:r w:rsidRPr="00DD5B49">
          <w:rPr>
            <w:rFonts w:hint="eastAsia"/>
            <w:rtl/>
          </w:rPr>
          <w:t>ن</w:t>
        </w:r>
        <w:r w:rsidRPr="00DD5B49">
          <w:rPr>
            <w:rtl/>
          </w:rPr>
          <w:t xml:space="preserve"> تحل</w:t>
        </w:r>
        <w:r w:rsidRPr="00DD5B49">
          <w:rPr>
            <w:rFonts w:hint="cs"/>
            <w:rtl/>
          </w:rPr>
          <w:t>ی</w:t>
        </w:r>
        <w:r w:rsidRPr="00DD5B49">
          <w:rPr>
            <w:rFonts w:hint="eastAsia"/>
            <w:rtl/>
          </w:rPr>
          <w:t>ل</w:t>
        </w:r>
        <w:r w:rsidRPr="00DD5B49">
          <w:rPr>
            <w:rtl/>
          </w:rPr>
          <w:t xml:space="preserve"> کد برنامه با </w:t>
        </w:r>
        <w:r w:rsidRPr="00DD5B49">
          <w:rPr>
            <w:rFonts w:hint="cs"/>
            <w:rtl/>
          </w:rPr>
          <w:t>ی</w:t>
        </w:r>
        <w:r w:rsidRPr="00DD5B49">
          <w:rPr>
            <w:rFonts w:hint="eastAsia"/>
            <w:rtl/>
          </w:rPr>
          <w:t>ک</w:t>
        </w:r>
        <w:r w:rsidRPr="00DD5B49">
          <w:rPr>
            <w:rtl/>
          </w:rPr>
          <w:t xml:space="preserve"> تصم</w:t>
        </w:r>
        <w:r w:rsidRPr="00DD5B49">
          <w:rPr>
            <w:rFonts w:hint="cs"/>
            <w:rtl/>
          </w:rPr>
          <w:t>ی</w:t>
        </w:r>
        <w:r w:rsidRPr="00DD5B49">
          <w:rPr>
            <w:rFonts w:hint="eastAsia"/>
            <w:rtl/>
          </w:rPr>
          <w:t>م</w:t>
        </w:r>
        <w:r w:rsidRPr="00DD5B49">
          <w:rPr>
            <w:rtl/>
          </w:rPr>
          <w:t xml:space="preserve"> جر</w:t>
        </w:r>
        <w:r w:rsidRPr="00DD5B49">
          <w:rPr>
            <w:rFonts w:hint="cs"/>
            <w:rtl/>
          </w:rPr>
          <w:t>ی</w:t>
        </w:r>
        <w:r w:rsidRPr="00DD5B49">
          <w:rPr>
            <w:rFonts w:hint="eastAsia"/>
            <w:rtl/>
          </w:rPr>
          <w:t>ان</w:t>
        </w:r>
        <w:r w:rsidRPr="00DD5B49">
          <w:rPr>
            <w:rtl/>
          </w:rPr>
          <w:t xml:space="preserve"> کنترل  مواجه م</w:t>
        </w:r>
        <w:r w:rsidRPr="00DD5B49">
          <w:rPr>
            <w:rFonts w:hint="cs"/>
            <w:rtl/>
          </w:rPr>
          <w:t>ی</w:t>
        </w:r>
        <w:r w:rsidRPr="00DD5B49">
          <w:rPr>
            <w:rtl/>
          </w:rPr>
          <w:t xml:space="preserve"> شو</w:t>
        </w:r>
        <w:r w:rsidRPr="00DD5B49">
          <w:rPr>
            <w:rFonts w:hint="cs"/>
            <w:rtl/>
          </w:rPr>
          <w:t>ی</w:t>
        </w:r>
        <w:r w:rsidRPr="00DD5B49">
          <w:rPr>
            <w:rFonts w:hint="eastAsia"/>
            <w:rtl/>
          </w:rPr>
          <w:t>م،</w:t>
        </w:r>
        <w:r w:rsidRPr="00DD5B49">
          <w:rPr>
            <w:rtl/>
          </w:rPr>
          <w:t xml:space="preserve"> اگر ورود</w:t>
        </w:r>
        <w:r w:rsidRPr="00DD5B49">
          <w:rPr>
            <w:rFonts w:hint="cs"/>
            <w:rtl/>
          </w:rPr>
          <w:t>ی</w:t>
        </w:r>
        <w:r w:rsidRPr="00DD5B49">
          <w:rPr>
            <w:rtl/>
          </w:rPr>
          <w:t xml:space="preserve"> به کار رفته در آن </w:t>
        </w:r>
        <w:r w:rsidRPr="00DD5B49">
          <w:rPr>
            <w:rFonts w:hint="cs"/>
            <w:rtl/>
          </w:rPr>
          <w:t>ی</w:t>
        </w:r>
        <w:r w:rsidRPr="00DD5B49">
          <w:rPr>
            <w:rFonts w:hint="eastAsia"/>
            <w:rtl/>
          </w:rPr>
          <w:t>ک</w:t>
        </w:r>
        <w:r w:rsidRPr="00DD5B49">
          <w:rPr>
            <w:rFonts w:hint="cs"/>
            <w:rtl/>
          </w:rPr>
          <w:t>ی</w:t>
        </w:r>
        <w:r w:rsidRPr="00DD5B49">
          <w:rPr>
            <w:rtl/>
          </w:rPr>
          <w:t xml:space="preserve"> از انواع ورود</w:t>
        </w:r>
        <w:r w:rsidRPr="00DD5B49">
          <w:rPr>
            <w:rFonts w:hint="cs"/>
            <w:rtl/>
          </w:rPr>
          <w:t>ی</w:t>
        </w:r>
        <w:r w:rsidRPr="00DD5B49">
          <w:rPr>
            <w:rtl/>
          </w:rPr>
          <w:t xml:space="preserve"> ها</w:t>
        </w:r>
        <w:r w:rsidRPr="00DD5B49">
          <w:rPr>
            <w:rFonts w:hint="cs"/>
            <w:rtl/>
          </w:rPr>
          <w:t>ی</w:t>
        </w:r>
        <w:r w:rsidRPr="00DD5B49">
          <w:rPr>
            <w:rtl/>
          </w:rPr>
          <w:t xml:space="preserve"> از پ</w:t>
        </w:r>
        <w:r w:rsidRPr="00DD5B49">
          <w:rPr>
            <w:rFonts w:hint="cs"/>
            <w:rtl/>
          </w:rPr>
          <w:t>ی</w:t>
        </w:r>
        <w:r w:rsidRPr="00DD5B49">
          <w:rPr>
            <w:rFonts w:hint="eastAsia"/>
            <w:rtl/>
          </w:rPr>
          <w:t>ش</w:t>
        </w:r>
        <w:r w:rsidRPr="00DD5B49">
          <w:rPr>
            <w:rtl/>
          </w:rPr>
          <w:t xml:space="preserve"> تعر</w:t>
        </w:r>
        <w:r w:rsidRPr="00DD5B49">
          <w:rPr>
            <w:rFonts w:hint="cs"/>
            <w:rtl/>
          </w:rPr>
          <w:t>ی</w:t>
        </w:r>
        <w:r w:rsidRPr="00DD5B49">
          <w:rPr>
            <w:rFonts w:hint="eastAsia"/>
            <w:rtl/>
          </w:rPr>
          <w:t>ف</w:t>
        </w:r>
        <w:r w:rsidRPr="00DD5B49">
          <w:rPr>
            <w:rtl/>
          </w:rPr>
          <w:t xml:space="preserve"> شده باشد ا</w:t>
        </w:r>
        <w:r w:rsidRPr="00DD5B49">
          <w:rPr>
            <w:rFonts w:hint="cs"/>
            <w:rtl/>
          </w:rPr>
          <w:t>ی</w:t>
        </w:r>
        <w:r w:rsidRPr="00DD5B49">
          <w:rPr>
            <w:rFonts w:hint="eastAsia"/>
            <w:rtl/>
          </w:rPr>
          <w:t>ن</w:t>
        </w:r>
        <w:r w:rsidRPr="00DD5B49">
          <w:rPr>
            <w:rtl/>
          </w:rPr>
          <w:t xml:space="preserve"> ورود</w:t>
        </w:r>
        <w:r w:rsidRPr="00DD5B49">
          <w:rPr>
            <w:rFonts w:hint="cs"/>
            <w:rtl/>
          </w:rPr>
          <w:t>ی</w:t>
        </w:r>
        <w:r w:rsidRPr="00DD5B49">
          <w:rPr>
            <w:rtl/>
          </w:rPr>
          <w:t xml:space="preserve"> را برچسب گذار</w:t>
        </w:r>
        <w:r w:rsidRPr="00DD5B49">
          <w:rPr>
            <w:rFonts w:hint="cs"/>
            <w:rtl/>
          </w:rPr>
          <w:t>ی</w:t>
        </w:r>
        <w:r w:rsidRPr="00DD5B49">
          <w:rPr>
            <w:rtl/>
          </w:rPr>
          <w:t xml:space="preserve"> م</w:t>
        </w:r>
        <w:r w:rsidRPr="00DD5B49">
          <w:rPr>
            <w:rFonts w:hint="cs"/>
            <w:rtl/>
          </w:rPr>
          <w:t>ی</w:t>
        </w:r>
        <w:r w:rsidRPr="00DD5B49">
          <w:rPr>
            <w:rtl/>
          </w:rPr>
          <w:t xml:space="preserve"> نما</w:t>
        </w:r>
        <w:r w:rsidRPr="00DD5B49">
          <w:rPr>
            <w:rFonts w:hint="cs"/>
            <w:rtl/>
          </w:rPr>
          <w:t>یی</w:t>
        </w:r>
        <w:r w:rsidRPr="00DD5B49">
          <w:rPr>
            <w:rFonts w:hint="eastAsia"/>
            <w:rtl/>
          </w:rPr>
          <w:t>م</w:t>
        </w:r>
        <w:r w:rsidRPr="00DD5B49">
          <w:rPr>
            <w:rtl/>
          </w:rPr>
          <w:t>. هدف ما آن است تا پس از اتمام ا</w:t>
        </w:r>
        <w:r w:rsidRPr="00DD5B49">
          <w:rPr>
            <w:rFonts w:hint="cs"/>
            <w:rtl/>
          </w:rPr>
          <w:t>ی</w:t>
        </w:r>
        <w:r w:rsidRPr="00DD5B49">
          <w:rPr>
            <w:rFonts w:hint="eastAsia"/>
            <w:rtl/>
          </w:rPr>
          <w:t>ن</w:t>
        </w:r>
        <w:r w:rsidRPr="00DD5B49">
          <w:rPr>
            <w:rtl/>
          </w:rPr>
          <w:t xml:space="preserve"> اجرا مقدار ا</w:t>
        </w:r>
        <w:r w:rsidRPr="00DD5B49">
          <w:rPr>
            <w:rFonts w:hint="cs"/>
            <w:rtl/>
          </w:rPr>
          <w:t>ی</w:t>
        </w:r>
        <w:r w:rsidRPr="00DD5B49">
          <w:rPr>
            <w:rFonts w:hint="eastAsia"/>
            <w:rtl/>
          </w:rPr>
          <w:t>ن</w:t>
        </w:r>
        <w:r w:rsidRPr="00DD5B49">
          <w:rPr>
            <w:rtl/>
          </w:rPr>
          <w:t xml:space="preserve"> ورود</w:t>
        </w:r>
        <w:r w:rsidRPr="00DD5B49">
          <w:rPr>
            <w:rFonts w:hint="cs"/>
            <w:rtl/>
          </w:rPr>
          <w:t>ی</w:t>
        </w:r>
        <w:r w:rsidRPr="00DD5B49">
          <w:rPr>
            <w:rtl/>
          </w:rPr>
          <w:t xml:space="preserve"> برچسب گذار</w:t>
        </w:r>
        <w:r w:rsidRPr="00DD5B49">
          <w:rPr>
            <w:rFonts w:hint="cs"/>
            <w:rtl/>
          </w:rPr>
          <w:t>ی</w:t>
        </w:r>
        <w:r w:rsidRPr="00DD5B49">
          <w:rPr>
            <w:rtl/>
          </w:rPr>
          <w:t xml:space="preserve"> شده را به گونه ا</w:t>
        </w:r>
        <w:r w:rsidRPr="00DD5B49">
          <w:rPr>
            <w:rFonts w:hint="cs"/>
            <w:rtl/>
          </w:rPr>
          <w:t>ی</w:t>
        </w:r>
        <w:r w:rsidRPr="00DD5B49">
          <w:rPr>
            <w:rtl/>
          </w:rPr>
          <w:t xml:space="preserve"> تغ</w:t>
        </w:r>
        <w:r w:rsidRPr="00DD5B49">
          <w:rPr>
            <w:rFonts w:hint="cs"/>
            <w:rtl/>
          </w:rPr>
          <w:t>یی</w:t>
        </w:r>
        <w:r w:rsidRPr="00DD5B49">
          <w:rPr>
            <w:rFonts w:hint="eastAsia"/>
            <w:rtl/>
          </w:rPr>
          <w:t>ر</w:t>
        </w:r>
        <w:r w:rsidRPr="00DD5B49">
          <w:rPr>
            <w:rtl/>
          </w:rPr>
          <w:t xml:space="preserve"> ده</w:t>
        </w:r>
        <w:r w:rsidRPr="00DD5B49">
          <w:rPr>
            <w:rFonts w:hint="cs"/>
            <w:rtl/>
          </w:rPr>
          <w:t>ی</w:t>
        </w:r>
        <w:r w:rsidRPr="00DD5B49">
          <w:rPr>
            <w:rFonts w:hint="eastAsia"/>
            <w:rtl/>
          </w:rPr>
          <w:t>م</w:t>
        </w:r>
        <w:r w:rsidRPr="00DD5B49">
          <w:rPr>
            <w:rtl/>
          </w:rPr>
          <w:t xml:space="preserve"> که مس</w:t>
        </w:r>
        <w:r w:rsidRPr="00DD5B49">
          <w:rPr>
            <w:rFonts w:hint="cs"/>
            <w:rtl/>
          </w:rPr>
          <w:t>ی</w:t>
        </w:r>
        <w:r w:rsidRPr="00DD5B49">
          <w:rPr>
            <w:rFonts w:hint="eastAsia"/>
            <w:rtl/>
          </w:rPr>
          <w:t>ر</w:t>
        </w:r>
        <w:r w:rsidRPr="00DD5B49">
          <w:rPr>
            <w:rtl/>
          </w:rPr>
          <w:t xml:space="preserve"> اجرا</w:t>
        </w:r>
        <w:r w:rsidRPr="00DD5B49">
          <w:rPr>
            <w:rFonts w:hint="cs"/>
            <w:rtl/>
          </w:rPr>
          <w:t>یی</w:t>
        </w:r>
        <w:r w:rsidRPr="00DD5B49">
          <w:rPr>
            <w:rtl/>
          </w:rPr>
          <w:t xml:space="preserve"> جد</w:t>
        </w:r>
        <w:r w:rsidRPr="00DD5B49">
          <w:rPr>
            <w:rFonts w:hint="cs"/>
            <w:rtl/>
          </w:rPr>
          <w:t>ی</w:t>
        </w:r>
        <w:r w:rsidRPr="00DD5B49">
          <w:rPr>
            <w:rFonts w:hint="eastAsia"/>
            <w:rtl/>
          </w:rPr>
          <w:t>د</w:t>
        </w:r>
        <w:r w:rsidRPr="00DD5B49">
          <w:rPr>
            <w:rtl/>
          </w:rPr>
          <w:t xml:space="preserve"> متفاوت از مس</w:t>
        </w:r>
        <w:r w:rsidRPr="00DD5B49">
          <w:rPr>
            <w:rFonts w:hint="cs"/>
            <w:rtl/>
          </w:rPr>
          <w:t>ی</w:t>
        </w:r>
        <w:r w:rsidRPr="00DD5B49">
          <w:rPr>
            <w:rFonts w:hint="eastAsia"/>
            <w:rtl/>
          </w:rPr>
          <w:t>ر</w:t>
        </w:r>
        <w:r w:rsidRPr="00DD5B49">
          <w:rPr>
            <w:rtl/>
          </w:rPr>
          <w:t xml:space="preserve"> ها</w:t>
        </w:r>
        <w:r w:rsidRPr="00DD5B49">
          <w:rPr>
            <w:rFonts w:hint="cs"/>
            <w:rtl/>
          </w:rPr>
          <w:t>ی</w:t>
        </w:r>
        <w:r w:rsidRPr="00DD5B49">
          <w:rPr>
            <w:rtl/>
          </w:rPr>
          <w:t xml:space="preserve"> قبل</w:t>
        </w:r>
        <w:r w:rsidRPr="00DD5B49">
          <w:rPr>
            <w:rFonts w:hint="cs"/>
            <w:rtl/>
          </w:rPr>
          <w:t>ی</w:t>
        </w:r>
        <w:r w:rsidRPr="00DD5B49">
          <w:rPr>
            <w:rtl/>
          </w:rPr>
          <w:t xml:space="preserve"> باشد.</w:t>
        </w:r>
      </w:ins>
    </w:p>
    <w:p w14:paraId="2A1454CC" w14:textId="77777777" w:rsidR="00DD5B49" w:rsidRDefault="00DD5B49">
      <w:pPr>
        <w:rPr>
          <w:ins w:id="8397" w:author="Windows User" w:date="2017-10-14T00:51:00Z"/>
        </w:rPr>
        <w:pPrChange w:id="8398" w:author="Mahmoud" w:date="2017-10-06T12:24:00Z">
          <w:pPr>
            <w:pStyle w:val="Heading1"/>
          </w:pPr>
        </w:pPrChange>
      </w:pPr>
    </w:p>
    <w:p w14:paraId="56E038F2" w14:textId="77777777" w:rsidR="00821D9A" w:rsidRDefault="00821D9A">
      <w:pPr>
        <w:rPr>
          <w:ins w:id="8399" w:author="Windows User" w:date="2017-10-14T00:51:00Z"/>
        </w:rPr>
        <w:pPrChange w:id="8400" w:author="Mahmoud" w:date="2017-10-06T12:24:00Z">
          <w:pPr>
            <w:pStyle w:val="Heading1"/>
          </w:pPr>
        </w:pPrChange>
      </w:pPr>
    </w:p>
    <w:p w14:paraId="72F591B3" w14:textId="77777777" w:rsidR="00821D9A" w:rsidRDefault="00821D9A">
      <w:pPr>
        <w:rPr>
          <w:ins w:id="8401" w:author="Windows User" w:date="2017-10-14T00:51:00Z"/>
        </w:rPr>
        <w:pPrChange w:id="8402" w:author="Mahmoud" w:date="2017-10-06T12:24:00Z">
          <w:pPr>
            <w:pStyle w:val="Heading1"/>
          </w:pPr>
        </w:pPrChange>
      </w:pPr>
    </w:p>
    <w:p w14:paraId="51E36E8C" w14:textId="77777777" w:rsidR="00821D9A" w:rsidRDefault="00821D9A">
      <w:pPr>
        <w:rPr>
          <w:ins w:id="8403" w:author="Windows User" w:date="2017-10-14T00:51:00Z"/>
        </w:rPr>
        <w:pPrChange w:id="8404" w:author="Mahmoud" w:date="2017-10-06T12:24:00Z">
          <w:pPr>
            <w:pStyle w:val="Heading1"/>
          </w:pPr>
        </w:pPrChange>
      </w:pPr>
    </w:p>
    <w:p w14:paraId="1D14C7B4" w14:textId="77777777" w:rsidR="00821D9A" w:rsidRDefault="00821D9A">
      <w:pPr>
        <w:rPr>
          <w:ins w:id="8405" w:author="Windows User" w:date="2017-10-14T00:51:00Z"/>
        </w:rPr>
        <w:pPrChange w:id="8406" w:author="Mahmoud" w:date="2017-10-06T12:24:00Z">
          <w:pPr>
            <w:pStyle w:val="Heading1"/>
          </w:pPr>
        </w:pPrChange>
      </w:pPr>
    </w:p>
    <w:p w14:paraId="413E0BDF" w14:textId="77777777" w:rsidR="00821D9A" w:rsidRDefault="00821D9A">
      <w:pPr>
        <w:rPr>
          <w:ins w:id="8407" w:author="Windows User" w:date="2017-10-14T00:51:00Z"/>
        </w:rPr>
        <w:pPrChange w:id="8408" w:author="Mahmoud" w:date="2017-10-06T12:24:00Z">
          <w:pPr>
            <w:pStyle w:val="Heading1"/>
          </w:pPr>
        </w:pPrChange>
      </w:pPr>
    </w:p>
    <w:p w14:paraId="045A4ECB" w14:textId="77777777" w:rsidR="00821D9A" w:rsidRDefault="00821D9A">
      <w:pPr>
        <w:rPr>
          <w:ins w:id="8409" w:author="Windows User" w:date="2017-10-14T00:51:00Z"/>
        </w:rPr>
        <w:pPrChange w:id="8410" w:author="Mahmoud" w:date="2017-10-06T12:24:00Z">
          <w:pPr>
            <w:pStyle w:val="Heading1"/>
          </w:pPr>
        </w:pPrChange>
      </w:pPr>
    </w:p>
    <w:p w14:paraId="178D80FD" w14:textId="77777777" w:rsidR="00821D9A" w:rsidRDefault="00821D9A">
      <w:pPr>
        <w:rPr>
          <w:ins w:id="8411" w:author="Windows User" w:date="2017-10-14T00:51:00Z"/>
        </w:rPr>
        <w:pPrChange w:id="8412" w:author="Mahmoud" w:date="2017-10-06T12:24:00Z">
          <w:pPr>
            <w:pStyle w:val="Heading1"/>
          </w:pPr>
        </w:pPrChange>
      </w:pPr>
    </w:p>
    <w:p w14:paraId="2A9A2914" w14:textId="77777777" w:rsidR="00821D9A" w:rsidRDefault="00821D9A">
      <w:pPr>
        <w:rPr>
          <w:ins w:id="8413" w:author="Windows User" w:date="2017-10-14T00:31:00Z"/>
          <w:rtl/>
        </w:rPr>
        <w:pPrChange w:id="8414" w:author="Mahmoud" w:date="2017-10-06T12:24:00Z">
          <w:pPr>
            <w:pStyle w:val="Heading1"/>
          </w:pPr>
        </w:pPrChange>
      </w:pPr>
    </w:p>
    <w:p w14:paraId="6905D68C" w14:textId="77777777" w:rsidR="00DD5B49" w:rsidRDefault="00DD5B49">
      <w:pPr>
        <w:rPr>
          <w:ins w:id="8415" w:author="Mahmoud" w:date="2017-10-06T12:25:00Z"/>
          <w:rtl/>
        </w:rPr>
        <w:pPrChange w:id="8416" w:author="Mahmoud" w:date="2017-10-06T12:24:00Z">
          <w:pPr>
            <w:pStyle w:val="Heading1"/>
          </w:pPr>
        </w:pPrChange>
      </w:pPr>
    </w:p>
    <w:p w14:paraId="13E8D927" w14:textId="102ADBCC" w:rsidR="00DD5B49" w:rsidRDefault="00D575EA">
      <w:pPr>
        <w:pStyle w:val="Heading2"/>
        <w:rPr>
          <w:ins w:id="8417" w:author="Windows User" w:date="2017-10-14T00:33:00Z"/>
          <w:rtl/>
        </w:rPr>
        <w:pPrChange w:id="8418" w:author="Windows User" w:date="2017-10-14T00:32:00Z">
          <w:pPr>
            <w:pStyle w:val="Heading1"/>
          </w:pPr>
        </w:pPrChange>
      </w:pPr>
      <w:ins w:id="8419" w:author="Mahmoud" w:date="2017-10-06T12:25:00Z">
        <w:del w:id="8420" w:author="Windows User" w:date="2017-10-14T00:30:00Z">
          <w:r w:rsidDel="00DD5B49">
            <w:rPr>
              <w:rFonts w:hint="cs"/>
              <w:rtl/>
            </w:rPr>
            <w:lastRenderedPageBreak/>
            <w:delText>زمانی که در</w:delText>
          </w:r>
        </w:del>
      </w:ins>
      <w:ins w:id="8421" w:author="Mahmoud" w:date="2017-10-06T12:26:00Z">
        <w:del w:id="8422" w:author="Windows User" w:date="2017-10-14T00:30:00Z">
          <w:r w:rsidDel="00DD5B49">
            <w:rPr>
              <w:rFonts w:hint="cs"/>
              <w:rtl/>
            </w:rPr>
            <w:delText xml:space="preserve"> حین تحلیل </w:delText>
          </w:r>
        </w:del>
      </w:ins>
      <w:ins w:id="8423" w:author="Mahmoud" w:date="2017-10-06T12:25:00Z">
        <w:del w:id="8424" w:author="Windows User" w:date="2017-10-14T00:30:00Z">
          <w:r w:rsidDel="00DD5B49">
            <w:rPr>
              <w:rFonts w:hint="cs"/>
              <w:rtl/>
            </w:rPr>
            <w:delText>کد برنامه با یک تصمیم جریان کنترل</w:delText>
          </w:r>
        </w:del>
      </w:ins>
      <w:ins w:id="8425" w:author="Mahmoud" w:date="2017-10-06T12:27:00Z">
        <w:del w:id="8426" w:author="Windows User" w:date="2017-10-14T00:30:00Z">
          <w:r w:rsidR="00CC1B67" w:rsidRPr="00E2341D" w:rsidDel="00DD5B49">
            <w:rPr>
              <w:rStyle w:val="FootnoteReference"/>
              <w:rtl/>
            </w:rPr>
            <w:footnoteReference w:id="98"/>
          </w:r>
        </w:del>
      </w:ins>
      <w:ins w:id="8430" w:author="Mahmoud" w:date="2017-10-06T12:25:00Z">
        <w:del w:id="8431" w:author="Windows User" w:date="2017-10-14T00:30:00Z">
          <w:r w:rsidDel="00DD5B49">
            <w:rPr>
              <w:rFonts w:hint="cs"/>
              <w:rtl/>
            </w:rPr>
            <w:delText xml:space="preserve"> مواجه می شویم</w:delText>
          </w:r>
        </w:del>
      </w:ins>
      <w:ins w:id="8432" w:author="Mahmoud" w:date="2017-10-06T12:27:00Z">
        <w:del w:id="8433" w:author="Windows User" w:date="2017-10-14T00:30:00Z">
          <w:r w:rsidR="00CC1B67" w:rsidDel="00DD5B49">
            <w:rPr>
              <w:rFonts w:hint="cs"/>
              <w:rtl/>
            </w:rPr>
            <w:delText xml:space="preserve">، اگر ورودی به کار رفته در </w:delText>
          </w:r>
        </w:del>
      </w:ins>
      <w:ins w:id="8434" w:author="Mahmoud" w:date="2017-10-06T12:28:00Z">
        <w:del w:id="8435" w:author="Windows User" w:date="2017-10-14T00:30:00Z">
          <w:r w:rsidR="00CC1B67" w:rsidDel="00DD5B49">
            <w:rPr>
              <w:rFonts w:hint="cs"/>
              <w:rtl/>
            </w:rPr>
            <w:delText>آ</w:delText>
          </w:r>
        </w:del>
      </w:ins>
      <w:ins w:id="8436" w:author="Mahmoud" w:date="2017-10-06T12:27:00Z">
        <w:del w:id="8437" w:author="Windows User" w:date="2017-10-14T00:30:00Z">
          <w:r w:rsidR="00CC1B67" w:rsidDel="00DD5B49">
            <w:rPr>
              <w:rFonts w:hint="cs"/>
              <w:rtl/>
            </w:rPr>
            <w:delText>ن یکی از انواع ورودی های از پیش تعریف شده باشد</w:delText>
          </w:r>
        </w:del>
      </w:ins>
      <w:ins w:id="8438" w:author="Mahmoud" w:date="2017-10-06T12:29:00Z">
        <w:del w:id="8439" w:author="Windows User" w:date="2017-10-14T00:30:00Z">
          <w:r w:rsidR="00CC1B67" w:rsidDel="00DD5B49">
            <w:rPr>
              <w:rFonts w:hint="cs"/>
              <w:rtl/>
            </w:rPr>
            <w:delText xml:space="preserve"> این ورودی را برچسب گذاری می نماییم. هدف ما آن است تا پس از اتمام این اجرا مقدار این ورودی برچسب گذاری شده را به گونه ای تغییر دهیم که مسیر اجرایی جدید متفاوت از مسیر های قبلی باشد.</w:delText>
          </w:r>
        </w:del>
      </w:ins>
      <w:bookmarkStart w:id="8440" w:name="_Toc495715064"/>
      <w:ins w:id="8441" w:author="Windows User" w:date="2017-10-14T00:28:00Z">
        <w:r w:rsidR="00B22372">
          <w:rPr>
            <w:rFonts w:hint="cs"/>
            <w:rtl/>
          </w:rPr>
          <w:t>6-3-مقایسه ی ابزار های اجرای پویانمادین برای تحلیل یا تشخیص دژافزار</w:t>
        </w:r>
      </w:ins>
      <w:bookmarkEnd w:id="8440"/>
    </w:p>
    <w:p w14:paraId="776AE6CF" w14:textId="6F5D76C6" w:rsidR="00DD5B49" w:rsidRDefault="00DD5B49">
      <w:pPr>
        <w:rPr>
          <w:ins w:id="8442" w:author="Windows User" w:date="2017-10-14T00:33:00Z"/>
          <w:rtl/>
        </w:rPr>
        <w:pPrChange w:id="8443" w:author="Windows User" w:date="2017-10-14T00:33:00Z">
          <w:pPr>
            <w:pStyle w:val="Heading1"/>
          </w:pPr>
        </w:pPrChange>
      </w:pPr>
      <w:ins w:id="8444" w:author="Windows User" w:date="2017-10-14T00:33:00Z">
        <w:r>
          <w:rPr>
            <w:rFonts w:hint="cs"/>
            <w:rtl/>
          </w:rPr>
          <w:t>در این بخش ابزار های مطرح شده در</w:t>
        </w:r>
        <w:r w:rsidR="00821D9A">
          <w:rPr>
            <w:rFonts w:hint="cs"/>
            <w:rtl/>
          </w:rPr>
          <w:t xml:space="preserve"> هم</w:t>
        </w:r>
      </w:ins>
      <w:ins w:id="8445" w:author="Windows User" w:date="2017-10-14T00:50:00Z">
        <w:r w:rsidR="00821D9A">
          <w:rPr>
            <w:rFonts w:hint="cs"/>
            <w:rtl/>
          </w:rPr>
          <w:t>ی</w:t>
        </w:r>
      </w:ins>
      <w:ins w:id="8446" w:author="Windows User" w:date="2017-10-14T00:33:00Z">
        <w:r>
          <w:rPr>
            <w:rFonts w:hint="cs"/>
            <w:rtl/>
          </w:rPr>
          <w:t>ن فصل را با یکدیگر مقایسه می نماییم:</w:t>
        </w:r>
      </w:ins>
    </w:p>
    <w:p w14:paraId="5040EF68" w14:textId="7538B334" w:rsidR="00DD5B49" w:rsidRPr="00E2341D" w:rsidDel="00DD5B49" w:rsidRDefault="00DD5B49">
      <w:pPr>
        <w:rPr>
          <w:ins w:id="8447" w:author="Mahmoud" w:date="2017-10-06T12:05:00Z"/>
          <w:del w:id="8448" w:author="Windows User" w:date="2017-10-14T00:33:00Z"/>
          <w:rtl/>
        </w:rPr>
        <w:pPrChange w:id="8449" w:author="Windows User" w:date="2017-10-14T00:33:00Z">
          <w:pPr>
            <w:pStyle w:val="Heading1"/>
          </w:pPr>
        </w:pPrChange>
      </w:pPr>
    </w:p>
    <w:p w14:paraId="63DE50C3" w14:textId="0F47BAEE" w:rsidR="00F60E2D" w:rsidRPr="007916DF" w:rsidDel="0084306B" w:rsidRDefault="00F60E2D">
      <w:pPr>
        <w:rPr>
          <w:ins w:id="8450" w:author="Windows User" w:date="2017-10-05T16:48:00Z"/>
          <w:del w:id="8451" w:author="Mahmoud" w:date="2017-10-06T12:07:00Z"/>
          <w:rtl/>
        </w:rPr>
        <w:pPrChange w:id="8452" w:author="Mahmoud" w:date="2017-10-06T12:06:00Z">
          <w:pPr>
            <w:pStyle w:val="Heading1"/>
          </w:pPr>
        </w:pPrChange>
      </w:pPr>
    </w:p>
    <w:p w14:paraId="427BA6B6" w14:textId="77777777" w:rsidR="002630A7" w:rsidDel="00050A8D" w:rsidRDefault="002630A7">
      <w:pPr>
        <w:rPr>
          <w:ins w:id="8453" w:author="Windows User" w:date="2017-10-05T16:48:00Z"/>
          <w:del w:id="8454" w:author="Mahmoud" w:date="2017-10-06T16:01:00Z"/>
          <w:rtl/>
        </w:rPr>
        <w:pPrChange w:id="8455" w:author="Windows User" w:date="2017-10-05T16:46:00Z">
          <w:pPr>
            <w:pStyle w:val="Heading1"/>
          </w:pPr>
        </w:pPrChange>
      </w:pPr>
    </w:p>
    <w:p w14:paraId="1CB76B30" w14:textId="77777777" w:rsidR="002630A7" w:rsidDel="00050A8D" w:rsidRDefault="002630A7">
      <w:pPr>
        <w:rPr>
          <w:ins w:id="8456" w:author="Windows User" w:date="2017-10-05T16:48:00Z"/>
          <w:del w:id="8457" w:author="Mahmoud" w:date="2017-10-06T16:01:00Z"/>
          <w:rtl/>
        </w:rPr>
        <w:pPrChange w:id="8458" w:author="Windows User" w:date="2017-10-05T16:46:00Z">
          <w:pPr>
            <w:pStyle w:val="Heading1"/>
          </w:pPr>
        </w:pPrChange>
      </w:pPr>
    </w:p>
    <w:p w14:paraId="4397C676" w14:textId="77777777" w:rsidR="002630A7" w:rsidDel="00050A8D" w:rsidRDefault="002630A7">
      <w:pPr>
        <w:rPr>
          <w:ins w:id="8459" w:author="Windows User" w:date="2017-10-05T16:48:00Z"/>
          <w:del w:id="8460" w:author="Mahmoud" w:date="2017-10-06T16:01:00Z"/>
          <w:rtl/>
        </w:rPr>
        <w:pPrChange w:id="8461" w:author="Windows User" w:date="2017-10-05T16:46:00Z">
          <w:pPr>
            <w:pStyle w:val="Heading1"/>
          </w:pPr>
        </w:pPrChange>
      </w:pPr>
    </w:p>
    <w:p w14:paraId="30A57549" w14:textId="77777777" w:rsidR="002630A7" w:rsidDel="00050A8D" w:rsidRDefault="002630A7">
      <w:pPr>
        <w:rPr>
          <w:ins w:id="8462" w:author="Windows User" w:date="2017-10-05T16:48:00Z"/>
          <w:del w:id="8463" w:author="Mahmoud" w:date="2017-10-06T16:01:00Z"/>
          <w:rtl/>
        </w:rPr>
        <w:pPrChange w:id="8464" w:author="Windows User" w:date="2017-10-05T16:46:00Z">
          <w:pPr>
            <w:pStyle w:val="Heading1"/>
          </w:pPr>
        </w:pPrChange>
      </w:pPr>
    </w:p>
    <w:p w14:paraId="569131E2" w14:textId="118AAADC" w:rsidR="002630A7" w:rsidDel="00050A8D" w:rsidRDefault="002630A7">
      <w:pPr>
        <w:rPr>
          <w:ins w:id="8465" w:author="Windows User" w:date="2017-10-05T16:48:00Z"/>
          <w:del w:id="8466" w:author="Mahmoud" w:date="2017-10-06T16:01:00Z"/>
          <w:rtl/>
        </w:rPr>
        <w:pPrChange w:id="8467" w:author="Windows User" w:date="2017-10-05T16:46:00Z">
          <w:pPr>
            <w:pStyle w:val="Heading1"/>
          </w:pPr>
        </w:pPrChange>
      </w:pPr>
    </w:p>
    <w:p w14:paraId="1B338611" w14:textId="0FC98574" w:rsidR="002630A7" w:rsidRPr="007916DF" w:rsidDel="00050A8D" w:rsidRDefault="002630A7">
      <w:pPr>
        <w:rPr>
          <w:ins w:id="8468" w:author="Windows User" w:date="2017-09-23T01:44:00Z"/>
          <w:del w:id="8469" w:author="Mahmoud" w:date="2017-10-06T16:01:00Z"/>
          <w:rtl/>
        </w:rPr>
        <w:pPrChange w:id="8470" w:author="Windows User" w:date="2017-10-05T16:46:00Z">
          <w:pPr>
            <w:pStyle w:val="Heading1"/>
          </w:pPr>
        </w:pPrChange>
      </w:pPr>
    </w:p>
    <w:p w14:paraId="4E38B66B" w14:textId="11963351" w:rsidR="00050A8D" w:rsidRPr="00E03C69" w:rsidDel="00CE4CB4" w:rsidRDefault="007821E4">
      <w:pPr>
        <w:pStyle w:val="Heading2"/>
        <w:rPr>
          <w:ins w:id="8471" w:author="Windows User" w:date="2017-09-23T01:44:00Z"/>
          <w:del w:id="8472" w:author="Mahmoud" w:date="2017-10-08T10:52:00Z"/>
          <w:rtl/>
          <w:lang w:bidi="ar-SA"/>
        </w:rPr>
        <w:pPrChange w:id="8473" w:author="Mahmoud" w:date="2017-10-06T16:01:00Z">
          <w:pPr>
            <w:pStyle w:val="Heading1"/>
          </w:pPr>
        </w:pPrChange>
      </w:pPr>
      <w:ins w:id="8474" w:author="Windows User" w:date="2017-09-23T01:44:00Z">
        <w:del w:id="8475" w:author="Mahmoud" w:date="2017-10-08T11:06:00Z">
          <w:r w:rsidDel="00BD7962">
            <w:rPr>
              <w:rFonts w:hint="cs"/>
              <w:rtl/>
            </w:rPr>
            <w:delText>6-3-</w:delText>
          </w:r>
          <w:r w:rsidRPr="007821E4" w:rsidDel="00BD7962">
            <w:rPr>
              <w:lang w:bidi="ar-SA"/>
            </w:rPr>
            <w:delText xml:space="preserve"> </w:delText>
          </w:r>
          <w:r w:rsidDel="00BD7962">
            <w:rPr>
              <w:lang w:bidi="ar-SA"/>
            </w:rPr>
            <w:delText>BitScope: Automatically Dissecting Malicious Binaries</w:delText>
          </w:r>
        </w:del>
      </w:ins>
    </w:p>
    <w:p w14:paraId="332E4649" w14:textId="1FC13220" w:rsidR="00A452E1" w:rsidDel="003F6641" w:rsidRDefault="007821E4">
      <w:pPr>
        <w:pStyle w:val="Heading2"/>
        <w:rPr>
          <w:del w:id="8476" w:author="Mahmoud" w:date="2017-10-06T16:01:00Z"/>
          <w:rtl/>
          <w:lang w:bidi="ar-SA"/>
        </w:rPr>
        <w:pPrChange w:id="8477" w:author="Mahmoud" w:date="2017-10-07T21:58:00Z">
          <w:pPr/>
        </w:pPrChange>
      </w:pPr>
      <w:ins w:id="8478" w:author="Windows User" w:date="2017-09-23T01:44:00Z">
        <w:del w:id="8479" w:author="Mahmoud" w:date="2017-10-08T10:52:00Z">
          <w:r w:rsidDel="00CE4CB4">
            <w:rPr>
              <w:rFonts w:hint="cs"/>
              <w:rtl/>
              <w:lang w:bidi="ar-SA"/>
            </w:rPr>
            <w:delText>6-4-</w:delText>
          </w:r>
        </w:del>
      </w:ins>
      <w:ins w:id="8480" w:author="Windows User" w:date="2017-09-23T01:45:00Z">
        <w:del w:id="8481" w:author="Mahmoud" w:date="2017-10-08T10:52:00Z">
          <w:r w:rsidRPr="007821E4" w:rsidDel="00CE4CB4">
            <w:delText xml:space="preserve"> </w:delText>
          </w:r>
        </w:del>
        <w:del w:id="8482" w:author="Mahmoud" w:date="2017-10-07T21:57:00Z">
          <w:r w:rsidRPr="007821E4" w:rsidDel="003F6641">
            <w:rPr>
              <w:lang w:bidi="ar-SA"/>
            </w:rPr>
            <w:delText>DroidAnalytics: A Signature Based Analytic System</w:delText>
          </w:r>
        </w:del>
      </w:ins>
    </w:p>
    <w:p w14:paraId="4EC60FE9" w14:textId="1F5D341D" w:rsidR="00DD5B49" w:rsidRDefault="00DD5B49" w:rsidP="00DD5B49">
      <w:pPr>
        <w:rPr>
          <w:ins w:id="8483" w:author="Windows User" w:date="2017-10-14T00:33:00Z"/>
          <w:rtl/>
        </w:rPr>
      </w:pPr>
    </w:p>
    <w:tbl>
      <w:tblPr>
        <w:tblpPr w:leftFromText="180" w:rightFromText="180" w:vertAnchor="text" w:horzAnchor="margin" w:tblpXSpec="center" w:tblpY="810"/>
        <w:bidiVisual/>
        <w:tblW w:w="11436" w:type="dxa"/>
        <w:tblCellMar>
          <w:left w:w="0" w:type="dxa"/>
          <w:right w:w="0" w:type="dxa"/>
        </w:tblCellMar>
        <w:tblLook w:val="04A0" w:firstRow="1" w:lastRow="0" w:firstColumn="1" w:lastColumn="0" w:noHBand="0" w:noVBand="1"/>
      </w:tblPr>
      <w:tblGrid>
        <w:gridCol w:w="2471"/>
        <w:gridCol w:w="915"/>
        <w:gridCol w:w="958"/>
        <w:gridCol w:w="1420"/>
        <w:gridCol w:w="5672"/>
      </w:tblGrid>
      <w:tr w:rsidR="00821D9A" w:rsidRPr="00DD5B49" w14:paraId="2FD7EBE0" w14:textId="77777777" w:rsidTr="00821D9A">
        <w:trPr>
          <w:trHeight w:val="959"/>
          <w:ins w:id="8484" w:author="Windows User" w:date="2017-10-14T00:50:00Z"/>
        </w:trPr>
        <w:tc>
          <w:tcPr>
            <w:tcW w:w="2471" w:type="dxa"/>
            <w:tcBorders>
              <w:top w:val="single" w:sz="8" w:space="0" w:color="4F81BD"/>
              <w:left w:val="nil"/>
              <w:bottom w:val="single" w:sz="8" w:space="0" w:color="4F81BD"/>
              <w:right w:val="single" w:sz="8" w:space="0" w:color="4F81BD"/>
            </w:tcBorders>
            <w:shd w:val="clear" w:color="auto" w:fill="4F81BD"/>
            <w:tcMar>
              <w:top w:w="15" w:type="dxa"/>
              <w:left w:w="96" w:type="dxa"/>
              <w:bottom w:w="0" w:type="dxa"/>
              <w:right w:w="96" w:type="dxa"/>
            </w:tcMar>
            <w:hideMark/>
          </w:tcPr>
          <w:p w14:paraId="79F0671D" w14:textId="77777777" w:rsidR="00821D9A" w:rsidRPr="00DD5B49" w:rsidRDefault="00821D9A" w:rsidP="00821D9A">
            <w:pPr>
              <w:jc w:val="center"/>
              <w:rPr>
                <w:ins w:id="8485" w:author="Windows User" w:date="2017-10-14T00:50:00Z"/>
              </w:rPr>
            </w:pPr>
            <w:ins w:id="8486" w:author="Windows User" w:date="2017-10-14T00:50:00Z">
              <w:r w:rsidRPr="00DD5B49">
                <w:rPr>
                  <w:rFonts w:hint="cs"/>
                  <w:b/>
                  <w:bCs/>
                  <w:rtl/>
                </w:rPr>
                <w:t>ابزار</w:t>
              </w:r>
            </w:ins>
          </w:p>
        </w:tc>
        <w:tc>
          <w:tcPr>
            <w:tcW w:w="915" w:type="dxa"/>
            <w:tcBorders>
              <w:top w:val="single" w:sz="8" w:space="0" w:color="4F81BD"/>
              <w:left w:val="nil"/>
              <w:bottom w:val="single" w:sz="8" w:space="0" w:color="4F81BD"/>
              <w:right w:val="nil"/>
            </w:tcBorders>
            <w:shd w:val="clear" w:color="auto" w:fill="4F81BD"/>
            <w:tcMar>
              <w:top w:w="15" w:type="dxa"/>
              <w:left w:w="96" w:type="dxa"/>
              <w:bottom w:w="0" w:type="dxa"/>
              <w:right w:w="96" w:type="dxa"/>
            </w:tcMar>
            <w:hideMark/>
          </w:tcPr>
          <w:p w14:paraId="16B0C05E" w14:textId="77777777" w:rsidR="00821D9A" w:rsidRPr="00DD5B49" w:rsidRDefault="00821D9A" w:rsidP="00821D9A">
            <w:pPr>
              <w:jc w:val="center"/>
              <w:rPr>
                <w:ins w:id="8487" w:author="Windows User" w:date="2017-10-14T00:50:00Z"/>
              </w:rPr>
            </w:pPr>
            <w:ins w:id="8488" w:author="Windows User" w:date="2017-10-14T00:50:00Z">
              <w:r w:rsidRPr="00DD5B49">
                <w:rPr>
                  <w:rFonts w:hint="cs"/>
                  <w:b/>
                  <w:bCs/>
                  <w:rtl/>
                </w:rPr>
                <w:t>سال ارائه</w:t>
              </w:r>
            </w:ins>
          </w:p>
        </w:tc>
        <w:tc>
          <w:tcPr>
            <w:tcW w:w="958" w:type="dxa"/>
            <w:tcBorders>
              <w:top w:val="single" w:sz="8" w:space="0" w:color="4F81BD"/>
              <w:left w:val="nil"/>
              <w:bottom w:val="single" w:sz="8" w:space="0" w:color="4F81BD"/>
              <w:right w:val="nil"/>
            </w:tcBorders>
            <w:shd w:val="clear" w:color="auto" w:fill="4F81BD"/>
            <w:tcMar>
              <w:top w:w="15" w:type="dxa"/>
              <w:left w:w="96" w:type="dxa"/>
              <w:bottom w:w="0" w:type="dxa"/>
              <w:right w:w="96" w:type="dxa"/>
            </w:tcMar>
            <w:hideMark/>
          </w:tcPr>
          <w:p w14:paraId="15D0A14E" w14:textId="77777777" w:rsidR="00821D9A" w:rsidRPr="00DD5B49" w:rsidRDefault="00821D9A" w:rsidP="00821D9A">
            <w:pPr>
              <w:jc w:val="center"/>
              <w:rPr>
                <w:ins w:id="8489" w:author="Windows User" w:date="2017-10-14T00:50:00Z"/>
              </w:rPr>
            </w:pPr>
            <w:ins w:id="8490" w:author="Windows User" w:date="2017-10-14T00:50:00Z">
              <w:r w:rsidRPr="00DD5B49">
                <w:rPr>
                  <w:rFonts w:hint="cs"/>
                  <w:b/>
                  <w:bCs/>
                  <w:rtl/>
                </w:rPr>
                <w:t>زبان</w:t>
              </w:r>
            </w:ins>
          </w:p>
        </w:tc>
        <w:tc>
          <w:tcPr>
            <w:tcW w:w="1420" w:type="dxa"/>
            <w:tcBorders>
              <w:top w:val="single" w:sz="8" w:space="0" w:color="4F81BD"/>
              <w:left w:val="single" w:sz="8" w:space="0" w:color="91C6F7"/>
              <w:bottom w:val="single" w:sz="8" w:space="0" w:color="4F81BD"/>
              <w:right w:val="nil"/>
            </w:tcBorders>
            <w:shd w:val="clear" w:color="auto" w:fill="4F81BD"/>
            <w:tcMar>
              <w:top w:w="15" w:type="dxa"/>
              <w:left w:w="96" w:type="dxa"/>
              <w:bottom w:w="0" w:type="dxa"/>
              <w:right w:w="96" w:type="dxa"/>
            </w:tcMar>
            <w:hideMark/>
          </w:tcPr>
          <w:p w14:paraId="7FC8E7ED" w14:textId="77777777" w:rsidR="00821D9A" w:rsidRPr="00DD5B49" w:rsidRDefault="00821D9A" w:rsidP="00821D9A">
            <w:pPr>
              <w:jc w:val="center"/>
              <w:rPr>
                <w:ins w:id="8491" w:author="Windows User" w:date="2017-10-14T00:50:00Z"/>
              </w:rPr>
            </w:pPr>
            <w:ins w:id="8492" w:author="Windows User" w:date="2017-10-14T00:50:00Z">
              <w:r w:rsidRPr="00DD5B49">
                <w:rPr>
                  <w:rFonts w:hint="cs"/>
                  <w:b/>
                  <w:bCs/>
                  <w:rtl/>
                </w:rPr>
                <w:t>هدف</w:t>
              </w:r>
            </w:ins>
          </w:p>
        </w:tc>
        <w:tc>
          <w:tcPr>
            <w:tcW w:w="5672" w:type="dxa"/>
            <w:tcBorders>
              <w:top w:val="single" w:sz="8" w:space="0" w:color="4F81BD"/>
              <w:left w:val="single" w:sz="8" w:space="0" w:color="4F81BD"/>
              <w:bottom w:val="single" w:sz="8" w:space="0" w:color="4F81BD"/>
              <w:right w:val="single" w:sz="8" w:space="0" w:color="91C6F7"/>
            </w:tcBorders>
            <w:shd w:val="clear" w:color="auto" w:fill="4F81BD"/>
            <w:tcMar>
              <w:top w:w="15" w:type="dxa"/>
              <w:left w:w="96" w:type="dxa"/>
              <w:bottom w:w="0" w:type="dxa"/>
              <w:right w:w="96" w:type="dxa"/>
            </w:tcMar>
            <w:hideMark/>
          </w:tcPr>
          <w:p w14:paraId="597670F2" w14:textId="77777777" w:rsidR="00821D9A" w:rsidRPr="00DD5B49" w:rsidRDefault="00821D9A" w:rsidP="00821D9A">
            <w:pPr>
              <w:jc w:val="center"/>
              <w:rPr>
                <w:ins w:id="8493" w:author="Windows User" w:date="2017-10-14T00:50:00Z"/>
              </w:rPr>
            </w:pPr>
            <w:ins w:id="8494" w:author="Windows User" w:date="2017-10-14T00:50:00Z">
              <w:r w:rsidRPr="00DD5B49">
                <w:rPr>
                  <w:rFonts w:hint="cs"/>
                  <w:b/>
                  <w:bCs/>
                  <w:rtl/>
                </w:rPr>
                <w:t>ویژگی ها</w:t>
              </w:r>
            </w:ins>
          </w:p>
        </w:tc>
      </w:tr>
      <w:tr w:rsidR="00821D9A" w:rsidRPr="00DD5B49" w14:paraId="3B3504CA" w14:textId="77777777" w:rsidTr="00821D9A">
        <w:trPr>
          <w:trHeight w:val="1918"/>
          <w:ins w:id="8495" w:author="Windows User" w:date="2017-10-14T00:50:00Z"/>
        </w:trPr>
        <w:tc>
          <w:tcPr>
            <w:tcW w:w="2471" w:type="dxa"/>
            <w:tcBorders>
              <w:top w:val="single" w:sz="8" w:space="0" w:color="4F81BD"/>
              <w:left w:val="single" w:sz="8" w:space="0" w:color="95B3D7"/>
              <w:bottom w:val="single" w:sz="8" w:space="0" w:color="95B3D7"/>
              <w:right w:val="single" w:sz="8" w:space="0" w:color="95B3D7"/>
            </w:tcBorders>
            <w:shd w:val="clear" w:color="auto" w:fill="DBE5F1"/>
            <w:tcMar>
              <w:top w:w="15" w:type="dxa"/>
              <w:left w:w="96" w:type="dxa"/>
              <w:bottom w:w="0" w:type="dxa"/>
              <w:right w:w="96" w:type="dxa"/>
            </w:tcMar>
            <w:hideMark/>
          </w:tcPr>
          <w:p w14:paraId="0980C2CD" w14:textId="6ADDEBCA" w:rsidR="00821D9A" w:rsidRPr="00DD5B49" w:rsidRDefault="00821D9A" w:rsidP="00821D9A">
            <w:pPr>
              <w:rPr>
                <w:ins w:id="8496" w:author="Windows User" w:date="2017-10-14T00:50:00Z"/>
              </w:rPr>
            </w:pPr>
            <w:ins w:id="8497" w:author="Windows User" w:date="2017-10-14T00:50:00Z">
              <w:r w:rsidRPr="00DD5B49">
                <w:rPr>
                  <w:b/>
                  <w:bCs/>
                </w:rPr>
                <w:t>Temporal search</w:t>
              </w:r>
            </w:ins>
            <w:ins w:id="8498" w:author="Windows User" w:date="2017-10-14T03:06:00Z">
              <w:r w:rsidR="00EB27CC">
                <w:rPr>
                  <w:b/>
                  <w:bCs/>
                </w:rPr>
                <w:br/>
                <w:t>[27]</w:t>
              </w:r>
            </w:ins>
          </w:p>
          <w:p w14:paraId="2BBDDE75" w14:textId="77777777" w:rsidR="00821D9A" w:rsidRPr="00DD5B49" w:rsidRDefault="00821D9A" w:rsidP="00821D9A">
            <w:pPr>
              <w:rPr>
                <w:ins w:id="8499" w:author="Windows User" w:date="2017-10-14T00:50:00Z"/>
              </w:rPr>
            </w:pPr>
            <w:ins w:id="8500" w:author="Windows User" w:date="2017-10-14T00:50:00Z">
              <w:r w:rsidRPr="00DD5B49">
                <w:rPr>
                  <w:b/>
                  <w:bCs/>
                </w:rPr>
                <w:t>(TimeBom detection)</w:t>
              </w:r>
            </w:ins>
          </w:p>
        </w:tc>
        <w:tc>
          <w:tcPr>
            <w:tcW w:w="915" w:type="dxa"/>
            <w:tcBorders>
              <w:top w:val="single" w:sz="8" w:space="0" w:color="4F81BD"/>
              <w:left w:val="single" w:sz="8" w:space="0" w:color="95B3D7"/>
              <w:bottom w:val="single" w:sz="8" w:space="0" w:color="95B3D7"/>
              <w:right w:val="single" w:sz="8" w:space="0" w:color="95B3D7"/>
            </w:tcBorders>
            <w:shd w:val="clear" w:color="auto" w:fill="DBE5F1"/>
            <w:tcMar>
              <w:top w:w="15" w:type="dxa"/>
              <w:left w:w="96" w:type="dxa"/>
              <w:bottom w:w="0" w:type="dxa"/>
              <w:right w:w="96" w:type="dxa"/>
            </w:tcMar>
            <w:hideMark/>
          </w:tcPr>
          <w:p w14:paraId="2E0BF9E2" w14:textId="77777777" w:rsidR="00821D9A" w:rsidRPr="00DD5B49" w:rsidRDefault="00821D9A" w:rsidP="00821D9A">
            <w:pPr>
              <w:rPr>
                <w:ins w:id="8501" w:author="Windows User" w:date="2017-10-14T00:50:00Z"/>
              </w:rPr>
            </w:pPr>
            <w:ins w:id="8502" w:author="Windows User" w:date="2017-10-14T00:50:00Z">
              <w:r w:rsidRPr="00DD5B49">
                <w:rPr>
                  <w:b/>
                  <w:bCs/>
                </w:rPr>
                <w:t>2006</w:t>
              </w:r>
            </w:ins>
          </w:p>
        </w:tc>
        <w:tc>
          <w:tcPr>
            <w:tcW w:w="958" w:type="dxa"/>
            <w:tcBorders>
              <w:top w:val="single" w:sz="8" w:space="0" w:color="4F81BD"/>
              <w:left w:val="single" w:sz="8" w:space="0" w:color="95B3D7"/>
              <w:bottom w:val="single" w:sz="8" w:space="0" w:color="95B3D7"/>
              <w:right w:val="single" w:sz="8" w:space="0" w:color="95B3D7"/>
            </w:tcBorders>
            <w:shd w:val="clear" w:color="auto" w:fill="DBE5F1"/>
            <w:tcMar>
              <w:top w:w="15" w:type="dxa"/>
              <w:left w:w="96" w:type="dxa"/>
              <w:bottom w:w="0" w:type="dxa"/>
              <w:right w:w="96" w:type="dxa"/>
            </w:tcMar>
            <w:hideMark/>
          </w:tcPr>
          <w:p w14:paraId="1C7E229A" w14:textId="77777777" w:rsidR="00821D9A" w:rsidRPr="00DD5B49" w:rsidRDefault="00821D9A" w:rsidP="00821D9A">
            <w:pPr>
              <w:rPr>
                <w:ins w:id="8503" w:author="Windows User" w:date="2017-10-14T00:50:00Z"/>
              </w:rPr>
            </w:pPr>
            <w:ins w:id="8504" w:author="Windows User" w:date="2017-10-14T00:50:00Z">
              <w:r w:rsidRPr="00DD5B49">
                <w:rPr>
                  <w:b/>
                  <w:bCs/>
                </w:rPr>
                <w:t>Binary</w:t>
              </w:r>
            </w:ins>
          </w:p>
        </w:tc>
        <w:tc>
          <w:tcPr>
            <w:tcW w:w="1420" w:type="dxa"/>
            <w:tcBorders>
              <w:top w:val="single" w:sz="8" w:space="0" w:color="4F81BD"/>
              <w:left w:val="single" w:sz="8" w:space="0" w:color="91C6F7"/>
              <w:bottom w:val="single" w:sz="8" w:space="0" w:color="95B3D7"/>
              <w:right w:val="single" w:sz="8" w:space="0" w:color="95B3D7"/>
            </w:tcBorders>
            <w:shd w:val="clear" w:color="auto" w:fill="DBE5F1"/>
            <w:tcMar>
              <w:top w:w="15" w:type="dxa"/>
              <w:left w:w="96" w:type="dxa"/>
              <w:bottom w:w="0" w:type="dxa"/>
              <w:right w:w="96" w:type="dxa"/>
            </w:tcMar>
            <w:hideMark/>
          </w:tcPr>
          <w:p w14:paraId="2E023D12" w14:textId="77777777" w:rsidR="00821D9A" w:rsidRDefault="00821D9A" w:rsidP="00821D9A">
            <w:pPr>
              <w:rPr>
                <w:ins w:id="8505" w:author="Windows User" w:date="2017-10-14T00:50:00Z"/>
                <w:b/>
                <w:bCs/>
                <w:rtl/>
              </w:rPr>
            </w:pPr>
            <w:ins w:id="8506" w:author="Windows User" w:date="2017-10-14T00:50:00Z">
              <w:r w:rsidRPr="00DD5B49">
                <w:rPr>
                  <w:rFonts w:hint="cs"/>
                  <w:b/>
                  <w:bCs/>
                  <w:rtl/>
                </w:rPr>
                <w:t>تشخیص</w:t>
              </w:r>
            </w:ins>
          </w:p>
          <w:p w14:paraId="26EDAE30" w14:textId="77777777" w:rsidR="00821D9A" w:rsidRPr="00DD5B49" w:rsidRDefault="00821D9A" w:rsidP="00821D9A">
            <w:pPr>
              <w:rPr>
                <w:ins w:id="8507" w:author="Windows User" w:date="2017-10-14T00:50:00Z"/>
              </w:rPr>
            </w:pPr>
            <w:ins w:id="8508" w:author="Windows User" w:date="2017-10-14T00:50:00Z">
              <w:r w:rsidRPr="00DD5B49">
                <w:rPr>
                  <w:rFonts w:hint="cs"/>
                  <w:b/>
                  <w:bCs/>
                  <w:rtl/>
                </w:rPr>
                <w:t xml:space="preserve">بمب زمانی </w:t>
              </w:r>
            </w:ins>
          </w:p>
        </w:tc>
        <w:tc>
          <w:tcPr>
            <w:tcW w:w="5672" w:type="dxa"/>
            <w:tcBorders>
              <w:top w:val="single" w:sz="8" w:space="0" w:color="4F81BD"/>
              <w:left w:val="single" w:sz="8" w:space="0" w:color="95B3D7"/>
              <w:bottom w:val="single" w:sz="8" w:space="0" w:color="95B3D7"/>
              <w:right w:val="single" w:sz="8" w:space="0" w:color="91C6F7"/>
            </w:tcBorders>
            <w:shd w:val="clear" w:color="auto" w:fill="DBE5F1"/>
            <w:tcMar>
              <w:top w:w="15" w:type="dxa"/>
              <w:left w:w="96" w:type="dxa"/>
              <w:bottom w:w="0" w:type="dxa"/>
              <w:right w:w="96" w:type="dxa"/>
            </w:tcMar>
            <w:hideMark/>
          </w:tcPr>
          <w:p w14:paraId="07402854" w14:textId="77777777" w:rsidR="00821D9A" w:rsidRPr="00DD5B49" w:rsidRDefault="00821D9A" w:rsidP="00821D9A">
            <w:pPr>
              <w:rPr>
                <w:ins w:id="8509" w:author="Windows User" w:date="2017-10-14T00:50:00Z"/>
              </w:rPr>
            </w:pPr>
            <w:ins w:id="8510" w:author="Windows User" w:date="2017-10-14T00:50:00Z">
              <w:r w:rsidRPr="00DD5B49">
                <w:rPr>
                  <w:rFonts w:hint="cs"/>
                  <w:rtl/>
                </w:rPr>
                <w:t>یک سیستم تحلیل مبتنی بر ماشین مجازی</w:t>
              </w:r>
            </w:ins>
          </w:p>
          <w:p w14:paraId="4357DD88" w14:textId="77777777" w:rsidR="00821D9A" w:rsidRPr="00DD5B49" w:rsidRDefault="00821D9A" w:rsidP="00821D9A">
            <w:pPr>
              <w:rPr>
                <w:ins w:id="8511" w:author="Windows User" w:date="2017-10-14T00:50:00Z"/>
              </w:rPr>
            </w:pPr>
            <w:ins w:id="8512" w:author="Windows User" w:date="2017-10-14T00:50:00Z">
              <w:r w:rsidRPr="00DD5B49">
                <w:rPr>
                  <w:rFonts w:hint="cs"/>
                  <w:rtl/>
                </w:rPr>
                <w:t>اجرای نمادین محدود برای پیش بینی مسند های زمانی</w:t>
              </w:r>
            </w:ins>
          </w:p>
          <w:p w14:paraId="1CDA7B08" w14:textId="77777777" w:rsidR="00821D9A" w:rsidRPr="00DD5B49" w:rsidRDefault="00821D9A" w:rsidP="00821D9A">
            <w:pPr>
              <w:rPr>
                <w:ins w:id="8513" w:author="Windows User" w:date="2017-10-14T00:50:00Z"/>
              </w:rPr>
            </w:pPr>
            <w:ins w:id="8514" w:author="Windows User" w:date="2017-10-14T00:50:00Z">
              <w:r w:rsidRPr="00DD5B49">
                <w:rPr>
                  <w:rFonts w:hint="cs"/>
                  <w:rtl/>
                </w:rPr>
                <w:t>جریان کنترل دژافزار را بررسی نمی کند.</w:t>
              </w:r>
            </w:ins>
          </w:p>
          <w:p w14:paraId="04AEA678" w14:textId="77777777" w:rsidR="00821D9A" w:rsidRPr="00DD5B49" w:rsidRDefault="00821D9A" w:rsidP="00821D9A">
            <w:pPr>
              <w:rPr>
                <w:ins w:id="8515" w:author="Windows User" w:date="2017-10-14T00:50:00Z"/>
              </w:rPr>
            </w:pPr>
            <w:ins w:id="8516" w:author="Windows User" w:date="2017-10-14T00:50:00Z">
              <w:r w:rsidRPr="00DD5B49">
                <w:rPr>
                  <w:rFonts w:hint="cs"/>
                  <w:rtl/>
                </w:rPr>
                <w:t>بخش های زیادی از کار مبتنی بر کمک تحلیل گر انسانی</w:t>
              </w:r>
            </w:ins>
          </w:p>
        </w:tc>
      </w:tr>
      <w:tr w:rsidR="00821D9A" w:rsidRPr="00DD5B49" w14:paraId="725C1E56" w14:textId="77777777" w:rsidTr="00821D9A">
        <w:trPr>
          <w:trHeight w:val="1918"/>
          <w:ins w:id="8517" w:author="Windows User" w:date="2017-10-14T00:50:00Z"/>
        </w:trPr>
        <w:tc>
          <w:tcPr>
            <w:tcW w:w="2471" w:type="dxa"/>
            <w:tcBorders>
              <w:top w:val="single" w:sz="8" w:space="0" w:color="95B3D7"/>
              <w:left w:val="single" w:sz="8" w:space="0" w:color="95B3D7"/>
              <w:bottom w:val="single" w:sz="8" w:space="0" w:color="95B3D7"/>
              <w:right w:val="single" w:sz="8" w:space="0" w:color="95B3D7"/>
            </w:tcBorders>
            <w:shd w:val="clear" w:color="auto" w:fill="auto"/>
            <w:tcMar>
              <w:top w:w="15" w:type="dxa"/>
              <w:left w:w="96" w:type="dxa"/>
              <w:bottom w:w="0" w:type="dxa"/>
              <w:right w:w="96" w:type="dxa"/>
            </w:tcMar>
            <w:hideMark/>
          </w:tcPr>
          <w:p w14:paraId="7C057FE3" w14:textId="23C04E35" w:rsidR="00821D9A" w:rsidRPr="00DD5B49" w:rsidRDefault="00EB27CC" w:rsidP="00821D9A">
            <w:pPr>
              <w:rPr>
                <w:ins w:id="8518" w:author="Windows User" w:date="2017-10-14T00:50:00Z"/>
              </w:rPr>
            </w:pPr>
            <w:ins w:id="8519" w:author="Windows User" w:date="2017-10-14T03:06:00Z">
              <w:r>
                <w:rPr>
                  <w:b/>
                  <w:bCs/>
                </w:rPr>
                <w:t>[26]</w:t>
              </w:r>
            </w:ins>
            <w:ins w:id="8520" w:author="Windows User" w:date="2017-10-14T00:50:00Z">
              <w:r w:rsidR="00821D9A" w:rsidRPr="00DD5B49">
                <w:rPr>
                  <w:b/>
                  <w:bCs/>
                </w:rPr>
                <w:t>Bitscope</w:t>
              </w:r>
            </w:ins>
          </w:p>
        </w:tc>
        <w:tc>
          <w:tcPr>
            <w:tcW w:w="915" w:type="dxa"/>
            <w:tcBorders>
              <w:top w:val="single" w:sz="8" w:space="0" w:color="95B3D7"/>
              <w:left w:val="single" w:sz="8" w:space="0" w:color="95B3D7"/>
              <w:bottom w:val="single" w:sz="8" w:space="0" w:color="95B3D7"/>
              <w:right w:val="single" w:sz="8" w:space="0" w:color="95B3D7"/>
            </w:tcBorders>
            <w:shd w:val="clear" w:color="auto" w:fill="auto"/>
            <w:tcMar>
              <w:top w:w="15" w:type="dxa"/>
              <w:left w:w="96" w:type="dxa"/>
              <w:bottom w:w="0" w:type="dxa"/>
              <w:right w:w="96" w:type="dxa"/>
            </w:tcMar>
            <w:hideMark/>
          </w:tcPr>
          <w:p w14:paraId="7A0824BE" w14:textId="77777777" w:rsidR="00821D9A" w:rsidRPr="00DD5B49" w:rsidRDefault="00821D9A" w:rsidP="00821D9A">
            <w:pPr>
              <w:rPr>
                <w:ins w:id="8521" w:author="Windows User" w:date="2017-10-14T00:50:00Z"/>
              </w:rPr>
            </w:pPr>
            <w:ins w:id="8522" w:author="Windows User" w:date="2017-10-14T00:50:00Z">
              <w:r w:rsidRPr="00DD5B49">
                <w:rPr>
                  <w:b/>
                  <w:bCs/>
                </w:rPr>
                <w:t>2007</w:t>
              </w:r>
            </w:ins>
          </w:p>
        </w:tc>
        <w:tc>
          <w:tcPr>
            <w:tcW w:w="958" w:type="dxa"/>
            <w:tcBorders>
              <w:top w:val="single" w:sz="8" w:space="0" w:color="95B3D7"/>
              <w:left w:val="single" w:sz="8" w:space="0" w:color="95B3D7"/>
              <w:bottom w:val="single" w:sz="8" w:space="0" w:color="95B3D7"/>
              <w:right w:val="single" w:sz="8" w:space="0" w:color="95B3D7"/>
            </w:tcBorders>
            <w:shd w:val="clear" w:color="auto" w:fill="auto"/>
            <w:tcMar>
              <w:top w:w="15" w:type="dxa"/>
              <w:left w:w="96" w:type="dxa"/>
              <w:bottom w:w="0" w:type="dxa"/>
              <w:right w:w="96" w:type="dxa"/>
            </w:tcMar>
            <w:hideMark/>
          </w:tcPr>
          <w:p w14:paraId="257681D7" w14:textId="77777777" w:rsidR="00821D9A" w:rsidRPr="00DD5B49" w:rsidRDefault="00821D9A" w:rsidP="00821D9A">
            <w:pPr>
              <w:rPr>
                <w:ins w:id="8523" w:author="Windows User" w:date="2017-10-14T00:50:00Z"/>
              </w:rPr>
            </w:pPr>
            <w:ins w:id="8524" w:author="Windows User" w:date="2017-10-14T00:50:00Z">
              <w:r w:rsidRPr="00DD5B49">
                <w:rPr>
                  <w:b/>
                  <w:bCs/>
                </w:rPr>
                <w:t>Binary</w:t>
              </w:r>
            </w:ins>
          </w:p>
        </w:tc>
        <w:tc>
          <w:tcPr>
            <w:tcW w:w="1420" w:type="dxa"/>
            <w:tcBorders>
              <w:top w:val="single" w:sz="8" w:space="0" w:color="95B3D7"/>
              <w:left w:val="single" w:sz="8" w:space="0" w:color="91C6F7"/>
              <w:bottom w:val="single" w:sz="8" w:space="0" w:color="95B3D7"/>
              <w:right w:val="single" w:sz="8" w:space="0" w:color="95B3D7"/>
            </w:tcBorders>
            <w:shd w:val="clear" w:color="auto" w:fill="auto"/>
            <w:tcMar>
              <w:top w:w="15" w:type="dxa"/>
              <w:left w:w="96" w:type="dxa"/>
              <w:bottom w:w="0" w:type="dxa"/>
              <w:right w:w="96" w:type="dxa"/>
            </w:tcMar>
            <w:hideMark/>
          </w:tcPr>
          <w:p w14:paraId="4E5FCF79" w14:textId="77777777" w:rsidR="00821D9A" w:rsidRPr="00DD5B49" w:rsidRDefault="00821D9A" w:rsidP="00821D9A">
            <w:pPr>
              <w:rPr>
                <w:ins w:id="8525" w:author="Windows User" w:date="2017-10-14T00:50:00Z"/>
              </w:rPr>
            </w:pPr>
            <w:ins w:id="8526" w:author="Windows User" w:date="2017-10-14T00:50:00Z">
              <w:r w:rsidRPr="00DD5B49">
                <w:rPr>
                  <w:rFonts w:ascii="Cambria" w:hAnsi="Cambria" w:cs="Cambria" w:hint="cs"/>
                  <w:b/>
                  <w:bCs/>
                  <w:rtl/>
                </w:rPr>
                <w:t> </w:t>
              </w:r>
              <w:r w:rsidRPr="00DD5B49">
                <w:rPr>
                  <w:rFonts w:hint="cs"/>
                  <w:b/>
                  <w:bCs/>
                  <w:rtl/>
                </w:rPr>
                <w:t>تحلیل</w:t>
              </w:r>
              <w:r w:rsidRPr="00DD5B49">
                <w:rPr>
                  <w:b/>
                  <w:bCs/>
                  <w:rtl/>
                </w:rPr>
                <w:t xml:space="preserve"> </w:t>
              </w:r>
              <w:r w:rsidRPr="00DD5B49">
                <w:rPr>
                  <w:rFonts w:hint="cs"/>
                  <w:b/>
                  <w:bCs/>
                  <w:rtl/>
                </w:rPr>
                <w:t>دژافزار</w:t>
              </w:r>
            </w:ins>
          </w:p>
        </w:tc>
        <w:tc>
          <w:tcPr>
            <w:tcW w:w="5672" w:type="dxa"/>
            <w:tcBorders>
              <w:top w:val="single" w:sz="8" w:space="0" w:color="95B3D7"/>
              <w:left w:val="single" w:sz="8" w:space="0" w:color="95B3D7"/>
              <w:bottom w:val="single" w:sz="8" w:space="0" w:color="95B3D7"/>
              <w:right w:val="single" w:sz="8" w:space="0" w:color="91C6F7"/>
            </w:tcBorders>
            <w:shd w:val="clear" w:color="auto" w:fill="auto"/>
            <w:tcMar>
              <w:top w:w="15" w:type="dxa"/>
              <w:left w:w="96" w:type="dxa"/>
              <w:bottom w:w="0" w:type="dxa"/>
              <w:right w:w="96" w:type="dxa"/>
            </w:tcMar>
            <w:hideMark/>
          </w:tcPr>
          <w:p w14:paraId="4CA741E7" w14:textId="77777777" w:rsidR="00821D9A" w:rsidRPr="00DD5B49" w:rsidRDefault="00821D9A" w:rsidP="00821D9A">
            <w:pPr>
              <w:rPr>
                <w:ins w:id="8527" w:author="Windows User" w:date="2017-10-14T00:50:00Z"/>
              </w:rPr>
            </w:pPr>
            <w:ins w:id="8528" w:author="Windows User" w:date="2017-10-14T00:50:00Z">
              <w:r w:rsidRPr="00DD5B49">
                <w:rPr>
                  <w:rFonts w:hint="cs"/>
                  <w:rtl/>
                </w:rPr>
                <w:t xml:space="preserve">یه سیستم تحلیل، پنج جز برای تحلیل دژافزار برروی </w:t>
              </w:r>
              <w:r w:rsidRPr="00DD5B49">
                <w:t>Bitscope</w:t>
              </w:r>
            </w:ins>
          </w:p>
          <w:p w14:paraId="479818CE" w14:textId="77777777" w:rsidR="00821D9A" w:rsidRPr="00DD5B49" w:rsidRDefault="00821D9A" w:rsidP="00821D9A">
            <w:pPr>
              <w:rPr>
                <w:ins w:id="8529" w:author="Windows User" w:date="2017-10-14T00:50:00Z"/>
              </w:rPr>
            </w:pPr>
            <w:ins w:id="8530" w:author="Windows User" w:date="2017-10-14T00:50:00Z">
              <w:r w:rsidRPr="00DD5B49">
                <w:rPr>
                  <w:rFonts w:hint="cs"/>
                  <w:rtl/>
                </w:rPr>
                <w:t>کنترل جریان(مثلا حلقه)-رفتار دژافزار-ورودی های برنامه-وابستگی ها</w:t>
              </w:r>
            </w:ins>
          </w:p>
          <w:p w14:paraId="30FC612B" w14:textId="77777777" w:rsidR="00821D9A" w:rsidRPr="00DD5B49" w:rsidRDefault="00821D9A" w:rsidP="00821D9A">
            <w:pPr>
              <w:rPr>
                <w:ins w:id="8531" w:author="Windows User" w:date="2017-10-14T00:50:00Z"/>
              </w:rPr>
            </w:pPr>
            <w:ins w:id="8532" w:author="Windows User" w:date="2017-10-14T00:50:00Z">
              <w:r w:rsidRPr="00DD5B49">
                <w:rPr>
                  <w:rFonts w:hint="cs"/>
                  <w:rtl/>
                </w:rPr>
                <w:t>اجرای برنامه با مقادیر نمادین</w:t>
              </w:r>
            </w:ins>
          </w:p>
          <w:p w14:paraId="5D28694A" w14:textId="77777777" w:rsidR="00821D9A" w:rsidRPr="00DD5B49" w:rsidRDefault="00821D9A" w:rsidP="00821D9A">
            <w:pPr>
              <w:rPr>
                <w:ins w:id="8533" w:author="Windows User" w:date="2017-10-14T00:50:00Z"/>
              </w:rPr>
            </w:pPr>
            <w:ins w:id="8534" w:author="Windows User" w:date="2017-10-14T00:50:00Z">
              <w:r w:rsidRPr="00DD5B49">
                <w:rPr>
                  <w:rFonts w:hint="cs"/>
                  <w:rtl/>
                </w:rPr>
                <w:t>تعریف مقدار بازگشت فراخوانی های سیستمی به صورت نمادین</w:t>
              </w:r>
            </w:ins>
          </w:p>
        </w:tc>
      </w:tr>
      <w:tr w:rsidR="00821D9A" w:rsidRPr="00DD5B49" w14:paraId="064CB060" w14:textId="77777777" w:rsidTr="00821D9A">
        <w:trPr>
          <w:trHeight w:val="1880"/>
          <w:ins w:id="8535" w:author="Windows User" w:date="2017-10-14T00:50:00Z"/>
        </w:trPr>
        <w:tc>
          <w:tcPr>
            <w:tcW w:w="2471" w:type="dxa"/>
            <w:tcBorders>
              <w:top w:val="single" w:sz="8" w:space="0" w:color="95B3D7"/>
              <w:left w:val="single" w:sz="8" w:space="0" w:color="95B3D7"/>
              <w:bottom w:val="single" w:sz="8" w:space="0" w:color="95B3D7"/>
              <w:right w:val="single" w:sz="8" w:space="0" w:color="95B3D7"/>
            </w:tcBorders>
            <w:shd w:val="clear" w:color="auto" w:fill="DBE5F1"/>
            <w:tcMar>
              <w:top w:w="15" w:type="dxa"/>
              <w:left w:w="96" w:type="dxa"/>
              <w:bottom w:w="0" w:type="dxa"/>
              <w:right w:w="96" w:type="dxa"/>
            </w:tcMar>
            <w:hideMark/>
          </w:tcPr>
          <w:p w14:paraId="5304BD01" w14:textId="77777777" w:rsidR="00821D9A" w:rsidRPr="00DD5B49" w:rsidRDefault="00821D9A" w:rsidP="00821D9A">
            <w:pPr>
              <w:rPr>
                <w:ins w:id="8536" w:author="Windows User" w:date="2017-10-14T00:50:00Z"/>
              </w:rPr>
            </w:pPr>
            <w:ins w:id="8537" w:author="Windows User" w:date="2017-10-14T00:50:00Z">
              <w:r w:rsidRPr="00DD5B49">
                <w:rPr>
                  <w:b/>
                  <w:bCs/>
                </w:rPr>
                <w:t>Mine</w:t>
              </w:r>
            </w:ins>
          </w:p>
          <w:p w14:paraId="77D3C1A0" w14:textId="77777777" w:rsidR="00821D9A" w:rsidRPr="00DD5B49" w:rsidRDefault="00821D9A" w:rsidP="00821D9A">
            <w:pPr>
              <w:rPr>
                <w:ins w:id="8538" w:author="Windows User" w:date="2017-10-14T00:50:00Z"/>
              </w:rPr>
            </w:pPr>
            <w:ins w:id="8539" w:author="Windows User" w:date="2017-10-14T00:50:00Z">
              <w:r w:rsidRPr="00DD5B49">
                <w:rPr>
                  <w:b/>
                  <w:bCs/>
                </w:rPr>
                <w:t xml:space="preserve">Sweeper </w:t>
              </w:r>
            </w:ins>
          </w:p>
          <w:p w14:paraId="11B81768" w14:textId="77777777" w:rsidR="00821D9A" w:rsidRPr="00DD5B49" w:rsidRDefault="00821D9A" w:rsidP="00821D9A">
            <w:pPr>
              <w:rPr>
                <w:ins w:id="8540" w:author="Windows User" w:date="2017-10-14T00:50:00Z"/>
              </w:rPr>
            </w:pPr>
            <w:ins w:id="8541" w:author="Windows User" w:date="2017-10-14T00:50:00Z">
              <w:r w:rsidRPr="00DD5B49">
                <w:rPr>
                  <w:b/>
                  <w:bCs/>
                </w:rPr>
                <w:t>(Botnet Detection)</w:t>
              </w:r>
            </w:ins>
          </w:p>
        </w:tc>
        <w:tc>
          <w:tcPr>
            <w:tcW w:w="915" w:type="dxa"/>
            <w:tcBorders>
              <w:top w:val="single" w:sz="8" w:space="0" w:color="95B3D7"/>
              <w:left w:val="single" w:sz="8" w:space="0" w:color="95B3D7"/>
              <w:bottom w:val="single" w:sz="8" w:space="0" w:color="95B3D7"/>
              <w:right w:val="single" w:sz="8" w:space="0" w:color="95B3D7"/>
            </w:tcBorders>
            <w:shd w:val="clear" w:color="auto" w:fill="DBE5F1"/>
            <w:tcMar>
              <w:top w:w="15" w:type="dxa"/>
              <w:left w:w="96" w:type="dxa"/>
              <w:bottom w:w="0" w:type="dxa"/>
              <w:right w:w="96" w:type="dxa"/>
            </w:tcMar>
            <w:hideMark/>
          </w:tcPr>
          <w:p w14:paraId="5E66A30E" w14:textId="77777777" w:rsidR="00821D9A" w:rsidRPr="00DD5B49" w:rsidRDefault="00821D9A" w:rsidP="00821D9A">
            <w:pPr>
              <w:rPr>
                <w:ins w:id="8542" w:author="Windows User" w:date="2017-10-14T00:50:00Z"/>
              </w:rPr>
            </w:pPr>
            <w:ins w:id="8543" w:author="Windows User" w:date="2017-10-14T00:50:00Z">
              <w:r w:rsidRPr="00DD5B49">
                <w:rPr>
                  <w:b/>
                  <w:bCs/>
                </w:rPr>
                <w:t>2008</w:t>
              </w:r>
            </w:ins>
          </w:p>
        </w:tc>
        <w:tc>
          <w:tcPr>
            <w:tcW w:w="958" w:type="dxa"/>
            <w:tcBorders>
              <w:top w:val="single" w:sz="8" w:space="0" w:color="95B3D7"/>
              <w:left w:val="single" w:sz="8" w:space="0" w:color="95B3D7"/>
              <w:bottom w:val="single" w:sz="8" w:space="0" w:color="95B3D7"/>
              <w:right w:val="single" w:sz="8" w:space="0" w:color="95B3D7"/>
            </w:tcBorders>
            <w:shd w:val="clear" w:color="auto" w:fill="DBE5F1"/>
            <w:tcMar>
              <w:top w:w="15" w:type="dxa"/>
              <w:left w:w="96" w:type="dxa"/>
              <w:bottom w:w="0" w:type="dxa"/>
              <w:right w:w="96" w:type="dxa"/>
            </w:tcMar>
            <w:hideMark/>
          </w:tcPr>
          <w:p w14:paraId="228A4BB8" w14:textId="77777777" w:rsidR="00821D9A" w:rsidRPr="00DD5B49" w:rsidRDefault="00821D9A" w:rsidP="00821D9A">
            <w:pPr>
              <w:rPr>
                <w:ins w:id="8544" w:author="Windows User" w:date="2017-10-14T00:50:00Z"/>
              </w:rPr>
            </w:pPr>
            <w:ins w:id="8545" w:author="Windows User" w:date="2017-10-14T00:50:00Z">
              <w:r w:rsidRPr="00DD5B49">
                <w:rPr>
                  <w:b/>
                  <w:bCs/>
                </w:rPr>
                <w:t>Binary</w:t>
              </w:r>
            </w:ins>
          </w:p>
        </w:tc>
        <w:tc>
          <w:tcPr>
            <w:tcW w:w="1420" w:type="dxa"/>
            <w:tcBorders>
              <w:top w:val="single" w:sz="8" w:space="0" w:color="95B3D7"/>
              <w:left w:val="single" w:sz="8" w:space="0" w:color="91C6F7"/>
              <w:bottom w:val="single" w:sz="8" w:space="0" w:color="95B3D7"/>
              <w:right w:val="single" w:sz="8" w:space="0" w:color="95B3D7"/>
            </w:tcBorders>
            <w:shd w:val="clear" w:color="auto" w:fill="DBE5F1"/>
            <w:tcMar>
              <w:top w:w="15" w:type="dxa"/>
              <w:left w:w="96" w:type="dxa"/>
              <w:bottom w:w="0" w:type="dxa"/>
              <w:right w:w="96" w:type="dxa"/>
            </w:tcMar>
            <w:hideMark/>
          </w:tcPr>
          <w:p w14:paraId="2E87A072" w14:textId="77777777" w:rsidR="00821D9A" w:rsidRPr="00DD5B49" w:rsidRDefault="00821D9A" w:rsidP="00821D9A">
            <w:pPr>
              <w:rPr>
                <w:ins w:id="8546" w:author="Windows User" w:date="2017-10-14T00:50:00Z"/>
              </w:rPr>
            </w:pPr>
            <w:ins w:id="8547" w:author="Windows User" w:date="2017-10-14T00:50:00Z">
              <w:r w:rsidRPr="00DD5B49">
                <w:rPr>
                  <w:b/>
                  <w:bCs/>
                </w:rPr>
                <w:t> </w:t>
              </w:r>
              <w:r w:rsidRPr="00DD5B49">
                <w:rPr>
                  <w:rFonts w:hint="cs"/>
                  <w:b/>
                  <w:bCs/>
                  <w:rtl/>
                </w:rPr>
                <w:t>تشخیص</w:t>
              </w:r>
              <w:r w:rsidRPr="00DD5B49">
                <w:rPr>
                  <w:b/>
                  <w:bCs/>
                  <w:rtl/>
                </w:rPr>
                <w:t xml:space="preserve"> دژافزار</w:t>
              </w:r>
            </w:ins>
          </w:p>
        </w:tc>
        <w:tc>
          <w:tcPr>
            <w:tcW w:w="5672" w:type="dxa"/>
            <w:tcBorders>
              <w:top w:val="single" w:sz="8" w:space="0" w:color="95B3D7"/>
              <w:left w:val="single" w:sz="8" w:space="0" w:color="95B3D7"/>
              <w:bottom w:val="single" w:sz="8" w:space="0" w:color="95B3D7"/>
              <w:right w:val="single" w:sz="8" w:space="0" w:color="91C6F7"/>
            </w:tcBorders>
            <w:shd w:val="clear" w:color="auto" w:fill="DBE5F1"/>
            <w:tcMar>
              <w:top w:w="15" w:type="dxa"/>
              <w:left w:w="96" w:type="dxa"/>
              <w:bottom w:w="0" w:type="dxa"/>
              <w:right w:w="96" w:type="dxa"/>
            </w:tcMar>
            <w:hideMark/>
          </w:tcPr>
          <w:p w14:paraId="2422FDA6" w14:textId="77777777" w:rsidR="00821D9A" w:rsidRPr="00DD5B49" w:rsidRDefault="00821D9A" w:rsidP="00821D9A">
            <w:pPr>
              <w:rPr>
                <w:ins w:id="8548" w:author="Windows User" w:date="2017-10-14T00:50:00Z"/>
              </w:rPr>
            </w:pPr>
            <w:ins w:id="8549" w:author="Windows User" w:date="2017-10-14T00:50:00Z">
              <w:r w:rsidRPr="00DD5B49">
                <w:rPr>
                  <w:rFonts w:hint="cs"/>
                  <w:rtl/>
                </w:rPr>
                <w:t>ورودی</w:t>
              </w:r>
              <w:r w:rsidRPr="00DD5B49">
                <w:rPr>
                  <w:rtl/>
                </w:rPr>
                <w:t xml:space="preserve"> فایل باینری+ مجموعه ی انواع ماشه ی دلخواه</w:t>
              </w:r>
            </w:ins>
          </w:p>
          <w:p w14:paraId="6D6980AD" w14:textId="77777777" w:rsidR="00821D9A" w:rsidRPr="00DD5B49" w:rsidRDefault="00821D9A" w:rsidP="00821D9A">
            <w:pPr>
              <w:rPr>
                <w:ins w:id="8550" w:author="Windows User" w:date="2017-10-14T00:50:00Z"/>
              </w:rPr>
            </w:pPr>
            <w:ins w:id="8551" w:author="Windows User" w:date="2017-10-14T00:50:00Z">
              <w:r w:rsidRPr="00DD5B49">
                <w:rPr>
                  <w:rFonts w:hint="cs"/>
                  <w:rtl/>
                </w:rPr>
                <w:t xml:space="preserve">ترجمه ی کد اسمبلی به یک زیان میانی قراردادی </w:t>
              </w:r>
              <w:r w:rsidRPr="00DD5B49">
                <w:t>(IR)</w:t>
              </w:r>
            </w:ins>
          </w:p>
          <w:p w14:paraId="037A4F9B" w14:textId="77777777" w:rsidR="00821D9A" w:rsidRPr="00DD5B49" w:rsidRDefault="00821D9A" w:rsidP="00821D9A">
            <w:pPr>
              <w:rPr>
                <w:ins w:id="8552" w:author="Windows User" w:date="2017-10-14T00:50:00Z"/>
              </w:rPr>
            </w:pPr>
            <w:ins w:id="8553" w:author="Windows User" w:date="2017-10-14T00:50:00Z">
              <w:r w:rsidRPr="00DD5B49">
                <w:rPr>
                  <w:rFonts w:hint="cs"/>
                  <w:rtl/>
                </w:rPr>
                <w:t xml:space="preserve">استفاده از حل کننده ی قید </w:t>
              </w:r>
              <w:r w:rsidRPr="00DD5B49">
                <w:t>STP</w:t>
              </w:r>
            </w:ins>
          </w:p>
        </w:tc>
      </w:tr>
    </w:tbl>
    <w:p w14:paraId="55A5078A" w14:textId="1DA33F0D" w:rsidR="00AE34A0" w:rsidRDefault="00821D9A">
      <w:pPr>
        <w:pStyle w:val="Caption"/>
        <w:bidi/>
        <w:jc w:val="center"/>
        <w:rPr>
          <w:ins w:id="8554" w:author="Mahmoud" w:date="2017-10-06T15:24:00Z"/>
          <w:b w:val="0"/>
          <w:bCs w:val="0"/>
          <w:rtl/>
          <w:rPrChange w:id="8555" w:author="Windows User" w:date="2017-10-14T00:50:00Z">
            <w:rPr>
              <w:ins w:id="8556" w:author="Mahmoud" w:date="2017-10-06T15:24:00Z"/>
              <w:rFonts w:eastAsiaTheme="majorEastAsia"/>
              <w:b/>
              <w:bCs/>
              <w:color w:val="4F81BD" w:themeColor="accent1"/>
              <w:sz w:val="32"/>
              <w:szCs w:val="36"/>
              <w:rtl/>
            </w:rPr>
          </w:rPrChange>
        </w:rPr>
        <w:sectPr w:rsidR="00AE34A0" w:rsidSect="00865D1E">
          <w:headerReference w:type="default" r:id="rId64"/>
          <w:footnotePr>
            <w:numRestart w:val="eachPage"/>
          </w:footnotePr>
          <w:pgSz w:w="12240" w:h="15840"/>
          <w:pgMar w:top="1440" w:right="1440" w:bottom="1440" w:left="1440" w:header="720" w:footer="720" w:gutter="0"/>
          <w:cols w:space="720"/>
          <w:docGrid w:linePitch="360"/>
        </w:sectPr>
        <w:pPrChange w:id="8563" w:author="Windows User" w:date="2017-10-14T00:50:00Z">
          <w:pPr/>
        </w:pPrChange>
      </w:pPr>
      <w:ins w:id="8564" w:author="Windows User" w:date="2017-10-14T00:50:00Z">
        <w:r w:rsidRPr="00821D9A">
          <w:rPr>
            <w:rFonts w:cs="B Nazanin"/>
            <w:rtl/>
            <w:rPrChange w:id="8565" w:author="Windows User" w:date="2017-10-14T00:50:00Z">
              <w:rPr>
                <w:rtl/>
              </w:rPr>
            </w:rPrChange>
          </w:rPr>
          <w:t xml:space="preserve">جدول </w:t>
        </w:r>
        <w:r w:rsidRPr="00821D9A">
          <w:rPr>
            <w:rFonts w:cs="B Nazanin"/>
            <w:rtl/>
            <w:rPrChange w:id="8566" w:author="Windows User" w:date="2017-10-14T00:50:00Z">
              <w:rPr>
                <w:rtl/>
              </w:rPr>
            </w:rPrChange>
          </w:rPr>
          <w:fldChar w:fldCharType="begin"/>
        </w:r>
        <w:r w:rsidRPr="00821D9A">
          <w:rPr>
            <w:rFonts w:cs="B Nazanin"/>
            <w:rtl/>
            <w:rPrChange w:id="8567" w:author="Windows User" w:date="2017-10-14T00:50:00Z">
              <w:rPr>
                <w:rtl/>
              </w:rPr>
            </w:rPrChange>
          </w:rPr>
          <w:instrText xml:space="preserve"> </w:instrText>
        </w:r>
        <w:r w:rsidRPr="00821D9A">
          <w:rPr>
            <w:rFonts w:cs="B Nazanin"/>
            <w:rPrChange w:id="8568" w:author="Windows User" w:date="2017-10-14T00:50:00Z">
              <w:rPr/>
            </w:rPrChange>
          </w:rPr>
          <w:instrText>SEQ</w:instrText>
        </w:r>
        <w:r w:rsidRPr="00821D9A">
          <w:rPr>
            <w:rFonts w:cs="B Nazanin"/>
            <w:rtl/>
            <w:rPrChange w:id="8569" w:author="Windows User" w:date="2017-10-14T00:50:00Z">
              <w:rPr>
                <w:rtl/>
              </w:rPr>
            </w:rPrChange>
          </w:rPr>
          <w:instrText xml:space="preserve"> جدول \* </w:instrText>
        </w:r>
        <w:r w:rsidRPr="00821D9A">
          <w:rPr>
            <w:rFonts w:cs="B Nazanin"/>
            <w:rPrChange w:id="8570" w:author="Windows User" w:date="2017-10-14T00:50:00Z">
              <w:rPr/>
            </w:rPrChange>
          </w:rPr>
          <w:instrText>ARABIC</w:instrText>
        </w:r>
        <w:r w:rsidRPr="00821D9A">
          <w:rPr>
            <w:rFonts w:cs="B Nazanin"/>
            <w:rtl/>
            <w:rPrChange w:id="8571" w:author="Windows User" w:date="2017-10-14T00:50:00Z">
              <w:rPr>
                <w:rtl/>
              </w:rPr>
            </w:rPrChange>
          </w:rPr>
          <w:instrText xml:space="preserve"> </w:instrText>
        </w:r>
      </w:ins>
      <w:r w:rsidRPr="00821D9A">
        <w:rPr>
          <w:rFonts w:cs="B Nazanin"/>
          <w:rtl/>
          <w:rPrChange w:id="8572" w:author="Windows User" w:date="2017-10-14T00:50:00Z">
            <w:rPr>
              <w:rtl/>
            </w:rPr>
          </w:rPrChange>
        </w:rPr>
        <w:fldChar w:fldCharType="separate"/>
      </w:r>
      <w:ins w:id="8573" w:author="Windows User" w:date="2017-10-14T03:40:00Z">
        <w:r w:rsidR="000D5978">
          <w:rPr>
            <w:rFonts w:cs="B Nazanin"/>
            <w:noProof/>
            <w:rtl/>
          </w:rPr>
          <w:t>2</w:t>
        </w:r>
      </w:ins>
      <w:ins w:id="8574" w:author="Windows User" w:date="2017-10-14T00:50:00Z">
        <w:r w:rsidRPr="00821D9A">
          <w:rPr>
            <w:rFonts w:cs="B Nazanin"/>
            <w:rtl/>
            <w:rPrChange w:id="8575" w:author="Windows User" w:date="2017-10-14T00:50:00Z">
              <w:rPr>
                <w:rtl/>
              </w:rPr>
            </w:rPrChange>
          </w:rPr>
          <w:fldChar w:fldCharType="end"/>
        </w:r>
        <w:r w:rsidRPr="00821D9A">
          <w:rPr>
            <w:rFonts w:cs="B Nazanin"/>
            <w:rtl/>
            <w:rPrChange w:id="8576" w:author="Windows User" w:date="2017-10-14T00:50:00Z">
              <w:rPr>
                <w:rtl/>
              </w:rPr>
            </w:rPrChange>
          </w:rPr>
          <w:t>-مقا</w:t>
        </w:r>
        <w:r w:rsidRPr="00821D9A">
          <w:rPr>
            <w:rFonts w:cs="B Nazanin" w:hint="cs"/>
            <w:rtl/>
            <w:rPrChange w:id="8577" w:author="Windows User" w:date="2017-10-14T00:50:00Z">
              <w:rPr>
                <w:rFonts w:hint="cs"/>
                <w:rtl/>
              </w:rPr>
            </w:rPrChange>
          </w:rPr>
          <w:t>یسه</w:t>
        </w:r>
        <w:r w:rsidRPr="00821D9A">
          <w:rPr>
            <w:rFonts w:cs="B Nazanin"/>
            <w:rtl/>
            <w:rPrChange w:id="8578" w:author="Windows User" w:date="2017-10-14T00:50:00Z">
              <w:rPr>
                <w:rtl/>
              </w:rPr>
            </w:rPrChange>
          </w:rPr>
          <w:t xml:space="preserve"> </w:t>
        </w:r>
        <w:r w:rsidRPr="00821D9A">
          <w:rPr>
            <w:rFonts w:cs="B Nazanin" w:hint="cs"/>
            <w:rtl/>
            <w:rPrChange w:id="8579" w:author="Windows User" w:date="2017-10-14T00:50:00Z">
              <w:rPr>
                <w:rFonts w:hint="cs"/>
                <w:rtl/>
              </w:rPr>
            </w:rPrChange>
          </w:rPr>
          <w:t>ی</w:t>
        </w:r>
        <w:r w:rsidRPr="00821D9A">
          <w:rPr>
            <w:rFonts w:cs="B Nazanin"/>
            <w:rtl/>
            <w:rPrChange w:id="8580" w:author="Windows User" w:date="2017-10-14T00:50:00Z">
              <w:rPr>
                <w:rtl/>
              </w:rPr>
            </w:rPrChange>
          </w:rPr>
          <w:t xml:space="preserve"> </w:t>
        </w:r>
        <w:r w:rsidRPr="00821D9A">
          <w:rPr>
            <w:rFonts w:cs="B Nazanin" w:hint="cs"/>
            <w:rtl/>
            <w:rPrChange w:id="8581" w:author="Windows User" w:date="2017-10-14T00:50:00Z">
              <w:rPr>
                <w:rFonts w:hint="cs"/>
                <w:rtl/>
              </w:rPr>
            </w:rPrChange>
          </w:rPr>
          <w:t>ابزار</w:t>
        </w:r>
        <w:r w:rsidRPr="00821D9A">
          <w:rPr>
            <w:rFonts w:cs="B Nazanin"/>
            <w:rtl/>
            <w:rPrChange w:id="8582" w:author="Windows User" w:date="2017-10-14T00:50:00Z">
              <w:rPr>
                <w:rtl/>
              </w:rPr>
            </w:rPrChange>
          </w:rPr>
          <w:t xml:space="preserve"> </w:t>
        </w:r>
        <w:r w:rsidRPr="00821D9A">
          <w:rPr>
            <w:rFonts w:cs="B Nazanin" w:hint="cs"/>
            <w:rtl/>
            <w:rPrChange w:id="8583" w:author="Windows User" w:date="2017-10-14T00:50:00Z">
              <w:rPr>
                <w:rFonts w:hint="cs"/>
                <w:rtl/>
              </w:rPr>
            </w:rPrChange>
          </w:rPr>
          <w:t>های</w:t>
        </w:r>
        <w:r w:rsidRPr="00821D9A">
          <w:rPr>
            <w:rFonts w:cs="B Nazanin"/>
            <w:rtl/>
            <w:rPrChange w:id="8584" w:author="Windows User" w:date="2017-10-14T00:50:00Z">
              <w:rPr>
                <w:rtl/>
              </w:rPr>
            </w:rPrChange>
          </w:rPr>
          <w:t xml:space="preserve"> </w:t>
        </w:r>
        <w:r w:rsidRPr="00821D9A">
          <w:rPr>
            <w:rFonts w:cs="B Nazanin" w:hint="cs"/>
            <w:rtl/>
            <w:rPrChange w:id="8585" w:author="Windows User" w:date="2017-10-14T00:50:00Z">
              <w:rPr>
                <w:rFonts w:hint="cs"/>
                <w:rtl/>
              </w:rPr>
            </w:rPrChange>
          </w:rPr>
          <w:t>اجرای</w:t>
        </w:r>
        <w:r w:rsidRPr="00821D9A">
          <w:rPr>
            <w:rFonts w:cs="B Nazanin"/>
            <w:rtl/>
            <w:rPrChange w:id="8586" w:author="Windows User" w:date="2017-10-14T00:50:00Z">
              <w:rPr>
                <w:rtl/>
              </w:rPr>
            </w:rPrChange>
          </w:rPr>
          <w:t xml:space="preserve"> </w:t>
        </w:r>
        <w:r w:rsidRPr="00821D9A">
          <w:rPr>
            <w:rFonts w:cs="B Nazanin" w:hint="cs"/>
            <w:rtl/>
            <w:rPrChange w:id="8587" w:author="Windows User" w:date="2017-10-14T00:50:00Z">
              <w:rPr>
                <w:rFonts w:hint="cs"/>
                <w:rtl/>
              </w:rPr>
            </w:rPrChange>
          </w:rPr>
          <w:t>پویانمادین</w:t>
        </w:r>
        <w:r w:rsidRPr="00821D9A">
          <w:rPr>
            <w:rFonts w:cs="B Nazanin"/>
            <w:rtl/>
            <w:rPrChange w:id="8588" w:author="Windows User" w:date="2017-10-14T00:50:00Z">
              <w:rPr>
                <w:rtl/>
              </w:rPr>
            </w:rPrChange>
          </w:rPr>
          <w:t xml:space="preserve"> </w:t>
        </w:r>
        <w:r w:rsidRPr="00821D9A">
          <w:rPr>
            <w:rFonts w:cs="B Nazanin" w:hint="cs"/>
            <w:rtl/>
            <w:rPrChange w:id="8589" w:author="Windows User" w:date="2017-10-14T00:50:00Z">
              <w:rPr>
                <w:rFonts w:hint="cs"/>
                <w:rtl/>
              </w:rPr>
            </w:rPrChange>
          </w:rPr>
          <w:t>برای</w:t>
        </w:r>
        <w:r w:rsidRPr="00821D9A">
          <w:rPr>
            <w:rFonts w:cs="B Nazanin"/>
            <w:rtl/>
            <w:rPrChange w:id="8590" w:author="Windows User" w:date="2017-10-14T00:50:00Z">
              <w:rPr>
                <w:rtl/>
              </w:rPr>
            </w:rPrChange>
          </w:rPr>
          <w:t xml:space="preserve"> </w:t>
        </w:r>
        <w:r w:rsidRPr="00821D9A">
          <w:rPr>
            <w:rFonts w:cs="B Nazanin" w:hint="cs"/>
            <w:rtl/>
            <w:rPrChange w:id="8591" w:author="Windows User" w:date="2017-10-14T00:50:00Z">
              <w:rPr>
                <w:rFonts w:hint="cs"/>
                <w:rtl/>
              </w:rPr>
            </w:rPrChange>
          </w:rPr>
          <w:t>تشخیص</w:t>
        </w:r>
        <w:r w:rsidRPr="00821D9A">
          <w:rPr>
            <w:rFonts w:cs="B Nazanin"/>
            <w:rtl/>
            <w:rPrChange w:id="8592" w:author="Windows User" w:date="2017-10-14T00:50:00Z">
              <w:rPr>
                <w:rtl/>
              </w:rPr>
            </w:rPrChange>
          </w:rPr>
          <w:t xml:space="preserve"> </w:t>
        </w:r>
        <w:r w:rsidRPr="00821D9A">
          <w:rPr>
            <w:rFonts w:cs="B Nazanin" w:hint="cs"/>
            <w:rtl/>
            <w:rPrChange w:id="8593" w:author="Windows User" w:date="2017-10-14T00:50:00Z">
              <w:rPr>
                <w:rFonts w:hint="cs"/>
                <w:rtl/>
              </w:rPr>
            </w:rPrChange>
          </w:rPr>
          <w:t>یا</w:t>
        </w:r>
        <w:r w:rsidRPr="00821D9A">
          <w:rPr>
            <w:rFonts w:cs="B Nazanin"/>
            <w:rtl/>
            <w:rPrChange w:id="8594" w:author="Windows User" w:date="2017-10-14T00:50:00Z">
              <w:rPr>
                <w:rtl/>
              </w:rPr>
            </w:rPrChange>
          </w:rPr>
          <w:t xml:space="preserve"> </w:t>
        </w:r>
        <w:r w:rsidRPr="00821D9A">
          <w:rPr>
            <w:rFonts w:cs="B Nazanin" w:hint="cs"/>
            <w:rtl/>
            <w:rPrChange w:id="8595" w:author="Windows User" w:date="2017-10-14T00:50:00Z">
              <w:rPr>
                <w:rFonts w:hint="cs"/>
                <w:rtl/>
              </w:rPr>
            </w:rPrChange>
          </w:rPr>
          <w:t>تحلیل</w:t>
        </w:r>
        <w:r w:rsidRPr="00821D9A">
          <w:rPr>
            <w:rFonts w:cs="B Nazanin"/>
            <w:rtl/>
            <w:rPrChange w:id="8596" w:author="Windows User" w:date="2017-10-14T00:50:00Z">
              <w:rPr>
                <w:rtl/>
              </w:rPr>
            </w:rPrChange>
          </w:rPr>
          <w:t xml:space="preserve"> </w:t>
        </w:r>
        <w:r w:rsidRPr="00821D9A">
          <w:rPr>
            <w:rFonts w:cs="B Nazanin" w:hint="cs"/>
            <w:rtl/>
            <w:rPrChange w:id="8597" w:author="Windows User" w:date="2017-10-14T00:50:00Z">
              <w:rPr>
                <w:rFonts w:hint="cs"/>
                <w:rtl/>
              </w:rPr>
            </w:rPrChange>
          </w:rPr>
          <w:t>دژافزار</w:t>
        </w:r>
      </w:ins>
    </w:p>
    <w:p w14:paraId="114B1C7D" w14:textId="4AF04DE1" w:rsidR="00A452E1" w:rsidRDefault="00A452E1">
      <w:pPr>
        <w:rPr>
          <w:ins w:id="8598" w:author="Windows User" w:date="2017-09-22T15:52:00Z"/>
          <w:sz w:val="50"/>
          <w:szCs w:val="52"/>
          <w:rtl/>
        </w:rPr>
        <w:pPrChange w:id="8599" w:author="Mahmoud" w:date="2017-10-06T12:31:00Z">
          <w:pPr>
            <w:pStyle w:val="Heading1"/>
          </w:pPr>
        </w:pPrChange>
      </w:pPr>
    </w:p>
    <w:p w14:paraId="3DD6B047" w14:textId="2F98E9EE" w:rsidR="00A452E1" w:rsidRDefault="00A452E1">
      <w:pPr>
        <w:jc w:val="center"/>
        <w:rPr>
          <w:ins w:id="8600" w:author="Windows User" w:date="2017-09-22T15:52:00Z"/>
          <w:sz w:val="50"/>
          <w:szCs w:val="52"/>
          <w:rtl/>
        </w:rPr>
        <w:pPrChange w:id="8601" w:author="Windows User" w:date="2017-09-22T16:40:00Z">
          <w:pPr>
            <w:pStyle w:val="Heading1"/>
          </w:pPr>
        </w:pPrChange>
      </w:pPr>
      <w:ins w:id="8602" w:author="Windows User" w:date="2017-09-22T15:51:00Z">
        <w:r w:rsidRPr="00A452E1">
          <w:rPr>
            <w:b/>
            <w:bCs/>
            <w:sz w:val="50"/>
            <w:szCs w:val="52"/>
            <w:rtl/>
            <w:rPrChange w:id="8603" w:author="Windows User" w:date="2017-09-22T15:52:00Z">
              <w:rPr>
                <w:rtl/>
              </w:rPr>
            </w:rPrChange>
          </w:rPr>
          <w:t xml:space="preserve">فصل </w:t>
        </w:r>
      </w:ins>
      <w:ins w:id="8604" w:author="Windows User" w:date="2017-09-22T16:40:00Z">
        <w:r w:rsidR="002A04BF">
          <w:rPr>
            <w:rFonts w:hint="cs"/>
            <w:b/>
            <w:bCs/>
            <w:sz w:val="50"/>
            <w:szCs w:val="52"/>
            <w:rtl/>
          </w:rPr>
          <w:t>هفتم</w:t>
        </w:r>
      </w:ins>
      <w:ins w:id="8605" w:author="Windows User" w:date="2017-09-22T15:51:00Z">
        <w:r w:rsidRPr="00A452E1">
          <w:rPr>
            <w:b/>
            <w:bCs/>
            <w:sz w:val="50"/>
            <w:szCs w:val="52"/>
            <w:rtl/>
            <w:rPrChange w:id="8606" w:author="Windows User" w:date="2017-09-22T15:52:00Z">
              <w:rPr>
                <w:rtl/>
              </w:rPr>
            </w:rPrChange>
          </w:rPr>
          <w:t>:</w:t>
        </w:r>
      </w:ins>
    </w:p>
    <w:p w14:paraId="68FDF4D7" w14:textId="703575B9" w:rsidR="00A452E1" w:rsidRDefault="00A452E1">
      <w:pPr>
        <w:jc w:val="center"/>
        <w:rPr>
          <w:ins w:id="8607" w:author="Windows User" w:date="2017-09-22T15:52:00Z"/>
          <w:sz w:val="50"/>
          <w:szCs w:val="52"/>
          <w:rtl/>
        </w:rPr>
        <w:pPrChange w:id="8608" w:author="Windows User" w:date="2017-09-22T15:52:00Z">
          <w:pPr>
            <w:pStyle w:val="Heading1"/>
          </w:pPr>
        </w:pPrChange>
      </w:pPr>
      <w:ins w:id="8609" w:author="Windows User" w:date="2017-09-22T15:51:00Z">
        <w:r w:rsidRPr="00A452E1">
          <w:rPr>
            <w:b/>
            <w:bCs/>
            <w:sz w:val="50"/>
            <w:szCs w:val="52"/>
            <w:rtl/>
            <w:rPrChange w:id="8610" w:author="Windows User" w:date="2017-09-22T15:52:00Z">
              <w:rPr>
                <w:rtl/>
              </w:rPr>
            </w:rPrChange>
          </w:rPr>
          <w:t xml:space="preserve"> بحث و نت</w:t>
        </w:r>
        <w:r w:rsidRPr="00A452E1">
          <w:rPr>
            <w:rFonts w:hint="cs"/>
            <w:b/>
            <w:bCs/>
            <w:sz w:val="50"/>
            <w:szCs w:val="52"/>
            <w:rtl/>
            <w:rPrChange w:id="8611" w:author="Windows User" w:date="2017-09-22T15:52:00Z">
              <w:rPr>
                <w:rFonts w:hint="cs"/>
                <w:rtl/>
              </w:rPr>
            </w:rPrChange>
          </w:rPr>
          <w:t>ی</w:t>
        </w:r>
        <w:r w:rsidRPr="00A452E1">
          <w:rPr>
            <w:rFonts w:hint="eastAsia"/>
            <w:b/>
            <w:bCs/>
            <w:sz w:val="50"/>
            <w:szCs w:val="52"/>
            <w:rtl/>
            <w:rPrChange w:id="8612" w:author="Windows User" w:date="2017-09-22T15:52:00Z">
              <w:rPr>
                <w:rFonts w:hint="eastAsia"/>
                <w:rtl/>
              </w:rPr>
            </w:rPrChange>
          </w:rPr>
          <w:t>جه</w:t>
        </w:r>
        <w:r w:rsidRPr="00A452E1">
          <w:rPr>
            <w:b/>
            <w:bCs/>
            <w:sz w:val="50"/>
            <w:szCs w:val="52"/>
            <w:rtl/>
            <w:rPrChange w:id="8613" w:author="Windows User" w:date="2017-09-22T15:52:00Z">
              <w:rPr>
                <w:rtl/>
              </w:rPr>
            </w:rPrChange>
          </w:rPr>
          <w:t xml:space="preserve"> گ</w:t>
        </w:r>
        <w:r w:rsidRPr="00A452E1">
          <w:rPr>
            <w:rFonts w:hint="cs"/>
            <w:b/>
            <w:bCs/>
            <w:sz w:val="50"/>
            <w:szCs w:val="52"/>
            <w:rtl/>
            <w:rPrChange w:id="8614" w:author="Windows User" w:date="2017-09-22T15:52:00Z">
              <w:rPr>
                <w:rFonts w:hint="cs"/>
                <w:rtl/>
              </w:rPr>
            </w:rPrChange>
          </w:rPr>
          <w:t>ی</w:t>
        </w:r>
        <w:r w:rsidRPr="00A452E1">
          <w:rPr>
            <w:rFonts w:hint="eastAsia"/>
            <w:b/>
            <w:bCs/>
            <w:sz w:val="50"/>
            <w:szCs w:val="52"/>
            <w:rtl/>
            <w:rPrChange w:id="8615" w:author="Windows User" w:date="2017-09-22T15:52:00Z">
              <w:rPr>
                <w:rFonts w:hint="eastAsia"/>
                <w:rtl/>
              </w:rPr>
            </w:rPrChange>
          </w:rPr>
          <w:t>ر</w:t>
        </w:r>
        <w:r w:rsidRPr="00A452E1">
          <w:rPr>
            <w:rFonts w:hint="cs"/>
            <w:b/>
            <w:bCs/>
            <w:sz w:val="50"/>
            <w:szCs w:val="52"/>
            <w:rtl/>
            <w:rPrChange w:id="8616" w:author="Windows User" w:date="2017-09-22T15:52:00Z">
              <w:rPr>
                <w:rFonts w:hint="cs"/>
                <w:rtl/>
              </w:rPr>
            </w:rPrChange>
          </w:rPr>
          <w:t>ی</w:t>
        </w:r>
      </w:ins>
    </w:p>
    <w:p w14:paraId="1EFF664A" w14:textId="77777777" w:rsidR="00A452E1" w:rsidRDefault="00A452E1">
      <w:pPr>
        <w:jc w:val="center"/>
        <w:rPr>
          <w:ins w:id="8617" w:author="Windows User" w:date="2017-09-22T15:52:00Z"/>
          <w:sz w:val="50"/>
          <w:szCs w:val="52"/>
          <w:rtl/>
        </w:rPr>
        <w:pPrChange w:id="8618" w:author="Windows User" w:date="2017-09-22T15:52:00Z">
          <w:pPr>
            <w:pStyle w:val="Heading1"/>
          </w:pPr>
        </w:pPrChange>
      </w:pPr>
    </w:p>
    <w:p w14:paraId="4703E2A0" w14:textId="77777777" w:rsidR="00A452E1" w:rsidRDefault="00A452E1">
      <w:pPr>
        <w:jc w:val="center"/>
        <w:rPr>
          <w:ins w:id="8619" w:author="Windows User" w:date="2017-09-22T15:52:00Z"/>
          <w:sz w:val="50"/>
          <w:szCs w:val="52"/>
          <w:rtl/>
        </w:rPr>
        <w:pPrChange w:id="8620" w:author="Windows User" w:date="2017-09-22T15:52:00Z">
          <w:pPr>
            <w:pStyle w:val="Heading1"/>
          </w:pPr>
        </w:pPrChange>
      </w:pPr>
    </w:p>
    <w:p w14:paraId="7B19E15F" w14:textId="77777777" w:rsidR="00A452E1" w:rsidRDefault="00A452E1">
      <w:pPr>
        <w:jc w:val="center"/>
        <w:rPr>
          <w:ins w:id="8621" w:author="Windows User" w:date="2017-09-22T15:52:00Z"/>
          <w:sz w:val="50"/>
          <w:szCs w:val="52"/>
          <w:rtl/>
        </w:rPr>
        <w:pPrChange w:id="8622" w:author="Windows User" w:date="2017-09-22T15:52:00Z">
          <w:pPr>
            <w:pStyle w:val="Heading1"/>
          </w:pPr>
        </w:pPrChange>
      </w:pPr>
    </w:p>
    <w:p w14:paraId="2AE80421" w14:textId="77777777" w:rsidR="00A452E1" w:rsidRDefault="00A452E1">
      <w:pPr>
        <w:jc w:val="center"/>
        <w:rPr>
          <w:ins w:id="8623" w:author="Windows User" w:date="2017-09-22T15:52:00Z"/>
          <w:sz w:val="50"/>
          <w:szCs w:val="52"/>
          <w:rtl/>
        </w:rPr>
        <w:pPrChange w:id="8624" w:author="Windows User" w:date="2017-09-22T15:52:00Z">
          <w:pPr>
            <w:pStyle w:val="Heading1"/>
          </w:pPr>
        </w:pPrChange>
      </w:pPr>
    </w:p>
    <w:p w14:paraId="21F34154" w14:textId="77777777" w:rsidR="00A452E1" w:rsidRDefault="00A452E1">
      <w:pPr>
        <w:jc w:val="center"/>
        <w:rPr>
          <w:ins w:id="8625" w:author="Windows User" w:date="2017-09-22T15:52:00Z"/>
          <w:sz w:val="50"/>
          <w:szCs w:val="52"/>
          <w:rtl/>
        </w:rPr>
        <w:pPrChange w:id="8626" w:author="Windows User" w:date="2017-09-22T15:52:00Z">
          <w:pPr>
            <w:pStyle w:val="Heading1"/>
          </w:pPr>
        </w:pPrChange>
      </w:pPr>
    </w:p>
    <w:p w14:paraId="577D5ECC" w14:textId="77777777" w:rsidR="00A452E1" w:rsidRDefault="00A452E1">
      <w:pPr>
        <w:jc w:val="center"/>
        <w:rPr>
          <w:ins w:id="8627" w:author="Mahmoud" w:date="2017-10-06T16:01:00Z"/>
          <w:sz w:val="50"/>
          <w:szCs w:val="52"/>
          <w:rtl/>
        </w:rPr>
        <w:pPrChange w:id="8628" w:author="Windows User" w:date="2017-09-22T15:52:00Z">
          <w:pPr>
            <w:pStyle w:val="Heading1"/>
          </w:pPr>
        </w:pPrChange>
      </w:pPr>
    </w:p>
    <w:p w14:paraId="14D02E3E" w14:textId="77777777" w:rsidR="00050A8D" w:rsidRDefault="00050A8D">
      <w:pPr>
        <w:jc w:val="center"/>
        <w:rPr>
          <w:ins w:id="8629" w:author="Windows User" w:date="2017-09-22T15:52:00Z"/>
          <w:sz w:val="50"/>
          <w:szCs w:val="52"/>
          <w:rtl/>
        </w:rPr>
        <w:pPrChange w:id="8630" w:author="Windows User" w:date="2017-09-22T15:52:00Z">
          <w:pPr>
            <w:pStyle w:val="Heading1"/>
          </w:pPr>
        </w:pPrChange>
      </w:pPr>
    </w:p>
    <w:p w14:paraId="7FAA8A27" w14:textId="77777777" w:rsidR="00A452E1" w:rsidDel="00CC1B67" w:rsidRDefault="00A452E1">
      <w:pPr>
        <w:jc w:val="center"/>
        <w:rPr>
          <w:ins w:id="8631" w:author="Windows User" w:date="2017-09-22T15:52:00Z"/>
          <w:del w:id="8632" w:author="Mahmoud" w:date="2017-10-06T12:31:00Z"/>
          <w:sz w:val="50"/>
          <w:szCs w:val="52"/>
          <w:rtl/>
        </w:rPr>
        <w:pPrChange w:id="8633" w:author="Windows User" w:date="2017-09-22T15:52:00Z">
          <w:pPr>
            <w:pStyle w:val="Heading1"/>
          </w:pPr>
        </w:pPrChange>
      </w:pPr>
    </w:p>
    <w:p w14:paraId="4C82F666" w14:textId="77777777" w:rsidR="00A452E1" w:rsidDel="00CC1B67" w:rsidRDefault="00A452E1">
      <w:pPr>
        <w:jc w:val="center"/>
        <w:rPr>
          <w:ins w:id="8634" w:author="Windows User" w:date="2017-09-22T15:52:00Z"/>
          <w:del w:id="8635" w:author="Mahmoud" w:date="2017-10-06T12:31:00Z"/>
          <w:sz w:val="50"/>
          <w:szCs w:val="52"/>
          <w:rtl/>
        </w:rPr>
        <w:pPrChange w:id="8636" w:author="Windows User" w:date="2017-09-22T15:52:00Z">
          <w:pPr>
            <w:pStyle w:val="Heading1"/>
          </w:pPr>
        </w:pPrChange>
      </w:pPr>
    </w:p>
    <w:p w14:paraId="2663907E" w14:textId="77777777" w:rsidR="00A452E1" w:rsidRPr="00A452E1" w:rsidRDefault="00A452E1">
      <w:pPr>
        <w:jc w:val="center"/>
        <w:rPr>
          <w:ins w:id="8637" w:author="Mahmoud" w:date="2017-09-16T16:59:00Z"/>
          <w:sz w:val="50"/>
          <w:szCs w:val="52"/>
          <w:rPrChange w:id="8638" w:author="Windows User" w:date="2017-09-22T15:52:00Z">
            <w:rPr>
              <w:ins w:id="8639" w:author="Mahmoud" w:date="2017-09-16T16:59:00Z"/>
              <w:sz w:val="24"/>
              <w:szCs w:val="28"/>
            </w:rPr>
          </w:rPrChange>
        </w:rPr>
        <w:pPrChange w:id="8640" w:author="Windows User" w:date="2017-09-22T15:52:00Z">
          <w:pPr>
            <w:pStyle w:val="Heading1"/>
          </w:pPr>
        </w:pPrChange>
      </w:pPr>
    </w:p>
    <w:p w14:paraId="0EC4771D" w14:textId="07F2E299" w:rsidR="00DD3BBD" w:rsidRPr="005B6599" w:rsidRDefault="00DD3BBD" w:rsidP="00F66DA0">
      <w:pPr>
        <w:pStyle w:val="Heading1"/>
        <w:rPr>
          <w:ins w:id="8641" w:author="Windows User" w:date="2017-09-22T15:39:00Z"/>
          <w:color w:val="FFFFFF" w:themeColor="background1"/>
          <w:sz w:val="2"/>
          <w:szCs w:val="2"/>
          <w:rPrChange w:id="8642" w:author="Mahmoud" w:date="2017-10-08T11:10:00Z">
            <w:rPr>
              <w:ins w:id="8643" w:author="Windows User" w:date="2017-09-22T15:39:00Z"/>
              <w:sz w:val="24"/>
              <w:szCs w:val="28"/>
            </w:rPr>
          </w:rPrChange>
        </w:rPr>
      </w:pPr>
      <w:bookmarkStart w:id="8644" w:name="_Toc495715065"/>
      <w:r w:rsidRPr="005B6599">
        <w:rPr>
          <w:rFonts w:hint="eastAsia"/>
          <w:color w:val="FFFFFF" w:themeColor="background1"/>
          <w:sz w:val="2"/>
          <w:szCs w:val="2"/>
          <w:rtl/>
          <w:rPrChange w:id="8645" w:author="Mahmoud" w:date="2017-10-08T11:10:00Z">
            <w:rPr>
              <w:rFonts w:hint="eastAsia"/>
              <w:sz w:val="24"/>
              <w:szCs w:val="28"/>
              <w:rtl/>
            </w:rPr>
          </w:rPrChange>
        </w:rPr>
        <w:lastRenderedPageBreak/>
        <w:t>فصل</w:t>
      </w:r>
      <w:r w:rsidRPr="005B6599">
        <w:rPr>
          <w:color w:val="FFFFFF" w:themeColor="background1"/>
          <w:sz w:val="2"/>
          <w:szCs w:val="2"/>
          <w:rtl/>
          <w:rPrChange w:id="8646" w:author="Mahmoud" w:date="2017-10-08T11:10:00Z">
            <w:rPr>
              <w:sz w:val="24"/>
              <w:szCs w:val="28"/>
              <w:rtl/>
            </w:rPr>
          </w:rPrChange>
        </w:rPr>
        <w:t xml:space="preserve"> </w:t>
      </w:r>
      <w:del w:id="8647" w:author="Windows User" w:date="2017-09-22T17:00:00Z">
        <w:r w:rsidRPr="005B6599" w:rsidDel="001F08B4">
          <w:rPr>
            <w:rFonts w:hint="eastAsia"/>
            <w:color w:val="FFFFFF" w:themeColor="background1"/>
            <w:sz w:val="2"/>
            <w:szCs w:val="2"/>
            <w:rtl/>
            <w:rPrChange w:id="8648" w:author="Mahmoud" w:date="2017-10-08T11:10:00Z">
              <w:rPr>
                <w:rFonts w:hint="eastAsia"/>
                <w:sz w:val="24"/>
                <w:szCs w:val="28"/>
                <w:rtl/>
              </w:rPr>
            </w:rPrChange>
          </w:rPr>
          <w:delText>ششم</w:delText>
        </w:r>
      </w:del>
      <w:ins w:id="8649" w:author="Windows User" w:date="2017-09-22T17:00:00Z">
        <w:r w:rsidR="001F08B4" w:rsidRPr="005B6599">
          <w:rPr>
            <w:rFonts w:hint="eastAsia"/>
            <w:color w:val="FFFFFF" w:themeColor="background1"/>
            <w:sz w:val="2"/>
            <w:szCs w:val="2"/>
            <w:rtl/>
            <w:rPrChange w:id="8650" w:author="Mahmoud" w:date="2017-10-08T11:10:00Z">
              <w:rPr>
                <w:rFonts w:hint="eastAsia"/>
                <w:sz w:val="18"/>
                <w:szCs w:val="18"/>
                <w:rtl/>
              </w:rPr>
            </w:rPrChange>
          </w:rPr>
          <w:t>هفتم</w:t>
        </w:r>
      </w:ins>
      <w:r w:rsidRPr="005B6599">
        <w:rPr>
          <w:color w:val="FFFFFF" w:themeColor="background1"/>
          <w:sz w:val="2"/>
          <w:szCs w:val="2"/>
          <w:rtl/>
          <w:rPrChange w:id="8651" w:author="Mahmoud" w:date="2017-10-08T11:10:00Z">
            <w:rPr>
              <w:sz w:val="24"/>
              <w:szCs w:val="28"/>
              <w:rtl/>
            </w:rPr>
          </w:rPrChange>
        </w:rPr>
        <w:t xml:space="preserve">: </w:t>
      </w:r>
      <w:r w:rsidRPr="005B6599">
        <w:rPr>
          <w:rFonts w:hint="eastAsia"/>
          <w:color w:val="FFFFFF" w:themeColor="background1"/>
          <w:sz w:val="2"/>
          <w:szCs w:val="2"/>
          <w:rtl/>
          <w:rPrChange w:id="8652" w:author="Mahmoud" w:date="2017-10-08T11:10:00Z">
            <w:rPr>
              <w:rFonts w:hint="eastAsia"/>
              <w:sz w:val="24"/>
              <w:szCs w:val="28"/>
              <w:rtl/>
            </w:rPr>
          </w:rPrChange>
        </w:rPr>
        <w:t>بحث</w:t>
      </w:r>
      <w:r w:rsidRPr="005B6599">
        <w:rPr>
          <w:color w:val="FFFFFF" w:themeColor="background1"/>
          <w:sz w:val="2"/>
          <w:szCs w:val="2"/>
          <w:rtl/>
          <w:rPrChange w:id="8653" w:author="Mahmoud" w:date="2017-10-08T11:10:00Z">
            <w:rPr>
              <w:sz w:val="24"/>
              <w:szCs w:val="28"/>
              <w:rtl/>
            </w:rPr>
          </w:rPrChange>
        </w:rPr>
        <w:t xml:space="preserve"> </w:t>
      </w:r>
      <w:r w:rsidRPr="005B6599">
        <w:rPr>
          <w:rFonts w:hint="eastAsia"/>
          <w:color w:val="FFFFFF" w:themeColor="background1"/>
          <w:sz w:val="2"/>
          <w:szCs w:val="2"/>
          <w:rtl/>
          <w:rPrChange w:id="8654" w:author="Mahmoud" w:date="2017-10-08T11:10:00Z">
            <w:rPr>
              <w:rFonts w:hint="eastAsia"/>
              <w:sz w:val="24"/>
              <w:szCs w:val="28"/>
              <w:rtl/>
            </w:rPr>
          </w:rPrChange>
        </w:rPr>
        <w:t>و</w:t>
      </w:r>
      <w:r w:rsidRPr="005B6599">
        <w:rPr>
          <w:color w:val="FFFFFF" w:themeColor="background1"/>
          <w:sz w:val="2"/>
          <w:szCs w:val="2"/>
          <w:rtl/>
          <w:rPrChange w:id="8655" w:author="Mahmoud" w:date="2017-10-08T11:10:00Z">
            <w:rPr>
              <w:sz w:val="24"/>
              <w:szCs w:val="28"/>
              <w:rtl/>
            </w:rPr>
          </w:rPrChange>
        </w:rPr>
        <w:t xml:space="preserve"> </w:t>
      </w:r>
      <w:r w:rsidRPr="005B6599">
        <w:rPr>
          <w:rFonts w:hint="eastAsia"/>
          <w:color w:val="FFFFFF" w:themeColor="background1"/>
          <w:sz w:val="2"/>
          <w:szCs w:val="2"/>
          <w:rtl/>
          <w:rPrChange w:id="8656" w:author="Mahmoud" w:date="2017-10-08T11:10:00Z">
            <w:rPr>
              <w:rFonts w:hint="eastAsia"/>
              <w:sz w:val="24"/>
              <w:szCs w:val="28"/>
              <w:rtl/>
            </w:rPr>
          </w:rPrChange>
        </w:rPr>
        <w:t>نت</w:t>
      </w:r>
      <w:r w:rsidRPr="005B6599">
        <w:rPr>
          <w:rFonts w:hint="cs"/>
          <w:color w:val="FFFFFF" w:themeColor="background1"/>
          <w:sz w:val="2"/>
          <w:szCs w:val="2"/>
          <w:rtl/>
          <w:rPrChange w:id="8657" w:author="Mahmoud" w:date="2017-10-08T11:10:00Z">
            <w:rPr>
              <w:rFonts w:hint="cs"/>
              <w:sz w:val="24"/>
              <w:szCs w:val="28"/>
              <w:rtl/>
            </w:rPr>
          </w:rPrChange>
        </w:rPr>
        <w:t>ی</w:t>
      </w:r>
      <w:r w:rsidRPr="005B6599">
        <w:rPr>
          <w:rFonts w:hint="eastAsia"/>
          <w:color w:val="FFFFFF" w:themeColor="background1"/>
          <w:sz w:val="2"/>
          <w:szCs w:val="2"/>
          <w:rtl/>
          <w:rPrChange w:id="8658" w:author="Mahmoud" w:date="2017-10-08T11:10:00Z">
            <w:rPr>
              <w:rFonts w:hint="eastAsia"/>
              <w:sz w:val="24"/>
              <w:szCs w:val="28"/>
              <w:rtl/>
            </w:rPr>
          </w:rPrChange>
        </w:rPr>
        <w:t>جه</w:t>
      </w:r>
      <w:r w:rsidRPr="005B6599">
        <w:rPr>
          <w:color w:val="FFFFFF" w:themeColor="background1"/>
          <w:sz w:val="2"/>
          <w:szCs w:val="2"/>
          <w:rtl/>
          <w:rPrChange w:id="8659" w:author="Mahmoud" w:date="2017-10-08T11:10:00Z">
            <w:rPr>
              <w:sz w:val="24"/>
              <w:szCs w:val="28"/>
              <w:rtl/>
            </w:rPr>
          </w:rPrChange>
        </w:rPr>
        <w:t xml:space="preserve"> </w:t>
      </w:r>
      <w:r w:rsidRPr="005B6599">
        <w:rPr>
          <w:rFonts w:hint="eastAsia"/>
          <w:color w:val="FFFFFF" w:themeColor="background1"/>
          <w:sz w:val="2"/>
          <w:szCs w:val="2"/>
          <w:rtl/>
          <w:rPrChange w:id="8660" w:author="Mahmoud" w:date="2017-10-08T11:10:00Z">
            <w:rPr>
              <w:rFonts w:hint="eastAsia"/>
              <w:sz w:val="24"/>
              <w:szCs w:val="28"/>
              <w:rtl/>
            </w:rPr>
          </w:rPrChange>
        </w:rPr>
        <w:t>گ</w:t>
      </w:r>
      <w:r w:rsidRPr="005B6599">
        <w:rPr>
          <w:rFonts w:hint="cs"/>
          <w:color w:val="FFFFFF" w:themeColor="background1"/>
          <w:sz w:val="2"/>
          <w:szCs w:val="2"/>
          <w:rtl/>
          <w:rPrChange w:id="8661" w:author="Mahmoud" w:date="2017-10-08T11:10:00Z">
            <w:rPr>
              <w:rFonts w:hint="cs"/>
              <w:sz w:val="24"/>
              <w:szCs w:val="28"/>
              <w:rtl/>
            </w:rPr>
          </w:rPrChange>
        </w:rPr>
        <w:t>ی</w:t>
      </w:r>
      <w:r w:rsidRPr="005B6599">
        <w:rPr>
          <w:rFonts w:hint="eastAsia"/>
          <w:color w:val="FFFFFF" w:themeColor="background1"/>
          <w:sz w:val="2"/>
          <w:szCs w:val="2"/>
          <w:rtl/>
          <w:rPrChange w:id="8662" w:author="Mahmoud" w:date="2017-10-08T11:10:00Z">
            <w:rPr>
              <w:rFonts w:hint="eastAsia"/>
              <w:sz w:val="24"/>
              <w:szCs w:val="28"/>
              <w:rtl/>
            </w:rPr>
          </w:rPrChange>
        </w:rPr>
        <w:t>ر</w:t>
      </w:r>
      <w:r w:rsidRPr="005B6599">
        <w:rPr>
          <w:rFonts w:hint="cs"/>
          <w:color w:val="FFFFFF" w:themeColor="background1"/>
          <w:sz w:val="2"/>
          <w:szCs w:val="2"/>
          <w:rtl/>
          <w:rPrChange w:id="8663" w:author="Mahmoud" w:date="2017-10-08T11:10:00Z">
            <w:rPr>
              <w:rFonts w:hint="cs"/>
              <w:sz w:val="24"/>
              <w:szCs w:val="28"/>
              <w:rtl/>
            </w:rPr>
          </w:rPrChange>
        </w:rPr>
        <w:t>ی</w:t>
      </w:r>
      <w:bookmarkEnd w:id="8644"/>
    </w:p>
    <w:p w14:paraId="2375BA6C" w14:textId="1F389250" w:rsidR="001F5427" w:rsidRDefault="002A04BF">
      <w:pPr>
        <w:pStyle w:val="Heading2"/>
        <w:rPr>
          <w:ins w:id="8664" w:author="Windows User" w:date="2017-09-23T01:56:00Z"/>
          <w:rtl/>
        </w:rPr>
        <w:pPrChange w:id="8665" w:author="Windows User" w:date="2017-09-22T17:00:00Z">
          <w:pPr>
            <w:pStyle w:val="Heading1"/>
          </w:pPr>
        </w:pPrChange>
      </w:pPr>
      <w:bookmarkStart w:id="8666" w:name="_Ref461311927"/>
      <w:bookmarkStart w:id="8667" w:name="_Ref461486451"/>
      <w:bookmarkStart w:id="8668" w:name="_Toc464205842"/>
      <w:bookmarkStart w:id="8669" w:name="_Toc495715066"/>
      <w:ins w:id="8670" w:author="Windows User" w:date="2017-09-22T16:40:00Z">
        <w:r>
          <w:rPr>
            <w:rFonts w:hint="cs"/>
            <w:rtl/>
          </w:rPr>
          <w:t>7</w:t>
        </w:r>
      </w:ins>
      <w:ins w:id="8671" w:author="Windows User" w:date="2017-09-22T16:24:00Z">
        <w:r w:rsidR="005975EA">
          <w:rPr>
            <w:rFonts w:hint="cs"/>
            <w:rtl/>
          </w:rPr>
          <w:t>-1-</w:t>
        </w:r>
      </w:ins>
      <w:bookmarkEnd w:id="8666"/>
      <w:bookmarkEnd w:id="8667"/>
      <w:bookmarkEnd w:id="8668"/>
      <w:ins w:id="8672" w:author="Windows User" w:date="2017-09-23T01:58:00Z">
        <w:r w:rsidR="00865D1E">
          <w:rPr>
            <w:rFonts w:hint="cs"/>
            <w:rtl/>
          </w:rPr>
          <w:t>مقدمه</w:t>
        </w:r>
      </w:ins>
      <w:bookmarkEnd w:id="8669"/>
    </w:p>
    <w:p w14:paraId="19340ACD" w14:textId="77777777" w:rsidR="00853FE4" w:rsidRDefault="00853FE4">
      <w:pPr>
        <w:rPr>
          <w:ins w:id="8673" w:author="Windows User" w:date="2017-09-23T01:56:00Z"/>
          <w:rtl/>
        </w:rPr>
        <w:pPrChange w:id="8674" w:author="Windows User" w:date="2017-10-14T03:35:00Z">
          <w:pPr>
            <w:ind w:firstLine="432"/>
          </w:pPr>
        </w:pPrChange>
      </w:pPr>
      <w:ins w:id="8675" w:author="Windows User" w:date="2017-09-23T01:56:00Z">
        <w:r>
          <w:rPr>
            <w:rFonts w:hint="cs"/>
            <w:rtl/>
          </w:rPr>
          <w:t>در این فصل ابتدا بر اساس چالش‌های انفجار مسیر، حل قیدها، مدل سازی حافظه، همروندی و چارچوبه‌های کاری مختلف، کارها و مقاله‌هایی که در فصل‌های گذشته بررسی شدند، مقایسه می‌شوند و آینده بحث را مشخص می‌کنند. در قسمت بعدی مسائل باز این حوزه عنوان شده و در نهایت پروژه کارشناسی ارشد بیان خواهد شد.</w:t>
        </w:r>
      </w:ins>
    </w:p>
    <w:p w14:paraId="7C8F277F" w14:textId="20616B55" w:rsidR="00853FE4" w:rsidRDefault="0045022E">
      <w:pPr>
        <w:pStyle w:val="Heading2"/>
        <w:rPr>
          <w:ins w:id="8676" w:author="Windows User" w:date="2017-10-14T03:34:00Z"/>
          <w:rtl/>
        </w:rPr>
        <w:pPrChange w:id="8677" w:author="Windows User" w:date="2017-09-30T20:11:00Z">
          <w:pPr>
            <w:pStyle w:val="Heading2"/>
            <w:numPr>
              <w:ilvl w:val="1"/>
            </w:numPr>
            <w:ind w:left="576" w:hanging="576"/>
          </w:pPr>
        </w:pPrChange>
      </w:pPr>
      <w:bookmarkStart w:id="8678" w:name="_Toc464205843"/>
      <w:bookmarkStart w:id="8679" w:name="_Toc495715067"/>
      <w:ins w:id="8680" w:author="Windows User" w:date="2017-09-23T01:58:00Z">
        <w:r w:rsidRPr="00C66133">
          <w:rPr>
            <w:rtl/>
          </w:rPr>
          <w:t>7-2-</w:t>
        </w:r>
      </w:ins>
      <w:ins w:id="8681" w:author="Windows User" w:date="2017-09-23T01:56:00Z">
        <w:r w:rsidR="00853FE4" w:rsidRPr="00C66133">
          <w:rPr>
            <w:rFonts w:hint="eastAsia"/>
            <w:rtl/>
          </w:rPr>
          <w:t>مقا</w:t>
        </w:r>
        <w:r w:rsidR="00853FE4" w:rsidRPr="00C66133">
          <w:rPr>
            <w:rFonts w:hint="cs"/>
            <w:rtl/>
          </w:rPr>
          <w:t>ی</w:t>
        </w:r>
        <w:r w:rsidR="00853FE4" w:rsidRPr="00C66133">
          <w:rPr>
            <w:rFonts w:hint="eastAsia"/>
            <w:rtl/>
          </w:rPr>
          <w:t>سه</w:t>
        </w:r>
        <w:r w:rsidR="00853FE4" w:rsidRPr="00C66133">
          <w:rPr>
            <w:rtl/>
          </w:rPr>
          <w:t xml:space="preserve"> </w:t>
        </w:r>
        <w:r w:rsidR="00853FE4" w:rsidRPr="00C66133">
          <w:rPr>
            <w:rFonts w:hint="eastAsia"/>
            <w:rtl/>
          </w:rPr>
          <w:t>کارها</w:t>
        </w:r>
        <w:r w:rsidR="00853FE4" w:rsidRPr="00C66133">
          <w:rPr>
            <w:rFonts w:hint="cs"/>
            <w:rtl/>
          </w:rPr>
          <w:t>ی</w:t>
        </w:r>
        <w:r w:rsidR="00853FE4" w:rsidRPr="00C66133">
          <w:rPr>
            <w:rtl/>
          </w:rPr>
          <w:t xml:space="preserve"> </w:t>
        </w:r>
        <w:r w:rsidR="00853FE4" w:rsidRPr="00C66133">
          <w:rPr>
            <w:rFonts w:hint="eastAsia"/>
            <w:rtl/>
          </w:rPr>
          <w:t>پ</w:t>
        </w:r>
        <w:r w:rsidR="00853FE4" w:rsidRPr="00C66133">
          <w:rPr>
            <w:rFonts w:hint="cs"/>
            <w:rtl/>
          </w:rPr>
          <w:t>ی</w:t>
        </w:r>
        <w:r w:rsidR="00853FE4" w:rsidRPr="00C66133">
          <w:rPr>
            <w:rFonts w:hint="eastAsia"/>
            <w:rtl/>
          </w:rPr>
          <w:t>ش</w:t>
        </w:r>
        <w:r w:rsidR="00853FE4" w:rsidRPr="00C66133">
          <w:rPr>
            <w:rFonts w:hint="cs"/>
            <w:rtl/>
          </w:rPr>
          <w:t>ی</w:t>
        </w:r>
        <w:r w:rsidR="00853FE4" w:rsidRPr="00C66133">
          <w:rPr>
            <w:rFonts w:hint="eastAsia"/>
            <w:rtl/>
          </w:rPr>
          <w:t>ن</w:t>
        </w:r>
        <w:r w:rsidR="00853FE4" w:rsidRPr="00C66133">
          <w:rPr>
            <w:rtl/>
          </w:rPr>
          <w:t xml:space="preserve"> </w:t>
        </w:r>
        <w:r w:rsidR="00853FE4" w:rsidRPr="00C66133">
          <w:rPr>
            <w:rFonts w:hint="eastAsia"/>
            <w:rtl/>
          </w:rPr>
          <w:t>و</w:t>
        </w:r>
        <w:r w:rsidR="00853FE4" w:rsidRPr="00C66133">
          <w:rPr>
            <w:rtl/>
          </w:rPr>
          <w:t xml:space="preserve"> </w:t>
        </w:r>
        <w:r w:rsidR="00853FE4" w:rsidRPr="00C66133">
          <w:rPr>
            <w:rFonts w:hint="eastAsia"/>
            <w:rtl/>
          </w:rPr>
          <w:t>آ</w:t>
        </w:r>
        <w:r w:rsidR="00853FE4" w:rsidRPr="00C66133">
          <w:rPr>
            <w:rFonts w:hint="cs"/>
            <w:rtl/>
          </w:rPr>
          <w:t>ی</w:t>
        </w:r>
        <w:r w:rsidR="00853FE4" w:rsidRPr="00C66133">
          <w:rPr>
            <w:rFonts w:hint="eastAsia"/>
            <w:rtl/>
          </w:rPr>
          <w:t>نده</w:t>
        </w:r>
        <w:r w:rsidR="00853FE4" w:rsidRPr="00C66133">
          <w:rPr>
            <w:rtl/>
          </w:rPr>
          <w:t xml:space="preserve"> </w:t>
        </w:r>
        <w:r w:rsidR="00853FE4" w:rsidRPr="00C66133">
          <w:rPr>
            <w:rFonts w:hint="eastAsia"/>
            <w:rtl/>
          </w:rPr>
          <w:t>بحث</w:t>
        </w:r>
      </w:ins>
      <w:bookmarkEnd w:id="8678"/>
      <w:bookmarkEnd w:id="8679"/>
    </w:p>
    <w:p w14:paraId="68CC2344" w14:textId="77777777" w:rsidR="0045421A" w:rsidRDefault="0045421A">
      <w:pPr>
        <w:rPr>
          <w:ins w:id="8682" w:author="Windows User" w:date="2017-10-14T03:36:00Z"/>
          <w:rtl/>
        </w:rPr>
        <w:pPrChange w:id="8683" w:author="Windows User" w:date="2017-10-14T03:36:00Z">
          <w:pPr>
            <w:pStyle w:val="ListParagraph"/>
            <w:numPr>
              <w:numId w:val="40"/>
            </w:numPr>
            <w:ind w:left="360" w:hanging="360"/>
          </w:pPr>
        </w:pPrChange>
      </w:pPr>
      <w:ins w:id="8684" w:author="Windows User" w:date="2017-10-14T03:35:00Z">
        <w:r>
          <w:rPr>
            <w:rFonts w:hint="cs"/>
            <w:rtl/>
          </w:rPr>
          <w:t>در این قسمت چالش‌هایی که در رابطه با این حوزه مطرح می‌شود را به طور خلاصه بیان می‌کنیم</w:t>
        </w:r>
      </w:ins>
    </w:p>
    <w:p w14:paraId="505F920E" w14:textId="35412A08" w:rsidR="0045421A" w:rsidRDefault="0045421A">
      <w:pPr>
        <w:rPr>
          <w:ins w:id="8685" w:author="Windows User" w:date="2017-10-14T03:35:00Z"/>
        </w:rPr>
        <w:pPrChange w:id="8686" w:author="Windows User" w:date="2017-10-14T03:37:00Z">
          <w:pPr>
            <w:pStyle w:val="ListParagraph"/>
            <w:numPr>
              <w:numId w:val="40"/>
            </w:numPr>
            <w:ind w:left="360" w:hanging="360"/>
          </w:pPr>
        </w:pPrChange>
      </w:pPr>
      <w:ins w:id="8687" w:author="Windows User" w:date="2017-10-14T03:36:00Z">
        <w:r>
          <w:rPr>
            <w:rFonts w:hint="cs"/>
            <w:rtl/>
          </w:rPr>
          <w:t>1-</w:t>
        </w:r>
      </w:ins>
      <w:ins w:id="8688" w:author="Windows User" w:date="2017-10-14T03:35:00Z">
        <w:r w:rsidRPr="005A78D5">
          <w:rPr>
            <w:rFonts w:hint="cs"/>
            <w:b/>
            <w:bCs/>
            <w:rtl/>
          </w:rPr>
          <w:t>انفجار مسیرها</w:t>
        </w:r>
        <w:r>
          <w:rPr>
            <w:rFonts w:hint="cs"/>
            <w:rtl/>
          </w:rPr>
          <w:t xml:space="preserve">: در دنیای واقعی تعداد خطوط برنامه‌ها بسیار زیاد است و تعداد مسیرهایی که در آنها قابل پیمایش است، به صورت نمایی افزایش می‌یابد. همین موضوع باعث می‌شود تا در اجراها با کمبود حافظه مواجه شویم. یکی از راه‌حل‌هایی که تاکنون استفاده شده است، هیوریستیک‌های مختلف هستند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Ref461640260 \h</w:instrText>
        </w:r>
        <w:r>
          <w:rPr>
            <w:rtl/>
          </w:rPr>
          <w:instrText xml:space="preserve"> </w:instrText>
        </w:r>
      </w:ins>
      <w:r>
        <w:rPr>
          <w:rtl/>
        </w:rPr>
      </w:r>
      <w:ins w:id="8689" w:author="Windows User" w:date="2017-10-14T03:35:00Z">
        <w:r>
          <w:rPr>
            <w:rtl/>
          </w:rPr>
          <w:fldChar w:fldCharType="separate"/>
        </w:r>
      </w:ins>
      <w:ins w:id="8690" w:author="Windows User" w:date="2017-10-14T03:40:00Z">
        <w:r w:rsidR="000D5978">
          <w:rPr>
            <w:b/>
            <w:bCs/>
          </w:rPr>
          <w:t>Error! Reference source not found.</w:t>
        </w:r>
      </w:ins>
      <w:ins w:id="8691" w:author="Windows User" w:date="2017-10-14T03:35:00Z">
        <w:r>
          <w:rPr>
            <w:rtl/>
          </w:rPr>
          <w:fldChar w:fldCharType="end"/>
        </w:r>
      </w:ins>
      <w:ins w:id="8692" w:author="Windows User" w:date="2017-10-14T03:37:00Z">
        <w:r>
          <w:rPr>
            <w:rFonts w:hint="cs"/>
            <w:rtl/>
          </w:rPr>
          <w:t>پویانمادین</w:t>
        </w:r>
      </w:ins>
      <w:ins w:id="8693" w:author="Windows User" w:date="2017-10-14T03:35:00Z">
        <w:r>
          <w:rPr>
            <w:rFonts w:hint="cs"/>
            <w:rtl/>
          </w:rPr>
          <w:t xml:space="preserve"> بیان شد</w:t>
        </w:r>
      </w:ins>
      <w:ins w:id="8694" w:author="Windows User" w:date="2017-10-14T03:37:00Z">
        <w:r>
          <w:rPr>
            <w:rFonts w:hint="cs"/>
            <w:rtl/>
          </w:rPr>
          <w:t>ه است.</w:t>
        </w:r>
      </w:ins>
      <w:ins w:id="8695" w:author="Windows User" w:date="2017-10-14T03:35:00Z">
        <w:r>
          <w:rPr>
            <w:rFonts w:hint="cs"/>
            <w:rtl/>
          </w:rPr>
          <w:t xml:space="preserve"> </w:t>
        </w:r>
      </w:ins>
    </w:p>
    <w:p w14:paraId="7D72F547" w14:textId="2C26850B" w:rsidR="0045421A" w:rsidRDefault="0045421A">
      <w:pPr>
        <w:rPr>
          <w:ins w:id="8696" w:author="Windows User" w:date="2017-10-14T03:35:00Z"/>
        </w:rPr>
        <w:pPrChange w:id="8697" w:author="Windows User" w:date="2017-10-14T03:37:00Z">
          <w:pPr>
            <w:pStyle w:val="ListParagraph"/>
            <w:numPr>
              <w:numId w:val="40"/>
            </w:numPr>
            <w:ind w:left="360" w:hanging="360"/>
          </w:pPr>
        </w:pPrChange>
      </w:pPr>
      <w:ins w:id="8698" w:author="Windows User" w:date="2017-10-14T03:36:00Z">
        <w:r>
          <w:rPr>
            <w:rFonts w:hint="cs"/>
            <w:b/>
            <w:bCs/>
            <w:rtl/>
          </w:rPr>
          <w:t>2-</w:t>
        </w:r>
      </w:ins>
      <w:ins w:id="8699" w:author="Windows User" w:date="2017-10-14T03:35:00Z">
        <w:r w:rsidRPr="0045421A">
          <w:rPr>
            <w:rFonts w:hint="cs"/>
            <w:b/>
            <w:bCs/>
            <w:rtl/>
          </w:rPr>
          <w:t>حل</w:t>
        </w:r>
        <w:r w:rsidRPr="0045421A">
          <w:rPr>
            <w:b/>
            <w:bCs/>
            <w:rtl/>
          </w:rPr>
          <w:t xml:space="preserve"> </w:t>
        </w:r>
        <w:r w:rsidRPr="0045421A">
          <w:rPr>
            <w:rFonts w:hint="cs"/>
            <w:b/>
            <w:bCs/>
            <w:rtl/>
          </w:rPr>
          <w:t>قیدها</w:t>
        </w:r>
        <w:r>
          <w:rPr>
            <w:rFonts w:hint="cs"/>
            <w:rtl/>
          </w:rPr>
          <w:t xml:space="preserve">: یکی از نقاط چالش برانگیز در این حوزه حل کردن قیدهای مسیر هست. اجرای نمادین در برنامه‌های واقعی باعث می‌شود، قیدهایی تولید شوند که </w:t>
        </w:r>
        <w:r>
          <w:rPr>
            <w:rtl/>
          </w:rPr>
          <w:t>حل‌کننده قید</w:t>
        </w:r>
        <w:r>
          <w:rPr>
            <w:rFonts w:hint="cs"/>
            <w:rtl/>
          </w:rPr>
          <w:t>ها، توانایی حل کردن آنها را ندارند یا اینکه این برنامه‌ها از نظر زمانی کارا نیستند و لازم است بهبودهایی در پیاده‌سازی آنها صورت پذیرد</w:t>
        </w:r>
      </w:ins>
    </w:p>
    <w:p w14:paraId="3E38AEF6" w14:textId="036F5CBC" w:rsidR="0045421A" w:rsidRDefault="0045421A">
      <w:pPr>
        <w:rPr>
          <w:ins w:id="8700" w:author="Windows User" w:date="2017-10-14T03:35:00Z"/>
        </w:rPr>
        <w:pPrChange w:id="8701" w:author="Windows User" w:date="2017-10-14T03:38:00Z">
          <w:pPr>
            <w:pStyle w:val="ListParagraph"/>
            <w:numPr>
              <w:numId w:val="40"/>
            </w:numPr>
            <w:ind w:left="360" w:hanging="360"/>
          </w:pPr>
        </w:pPrChange>
      </w:pPr>
      <w:ins w:id="8702" w:author="Windows User" w:date="2017-10-14T03:36:00Z">
        <w:r>
          <w:rPr>
            <w:rFonts w:hint="cs"/>
            <w:b/>
            <w:bCs/>
            <w:rtl/>
          </w:rPr>
          <w:t>3-</w:t>
        </w:r>
      </w:ins>
      <w:ins w:id="8703" w:author="Windows User" w:date="2017-10-14T03:35:00Z">
        <w:r w:rsidRPr="0045421A">
          <w:rPr>
            <w:rFonts w:hint="cs"/>
            <w:b/>
            <w:bCs/>
            <w:rtl/>
          </w:rPr>
          <w:t>مدل‌سازی</w:t>
        </w:r>
        <w:r w:rsidRPr="0045421A">
          <w:rPr>
            <w:b/>
            <w:bCs/>
            <w:rtl/>
          </w:rPr>
          <w:t xml:space="preserve"> </w:t>
        </w:r>
        <w:r w:rsidRPr="0045421A">
          <w:rPr>
            <w:rFonts w:hint="cs"/>
            <w:b/>
            <w:bCs/>
            <w:rtl/>
          </w:rPr>
          <w:t>حافظه</w:t>
        </w:r>
        <w:r>
          <w:rPr>
            <w:rFonts w:hint="cs"/>
            <w:rtl/>
          </w:rPr>
          <w:t xml:space="preserve">: نحوه برخورد با حافظه و مدل کردن آن، دیگر چالش این حوزه است. به طور مثال یک متغیر </w:t>
        </w:r>
        <w:r>
          <w:t>int</w:t>
        </w:r>
        <w:r>
          <w:rPr>
            <w:rFonts w:hint="cs"/>
            <w:rtl/>
          </w:rPr>
          <w:t xml:space="preserve"> به شکل یک خانه حافظه در نظر گرفته شود یا اینکه به صورتِ 4 خانه یک بایتی. که مورد دوم خطاهای مثل سرریزها را می‌تواند بررسی کند. یا در رابطه با اشاره‌گرها در </w:t>
        </w:r>
        <w:r>
          <w:fldChar w:fldCharType="begin"/>
        </w:r>
        <w:r>
          <w:rPr>
            <w:rtl/>
          </w:rPr>
          <w:instrText xml:space="preserve"> </w:instrText>
        </w:r>
        <w:r>
          <w:rPr>
            <w:rFonts w:hint="cs"/>
          </w:rPr>
          <w:instrText>REF</w:instrText>
        </w:r>
        <w:r>
          <w:rPr>
            <w:rFonts w:hint="cs"/>
            <w:rtl/>
          </w:rPr>
          <w:instrText xml:space="preserve"> _</w:instrText>
        </w:r>
        <w:r>
          <w:rPr>
            <w:rFonts w:hint="cs"/>
          </w:rPr>
          <w:instrText>Ref461640616 \h</w:instrText>
        </w:r>
        <w:r>
          <w:rPr>
            <w:rtl/>
          </w:rPr>
          <w:instrText xml:space="preserve"> </w:instrText>
        </w:r>
      </w:ins>
      <w:ins w:id="8704" w:author="Windows User" w:date="2017-10-14T03:35:00Z">
        <w:r>
          <w:fldChar w:fldCharType="separate"/>
        </w:r>
      </w:ins>
      <w:ins w:id="8705" w:author="Windows User" w:date="2017-10-14T03:40:00Z">
        <w:r w:rsidR="000D5978">
          <w:rPr>
            <w:b/>
            <w:bCs/>
          </w:rPr>
          <w:t>Error! Reference source not found.</w:t>
        </w:r>
      </w:ins>
      <w:ins w:id="8706" w:author="Windows User" w:date="2017-10-14T03:35:00Z">
        <w:r>
          <w:fldChar w:fldCharType="end"/>
        </w:r>
        <w:r>
          <w:rPr>
            <w:rFonts w:hint="cs"/>
            <w:rtl/>
          </w:rPr>
          <w:t xml:space="preserve"> اشاره‌گر به عنوان یک مقدار عددی </w:t>
        </w:r>
        <w:r>
          <w:t>int</w:t>
        </w:r>
        <w:r>
          <w:rPr>
            <w:rFonts w:hint="cs"/>
            <w:rtl/>
          </w:rPr>
          <w:t xml:space="preserve"> در نظر گرفته می‌شود. ولی در </w:t>
        </w:r>
        <w:r>
          <w:fldChar w:fldCharType="begin"/>
        </w:r>
        <w:r>
          <w:rPr>
            <w:rtl/>
          </w:rPr>
          <w:instrText xml:space="preserve"> </w:instrText>
        </w:r>
        <w:r>
          <w:rPr>
            <w:rFonts w:hint="cs"/>
          </w:rPr>
          <w:instrText>REF</w:instrText>
        </w:r>
        <w:r>
          <w:rPr>
            <w:rFonts w:hint="cs"/>
            <w:rtl/>
          </w:rPr>
          <w:instrText xml:space="preserve"> _</w:instrText>
        </w:r>
        <w:r>
          <w:rPr>
            <w:rFonts w:hint="cs"/>
          </w:rPr>
          <w:instrText>Ref461640627 \h</w:instrText>
        </w:r>
        <w:r>
          <w:rPr>
            <w:rtl/>
          </w:rPr>
          <w:instrText xml:space="preserve"> </w:instrText>
        </w:r>
      </w:ins>
      <w:ins w:id="8707" w:author="Windows User" w:date="2017-10-14T03:35:00Z">
        <w:r>
          <w:fldChar w:fldCharType="separate"/>
        </w:r>
      </w:ins>
      <w:ins w:id="8708" w:author="Windows User" w:date="2017-10-14T03:40:00Z">
        <w:r w:rsidR="000D5978">
          <w:rPr>
            <w:b/>
            <w:bCs/>
          </w:rPr>
          <w:t>Error! Reference source not found.</w:t>
        </w:r>
      </w:ins>
      <w:ins w:id="8709" w:author="Windows User" w:date="2017-10-14T03:35:00Z">
        <w:r>
          <w:fldChar w:fldCharType="end"/>
        </w:r>
        <w:r>
          <w:rPr>
            <w:rFonts w:hint="cs"/>
            <w:rtl/>
          </w:rPr>
          <w:t xml:space="preserve"> با مدل خاص خود می‌توان</w:t>
        </w:r>
      </w:ins>
      <w:ins w:id="8710" w:author="Windows User" w:date="2017-10-14T03:38:00Z">
        <w:r>
          <w:rPr>
            <w:rFonts w:hint="cs"/>
            <w:rtl/>
          </w:rPr>
          <w:t>د</w:t>
        </w:r>
      </w:ins>
      <w:ins w:id="8711" w:author="Windows User" w:date="2017-10-14T03:35:00Z">
        <w:r>
          <w:rPr>
            <w:rFonts w:hint="cs"/>
            <w:rtl/>
          </w:rPr>
          <w:t xml:space="preserve"> برابری یا نابرابری دو اشاره‌گر را بررسی و قید مربوط به آن را حل کند</w:t>
        </w:r>
      </w:ins>
      <w:ins w:id="8712" w:author="Windows User" w:date="2017-10-14T03:38:00Z">
        <w:r>
          <w:rPr>
            <w:rFonts w:hint="cs"/>
            <w:rtl/>
          </w:rPr>
          <w:t>.</w:t>
        </w:r>
      </w:ins>
    </w:p>
    <w:p w14:paraId="1F9CEB1C" w14:textId="37372751" w:rsidR="0045421A" w:rsidRPr="0045421A" w:rsidRDefault="0045421A">
      <w:pPr>
        <w:rPr>
          <w:ins w:id="8713" w:author="Windows User" w:date="2017-10-14T03:35:00Z"/>
          <w:rFonts w:eastAsiaTheme="majorEastAsia"/>
          <w:szCs w:val="30"/>
        </w:rPr>
        <w:pPrChange w:id="8714" w:author="Windows User" w:date="2017-10-14T03:38:00Z">
          <w:pPr>
            <w:pStyle w:val="ListParagraph"/>
            <w:numPr>
              <w:numId w:val="40"/>
            </w:numPr>
            <w:ind w:left="360" w:hanging="360"/>
          </w:pPr>
        </w:pPrChange>
      </w:pPr>
      <w:ins w:id="8715" w:author="Windows User" w:date="2017-10-14T03:37:00Z">
        <w:r>
          <w:rPr>
            <w:rFonts w:hint="cs"/>
            <w:b/>
            <w:bCs/>
            <w:rtl/>
          </w:rPr>
          <w:t>4-</w:t>
        </w:r>
      </w:ins>
      <w:ins w:id="8716" w:author="Windows User" w:date="2017-10-14T03:35:00Z">
        <w:r w:rsidRPr="0045421A">
          <w:rPr>
            <w:rFonts w:hint="cs"/>
            <w:b/>
            <w:bCs/>
            <w:rtl/>
          </w:rPr>
          <w:t>همروندی</w:t>
        </w:r>
        <w:r>
          <w:rPr>
            <w:rFonts w:hint="cs"/>
            <w:rtl/>
          </w:rPr>
          <w:t>: برنامه‌های امروزی به صورت توزیع‌شده هستند و معمولا کاربرهای مختلف به صورت همروند و چندنخی اجرا می‌شوند. نحوه آزمون این چنین برنامه‌ها از دیگر چالش‌های این حوزه است</w:t>
        </w:r>
      </w:ins>
    </w:p>
    <w:p w14:paraId="65C5C1EE" w14:textId="12521750" w:rsidR="0045421A" w:rsidRPr="0045421A" w:rsidRDefault="0045421A">
      <w:pPr>
        <w:rPr>
          <w:ins w:id="8717" w:author="Windows User" w:date="2017-09-23T01:56:00Z"/>
          <w:szCs w:val="30"/>
          <w:rtl/>
          <w:rPrChange w:id="8718" w:author="Windows User" w:date="2017-10-14T03:37:00Z">
            <w:rPr>
              <w:ins w:id="8719" w:author="Windows User" w:date="2017-09-23T01:56:00Z"/>
              <w:rtl/>
            </w:rPr>
          </w:rPrChange>
        </w:rPr>
        <w:pPrChange w:id="8720" w:author="Windows User" w:date="2017-10-14T03:39:00Z">
          <w:pPr>
            <w:pStyle w:val="Heading2"/>
            <w:numPr>
              <w:ilvl w:val="1"/>
            </w:numPr>
            <w:ind w:left="576" w:hanging="576"/>
          </w:pPr>
        </w:pPrChange>
      </w:pPr>
      <w:ins w:id="8721" w:author="Windows User" w:date="2017-10-14T03:37:00Z">
        <w:r>
          <w:rPr>
            <w:rFonts w:hint="cs"/>
            <w:b/>
            <w:bCs/>
            <w:rtl/>
          </w:rPr>
          <w:lastRenderedPageBreak/>
          <w:t>5-</w:t>
        </w:r>
      </w:ins>
      <w:ins w:id="8722" w:author="Windows User" w:date="2017-10-14T03:35:00Z">
        <w:r w:rsidRPr="0045421A">
          <w:rPr>
            <w:rFonts w:hint="eastAsia"/>
            <w:b/>
            <w:bCs/>
            <w:rtl/>
            <w:rPrChange w:id="8723" w:author="Windows User" w:date="2017-10-14T03:37:00Z">
              <w:rPr>
                <w:rFonts w:hint="eastAsia"/>
                <w:b w:val="0"/>
                <w:bCs w:val="0"/>
                <w:rtl/>
              </w:rPr>
            </w:rPrChange>
          </w:rPr>
          <w:t>چارچوبه‌ها</w:t>
        </w:r>
        <w:r w:rsidRPr="0045421A">
          <w:rPr>
            <w:rFonts w:hint="cs"/>
            <w:b/>
            <w:bCs/>
            <w:rtl/>
            <w:rPrChange w:id="8724" w:author="Windows User" w:date="2017-10-14T03:37:00Z">
              <w:rPr>
                <w:rFonts w:hint="cs"/>
                <w:b w:val="0"/>
                <w:bCs w:val="0"/>
                <w:rtl/>
              </w:rPr>
            </w:rPrChange>
          </w:rPr>
          <w:t>ی</w:t>
        </w:r>
        <w:r w:rsidRPr="0045421A">
          <w:rPr>
            <w:b/>
            <w:bCs/>
            <w:rtl/>
            <w:rPrChange w:id="8725" w:author="Windows User" w:date="2017-10-14T03:37:00Z">
              <w:rPr>
                <w:b w:val="0"/>
                <w:bCs w:val="0"/>
                <w:rtl/>
              </w:rPr>
            </w:rPrChange>
          </w:rPr>
          <w:t xml:space="preserve"> </w:t>
        </w:r>
        <w:r w:rsidRPr="0045421A">
          <w:rPr>
            <w:rFonts w:hint="eastAsia"/>
            <w:b/>
            <w:bCs/>
            <w:rtl/>
            <w:rPrChange w:id="8726" w:author="Windows User" w:date="2017-10-14T03:37:00Z">
              <w:rPr>
                <w:rFonts w:hint="eastAsia"/>
                <w:b w:val="0"/>
                <w:bCs w:val="0"/>
                <w:rtl/>
              </w:rPr>
            </w:rPrChange>
          </w:rPr>
          <w:t>کار</w:t>
        </w:r>
        <w:r w:rsidRPr="0045421A">
          <w:rPr>
            <w:rFonts w:hint="cs"/>
            <w:b/>
            <w:bCs/>
            <w:rtl/>
            <w:rPrChange w:id="8727" w:author="Windows User" w:date="2017-10-14T03:37:00Z">
              <w:rPr>
                <w:rFonts w:hint="cs"/>
                <w:b w:val="0"/>
                <w:bCs w:val="0"/>
                <w:rtl/>
              </w:rPr>
            </w:rPrChange>
          </w:rPr>
          <w:t>ی</w:t>
        </w:r>
        <w:r w:rsidRPr="0045421A">
          <w:rPr>
            <w:b/>
            <w:bCs/>
            <w:rtl/>
            <w:rPrChange w:id="8728" w:author="Windows User" w:date="2017-10-14T03:37:00Z">
              <w:rPr>
                <w:b w:val="0"/>
                <w:bCs w:val="0"/>
                <w:rtl/>
              </w:rPr>
            </w:rPrChange>
          </w:rPr>
          <w:t xml:space="preserve"> </w:t>
        </w:r>
        <w:r w:rsidRPr="0045421A">
          <w:rPr>
            <w:rFonts w:hint="eastAsia"/>
            <w:b/>
            <w:bCs/>
            <w:rtl/>
            <w:rPrChange w:id="8729" w:author="Windows User" w:date="2017-10-14T03:37:00Z">
              <w:rPr>
                <w:rFonts w:hint="eastAsia"/>
                <w:b w:val="0"/>
                <w:bCs w:val="0"/>
                <w:rtl/>
              </w:rPr>
            </w:rPrChange>
          </w:rPr>
          <w:t>مختلف</w:t>
        </w:r>
        <w:r w:rsidRPr="0045421A">
          <w:rPr>
            <w:rFonts w:eastAsiaTheme="majorEastAsia"/>
            <w:szCs w:val="30"/>
            <w:rtl/>
            <w:rPrChange w:id="8730" w:author="Windows User" w:date="2017-10-14T03:37:00Z">
              <w:rPr>
                <w:b w:val="0"/>
                <w:bCs w:val="0"/>
                <w:rtl/>
              </w:rPr>
            </w:rPrChange>
          </w:rPr>
          <w:t xml:space="preserve">: </w:t>
        </w:r>
        <w:r w:rsidRPr="0045421A">
          <w:rPr>
            <w:rFonts w:eastAsiaTheme="majorEastAsia" w:hint="cs"/>
            <w:szCs w:val="30"/>
            <w:rtl/>
            <w:rPrChange w:id="8731" w:author="Windows User" w:date="2017-10-14T03:37:00Z">
              <w:rPr>
                <w:rFonts w:hint="cs"/>
                <w:b w:val="0"/>
                <w:bCs w:val="0"/>
                <w:rtl/>
              </w:rPr>
            </w:rPrChange>
          </w:rPr>
          <w:t>ی</w:t>
        </w:r>
        <w:r w:rsidRPr="0045421A">
          <w:rPr>
            <w:rFonts w:eastAsiaTheme="majorEastAsia" w:hint="eastAsia"/>
            <w:szCs w:val="30"/>
            <w:rtl/>
            <w:rPrChange w:id="8732" w:author="Windows User" w:date="2017-10-14T03:37:00Z">
              <w:rPr>
                <w:rFonts w:hint="eastAsia"/>
                <w:b w:val="0"/>
                <w:bCs w:val="0"/>
                <w:rtl/>
              </w:rPr>
            </w:rPrChange>
          </w:rPr>
          <w:t>ک</w:t>
        </w:r>
        <w:r w:rsidRPr="0045421A">
          <w:rPr>
            <w:rFonts w:eastAsiaTheme="majorEastAsia" w:hint="cs"/>
            <w:szCs w:val="30"/>
            <w:rtl/>
            <w:rPrChange w:id="8733" w:author="Windows User" w:date="2017-10-14T03:37:00Z">
              <w:rPr>
                <w:rFonts w:hint="cs"/>
                <w:b w:val="0"/>
                <w:bCs w:val="0"/>
                <w:rtl/>
              </w:rPr>
            </w:rPrChange>
          </w:rPr>
          <w:t>ی</w:t>
        </w:r>
        <w:r w:rsidRPr="0045421A">
          <w:rPr>
            <w:rFonts w:eastAsiaTheme="majorEastAsia"/>
            <w:szCs w:val="30"/>
            <w:rtl/>
            <w:rPrChange w:id="8734" w:author="Windows User" w:date="2017-10-14T03:37:00Z">
              <w:rPr>
                <w:b w:val="0"/>
                <w:bCs w:val="0"/>
                <w:rtl/>
              </w:rPr>
            </w:rPrChange>
          </w:rPr>
          <w:t xml:space="preserve"> از چالش‌ها</w:t>
        </w:r>
        <w:r w:rsidRPr="0045421A">
          <w:rPr>
            <w:rFonts w:eastAsiaTheme="majorEastAsia" w:hint="cs"/>
            <w:szCs w:val="30"/>
            <w:rtl/>
            <w:rPrChange w:id="8735" w:author="Windows User" w:date="2017-10-14T03:37:00Z">
              <w:rPr>
                <w:rFonts w:hint="cs"/>
                <w:b w:val="0"/>
                <w:bCs w:val="0"/>
                <w:rtl/>
              </w:rPr>
            </w:rPrChange>
          </w:rPr>
          <w:t>ی</w:t>
        </w:r>
        <w:r w:rsidRPr="0045421A">
          <w:rPr>
            <w:rFonts w:eastAsiaTheme="majorEastAsia"/>
            <w:szCs w:val="30"/>
            <w:rtl/>
            <w:rPrChange w:id="8736" w:author="Windows User" w:date="2017-10-14T03:37:00Z">
              <w:rPr>
                <w:b w:val="0"/>
                <w:bCs w:val="0"/>
                <w:rtl/>
              </w:rPr>
            </w:rPrChange>
          </w:rPr>
          <w:t xml:space="preserve"> امروز در مورد آزمون برنامه‌ها، توسعه برنامه برا</w:t>
        </w:r>
        <w:r w:rsidRPr="0045421A">
          <w:rPr>
            <w:rFonts w:eastAsiaTheme="majorEastAsia" w:hint="cs"/>
            <w:szCs w:val="30"/>
            <w:rtl/>
            <w:rPrChange w:id="8737" w:author="Windows User" w:date="2017-10-14T03:37:00Z">
              <w:rPr>
                <w:rFonts w:hint="cs"/>
                <w:b w:val="0"/>
                <w:bCs w:val="0"/>
                <w:rtl/>
              </w:rPr>
            </w:rPrChange>
          </w:rPr>
          <w:t>ی</w:t>
        </w:r>
        <w:r w:rsidRPr="0045421A">
          <w:rPr>
            <w:rFonts w:eastAsiaTheme="majorEastAsia"/>
            <w:szCs w:val="30"/>
            <w:rtl/>
            <w:rPrChange w:id="8738" w:author="Windows User" w:date="2017-10-14T03:37:00Z">
              <w:rPr>
                <w:b w:val="0"/>
                <w:bCs w:val="0"/>
                <w:rtl/>
              </w:rPr>
            </w:rPrChange>
          </w:rPr>
          <w:t xml:space="preserve"> چارچوبه‌ها</w:t>
        </w:r>
        <w:r w:rsidRPr="0045421A">
          <w:rPr>
            <w:rFonts w:eastAsiaTheme="majorEastAsia" w:hint="cs"/>
            <w:szCs w:val="30"/>
            <w:rtl/>
            <w:rPrChange w:id="8739" w:author="Windows User" w:date="2017-10-14T03:37:00Z">
              <w:rPr>
                <w:rFonts w:hint="cs"/>
                <w:b w:val="0"/>
                <w:bCs w:val="0"/>
                <w:rtl/>
              </w:rPr>
            </w:rPrChange>
          </w:rPr>
          <w:t>ی</w:t>
        </w:r>
        <w:r w:rsidRPr="0045421A">
          <w:rPr>
            <w:rFonts w:eastAsiaTheme="majorEastAsia"/>
            <w:szCs w:val="30"/>
            <w:rtl/>
            <w:rPrChange w:id="8740" w:author="Windows User" w:date="2017-10-14T03:37:00Z">
              <w:rPr>
                <w:b w:val="0"/>
                <w:bCs w:val="0"/>
                <w:rtl/>
              </w:rPr>
            </w:rPrChange>
          </w:rPr>
          <w:t xml:space="preserve"> کار</w:t>
        </w:r>
        <w:r w:rsidRPr="0045421A">
          <w:rPr>
            <w:rFonts w:eastAsiaTheme="majorEastAsia" w:hint="cs"/>
            <w:szCs w:val="30"/>
            <w:rtl/>
            <w:rPrChange w:id="8741" w:author="Windows User" w:date="2017-10-14T03:37:00Z">
              <w:rPr>
                <w:rFonts w:hint="cs"/>
                <w:b w:val="0"/>
                <w:bCs w:val="0"/>
                <w:rtl/>
              </w:rPr>
            </w:rPrChange>
          </w:rPr>
          <w:t>ی</w:t>
        </w:r>
        <w:r w:rsidRPr="0045421A">
          <w:rPr>
            <w:rFonts w:eastAsiaTheme="majorEastAsia"/>
            <w:szCs w:val="30"/>
            <w:rtl/>
            <w:rPrChange w:id="8742" w:author="Windows User" w:date="2017-10-14T03:37:00Z">
              <w:rPr>
                <w:b w:val="0"/>
                <w:bCs w:val="0"/>
                <w:rtl/>
              </w:rPr>
            </w:rPrChange>
          </w:rPr>
          <w:t xml:space="preserve"> جد</w:t>
        </w:r>
        <w:r w:rsidRPr="0045421A">
          <w:rPr>
            <w:rFonts w:eastAsiaTheme="majorEastAsia" w:hint="cs"/>
            <w:szCs w:val="30"/>
            <w:rtl/>
            <w:rPrChange w:id="8743" w:author="Windows User" w:date="2017-10-14T03:37:00Z">
              <w:rPr>
                <w:rFonts w:hint="cs"/>
                <w:b w:val="0"/>
                <w:bCs w:val="0"/>
                <w:rtl/>
              </w:rPr>
            </w:rPrChange>
          </w:rPr>
          <w:t>ی</w:t>
        </w:r>
        <w:r w:rsidRPr="0045421A">
          <w:rPr>
            <w:rFonts w:eastAsiaTheme="majorEastAsia" w:hint="eastAsia"/>
            <w:szCs w:val="30"/>
            <w:rtl/>
            <w:rPrChange w:id="8744" w:author="Windows User" w:date="2017-10-14T03:37:00Z">
              <w:rPr>
                <w:rFonts w:hint="eastAsia"/>
                <w:b w:val="0"/>
                <w:bCs w:val="0"/>
                <w:rtl/>
              </w:rPr>
            </w:rPrChange>
          </w:rPr>
          <w:t>د</w:t>
        </w:r>
        <w:r w:rsidRPr="0045421A">
          <w:rPr>
            <w:rFonts w:eastAsiaTheme="majorEastAsia"/>
            <w:szCs w:val="30"/>
            <w:rtl/>
            <w:rPrChange w:id="8745" w:author="Windows User" w:date="2017-10-14T03:37:00Z">
              <w:rPr>
                <w:b w:val="0"/>
                <w:bCs w:val="0"/>
                <w:rtl/>
              </w:rPr>
            </w:rPrChange>
          </w:rPr>
          <w:t xml:space="preserve"> مثل </w:t>
        </w:r>
      </w:ins>
      <w:ins w:id="8746" w:author="Windows User" w:date="2017-10-14T03:38:00Z">
        <w:r>
          <w:rPr>
            <w:rFonts w:eastAsiaTheme="majorEastAsia" w:hint="cs"/>
            <w:szCs w:val="30"/>
            <w:rtl/>
          </w:rPr>
          <w:t>چارچوب اندروید</w:t>
        </w:r>
      </w:ins>
      <w:ins w:id="8747" w:author="Windows User" w:date="2017-10-14T03:35:00Z">
        <w:r w:rsidRPr="0045421A">
          <w:rPr>
            <w:rFonts w:eastAsiaTheme="majorEastAsia"/>
            <w:szCs w:val="30"/>
            <w:rtl/>
            <w:rPrChange w:id="8748" w:author="Windows User" w:date="2017-10-14T03:37:00Z">
              <w:rPr>
                <w:b w:val="0"/>
                <w:bCs w:val="0"/>
                <w:rtl/>
              </w:rPr>
            </w:rPrChange>
          </w:rPr>
          <w:t xml:space="preserve"> </w:t>
        </w:r>
        <w:r w:rsidRPr="0045421A">
          <w:rPr>
            <w:rFonts w:eastAsiaTheme="majorEastAsia" w:hint="cs"/>
            <w:szCs w:val="30"/>
            <w:rtl/>
            <w:rPrChange w:id="8749" w:author="Windows User" w:date="2017-10-14T03:37:00Z">
              <w:rPr>
                <w:rFonts w:hint="cs"/>
                <w:b w:val="0"/>
                <w:bCs w:val="0"/>
                <w:rtl/>
              </w:rPr>
            </w:rPrChange>
          </w:rPr>
          <w:t>ی</w:t>
        </w:r>
        <w:r w:rsidRPr="0045421A">
          <w:rPr>
            <w:rFonts w:eastAsiaTheme="majorEastAsia" w:hint="eastAsia"/>
            <w:szCs w:val="30"/>
            <w:rtl/>
            <w:rPrChange w:id="8750" w:author="Windows User" w:date="2017-10-14T03:37:00Z">
              <w:rPr>
                <w:rFonts w:hint="eastAsia"/>
                <w:b w:val="0"/>
                <w:bCs w:val="0"/>
                <w:rtl/>
              </w:rPr>
            </w:rPrChange>
          </w:rPr>
          <w:t>ا</w:t>
        </w:r>
        <w:r w:rsidRPr="0045421A">
          <w:rPr>
            <w:rFonts w:eastAsiaTheme="majorEastAsia"/>
            <w:szCs w:val="30"/>
            <w:rtl/>
            <w:rPrChange w:id="8751" w:author="Windows User" w:date="2017-10-14T03:37:00Z">
              <w:rPr>
                <w:b w:val="0"/>
                <w:bCs w:val="0"/>
                <w:rtl/>
              </w:rPr>
            </w:rPrChange>
          </w:rPr>
          <w:t xml:space="preserve"> برنامه‌ها</w:t>
        </w:r>
        <w:r w:rsidRPr="0045421A">
          <w:rPr>
            <w:rFonts w:eastAsiaTheme="majorEastAsia" w:hint="cs"/>
            <w:szCs w:val="30"/>
            <w:rtl/>
            <w:rPrChange w:id="8752" w:author="Windows User" w:date="2017-10-14T03:37:00Z">
              <w:rPr>
                <w:rFonts w:hint="cs"/>
                <w:b w:val="0"/>
                <w:bCs w:val="0"/>
                <w:rtl/>
              </w:rPr>
            </w:rPrChange>
          </w:rPr>
          <w:t>ی</w:t>
        </w:r>
        <w:r w:rsidRPr="0045421A">
          <w:rPr>
            <w:rFonts w:eastAsiaTheme="majorEastAsia"/>
            <w:szCs w:val="30"/>
            <w:rtl/>
            <w:rPrChange w:id="8753" w:author="Windows User" w:date="2017-10-14T03:37:00Z">
              <w:rPr>
                <w:b w:val="0"/>
                <w:bCs w:val="0"/>
                <w:rtl/>
              </w:rPr>
            </w:rPrChange>
          </w:rPr>
          <w:t xml:space="preserve"> تحت وب هستند. در هر </w:t>
        </w:r>
        <w:r w:rsidRPr="0045421A">
          <w:rPr>
            <w:rFonts w:eastAsiaTheme="majorEastAsia" w:hint="cs"/>
            <w:szCs w:val="30"/>
            <w:rtl/>
            <w:rPrChange w:id="8754" w:author="Windows User" w:date="2017-10-14T03:37:00Z">
              <w:rPr>
                <w:rFonts w:hint="cs"/>
                <w:b w:val="0"/>
                <w:bCs w:val="0"/>
                <w:rtl/>
              </w:rPr>
            </w:rPrChange>
          </w:rPr>
          <w:t>ی</w:t>
        </w:r>
        <w:r w:rsidRPr="0045421A">
          <w:rPr>
            <w:rFonts w:eastAsiaTheme="majorEastAsia" w:hint="eastAsia"/>
            <w:szCs w:val="30"/>
            <w:rtl/>
            <w:rPrChange w:id="8755" w:author="Windows User" w:date="2017-10-14T03:37:00Z">
              <w:rPr>
                <w:rFonts w:hint="eastAsia"/>
                <w:b w:val="0"/>
                <w:bCs w:val="0"/>
                <w:rtl/>
              </w:rPr>
            </w:rPrChange>
          </w:rPr>
          <w:t>ک</w:t>
        </w:r>
        <w:r w:rsidRPr="0045421A">
          <w:rPr>
            <w:rFonts w:eastAsiaTheme="majorEastAsia"/>
            <w:szCs w:val="30"/>
            <w:rtl/>
            <w:rPrChange w:id="8756" w:author="Windows User" w:date="2017-10-14T03:37:00Z">
              <w:rPr>
                <w:b w:val="0"/>
                <w:bCs w:val="0"/>
                <w:rtl/>
              </w:rPr>
            </w:rPrChange>
          </w:rPr>
          <w:t xml:space="preserve"> از ا</w:t>
        </w:r>
        <w:r w:rsidRPr="0045421A">
          <w:rPr>
            <w:rFonts w:eastAsiaTheme="majorEastAsia" w:hint="cs"/>
            <w:szCs w:val="30"/>
            <w:rtl/>
            <w:rPrChange w:id="8757" w:author="Windows User" w:date="2017-10-14T03:37:00Z">
              <w:rPr>
                <w:rFonts w:hint="cs"/>
                <w:b w:val="0"/>
                <w:bCs w:val="0"/>
                <w:rtl/>
              </w:rPr>
            </w:rPrChange>
          </w:rPr>
          <w:t>ی</w:t>
        </w:r>
        <w:r w:rsidRPr="0045421A">
          <w:rPr>
            <w:rFonts w:eastAsiaTheme="majorEastAsia" w:hint="eastAsia"/>
            <w:szCs w:val="30"/>
            <w:rtl/>
            <w:rPrChange w:id="8758" w:author="Windows User" w:date="2017-10-14T03:37:00Z">
              <w:rPr>
                <w:rFonts w:hint="eastAsia"/>
                <w:b w:val="0"/>
                <w:bCs w:val="0"/>
                <w:rtl/>
              </w:rPr>
            </w:rPrChange>
          </w:rPr>
          <w:t>ن</w:t>
        </w:r>
        <w:r w:rsidRPr="0045421A">
          <w:rPr>
            <w:rFonts w:eastAsiaTheme="majorEastAsia"/>
            <w:szCs w:val="30"/>
            <w:rtl/>
            <w:rPrChange w:id="8759" w:author="Windows User" w:date="2017-10-14T03:37:00Z">
              <w:rPr>
                <w:b w:val="0"/>
                <w:bCs w:val="0"/>
                <w:rtl/>
              </w:rPr>
            </w:rPrChange>
          </w:rPr>
          <w:t xml:space="preserve"> چارچوبه‌ها</w:t>
        </w:r>
        <w:r w:rsidRPr="0045421A">
          <w:rPr>
            <w:rFonts w:eastAsiaTheme="majorEastAsia" w:hint="cs"/>
            <w:szCs w:val="30"/>
            <w:rtl/>
            <w:rPrChange w:id="8760" w:author="Windows User" w:date="2017-10-14T03:37:00Z">
              <w:rPr>
                <w:rFonts w:hint="cs"/>
                <w:b w:val="0"/>
                <w:bCs w:val="0"/>
                <w:rtl/>
              </w:rPr>
            </w:rPrChange>
          </w:rPr>
          <w:t>ی</w:t>
        </w:r>
        <w:r w:rsidRPr="0045421A">
          <w:rPr>
            <w:rFonts w:eastAsiaTheme="majorEastAsia"/>
            <w:szCs w:val="30"/>
            <w:rtl/>
            <w:rPrChange w:id="8761" w:author="Windows User" w:date="2017-10-14T03:37:00Z">
              <w:rPr>
                <w:b w:val="0"/>
                <w:bCs w:val="0"/>
                <w:rtl/>
              </w:rPr>
            </w:rPrChange>
          </w:rPr>
          <w:t xml:space="preserve"> کار</w:t>
        </w:r>
        <w:r w:rsidRPr="0045421A">
          <w:rPr>
            <w:rFonts w:eastAsiaTheme="majorEastAsia" w:hint="cs"/>
            <w:szCs w:val="30"/>
            <w:rtl/>
            <w:rPrChange w:id="8762" w:author="Windows User" w:date="2017-10-14T03:37:00Z">
              <w:rPr>
                <w:rFonts w:hint="cs"/>
                <w:b w:val="0"/>
                <w:bCs w:val="0"/>
                <w:rtl/>
              </w:rPr>
            </w:rPrChange>
          </w:rPr>
          <w:t>ی</w:t>
        </w:r>
        <w:r w:rsidRPr="0045421A">
          <w:rPr>
            <w:rFonts w:eastAsiaTheme="majorEastAsia"/>
            <w:szCs w:val="30"/>
            <w:rtl/>
            <w:rPrChange w:id="8763" w:author="Windows User" w:date="2017-10-14T03:37:00Z">
              <w:rPr>
                <w:b w:val="0"/>
                <w:bCs w:val="0"/>
                <w:rtl/>
              </w:rPr>
            </w:rPrChange>
          </w:rPr>
          <w:t xml:space="preserve"> چالش‌ها</w:t>
        </w:r>
        <w:r w:rsidRPr="0045421A">
          <w:rPr>
            <w:rFonts w:eastAsiaTheme="majorEastAsia" w:hint="cs"/>
            <w:szCs w:val="30"/>
            <w:rtl/>
            <w:rPrChange w:id="8764" w:author="Windows User" w:date="2017-10-14T03:37:00Z">
              <w:rPr>
                <w:rFonts w:hint="cs"/>
                <w:b w:val="0"/>
                <w:bCs w:val="0"/>
                <w:rtl/>
              </w:rPr>
            </w:rPrChange>
          </w:rPr>
          <w:t>ی</w:t>
        </w:r>
        <w:r w:rsidRPr="0045421A">
          <w:rPr>
            <w:rFonts w:eastAsiaTheme="majorEastAsia"/>
            <w:szCs w:val="30"/>
            <w:rtl/>
            <w:rPrChange w:id="8765" w:author="Windows User" w:date="2017-10-14T03:37:00Z">
              <w:rPr>
                <w:b w:val="0"/>
                <w:bCs w:val="0"/>
                <w:rtl/>
              </w:rPr>
            </w:rPrChange>
          </w:rPr>
          <w:t xml:space="preserve"> جد</w:t>
        </w:r>
        <w:r w:rsidRPr="0045421A">
          <w:rPr>
            <w:rFonts w:eastAsiaTheme="majorEastAsia" w:hint="cs"/>
            <w:szCs w:val="30"/>
            <w:rtl/>
            <w:rPrChange w:id="8766" w:author="Windows User" w:date="2017-10-14T03:37:00Z">
              <w:rPr>
                <w:rFonts w:hint="cs"/>
                <w:b w:val="0"/>
                <w:bCs w:val="0"/>
                <w:rtl/>
              </w:rPr>
            </w:rPrChange>
          </w:rPr>
          <w:t>ی</w:t>
        </w:r>
        <w:r w:rsidRPr="0045421A">
          <w:rPr>
            <w:rFonts w:eastAsiaTheme="majorEastAsia" w:hint="eastAsia"/>
            <w:szCs w:val="30"/>
            <w:rtl/>
            <w:rPrChange w:id="8767" w:author="Windows User" w:date="2017-10-14T03:37:00Z">
              <w:rPr>
                <w:rFonts w:hint="eastAsia"/>
                <w:b w:val="0"/>
                <w:bCs w:val="0"/>
                <w:rtl/>
              </w:rPr>
            </w:rPrChange>
          </w:rPr>
          <w:t>د</w:t>
        </w:r>
        <w:r w:rsidRPr="0045421A">
          <w:rPr>
            <w:rFonts w:eastAsiaTheme="majorEastAsia" w:hint="cs"/>
            <w:szCs w:val="30"/>
            <w:rtl/>
            <w:rPrChange w:id="8768" w:author="Windows User" w:date="2017-10-14T03:37:00Z">
              <w:rPr>
                <w:rFonts w:hint="cs"/>
                <w:b w:val="0"/>
                <w:bCs w:val="0"/>
                <w:rtl/>
              </w:rPr>
            </w:rPrChange>
          </w:rPr>
          <w:t>ی</w:t>
        </w:r>
        <w:r w:rsidRPr="0045421A">
          <w:rPr>
            <w:rFonts w:eastAsiaTheme="majorEastAsia"/>
            <w:szCs w:val="30"/>
            <w:rtl/>
            <w:rPrChange w:id="8769" w:author="Windows User" w:date="2017-10-14T03:37:00Z">
              <w:rPr>
                <w:b w:val="0"/>
                <w:bCs w:val="0"/>
                <w:rtl/>
              </w:rPr>
            </w:rPrChange>
          </w:rPr>
          <w:t xml:space="preserve"> وجود دارد. مثلا در مقاله</w:t>
        </w:r>
      </w:ins>
      <w:ins w:id="8770" w:author="Windows User" w:date="2017-10-14T03:39:00Z">
        <w:r>
          <w:rPr>
            <w:rFonts w:eastAsiaTheme="majorEastAsia"/>
            <w:szCs w:val="30"/>
          </w:rPr>
          <w:t xml:space="preserve">ACTEV </w:t>
        </w:r>
      </w:ins>
      <w:ins w:id="8771" w:author="Windows User" w:date="2017-10-14T03:35:00Z">
        <w:r w:rsidRPr="0045421A">
          <w:rPr>
            <w:rFonts w:eastAsiaTheme="majorEastAsia"/>
            <w:szCs w:val="30"/>
            <w:rtl/>
            <w:rPrChange w:id="8772" w:author="Windows User" w:date="2017-10-14T03:37:00Z">
              <w:rPr>
                <w:b w:val="0"/>
                <w:bCs w:val="0"/>
                <w:rtl/>
              </w:rPr>
            </w:rPrChange>
          </w:rPr>
          <w:t xml:space="preserve"> عنوان شد که در ا</w:t>
        </w:r>
        <w:r w:rsidRPr="0045421A">
          <w:rPr>
            <w:rFonts w:eastAsiaTheme="majorEastAsia" w:hint="cs"/>
            <w:szCs w:val="30"/>
            <w:rtl/>
            <w:rPrChange w:id="8773" w:author="Windows User" w:date="2017-10-14T03:37:00Z">
              <w:rPr>
                <w:rFonts w:hint="cs"/>
                <w:b w:val="0"/>
                <w:bCs w:val="0"/>
                <w:rtl/>
              </w:rPr>
            </w:rPrChange>
          </w:rPr>
          <w:t>ی</w:t>
        </w:r>
        <w:r w:rsidRPr="0045421A">
          <w:rPr>
            <w:rFonts w:eastAsiaTheme="majorEastAsia" w:hint="eastAsia"/>
            <w:szCs w:val="30"/>
            <w:rtl/>
            <w:rPrChange w:id="8774" w:author="Windows User" w:date="2017-10-14T03:37:00Z">
              <w:rPr>
                <w:rFonts w:hint="eastAsia"/>
                <w:b w:val="0"/>
                <w:bCs w:val="0"/>
                <w:rtl/>
              </w:rPr>
            </w:rPrChange>
          </w:rPr>
          <w:t>ن</w:t>
        </w:r>
        <w:r w:rsidRPr="0045421A">
          <w:rPr>
            <w:rFonts w:eastAsiaTheme="majorEastAsia"/>
            <w:szCs w:val="30"/>
            <w:rtl/>
            <w:rPrChange w:id="8775" w:author="Windows User" w:date="2017-10-14T03:37:00Z">
              <w:rPr>
                <w:b w:val="0"/>
                <w:bCs w:val="0"/>
                <w:rtl/>
              </w:rPr>
            </w:rPrChange>
          </w:rPr>
          <w:t xml:space="preserve"> گونه برنامه‌ها علاوه بر داده‌ها</w:t>
        </w:r>
        <w:r w:rsidRPr="0045421A">
          <w:rPr>
            <w:rFonts w:eastAsiaTheme="majorEastAsia" w:hint="cs"/>
            <w:szCs w:val="30"/>
            <w:rtl/>
            <w:rPrChange w:id="8776" w:author="Windows User" w:date="2017-10-14T03:37:00Z">
              <w:rPr>
                <w:rFonts w:hint="cs"/>
                <w:b w:val="0"/>
                <w:bCs w:val="0"/>
                <w:rtl/>
              </w:rPr>
            </w:rPrChange>
          </w:rPr>
          <w:t>ی</w:t>
        </w:r>
        <w:r w:rsidRPr="0045421A">
          <w:rPr>
            <w:rFonts w:eastAsiaTheme="majorEastAsia"/>
            <w:szCs w:val="30"/>
            <w:rtl/>
            <w:rPrChange w:id="8777" w:author="Windows User" w:date="2017-10-14T03:37:00Z">
              <w:rPr>
                <w:b w:val="0"/>
                <w:bCs w:val="0"/>
                <w:rtl/>
              </w:rPr>
            </w:rPrChange>
          </w:rPr>
          <w:t xml:space="preserve"> عاد</w:t>
        </w:r>
        <w:r w:rsidRPr="0045421A">
          <w:rPr>
            <w:rFonts w:eastAsiaTheme="majorEastAsia" w:hint="cs"/>
            <w:szCs w:val="30"/>
            <w:rtl/>
            <w:rPrChange w:id="8778" w:author="Windows User" w:date="2017-10-14T03:37:00Z">
              <w:rPr>
                <w:rFonts w:hint="cs"/>
                <w:b w:val="0"/>
                <w:bCs w:val="0"/>
                <w:rtl/>
              </w:rPr>
            </w:rPrChange>
          </w:rPr>
          <w:t>ی</w:t>
        </w:r>
        <w:r w:rsidRPr="0045421A">
          <w:rPr>
            <w:rFonts w:eastAsiaTheme="majorEastAsia" w:hint="eastAsia"/>
            <w:szCs w:val="30"/>
            <w:rtl/>
            <w:rPrChange w:id="8779" w:author="Windows User" w:date="2017-10-14T03:37:00Z">
              <w:rPr>
                <w:rFonts w:hint="eastAsia"/>
                <w:b w:val="0"/>
                <w:bCs w:val="0"/>
                <w:rtl/>
              </w:rPr>
            </w:rPrChange>
          </w:rPr>
          <w:t>،</w:t>
        </w:r>
        <w:r w:rsidRPr="0045421A">
          <w:rPr>
            <w:rFonts w:eastAsiaTheme="majorEastAsia"/>
            <w:szCs w:val="30"/>
            <w:rtl/>
            <w:rPrChange w:id="8780" w:author="Windows User" w:date="2017-10-14T03:37:00Z">
              <w:rPr>
                <w:b w:val="0"/>
                <w:bCs w:val="0"/>
                <w:rtl/>
              </w:rPr>
            </w:rPrChange>
          </w:rPr>
          <w:t xml:space="preserve"> رخدادها هم با</w:t>
        </w:r>
        <w:r w:rsidRPr="0045421A">
          <w:rPr>
            <w:rFonts w:eastAsiaTheme="majorEastAsia" w:hint="cs"/>
            <w:szCs w:val="30"/>
            <w:rtl/>
            <w:rPrChange w:id="8781" w:author="Windows User" w:date="2017-10-14T03:37:00Z">
              <w:rPr>
                <w:rFonts w:hint="cs"/>
                <w:b w:val="0"/>
                <w:bCs w:val="0"/>
                <w:rtl/>
              </w:rPr>
            </w:rPrChange>
          </w:rPr>
          <w:t>ی</w:t>
        </w:r>
        <w:r w:rsidRPr="0045421A">
          <w:rPr>
            <w:rFonts w:eastAsiaTheme="majorEastAsia" w:hint="eastAsia"/>
            <w:szCs w:val="30"/>
            <w:rtl/>
            <w:rPrChange w:id="8782" w:author="Windows User" w:date="2017-10-14T03:37:00Z">
              <w:rPr>
                <w:rFonts w:hint="eastAsia"/>
                <w:b w:val="0"/>
                <w:bCs w:val="0"/>
                <w:rtl/>
              </w:rPr>
            </w:rPrChange>
          </w:rPr>
          <w:t>د</w:t>
        </w:r>
        <w:r w:rsidRPr="0045421A">
          <w:rPr>
            <w:rFonts w:eastAsiaTheme="majorEastAsia"/>
            <w:szCs w:val="30"/>
            <w:rtl/>
            <w:rPrChange w:id="8783" w:author="Windows User" w:date="2017-10-14T03:37:00Z">
              <w:rPr>
                <w:b w:val="0"/>
                <w:bCs w:val="0"/>
                <w:rtl/>
              </w:rPr>
            </w:rPrChange>
          </w:rPr>
          <w:t xml:space="preserve"> به صورت خودکار تول</w:t>
        </w:r>
        <w:r w:rsidRPr="0045421A">
          <w:rPr>
            <w:rFonts w:eastAsiaTheme="majorEastAsia" w:hint="cs"/>
            <w:szCs w:val="30"/>
            <w:rtl/>
            <w:rPrChange w:id="8784" w:author="Windows User" w:date="2017-10-14T03:37:00Z">
              <w:rPr>
                <w:rFonts w:hint="cs"/>
                <w:b w:val="0"/>
                <w:bCs w:val="0"/>
                <w:rtl/>
              </w:rPr>
            </w:rPrChange>
          </w:rPr>
          <w:t>ی</w:t>
        </w:r>
        <w:r w:rsidRPr="0045421A">
          <w:rPr>
            <w:rFonts w:eastAsiaTheme="majorEastAsia" w:hint="eastAsia"/>
            <w:szCs w:val="30"/>
            <w:rtl/>
            <w:rPrChange w:id="8785" w:author="Windows User" w:date="2017-10-14T03:37:00Z">
              <w:rPr>
                <w:rFonts w:hint="eastAsia"/>
                <w:b w:val="0"/>
                <w:bCs w:val="0"/>
                <w:rtl/>
              </w:rPr>
            </w:rPrChange>
          </w:rPr>
          <w:t>د</w:t>
        </w:r>
        <w:r w:rsidRPr="0045421A">
          <w:rPr>
            <w:rFonts w:eastAsiaTheme="majorEastAsia"/>
            <w:szCs w:val="30"/>
            <w:rtl/>
            <w:rPrChange w:id="8786" w:author="Windows User" w:date="2017-10-14T03:37:00Z">
              <w:rPr>
                <w:b w:val="0"/>
                <w:bCs w:val="0"/>
                <w:rtl/>
              </w:rPr>
            </w:rPrChange>
          </w:rPr>
          <w:t xml:space="preserve"> شوند تا بتوان تمام مس</w:t>
        </w:r>
        <w:r w:rsidRPr="0045421A">
          <w:rPr>
            <w:rFonts w:eastAsiaTheme="majorEastAsia" w:hint="cs"/>
            <w:szCs w:val="30"/>
            <w:rtl/>
            <w:rPrChange w:id="8787" w:author="Windows User" w:date="2017-10-14T03:37:00Z">
              <w:rPr>
                <w:rFonts w:hint="cs"/>
                <w:b w:val="0"/>
                <w:bCs w:val="0"/>
                <w:rtl/>
              </w:rPr>
            </w:rPrChange>
          </w:rPr>
          <w:t>ی</w:t>
        </w:r>
        <w:r w:rsidRPr="0045421A">
          <w:rPr>
            <w:rFonts w:eastAsiaTheme="majorEastAsia" w:hint="eastAsia"/>
            <w:szCs w:val="30"/>
            <w:rtl/>
            <w:rPrChange w:id="8788" w:author="Windows User" w:date="2017-10-14T03:37:00Z">
              <w:rPr>
                <w:rFonts w:hint="eastAsia"/>
                <w:b w:val="0"/>
                <w:bCs w:val="0"/>
                <w:rtl/>
              </w:rPr>
            </w:rPrChange>
          </w:rPr>
          <w:t>رها</w:t>
        </w:r>
        <w:r w:rsidRPr="0045421A">
          <w:rPr>
            <w:rFonts w:eastAsiaTheme="majorEastAsia" w:hint="cs"/>
            <w:szCs w:val="30"/>
            <w:rtl/>
            <w:rPrChange w:id="8789" w:author="Windows User" w:date="2017-10-14T03:37:00Z">
              <w:rPr>
                <w:rFonts w:hint="cs"/>
                <w:b w:val="0"/>
                <w:bCs w:val="0"/>
                <w:rtl/>
              </w:rPr>
            </w:rPrChange>
          </w:rPr>
          <w:t>ی</w:t>
        </w:r>
        <w:r w:rsidRPr="0045421A">
          <w:rPr>
            <w:rFonts w:eastAsiaTheme="majorEastAsia"/>
            <w:szCs w:val="30"/>
            <w:rtl/>
            <w:rPrChange w:id="8790" w:author="Windows User" w:date="2017-10-14T03:37:00Z">
              <w:rPr>
                <w:b w:val="0"/>
                <w:bCs w:val="0"/>
                <w:rtl/>
              </w:rPr>
            </w:rPrChange>
          </w:rPr>
          <w:t xml:space="preserve"> موجود در برنامه را پوشش داد. </w:t>
        </w:r>
      </w:ins>
    </w:p>
    <w:p w14:paraId="1AEB28DA" w14:textId="63C2D6A2" w:rsidR="00853FE4" w:rsidDel="009B3EC6" w:rsidRDefault="00853FE4" w:rsidP="00853FE4">
      <w:pPr>
        <w:ind w:firstLine="432"/>
        <w:rPr>
          <w:ins w:id="8791" w:author="Windows User" w:date="2017-09-23T01:56:00Z"/>
          <w:del w:id="8792" w:author="Mahmoud" w:date="2017-10-08T15:10:00Z"/>
          <w:rtl/>
        </w:rPr>
      </w:pPr>
      <w:ins w:id="8793" w:author="Windows User" w:date="2017-09-23T01:56:00Z">
        <w:del w:id="8794" w:author="Mahmoud" w:date="2017-10-08T15:10:00Z">
          <w:r w:rsidDel="009B3EC6">
            <w:rPr>
              <w:rFonts w:hint="cs"/>
              <w:rtl/>
            </w:rPr>
            <w:delText xml:space="preserve">در این قسمت چالش‌هایی که در رابطه با این حوزه مطرح می‌شود را به طور خلاصه بیان می‌کنیم. بیان مفصل هر یک و راه‌حل‌های ارائه شده برای آن‌ها، همراه با بیان ابزارهای این حوزه و نوآوری‌های هر یک در فصل 5، </w:delText>
          </w:r>
          <w:r w:rsidDel="009B3EC6">
            <w:rPr>
              <w:rtl/>
            </w:rPr>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Ref461305301 \h</w:delInstrText>
          </w:r>
          <w:r w:rsidDel="009B3EC6">
            <w:rPr>
              <w:rtl/>
            </w:rPr>
            <w:delInstrText xml:space="preserve"> </w:delInstrText>
          </w:r>
        </w:del>
      </w:ins>
      <w:del w:id="8795" w:author="Mahmoud" w:date="2017-10-08T15:10:00Z">
        <w:r w:rsidDel="009B3EC6">
          <w:rPr>
            <w:rtl/>
          </w:rPr>
        </w:r>
      </w:del>
      <w:ins w:id="8796" w:author="Windows User" w:date="2017-09-23T01:56:00Z">
        <w:del w:id="8797" w:author="Mahmoud" w:date="2017-10-08T15:10:00Z">
          <w:r w:rsidDel="009B3EC6">
            <w:rPr>
              <w:rtl/>
            </w:rPr>
            <w:fldChar w:fldCharType="separate"/>
          </w:r>
          <w:r w:rsidRPr="00FD7BB2" w:rsidDel="009B3EC6">
            <w:rPr>
              <w:rFonts w:hint="cs"/>
              <w:rtl/>
            </w:rPr>
            <w:delText>کارهای پیشین و ابزارهای موجود</w:delText>
          </w:r>
          <w:r w:rsidDel="009B3EC6">
            <w:rPr>
              <w:rtl/>
            </w:rPr>
            <w:fldChar w:fldCharType="end"/>
          </w:r>
          <w:r w:rsidDel="009B3EC6">
            <w:rPr>
              <w:rFonts w:hint="cs"/>
              <w:rtl/>
            </w:rPr>
            <w:delText xml:space="preserve"> بیان شده است.</w:delText>
          </w:r>
        </w:del>
      </w:ins>
    </w:p>
    <w:p w14:paraId="4A8AF475" w14:textId="6A9C477A" w:rsidR="00853FE4" w:rsidDel="009B3EC6" w:rsidRDefault="00853FE4" w:rsidP="00853FE4">
      <w:pPr>
        <w:pStyle w:val="ListParagraph"/>
        <w:numPr>
          <w:ilvl w:val="0"/>
          <w:numId w:val="40"/>
        </w:numPr>
        <w:rPr>
          <w:ins w:id="8798" w:author="Windows User" w:date="2017-09-23T01:56:00Z"/>
          <w:del w:id="8799" w:author="Mahmoud" w:date="2017-10-08T15:10:00Z"/>
        </w:rPr>
      </w:pPr>
      <w:ins w:id="8800" w:author="Windows User" w:date="2017-09-23T01:56:00Z">
        <w:del w:id="8801" w:author="Mahmoud" w:date="2017-10-08T15:10:00Z">
          <w:r w:rsidRPr="005A78D5" w:rsidDel="009B3EC6">
            <w:rPr>
              <w:rFonts w:hint="cs"/>
              <w:b/>
              <w:bCs/>
              <w:rtl/>
            </w:rPr>
            <w:delText>انفجار مسیرها</w:delText>
          </w:r>
          <w:r w:rsidDel="009B3EC6">
            <w:rPr>
              <w:rFonts w:hint="cs"/>
              <w:rtl/>
            </w:rPr>
            <w:delText xml:space="preserve">: در دنیای واقعی تعداد خطوط برنامه‌ها بسیار زیاد است و تعداد مسیرهایی که در آنها قابل پیمایش است، به صورت نمایی افزایش می‌یابد. همین موضوع باعث می‌شود تا در اجراها با کمبود حافظه مواجه شویم. یکی از راه‌حل‌هایی که تاکنون استفاده شده است، هیوریستیک‌های مختلف هستند که در </w:delText>
          </w:r>
          <w:r w:rsidDel="009B3EC6">
            <w:rPr>
              <w:rtl/>
            </w:rPr>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Ref461640260 \h</w:delInstrText>
          </w:r>
          <w:r w:rsidDel="009B3EC6">
            <w:rPr>
              <w:rtl/>
            </w:rPr>
            <w:delInstrText xml:space="preserve"> </w:delInstrText>
          </w:r>
        </w:del>
      </w:ins>
      <w:del w:id="8802" w:author="Mahmoud" w:date="2017-10-08T15:10:00Z">
        <w:r w:rsidDel="009B3EC6">
          <w:rPr>
            <w:rtl/>
          </w:rPr>
        </w:r>
      </w:del>
      <w:ins w:id="8803" w:author="Windows User" w:date="2017-09-23T01:56:00Z">
        <w:del w:id="8804" w:author="Mahmoud" w:date="2017-10-08T15:10:00Z">
          <w:r w:rsidDel="009B3EC6">
            <w:rPr>
              <w:rtl/>
            </w:rPr>
            <w:fldChar w:fldCharType="separate"/>
          </w:r>
          <w:r w:rsidDel="009B3EC6">
            <w:rPr>
              <w:rFonts w:eastAsiaTheme="minorEastAsia" w:hint="cs"/>
              <w:rtl/>
            </w:rPr>
            <w:delText xml:space="preserve">بهبود‌هایی بر روش اجرای </w:delText>
          </w:r>
          <w:r w:rsidDel="009B3EC6">
            <w:rPr>
              <w:rFonts w:eastAsiaTheme="minorEastAsia"/>
            </w:rPr>
            <w:delText>Concolic</w:delText>
          </w:r>
          <w:r w:rsidDel="009B3EC6">
            <w:rPr>
              <w:rtl/>
            </w:rPr>
            <w:fldChar w:fldCharType="end"/>
          </w:r>
          <w:r w:rsidDel="009B3EC6">
            <w:rPr>
              <w:rFonts w:hint="cs"/>
              <w:rtl/>
            </w:rPr>
            <w:delText xml:space="preserve"> بیان شدند و در ابزار </w:delText>
          </w:r>
          <w:r w:rsidDel="009B3EC6">
            <w:delText>CREST</w:delText>
          </w:r>
          <w:r w:rsidDel="009B3EC6">
            <w:rPr>
              <w:rFonts w:hint="cs"/>
              <w:rtl/>
            </w:rPr>
            <w:delText xml:space="preserve"> پیاده‌سازی شده‌اند. </w:delText>
          </w:r>
        </w:del>
      </w:ins>
    </w:p>
    <w:p w14:paraId="4FD10E5C" w14:textId="54349D43" w:rsidR="00853FE4" w:rsidDel="009B3EC6" w:rsidRDefault="00853FE4" w:rsidP="00853FE4">
      <w:pPr>
        <w:pStyle w:val="ListParagraph"/>
        <w:numPr>
          <w:ilvl w:val="0"/>
          <w:numId w:val="40"/>
        </w:numPr>
        <w:rPr>
          <w:ins w:id="8805" w:author="Windows User" w:date="2017-09-23T01:56:00Z"/>
          <w:del w:id="8806" w:author="Mahmoud" w:date="2017-10-08T15:10:00Z"/>
        </w:rPr>
      </w:pPr>
      <w:ins w:id="8807" w:author="Windows User" w:date="2017-09-23T01:56:00Z">
        <w:del w:id="8808" w:author="Mahmoud" w:date="2017-10-08T15:10:00Z">
          <w:r w:rsidRPr="005A78D5" w:rsidDel="009B3EC6">
            <w:rPr>
              <w:rFonts w:hint="cs"/>
              <w:b/>
              <w:bCs/>
              <w:rtl/>
            </w:rPr>
            <w:delText>حل قیدها</w:delText>
          </w:r>
          <w:r w:rsidDel="009B3EC6">
            <w:rPr>
              <w:rFonts w:hint="cs"/>
              <w:rtl/>
            </w:rPr>
            <w:delText xml:space="preserve">: یکی از نقاط چالش برانگیز در این حوزه حل کردن قیدهای مسیر هست. اجرای نمادین در برنامه‌های واقعی باعث می‌شود، قیدهایی تولید شوند که </w:delText>
          </w:r>
          <w:r w:rsidDel="009B3EC6">
            <w:rPr>
              <w:rtl/>
            </w:rPr>
            <w:delText>حل‌کننده قید</w:delText>
          </w:r>
          <w:r w:rsidDel="009B3EC6">
            <w:rPr>
              <w:rFonts w:hint="cs"/>
              <w:rtl/>
            </w:rPr>
            <w:delText xml:space="preserve">ها، توانایی حل کردن آنها را ندارند یا اینکه این برنامه‌ها از نظر زمانی کارا نیستند و لازم است بهبودهایی در پیاده‌سازی آنها صورت پذیرد. در </w:delText>
          </w:r>
          <w:r w:rsidDel="009B3EC6">
            <w:rPr>
              <w:rtl/>
            </w:rPr>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Ref461640426 \h</w:delInstrText>
          </w:r>
          <w:r w:rsidDel="009B3EC6">
            <w:rPr>
              <w:rtl/>
            </w:rPr>
            <w:delInstrText xml:space="preserve"> </w:delInstrText>
          </w:r>
        </w:del>
      </w:ins>
      <w:del w:id="8809" w:author="Mahmoud" w:date="2017-10-08T15:10:00Z">
        <w:r w:rsidDel="009B3EC6">
          <w:rPr>
            <w:rtl/>
          </w:rPr>
        </w:r>
      </w:del>
      <w:ins w:id="8810" w:author="Windows User" w:date="2017-09-23T01:56:00Z">
        <w:del w:id="8811" w:author="Mahmoud" w:date="2017-10-08T15:10:00Z">
          <w:r w:rsidDel="009B3EC6">
            <w:rPr>
              <w:rtl/>
            </w:rPr>
            <w:fldChar w:fldCharType="separate"/>
          </w:r>
          <w:r w:rsidDel="009B3EC6">
            <w:rPr>
              <w:rFonts w:hint="cs"/>
              <w:rtl/>
            </w:rPr>
            <w:delText xml:space="preserve">ابزار </w:delText>
          </w:r>
          <w:r w:rsidDel="009B3EC6">
            <w:delText>CUTE</w:delText>
          </w:r>
          <w:r w:rsidDel="009B3EC6">
            <w:rPr>
              <w:rtl/>
            </w:rPr>
            <w:fldChar w:fldCharType="end"/>
          </w:r>
          <w:r w:rsidDel="009B3EC6">
            <w:rPr>
              <w:rFonts w:hint="cs"/>
              <w:rtl/>
            </w:rPr>
            <w:delText xml:space="preserve">، </w:delText>
          </w:r>
          <w:r w:rsidDel="009B3EC6">
            <w:rPr>
              <w:rtl/>
            </w:rPr>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Ref461640435 \h</w:delInstrText>
          </w:r>
          <w:r w:rsidDel="009B3EC6">
            <w:rPr>
              <w:rtl/>
            </w:rPr>
            <w:delInstrText xml:space="preserve"> </w:delInstrText>
          </w:r>
        </w:del>
      </w:ins>
      <w:del w:id="8812" w:author="Mahmoud" w:date="2017-10-08T15:10:00Z">
        <w:r w:rsidDel="009B3EC6">
          <w:rPr>
            <w:rtl/>
          </w:rPr>
        </w:r>
      </w:del>
      <w:ins w:id="8813" w:author="Windows User" w:date="2017-09-23T01:56:00Z">
        <w:del w:id="8814" w:author="Mahmoud" w:date="2017-10-08T15:10:00Z">
          <w:r w:rsidDel="009B3EC6">
            <w:rPr>
              <w:rtl/>
            </w:rPr>
            <w:fldChar w:fldCharType="separate"/>
          </w:r>
          <w:r w:rsidDel="009B3EC6">
            <w:rPr>
              <w:rFonts w:hint="cs"/>
              <w:rtl/>
            </w:rPr>
            <w:delText xml:space="preserve">ابزار </w:delText>
          </w:r>
          <w:r w:rsidRPr="00366964" w:rsidDel="009B3EC6">
            <w:delText>EXE</w:delText>
          </w:r>
          <w:r w:rsidDel="009B3EC6">
            <w:rPr>
              <w:rtl/>
            </w:rPr>
            <w:fldChar w:fldCharType="end"/>
          </w:r>
          <w:r w:rsidDel="009B3EC6">
            <w:rPr>
              <w:rFonts w:hint="cs"/>
              <w:rtl/>
            </w:rPr>
            <w:delText xml:space="preserve"> و </w:delText>
          </w:r>
          <w:r w:rsidDel="009B3EC6">
            <w:rPr>
              <w:rtl/>
            </w:rPr>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Ref461640484 \h</w:delInstrText>
          </w:r>
          <w:r w:rsidDel="009B3EC6">
            <w:rPr>
              <w:rtl/>
            </w:rPr>
            <w:delInstrText xml:space="preserve"> </w:delInstrText>
          </w:r>
        </w:del>
      </w:ins>
      <w:del w:id="8815" w:author="Mahmoud" w:date="2017-10-08T15:10:00Z">
        <w:r w:rsidDel="009B3EC6">
          <w:rPr>
            <w:rtl/>
          </w:rPr>
        </w:r>
      </w:del>
      <w:ins w:id="8816" w:author="Windows User" w:date="2017-09-23T01:56:00Z">
        <w:del w:id="8817" w:author="Mahmoud" w:date="2017-10-08T15:10:00Z">
          <w:r w:rsidDel="009B3EC6">
            <w:rPr>
              <w:rtl/>
            </w:rPr>
            <w:fldChar w:fldCharType="separate"/>
          </w:r>
          <w:r w:rsidDel="009B3EC6">
            <w:rPr>
              <w:rFonts w:hint="cs"/>
              <w:rtl/>
            </w:rPr>
            <w:delText xml:space="preserve">ابزار </w:delText>
          </w:r>
          <w:r w:rsidDel="009B3EC6">
            <w:delText>KLEE</w:delText>
          </w:r>
          <w:r w:rsidDel="009B3EC6">
            <w:rPr>
              <w:rtl/>
            </w:rPr>
            <w:fldChar w:fldCharType="end"/>
          </w:r>
          <w:r w:rsidDel="009B3EC6">
            <w:rPr>
              <w:rFonts w:hint="cs"/>
              <w:rtl/>
            </w:rPr>
            <w:delText xml:space="preserve"> نمونه‌هایی از راه‌کارها بیان شده‌اند که نیاز به بهبود دارند.</w:delText>
          </w:r>
        </w:del>
      </w:ins>
    </w:p>
    <w:p w14:paraId="2220C1CE" w14:textId="19AB3FA9" w:rsidR="00853FE4" w:rsidDel="009B3EC6" w:rsidRDefault="00853FE4" w:rsidP="00853FE4">
      <w:pPr>
        <w:pStyle w:val="ListParagraph"/>
        <w:numPr>
          <w:ilvl w:val="0"/>
          <w:numId w:val="40"/>
        </w:numPr>
        <w:rPr>
          <w:ins w:id="8818" w:author="Windows User" w:date="2017-09-23T01:56:00Z"/>
          <w:del w:id="8819" w:author="Mahmoud" w:date="2017-10-08T15:10:00Z"/>
        </w:rPr>
      </w:pPr>
      <w:ins w:id="8820" w:author="Windows User" w:date="2017-09-23T01:56:00Z">
        <w:del w:id="8821" w:author="Mahmoud" w:date="2017-10-08T15:10:00Z">
          <w:r w:rsidRPr="005A78D5" w:rsidDel="009B3EC6">
            <w:rPr>
              <w:rFonts w:hint="cs"/>
              <w:b/>
              <w:bCs/>
              <w:rtl/>
            </w:rPr>
            <w:delText>مدل‌سازی حافظه</w:delText>
          </w:r>
          <w:r w:rsidDel="009B3EC6">
            <w:rPr>
              <w:rFonts w:hint="cs"/>
              <w:rtl/>
            </w:rPr>
            <w:delText xml:space="preserve">: نحوه برخورد با حافظه و مدل کردن آن، دیگر چالش این حوزه است. به طور مثال یک متغیر </w:delText>
          </w:r>
          <w:r w:rsidDel="009B3EC6">
            <w:delText>int</w:delText>
          </w:r>
          <w:r w:rsidDel="009B3EC6">
            <w:rPr>
              <w:rFonts w:hint="cs"/>
              <w:rtl/>
            </w:rPr>
            <w:delText xml:space="preserve"> به شکل یک خانه حافظه در نظر گرفته شود یا اینکه به صورتِ 4 خانه یک بایتی. که مورد دوم خطاهای مثل سرریزها را می‌تواند بررسی کند. یا در رابطه با اشاره‌گرها در </w:delText>
          </w:r>
          <w:r w:rsidDel="009B3EC6">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Ref461640616 \h</w:delInstrText>
          </w:r>
          <w:r w:rsidDel="009B3EC6">
            <w:rPr>
              <w:rtl/>
            </w:rPr>
            <w:delInstrText xml:space="preserve"> </w:delInstrText>
          </w:r>
        </w:del>
      </w:ins>
      <w:del w:id="8822" w:author="Mahmoud" w:date="2017-10-08T15:10:00Z"/>
      <w:ins w:id="8823" w:author="Windows User" w:date="2017-09-23T01:56:00Z">
        <w:del w:id="8824" w:author="Mahmoud" w:date="2017-10-08T15:10:00Z">
          <w:r w:rsidDel="009B3EC6">
            <w:fldChar w:fldCharType="separate"/>
          </w:r>
          <w:r w:rsidDel="009B3EC6">
            <w:rPr>
              <w:rFonts w:hint="cs"/>
              <w:rtl/>
            </w:rPr>
            <w:delText xml:space="preserve">ابزار </w:delText>
          </w:r>
          <w:r w:rsidDel="009B3EC6">
            <w:delText>DART</w:delText>
          </w:r>
          <w:r w:rsidDel="009B3EC6">
            <w:fldChar w:fldCharType="end"/>
          </w:r>
          <w:r w:rsidDel="009B3EC6">
            <w:rPr>
              <w:rFonts w:hint="cs"/>
              <w:rtl/>
            </w:rPr>
            <w:delText xml:space="preserve"> اشاره‌گر به عنوان یک مقدار عددی </w:delText>
          </w:r>
          <w:r w:rsidDel="009B3EC6">
            <w:delText>int</w:delText>
          </w:r>
          <w:r w:rsidDel="009B3EC6">
            <w:rPr>
              <w:rFonts w:hint="cs"/>
              <w:rtl/>
            </w:rPr>
            <w:delText xml:space="preserve"> در نظر گرفته می‌شود. ولی در </w:delText>
          </w:r>
          <w:r w:rsidDel="009B3EC6">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Ref461640627 \h</w:delInstrText>
          </w:r>
          <w:r w:rsidDel="009B3EC6">
            <w:rPr>
              <w:rtl/>
            </w:rPr>
            <w:delInstrText xml:space="preserve"> </w:delInstrText>
          </w:r>
        </w:del>
      </w:ins>
      <w:del w:id="8825" w:author="Mahmoud" w:date="2017-10-08T15:10:00Z"/>
      <w:ins w:id="8826" w:author="Windows User" w:date="2017-09-23T01:56:00Z">
        <w:del w:id="8827" w:author="Mahmoud" w:date="2017-10-08T15:10:00Z">
          <w:r w:rsidDel="009B3EC6">
            <w:fldChar w:fldCharType="separate"/>
          </w:r>
          <w:r w:rsidDel="009B3EC6">
            <w:rPr>
              <w:rFonts w:hint="cs"/>
              <w:rtl/>
            </w:rPr>
            <w:delText xml:space="preserve">ابزار </w:delText>
          </w:r>
          <w:r w:rsidDel="009B3EC6">
            <w:delText>CUTE</w:delText>
          </w:r>
          <w:r w:rsidDel="009B3EC6">
            <w:fldChar w:fldCharType="end"/>
          </w:r>
          <w:r w:rsidDel="009B3EC6">
            <w:rPr>
              <w:rFonts w:hint="cs"/>
              <w:rtl/>
            </w:rPr>
            <w:delText xml:space="preserve"> با مدل خاص خود می‌توان برابری یا نابرابری دو اشاره‌گر را بررسی و قید مربوط به آن را حل کند یا در کار </w:delText>
          </w:r>
          <w:r w:rsidDel="009B3EC6">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Ref461640654 \h</w:delInstrText>
          </w:r>
          <w:r w:rsidDel="009B3EC6">
            <w:rPr>
              <w:rtl/>
            </w:rPr>
            <w:delInstrText xml:space="preserve"> </w:delInstrText>
          </w:r>
        </w:del>
      </w:ins>
      <w:del w:id="8828" w:author="Mahmoud" w:date="2017-10-08T15:10:00Z"/>
      <w:ins w:id="8829" w:author="Windows User" w:date="2017-09-23T01:56:00Z">
        <w:del w:id="8830" w:author="Mahmoud" w:date="2017-10-08T15:10:00Z">
          <w:r w:rsidDel="009B3EC6">
            <w:fldChar w:fldCharType="separate"/>
          </w:r>
          <w:r w:rsidDel="009B3EC6">
            <w:rPr>
              <w:rFonts w:hint="cs"/>
              <w:rtl/>
            </w:rPr>
            <w:delText xml:space="preserve">ابزار </w:delText>
          </w:r>
          <w:r w:rsidRPr="00366964" w:rsidDel="009B3EC6">
            <w:delText>EXE</w:delText>
          </w:r>
          <w:r w:rsidDel="009B3EC6">
            <w:fldChar w:fldCharType="end"/>
          </w:r>
          <w:r w:rsidDel="009B3EC6">
            <w:rPr>
              <w:rFonts w:hint="cs"/>
              <w:rtl/>
            </w:rPr>
            <w:delText xml:space="preserve"> از تئوری آرایه‌ها استفاده می‌شود که </w:delText>
          </w:r>
          <w:r w:rsidDel="009B3EC6">
            <w:rPr>
              <w:rtl/>
            </w:rPr>
            <w:delText>حل‌کننده قید</w:delText>
          </w:r>
          <w:r w:rsidDel="009B3EC6">
            <w:rPr>
              <w:rFonts w:hint="cs"/>
              <w:rtl/>
            </w:rPr>
            <w:delText xml:space="preserve">هایی مثل </w:delText>
          </w:r>
          <w:r w:rsidDel="009B3EC6">
            <w:delText>Z3</w:delText>
          </w:r>
          <w:r w:rsidDel="009B3EC6">
            <w:rPr>
              <w:rFonts w:hint="cs"/>
              <w:rtl/>
            </w:rPr>
            <w:delText xml:space="preserve"> و </w:delText>
          </w:r>
          <w:r w:rsidDel="009B3EC6">
            <w:delText>STP</w:delText>
          </w:r>
          <w:r w:rsidDel="009B3EC6">
            <w:rPr>
              <w:rFonts w:hint="cs"/>
              <w:rtl/>
            </w:rPr>
            <w:delText xml:space="preserve"> می‌توانند قیدهای مربوط به آنها را حل کنند.</w:delText>
          </w:r>
        </w:del>
      </w:ins>
    </w:p>
    <w:p w14:paraId="5688CA67" w14:textId="555670B4" w:rsidR="00853FE4" w:rsidRPr="00C60576" w:rsidDel="009B3EC6" w:rsidRDefault="00853FE4" w:rsidP="00853FE4">
      <w:pPr>
        <w:pStyle w:val="ListParagraph"/>
        <w:numPr>
          <w:ilvl w:val="0"/>
          <w:numId w:val="40"/>
        </w:numPr>
        <w:rPr>
          <w:ins w:id="8831" w:author="Windows User" w:date="2017-09-23T01:56:00Z"/>
          <w:del w:id="8832" w:author="Mahmoud" w:date="2017-10-08T15:10:00Z"/>
          <w:rFonts w:eastAsiaTheme="majorEastAsia"/>
          <w:szCs w:val="30"/>
        </w:rPr>
      </w:pPr>
      <w:ins w:id="8833" w:author="Windows User" w:date="2017-09-23T01:56:00Z">
        <w:del w:id="8834" w:author="Mahmoud" w:date="2017-10-08T15:10:00Z">
          <w:r w:rsidRPr="005A78D5" w:rsidDel="009B3EC6">
            <w:rPr>
              <w:rFonts w:hint="cs"/>
              <w:b/>
              <w:bCs/>
              <w:rtl/>
            </w:rPr>
            <w:delText>همروندی</w:delText>
          </w:r>
          <w:r w:rsidDel="009B3EC6">
            <w:rPr>
              <w:rFonts w:hint="cs"/>
              <w:rtl/>
            </w:rPr>
            <w:delText xml:space="preserve">: برنامه‌های امروزی به صورت توزیع‌شده هستند و معمولا کاربرهای مختلف به صورت همروند و چندنخی اجرا می‌شوند. نحوه آزمون این چنین برنامه‌ها از دیگر چالش‌های این حوزه است. در </w:delText>
          </w:r>
          <w:r w:rsidDel="009B3EC6">
            <w:rPr>
              <w:rtl/>
            </w:rPr>
            <w:fldChar w:fldCharType="begin"/>
          </w:r>
          <w:r w:rsidDel="009B3EC6">
            <w:rPr>
              <w:rtl/>
            </w:rPr>
            <w:delInstrText xml:space="preserve"> </w:delInstrText>
          </w:r>
          <w:r w:rsidDel="009B3EC6">
            <w:rPr>
              <w:rFonts w:hint="cs"/>
            </w:rPr>
            <w:delInstrText>REF</w:delInstrText>
          </w:r>
          <w:r w:rsidDel="009B3EC6">
            <w:rPr>
              <w:rFonts w:hint="cs"/>
              <w:rtl/>
            </w:rPr>
            <w:delInstrText xml:space="preserve"> _</w:delInstrText>
          </w:r>
          <w:r w:rsidDel="009B3EC6">
            <w:rPr>
              <w:rFonts w:hint="cs"/>
            </w:rPr>
            <w:delInstrText>Ref461640784 \h</w:delInstrText>
          </w:r>
          <w:r w:rsidDel="009B3EC6">
            <w:rPr>
              <w:rtl/>
            </w:rPr>
            <w:delInstrText xml:space="preserve"> </w:delInstrText>
          </w:r>
        </w:del>
      </w:ins>
      <w:del w:id="8835" w:author="Mahmoud" w:date="2017-10-08T15:10:00Z">
        <w:r w:rsidDel="009B3EC6">
          <w:rPr>
            <w:rtl/>
          </w:rPr>
        </w:r>
      </w:del>
      <w:ins w:id="8836" w:author="Windows User" w:date="2017-09-23T01:56:00Z">
        <w:del w:id="8837" w:author="Mahmoud" w:date="2017-10-08T15:10:00Z">
          <w:r w:rsidDel="009B3EC6">
            <w:rPr>
              <w:rtl/>
            </w:rPr>
            <w:fldChar w:fldCharType="separate"/>
          </w:r>
          <w:r w:rsidDel="009B3EC6">
            <w:rPr>
              <w:rFonts w:hint="cs"/>
              <w:rtl/>
            </w:rPr>
            <w:delText xml:space="preserve">ابزار </w:delText>
          </w:r>
          <w:r w:rsidDel="009B3EC6">
            <w:delText>jCUTE</w:delText>
          </w:r>
          <w:r w:rsidDel="009B3EC6">
            <w:rPr>
              <w:rtl/>
            </w:rPr>
            <w:fldChar w:fldCharType="end"/>
          </w:r>
          <w:r w:rsidDel="009B3EC6">
            <w:rPr>
              <w:rFonts w:hint="cs"/>
              <w:rtl/>
            </w:rPr>
            <w:delText xml:space="preserve"> که برای برنامه‌های چند‌نخی به زبان جاوا پیاده‌سازی شده‌اند نمونه‌ای از راه‌کارهای این چالش عنوان شدند.</w:delText>
          </w:r>
        </w:del>
      </w:ins>
    </w:p>
    <w:p w14:paraId="58C9B166" w14:textId="20E247C3" w:rsidR="00853FE4" w:rsidRPr="005A78D5" w:rsidDel="009B3EC6" w:rsidRDefault="00853FE4" w:rsidP="00853FE4">
      <w:pPr>
        <w:pStyle w:val="ListParagraph"/>
        <w:numPr>
          <w:ilvl w:val="0"/>
          <w:numId w:val="40"/>
        </w:numPr>
        <w:rPr>
          <w:ins w:id="8838" w:author="Windows User" w:date="2017-09-23T01:56:00Z"/>
          <w:del w:id="8839" w:author="Mahmoud" w:date="2017-10-08T15:10:00Z"/>
          <w:rFonts w:eastAsiaTheme="majorEastAsia"/>
          <w:szCs w:val="30"/>
          <w:rtl/>
        </w:rPr>
      </w:pPr>
      <w:ins w:id="8840" w:author="Windows User" w:date="2017-09-23T01:56:00Z">
        <w:del w:id="8841" w:author="Mahmoud" w:date="2017-10-08T15:10:00Z">
          <w:r w:rsidDel="009B3EC6">
            <w:rPr>
              <w:rFonts w:hint="cs"/>
              <w:b/>
              <w:bCs/>
              <w:rtl/>
            </w:rPr>
            <w:delText>چارچوبه‌های کاری مختلف</w:delText>
          </w:r>
          <w:r w:rsidRPr="00C60576" w:rsidDel="009B3EC6">
            <w:rPr>
              <w:rFonts w:eastAsiaTheme="majorEastAsia" w:hint="cs"/>
              <w:szCs w:val="30"/>
              <w:rtl/>
            </w:rPr>
            <w:delText>:</w:delText>
          </w:r>
          <w:r w:rsidDel="009B3EC6">
            <w:rPr>
              <w:rFonts w:eastAsiaTheme="majorEastAsia" w:hint="cs"/>
              <w:szCs w:val="30"/>
              <w:rtl/>
            </w:rPr>
            <w:delText xml:space="preserve"> یکی از چالش‌های امروز در مورد آزمون برنامه‌ها، توسعه برنامه برای چارچوبه‌های کاری جدید مثل گوشی‌های هوشمند همراه یا برنامه‌های تحت وب هستند. در هر یک از این چارچوبه‌های کاری چالش‌های جدیدی وجود دارد. مثلا در مقاله </w:delText>
          </w:r>
          <w:r w:rsidDel="009B3EC6">
            <w:rPr>
              <w:rFonts w:eastAsiaTheme="majorEastAsia"/>
              <w:szCs w:val="30"/>
              <w:rtl/>
            </w:rPr>
            <w:fldChar w:fldCharType="begin"/>
          </w:r>
          <w:r w:rsidDel="009B3EC6">
            <w:rPr>
              <w:rFonts w:eastAsiaTheme="majorEastAsia"/>
              <w:szCs w:val="30"/>
              <w:rtl/>
            </w:rPr>
            <w:delInstrText xml:space="preserve"> </w:delInstrText>
          </w:r>
          <w:r w:rsidDel="009B3EC6">
            <w:rPr>
              <w:rFonts w:eastAsiaTheme="majorEastAsia" w:hint="cs"/>
              <w:szCs w:val="30"/>
            </w:rPr>
            <w:delInstrText>REF</w:delInstrText>
          </w:r>
          <w:r w:rsidDel="009B3EC6">
            <w:rPr>
              <w:rFonts w:eastAsiaTheme="majorEastAsia" w:hint="cs"/>
              <w:szCs w:val="30"/>
              <w:rtl/>
            </w:rPr>
            <w:delInstrText xml:space="preserve"> _</w:delInstrText>
          </w:r>
          <w:r w:rsidDel="009B3EC6">
            <w:rPr>
              <w:rFonts w:eastAsiaTheme="majorEastAsia" w:hint="cs"/>
              <w:szCs w:val="30"/>
            </w:rPr>
            <w:delInstrText>Ref461641153 \h</w:delInstrText>
          </w:r>
          <w:r w:rsidDel="009B3EC6">
            <w:rPr>
              <w:rFonts w:eastAsiaTheme="majorEastAsia"/>
              <w:szCs w:val="30"/>
              <w:rtl/>
            </w:rPr>
            <w:delInstrText xml:space="preserve"> </w:delInstrText>
          </w:r>
        </w:del>
      </w:ins>
      <w:del w:id="8842" w:author="Mahmoud" w:date="2017-10-08T15:10:00Z">
        <w:r w:rsidDel="009B3EC6">
          <w:rPr>
            <w:rFonts w:eastAsiaTheme="majorEastAsia"/>
            <w:szCs w:val="30"/>
            <w:rtl/>
          </w:rPr>
        </w:r>
      </w:del>
      <w:ins w:id="8843" w:author="Windows User" w:date="2017-09-23T01:56:00Z">
        <w:del w:id="8844" w:author="Mahmoud" w:date="2017-10-08T15:10:00Z">
          <w:r w:rsidDel="009B3EC6">
            <w:rPr>
              <w:rFonts w:eastAsiaTheme="majorEastAsia"/>
              <w:szCs w:val="30"/>
              <w:rtl/>
            </w:rPr>
            <w:fldChar w:fldCharType="separate"/>
          </w:r>
          <w:r w:rsidDel="009B3EC6">
            <w:rPr>
              <w:rFonts w:eastAsiaTheme="minorEastAsia" w:hint="cs"/>
              <w:rtl/>
            </w:rPr>
            <w:delText xml:space="preserve">اجرای </w:delText>
          </w:r>
          <w:r w:rsidDel="009B3EC6">
            <w:rPr>
              <w:rFonts w:eastAsiaTheme="minorEastAsia"/>
            </w:rPr>
            <w:delText>Concolic</w:delText>
          </w:r>
          <w:r w:rsidDel="009B3EC6">
            <w:rPr>
              <w:rFonts w:eastAsiaTheme="minorEastAsia" w:hint="cs"/>
              <w:rtl/>
            </w:rPr>
            <w:delText xml:space="preserve"> برای برنامه‌های گوشی همراه</w:delText>
          </w:r>
          <w:r w:rsidDel="009B3EC6">
            <w:rPr>
              <w:rFonts w:eastAsiaTheme="majorEastAsia"/>
              <w:szCs w:val="30"/>
              <w:rtl/>
            </w:rPr>
            <w:fldChar w:fldCharType="end"/>
          </w:r>
          <w:r w:rsidDel="009B3EC6">
            <w:rPr>
              <w:rFonts w:eastAsiaTheme="majorEastAsia" w:hint="cs"/>
              <w:szCs w:val="30"/>
              <w:rtl/>
            </w:rPr>
            <w:delText xml:space="preserve"> عنوان شد که در این گونه برنامه‌ها علاوه بر داده‌های عادی، رخدادها هم باید به صورت خودکار تولید شوند تا بتوان تمام مسیرهای موجود در برنامه را پوشش داد. </w:delText>
          </w:r>
          <w:r w:rsidDel="009B3EC6">
            <w:rPr>
              <w:rFonts w:eastAsiaTheme="majorEastAsia"/>
              <w:szCs w:val="30"/>
              <w:rtl/>
            </w:rPr>
            <w:fldChar w:fldCharType="begin"/>
          </w:r>
          <w:r w:rsidDel="009B3EC6">
            <w:rPr>
              <w:rFonts w:eastAsiaTheme="majorEastAsia"/>
              <w:szCs w:val="30"/>
              <w:rtl/>
            </w:rPr>
            <w:delInstrText xml:space="preserve"> </w:delInstrText>
          </w:r>
          <w:r w:rsidDel="009B3EC6">
            <w:rPr>
              <w:rFonts w:eastAsiaTheme="majorEastAsia" w:hint="cs"/>
              <w:szCs w:val="30"/>
            </w:rPr>
            <w:delInstrText>REF</w:delInstrText>
          </w:r>
          <w:r w:rsidDel="009B3EC6">
            <w:rPr>
              <w:rFonts w:eastAsiaTheme="majorEastAsia" w:hint="cs"/>
              <w:szCs w:val="30"/>
              <w:rtl/>
            </w:rPr>
            <w:delInstrText xml:space="preserve"> _</w:delInstrText>
          </w:r>
          <w:r w:rsidDel="009B3EC6">
            <w:rPr>
              <w:rFonts w:eastAsiaTheme="majorEastAsia" w:hint="cs"/>
              <w:szCs w:val="30"/>
            </w:rPr>
            <w:delInstrText>Ref461641246 \h</w:delInstrText>
          </w:r>
          <w:r w:rsidDel="009B3EC6">
            <w:rPr>
              <w:rFonts w:eastAsiaTheme="majorEastAsia"/>
              <w:szCs w:val="30"/>
              <w:rtl/>
            </w:rPr>
            <w:delInstrText xml:space="preserve"> </w:delInstrText>
          </w:r>
        </w:del>
      </w:ins>
      <w:del w:id="8845" w:author="Mahmoud" w:date="2017-10-08T15:10:00Z">
        <w:r w:rsidDel="009B3EC6">
          <w:rPr>
            <w:rFonts w:eastAsiaTheme="majorEastAsia"/>
            <w:szCs w:val="30"/>
            <w:rtl/>
          </w:rPr>
        </w:r>
      </w:del>
      <w:ins w:id="8846" w:author="Windows User" w:date="2017-09-23T01:56:00Z">
        <w:del w:id="8847" w:author="Mahmoud" w:date="2017-10-08T15:10:00Z">
          <w:r w:rsidDel="009B3EC6">
            <w:rPr>
              <w:rFonts w:eastAsiaTheme="majorEastAsia"/>
              <w:szCs w:val="30"/>
              <w:rtl/>
            </w:rPr>
            <w:fldChar w:fldCharType="separate"/>
          </w:r>
          <w:r w:rsidDel="009B3EC6">
            <w:rPr>
              <w:rFonts w:eastAsiaTheme="minorEastAsia" w:hint="cs"/>
              <w:rtl/>
            </w:rPr>
            <w:delText xml:space="preserve">ابزار </w:delText>
          </w:r>
          <w:r w:rsidDel="009B3EC6">
            <w:rPr>
              <w:rFonts w:eastAsiaTheme="minorEastAsia"/>
            </w:rPr>
            <w:delText>Jalangi</w:delText>
          </w:r>
          <w:r w:rsidDel="009B3EC6">
            <w:rPr>
              <w:rFonts w:eastAsiaTheme="majorEastAsia"/>
              <w:szCs w:val="30"/>
              <w:rtl/>
            </w:rPr>
            <w:fldChar w:fldCharType="end"/>
          </w:r>
          <w:r w:rsidDel="009B3EC6">
            <w:rPr>
              <w:rFonts w:eastAsiaTheme="majorEastAsia" w:hint="cs"/>
              <w:szCs w:val="30"/>
              <w:rtl/>
            </w:rPr>
            <w:delText xml:space="preserve"> هم نمونه‌ای از اجرای  نمادین و </w:delText>
          </w:r>
          <w:r w:rsidDel="009B3EC6">
            <w:rPr>
              <w:rFonts w:eastAsiaTheme="majorEastAsia"/>
              <w:szCs w:val="30"/>
            </w:rPr>
            <w:delText>Concolic</w:delText>
          </w:r>
          <w:r w:rsidDel="009B3EC6">
            <w:rPr>
              <w:rFonts w:eastAsiaTheme="majorEastAsia" w:hint="cs"/>
              <w:szCs w:val="30"/>
              <w:rtl/>
            </w:rPr>
            <w:delText xml:space="preserve"> برای زبان جاوا اسکریپت است که در برنامه‌های تحت وب استفاده می‌شود. در این کار نحوه تحلیلِ کارای برنامه‌های تحتِ پلتفرم‌های مختلف و همچنین اجرای کارای تحلیل‌های پویا، از جمله تحلیل آلایش، عنوان شدند.</w:delText>
          </w:r>
        </w:del>
      </w:ins>
    </w:p>
    <w:p w14:paraId="4CA78A0B" w14:textId="4CEF578C" w:rsidR="00853FE4" w:rsidRPr="00C66133" w:rsidRDefault="00D241AC">
      <w:pPr>
        <w:pStyle w:val="Heading2"/>
        <w:rPr>
          <w:ins w:id="8848" w:author="Windows User" w:date="2017-09-23T01:56:00Z"/>
          <w:rtl/>
        </w:rPr>
        <w:pPrChange w:id="8849" w:author="Windows User" w:date="2017-09-30T20:10:00Z">
          <w:pPr>
            <w:pStyle w:val="Heading2"/>
            <w:numPr>
              <w:ilvl w:val="1"/>
            </w:numPr>
            <w:ind w:left="576" w:hanging="576"/>
          </w:pPr>
        </w:pPrChange>
      </w:pPr>
      <w:bookmarkStart w:id="8850" w:name="_Toc495715068"/>
      <w:ins w:id="8851" w:author="Mahmoud" w:date="2017-09-25T16:22:00Z">
        <w:r w:rsidRPr="00C66133">
          <w:rPr>
            <w:rtl/>
          </w:rPr>
          <w:t>7-3-</w:t>
        </w:r>
      </w:ins>
      <w:ins w:id="8852" w:author="Windows User" w:date="2017-09-23T01:56:00Z">
        <w:r w:rsidR="00853FE4" w:rsidRPr="00C66133">
          <w:rPr>
            <w:rFonts w:hint="eastAsia"/>
            <w:rtl/>
          </w:rPr>
          <w:t>مسائل</w:t>
        </w:r>
        <w:r w:rsidR="00853FE4" w:rsidRPr="00C66133">
          <w:rPr>
            <w:rtl/>
          </w:rPr>
          <w:t xml:space="preserve"> </w:t>
        </w:r>
        <w:r w:rsidR="00853FE4" w:rsidRPr="00C66133">
          <w:rPr>
            <w:rFonts w:hint="eastAsia"/>
            <w:rtl/>
          </w:rPr>
          <w:t>باز</w:t>
        </w:r>
        <w:bookmarkEnd w:id="8850"/>
      </w:ins>
    </w:p>
    <w:p w14:paraId="5267A8BA" w14:textId="77777777" w:rsidR="00853FE4" w:rsidRDefault="00853FE4">
      <w:pPr>
        <w:rPr>
          <w:ins w:id="8853" w:author="Windows User" w:date="2017-09-23T01:56:00Z"/>
          <w:rtl/>
        </w:rPr>
        <w:pPrChange w:id="8854" w:author="Windows User" w:date="2017-10-14T03:31:00Z">
          <w:pPr>
            <w:ind w:firstLine="576"/>
          </w:pPr>
        </w:pPrChange>
      </w:pPr>
      <w:ins w:id="8855" w:author="Windows User" w:date="2017-09-23T01:56:00Z">
        <w:r>
          <w:rPr>
            <w:rFonts w:hint="cs"/>
            <w:rtl/>
          </w:rPr>
          <w:t>در این قسمت مسائل باز با توجه به پژوهش‌های پیشین عنوان می‌شوند:</w:t>
        </w:r>
      </w:ins>
    </w:p>
    <w:p w14:paraId="3097337D" w14:textId="77777777" w:rsidR="00212B5C" w:rsidRDefault="00853FE4">
      <w:pPr>
        <w:pStyle w:val="ListParagraph"/>
        <w:numPr>
          <w:ilvl w:val="0"/>
          <w:numId w:val="104"/>
        </w:numPr>
        <w:rPr>
          <w:ins w:id="8856" w:author="Mahmoud" w:date="2017-10-07T22:11:00Z"/>
        </w:rPr>
        <w:pPrChange w:id="8857" w:author="Windows User" w:date="2017-10-14T03:33:00Z">
          <w:pPr>
            <w:pStyle w:val="ListParagraph"/>
            <w:numPr>
              <w:numId w:val="78"/>
            </w:numPr>
            <w:ind w:hanging="360"/>
          </w:pPr>
        </w:pPrChange>
      </w:pPr>
      <w:ins w:id="8858" w:author="Windows User" w:date="2017-09-23T01:56:00Z">
        <w:r>
          <w:rPr>
            <w:rFonts w:hint="cs"/>
            <w:rtl/>
          </w:rPr>
          <w:t xml:space="preserve">بهبود مسئله انفجار مسیر در اجرای </w:t>
        </w:r>
        <w:del w:id="8859" w:author="Mahmoud" w:date="2017-10-07T22:11:00Z">
          <w:r w:rsidDel="00212B5C">
            <w:delText>Concolic</w:delText>
          </w:r>
        </w:del>
      </w:ins>
      <w:ins w:id="8860" w:author="Mahmoud" w:date="2017-10-07T22:11:00Z">
        <w:r w:rsidR="00212B5C">
          <w:rPr>
            <w:rFonts w:hint="cs"/>
            <w:rtl/>
          </w:rPr>
          <w:t>پویانمادین</w:t>
        </w:r>
      </w:ins>
      <w:ins w:id="8861" w:author="Windows User" w:date="2017-09-23T01:56:00Z">
        <w:r>
          <w:rPr>
            <w:rFonts w:hint="cs"/>
            <w:rtl/>
          </w:rPr>
          <w:t xml:space="preserve"> با ارائه هیوریستیک کارا</w:t>
        </w:r>
      </w:ins>
    </w:p>
    <w:p w14:paraId="371BE0AA" w14:textId="30822534" w:rsidR="0045421A" w:rsidRDefault="00853FE4">
      <w:pPr>
        <w:pStyle w:val="ListParagraph"/>
        <w:ind w:left="1440"/>
        <w:rPr>
          <w:ins w:id="8862" w:author="Windows User" w:date="2017-10-14T03:31:00Z"/>
          <w:rtl/>
        </w:rPr>
        <w:pPrChange w:id="8863" w:author="Windows User" w:date="2017-10-14T03:33:00Z">
          <w:pPr>
            <w:pStyle w:val="ListParagraph"/>
            <w:numPr>
              <w:numId w:val="78"/>
            </w:numPr>
            <w:ind w:hanging="360"/>
          </w:pPr>
        </w:pPrChange>
      </w:pPr>
      <w:ins w:id="8864" w:author="Windows User" w:date="2017-09-23T01:56:00Z">
        <w:r>
          <w:rPr>
            <w:rFonts w:hint="cs"/>
            <w:rtl/>
          </w:rPr>
          <w:t>(</w:t>
        </w:r>
        <w:r w:rsidRPr="00E849B6">
          <w:rPr>
            <w:rtl/>
          </w:rPr>
          <w:t>روش ها</w:t>
        </w:r>
        <w:r w:rsidRPr="00E849B6">
          <w:rPr>
            <w:rFonts w:hint="cs"/>
            <w:rtl/>
          </w:rPr>
          <w:t>ی</w:t>
        </w:r>
        <w:r w:rsidRPr="00E849B6">
          <w:rPr>
            <w:rtl/>
          </w:rPr>
          <w:t xml:space="preserve"> جستجو</w:t>
        </w:r>
        <w:r w:rsidRPr="00E849B6">
          <w:rPr>
            <w:rFonts w:hint="cs"/>
            <w:rtl/>
          </w:rPr>
          <w:t>ی</w:t>
        </w:r>
        <w:r w:rsidRPr="00E849B6">
          <w:rPr>
            <w:rtl/>
          </w:rPr>
          <w:t xml:space="preserve"> هوشمند، هرس کردن مس</w:t>
        </w:r>
        <w:r w:rsidRPr="00E849B6">
          <w:rPr>
            <w:rFonts w:hint="cs"/>
            <w:rtl/>
          </w:rPr>
          <w:t>یر،</w:t>
        </w:r>
        <w:r w:rsidRPr="00E849B6">
          <w:rPr>
            <w:rtl/>
          </w:rPr>
          <w:t xml:space="preserve"> </w:t>
        </w:r>
        <w:r>
          <w:rPr>
            <w:rFonts w:hint="cs"/>
            <w:rtl/>
          </w:rPr>
          <w:t>کَش</w:t>
        </w:r>
      </w:ins>
      <w:ins w:id="8865" w:author="Mahmoud" w:date="2017-10-07T22:11:00Z">
        <w:r w:rsidR="00212B5C">
          <w:rPr>
            <w:rFonts w:hint="cs"/>
            <w:rtl/>
          </w:rPr>
          <w:t xml:space="preserve"> کردن</w:t>
        </w:r>
      </w:ins>
      <w:ins w:id="8866" w:author="Windows User" w:date="2017-09-23T01:56:00Z">
        <w:r>
          <w:rPr>
            <w:rtl/>
          </w:rPr>
          <w:t xml:space="preserve"> پرس</w:t>
        </w:r>
        <w:r>
          <w:rPr>
            <w:rFonts w:hint="cs"/>
            <w:rtl/>
          </w:rPr>
          <w:t>‌</w:t>
        </w:r>
        <w:r>
          <w:rPr>
            <w:rtl/>
          </w:rPr>
          <w:t>و</w:t>
        </w:r>
        <w:r>
          <w:rPr>
            <w:rFonts w:hint="cs"/>
            <w:rtl/>
          </w:rPr>
          <w:t>‌</w:t>
        </w:r>
        <w:r w:rsidRPr="00E849B6">
          <w:rPr>
            <w:rtl/>
          </w:rPr>
          <w:t>جوها</w:t>
        </w:r>
        <w:r w:rsidRPr="00E849B6">
          <w:rPr>
            <w:rFonts w:hint="cs"/>
            <w:rtl/>
          </w:rPr>
          <w:t>ی</w:t>
        </w:r>
        <w:r w:rsidRPr="00E849B6">
          <w:rPr>
            <w:rtl/>
          </w:rPr>
          <w:t xml:space="preserve"> قبل</w:t>
        </w:r>
        <w:r w:rsidRPr="00E849B6">
          <w:rPr>
            <w:rFonts w:hint="cs"/>
            <w:rtl/>
          </w:rPr>
          <w:t>ی</w:t>
        </w:r>
        <w:r>
          <w:rPr>
            <w:rFonts w:hint="cs"/>
            <w:rtl/>
          </w:rPr>
          <w:t>، ترکیب تحلیل‌های ایستا و پویا، استفاده از روش‌های متن‌کاوی</w:t>
        </w:r>
        <w:r w:rsidRPr="00E2341D">
          <w:rPr>
            <w:rStyle w:val="FootnoteReference"/>
            <w:rtl/>
          </w:rPr>
          <w:footnoteReference w:id="99"/>
        </w:r>
        <w:r>
          <w:rPr>
            <w:rFonts w:hint="cs"/>
            <w:rtl/>
          </w:rPr>
          <w:t xml:space="preserve"> برای انتخاب کارای مسیر‌های برنامه)</w:t>
        </w:r>
      </w:ins>
    </w:p>
    <w:p w14:paraId="581DD651" w14:textId="66C7FA29" w:rsidR="0045421A" w:rsidRDefault="0045421A">
      <w:pPr>
        <w:pStyle w:val="ListParagraph"/>
        <w:numPr>
          <w:ilvl w:val="0"/>
          <w:numId w:val="104"/>
        </w:numPr>
        <w:rPr>
          <w:ins w:id="8869" w:author="Windows User" w:date="2017-10-14T03:32:00Z"/>
          <w:rtl/>
        </w:rPr>
        <w:pPrChange w:id="8870" w:author="Windows User" w:date="2017-10-14T03:33:00Z">
          <w:pPr>
            <w:pStyle w:val="ListParagraph"/>
            <w:numPr>
              <w:numId w:val="78"/>
            </w:numPr>
            <w:ind w:hanging="360"/>
          </w:pPr>
        </w:pPrChange>
      </w:pPr>
      <w:ins w:id="8871" w:author="Windows User" w:date="2017-10-14T03:32:00Z">
        <w:r w:rsidRPr="0045421A">
          <w:rPr>
            <w:rtl/>
          </w:rPr>
          <w:t>بهبود حل کننده ها</w:t>
        </w:r>
        <w:r w:rsidRPr="0045421A">
          <w:rPr>
            <w:rFonts w:hint="cs"/>
            <w:rtl/>
          </w:rPr>
          <w:t>ی</w:t>
        </w:r>
        <w:r w:rsidRPr="0045421A">
          <w:rPr>
            <w:rtl/>
          </w:rPr>
          <w:t xml:space="preserve"> ق</w:t>
        </w:r>
        <w:r w:rsidRPr="0045421A">
          <w:rPr>
            <w:rFonts w:hint="cs"/>
            <w:rtl/>
          </w:rPr>
          <w:t>ی</w:t>
        </w:r>
        <w:r w:rsidRPr="0045421A">
          <w:rPr>
            <w:rFonts w:hint="eastAsia"/>
            <w:rtl/>
          </w:rPr>
          <w:t>د</w:t>
        </w:r>
        <w:r w:rsidRPr="0045421A">
          <w:rPr>
            <w:rtl/>
          </w:rPr>
          <w:t xml:space="preserve"> برا</w:t>
        </w:r>
        <w:r w:rsidRPr="0045421A">
          <w:rPr>
            <w:rFonts w:hint="cs"/>
            <w:rtl/>
          </w:rPr>
          <w:t>ی</w:t>
        </w:r>
        <w:r w:rsidRPr="0045421A">
          <w:rPr>
            <w:rtl/>
          </w:rPr>
          <w:t xml:space="preserve"> ارتقا</w:t>
        </w:r>
        <w:r w:rsidRPr="0045421A">
          <w:rPr>
            <w:rFonts w:hint="cs"/>
            <w:rtl/>
          </w:rPr>
          <w:t>ی</w:t>
        </w:r>
        <w:r w:rsidRPr="0045421A">
          <w:rPr>
            <w:rtl/>
          </w:rPr>
          <w:t xml:space="preserve"> توان تحل</w:t>
        </w:r>
        <w:r w:rsidRPr="0045421A">
          <w:rPr>
            <w:rFonts w:hint="cs"/>
            <w:rtl/>
          </w:rPr>
          <w:t>ی</w:t>
        </w:r>
        <w:r w:rsidRPr="0045421A">
          <w:rPr>
            <w:rFonts w:hint="eastAsia"/>
            <w:rtl/>
          </w:rPr>
          <w:t>ل</w:t>
        </w:r>
        <w:r w:rsidRPr="0045421A">
          <w:rPr>
            <w:rFonts w:hint="cs"/>
            <w:rtl/>
          </w:rPr>
          <w:t>ی</w:t>
        </w:r>
      </w:ins>
    </w:p>
    <w:p w14:paraId="02EB29C1" w14:textId="2714B766" w:rsidR="0045421A" w:rsidRDefault="0045421A">
      <w:pPr>
        <w:pStyle w:val="ListParagraph"/>
        <w:rPr>
          <w:ins w:id="8872" w:author="Windows User" w:date="2017-10-14T03:32:00Z"/>
          <w:rtl/>
        </w:rPr>
        <w:pPrChange w:id="8873" w:author="Windows User" w:date="2017-10-14T03:33:00Z">
          <w:pPr>
            <w:pStyle w:val="ListParagraph"/>
            <w:numPr>
              <w:numId w:val="78"/>
            </w:numPr>
            <w:ind w:hanging="360"/>
          </w:pPr>
        </w:pPrChange>
      </w:pPr>
      <w:ins w:id="8874" w:author="Windows User" w:date="2017-10-14T03:32:00Z">
        <w:r>
          <w:rPr>
            <w:rFonts w:hint="cs"/>
            <w:rtl/>
          </w:rPr>
          <w:t>(به عنوان مثال پشتیبانی کردن از محاسبات ممیز شناور)</w:t>
        </w:r>
      </w:ins>
    </w:p>
    <w:p w14:paraId="60CC9EA4" w14:textId="1F5FD37A" w:rsidR="0045421A" w:rsidRDefault="0045421A">
      <w:pPr>
        <w:pStyle w:val="ListParagraph"/>
        <w:numPr>
          <w:ilvl w:val="0"/>
          <w:numId w:val="104"/>
        </w:numPr>
        <w:rPr>
          <w:ins w:id="8875" w:author="Windows User" w:date="2017-10-14T03:33:00Z"/>
        </w:rPr>
        <w:pPrChange w:id="8876" w:author="Windows User" w:date="2017-10-14T03:33:00Z">
          <w:pPr>
            <w:pStyle w:val="ListParagraph"/>
            <w:numPr>
              <w:numId w:val="78"/>
            </w:numPr>
            <w:ind w:hanging="360"/>
          </w:pPr>
        </w:pPrChange>
      </w:pPr>
      <w:ins w:id="8877" w:author="Windows User" w:date="2017-10-14T03:32:00Z">
        <w:r w:rsidRPr="0045421A">
          <w:rPr>
            <w:rtl/>
          </w:rPr>
          <w:t>اجرا</w:t>
        </w:r>
        <w:r w:rsidRPr="0045421A">
          <w:rPr>
            <w:rFonts w:hint="cs"/>
            <w:rtl/>
          </w:rPr>
          <w:t>ی</w:t>
        </w:r>
        <w:r w:rsidRPr="0045421A">
          <w:rPr>
            <w:rtl/>
          </w:rPr>
          <w:t xml:space="preserve"> پو</w:t>
        </w:r>
        <w:r w:rsidRPr="0045421A">
          <w:rPr>
            <w:rFonts w:hint="cs"/>
            <w:rtl/>
          </w:rPr>
          <w:t>ی</w:t>
        </w:r>
        <w:r w:rsidRPr="0045421A">
          <w:rPr>
            <w:rFonts w:hint="eastAsia"/>
            <w:rtl/>
          </w:rPr>
          <w:t>انماد</w:t>
        </w:r>
        <w:r w:rsidRPr="0045421A">
          <w:rPr>
            <w:rFonts w:hint="cs"/>
            <w:rtl/>
          </w:rPr>
          <w:t>ی</w:t>
        </w:r>
        <w:r w:rsidRPr="0045421A">
          <w:rPr>
            <w:rFonts w:hint="eastAsia"/>
            <w:rtl/>
          </w:rPr>
          <w:t>ن</w:t>
        </w:r>
        <w:r w:rsidRPr="0045421A">
          <w:rPr>
            <w:rtl/>
          </w:rPr>
          <w:t xml:space="preserve"> برو</w:t>
        </w:r>
        <w:r w:rsidRPr="0045421A">
          <w:rPr>
            <w:rFonts w:hint="cs"/>
            <w:rtl/>
          </w:rPr>
          <w:t>ی</w:t>
        </w:r>
        <w:r w:rsidRPr="0045421A">
          <w:rPr>
            <w:rtl/>
          </w:rPr>
          <w:t xml:space="preserve"> پلتفرم اندرو</w:t>
        </w:r>
        <w:r w:rsidRPr="0045421A">
          <w:rPr>
            <w:rFonts w:hint="cs"/>
            <w:rtl/>
          </w:rPr>
          <w:t>ی</w:t>
        </w:r>
        <w:r w:rsidRPr="0045421A">
          <w:rPr>
            <w:rFonts w:hint="eastAsia"/>
            <w:rtl/>
          </w:rPr>
          <w:t>د</w:t>
        </w:r>
      </w:ins>
    </w:p>
    <w:p w14:paraId="25F00F17" w14:textId="12E7E841" w:rsidR="0045421A" w:rsidRDefault="0045421A">
      <w:pPr>
        <w:pStyle w:val="ListParagraph"/>
        <w:numPr>
          <w:ilvl w:val="0"/>
          <w:numId w:val="104"/>
        </w:numPr>
        <w:rPr>
          <w:ins w:id="8878" w:author="Windows User" w:date="2017-10-14T03:33:00Z"/>
          <w:rtl/>
        </w:rPr>
        <w:pPrChange w:id="8879" w:author="Windows User" w:date="2017-10-14T03:33:00Z">
          <w:pPr>
            <w:pStyle w:val="ListParagraph"/>
            <w:numPr>
              <w:numId w:val="78"/>
            </w:numPr>
            <w:ind w:hanging="360"/>
          </w:pPr>
        </w:pPrChange>
      </w:pPr>
      <w:ins w:id="8880" w:author="Windows User" w:date="2017-10-14T03:33:00Z">
        <w:r w:rsidRPr="0045421A">
          <w:rPr>
            <w:rtl/>
          </w:rPr>
          <w:t>اجرا</w:t>
        </w:r>
        <w:r w:rsidRPr="0045421A">
          <w:rPr>
            <w:rFonts w:hint="cs"/>
            <w:rtl/>
          </w:rPr>
          <w:t>ی</w:t>
        </w:r>
        <w:r w:rsidRPr="0045421A">
          <w:rPr>
            <w:rtl/>
          </w:rPr>
          <w:t xml:space="preserve"> پو</w:t>
        </w:r>
        <w:r w:rsidRPr="0045421A">
          <w:rPr>
            <w:rFonts w:hint="cs"/>
            <w:rtl/>
          </w:rPr>
          <w:t>ی</w:t>
        </w:r>
        <w:r w:rsidRPr="0045421A">
          <w:rPr>
            <w:rFonts w:hint="eastAsia"/>
            <w:rtl/>
          </w:rPr>
          <w:t>انماد</w:t>
        </w:r>
        <w:r w:rsidRPr="0045421A">
          <w:rPr>
            <w:rFonts w:hint="cs"/>
            <w:rtl/>
          </w:rPr>
          <w:t>ی</w:t>
        </w:r>
        <w:r w:rsidRPr="0045421A">
          <w:rPr>
            <w:rFonts w:hint="eastAsia"/>
            <w:rtl/>
          </w:rPr>
          <w:t>ن</w:t>
        </w:r>
        <w:r w:rsidRPr="0045421A">
          <w:rPr>
            <w:rtl/>
          </w:rPr>
          <w:t xml:space="preserve"> برا</w:t>
        </w:r>
        <w:r w:rsidRPr="0045421A">
          <w:rPr>
            <w:rFonts w:hint="cs"/>
            <w:rtl/>
          </w:rPr>
          <w:t>ی</w:t>
        </w:r>
        <w:r w:rsidRPr="0045421A">
          <w:rPr>
            <w:rtl/>
          </w:rPr>
          <w:t xml:space="preserve"> تشخ</w:t>
        </w:r>
        <w:r w:rsidRPr="0045421A">
          <w:rPr>
            <w:rFonts w:hint="cs"/>
            <w:rtl/>
          </w:rPr>
          <w:t>ی</w:t>
        </w:r>
        <w:r w:rsidRPr="0045421A">
          <w:rPr>
            <w:rFonts w:hint="eastAsia"/>
            <w:rtl/>
          </w:rPr>
          <w:t>ص</w:t>
        </w:r>
        <w:r w:rsidRPr="0045421A">
          <w:rPr>
            <w:rtl/>
          </w:rPr>
          <w:t xml:space="preserve"> دژافزار</w:t>
        </w:r>
      </w:ins>
    </w:p>
    <w:p w14:paraId="10585D8A" w14:textId="7BF29FF9" w:rsidR="0045421A" w:rsidDel="0045421A" w:rsidRDefault="0045421A">
      <w:pPr>
        <w:rPr>
          <w:ins w:id="8881" w:author="Mahmoud" w:date="2017-10-08T15:14:00Z"/>
          <w:del w:id="8882" w:author="Windows User" w:date="2017-10-14T03:33:00Z"/>
          <w:rtl/>
        </w:rPr>
        <w:pPrChange w:id="8883" w:author="Windows User" w:date="2017-10-14T03:33:00Z">
          <w:pPr>
            <w:pStyle w:val="ListParagraph"/>
            <w:numPr>
              <w:numId w:val="78"/>
            </w:numPr>
            <w:ind w:hanging="360"/>
          </w:pPr>
        </w:pPrChange>
      </w:pPr>
    </w:p>
    <w:p w14:paraId="19A5A9D7" w14:textId="0C8463B0" w:rsidR="00853FE4" w:rsidDel="009B3EC6" w:rsidRDefault="00853FE4" w:rsidP="00853FE4">
      <w:pPr>
        <w:pStyle w:val="ListParagraph"/>
        <w:numPr>
          <w:ilvl w:val="0"/>
          <w:numId w:val="78"/>
        </w:numPr>
        <w:rPr>
          <w:ins w:id="8884" w:author="Windows User" w:date="2017-09-23T01:56:00Z"/>
          <w:del w:id="8885" w:author="Mahmoud" w:date="2017-10-08T15:10:00Z"/>
        </w:rPr>
      </w:pPr>
      <w:ins w:id="8886" w:author="Windows User" w:date="2017-09-23T01:56:00Z">
        <w:del w:id="8887" w:author="Mahmoud" w:date="2017-10-08T15:10:00Z">
          <w:r w:rsidDel="009B3EC6">
            <w:rPr>
              <w:rFonts w:hint="cs"/>
              <w:rtl/>
            </w:rPr>
            <w:delText>اجرای نمادین روی توابع خارجی یا پیچیده ریاضی</w:delText>
          </w:r>
        </w:del>
      </w:ins>
    </w:p>
    <w:p w14:paraId="03716783" w14:textId="52335240" w:rsidR="00853FE4" w:rsidDel="009B3EC6" w:rsidRDefault="00853FE4" w:rsidP="00853FE4">
      <w:pPr>
        <w:pStyle w:val="ListParagraph"/>
        <w:numPr>
          <w:ilvl w:val="0"/>
          <w:numId w:val="78"/>
        </w:numPr>
        <w:rPr>
          <w:ins w:id="8888" w:author="Windows User" w:date="2017-09-23T01:56:00Z"/>
          <w:del w:id="8889" w:author="Mahmoud" w:date="2017-10-08T15:10:00Z"/>
        </w:rPr>
      </w:pPr>
      <w:ins w:id="8890" w:author="Windows User" w:date="2017-09-23T01:56:00Z">
        <w:del w:id="8891" w:author="Mahmoud" w:date="2017-10-08T15:10:00Z">
          <w:r w:rsidDel="009B3EC6">
            <w:rPr>
              <w:rFonts w:hint="cs"/>
              <w:rtl/>
            </w:rPr>
            <w:delText>ارائه مدل حافظه کارا به منظور پوشش تمامی مسیرهای برنامه در پلتفرم‌های مختلف</w:delText>
          </w:r>
        </w:del>
      </w:ins>
    </w:p>
    <w:p w14:paraId="309CCE3A" w14:textId="6342CDFB" w:rsidR="00853FE4" w:rsidDel="009B3EC6" w:rsidRDefault="00853FE4" w:rsidP="00853FE4">
      <w:pPr>
        <w:pStyle w:val="ListParagraph"/>
        <w:numPr>
          <w:ilvl w:val="0"/>
          <w:numId w:val="78"/>
        </w:numPr>
        <w:rPr>
          <w:ins w:id="8892" w:author="Windows User" w:date="2017-09-23T01:56:00Z"/>
          <w:del w:id="8893" w:author="Mahmoud" w:date="2017-10-08T15:10:00Z"/>
        </w:rPr>
      </w:pPr>
      <w:ins w:id="8894" w:author="Windows User" w:date="2017-09-23T01:56:00Z">
        <w:del w:id="8895" w:author="Mahmoud" w:date="2017-10-08T15:10:00Z">
          <w:r w:rsidDel="009B3EC6">
            <w:rPr>
              <w:rFonts w:hint="cs"/>
              <w:rtl/>
            </w:rPr>
            <w:delText>بهبود تحلیل‌کننده‌های قید برای ارتقای توان محاسباتی و تحلیلی آنها (مثلا محاسبات ممیز شناور)</w:delText>
          </w:r>
        </w:del>
      </w:ins>
    </w:p>
    <w:p w14:paraId="0AA06569" w14:textId="327092F5" w:rsidR="00853FE4" w:rsidDel="009B3EC6" w:rsidRDefault="00853FE4" w:rsidP="00853FE4">
      <w:pPr>
        <w:pStyle w:val="ListParagraph"/>
        <w:numPr>
          <w:ilvl w:val="0"/>
          <w:numId w:val="78"/>
        </w:numPr>
        <w:rPr>
          <w:ins w:id="8896" w:author="Windows User" w:date="2017-09-23T01:56:00Z"/>
          <w:del w:id="8897" w:author="Mahmoud" w:date="2017-10-08T15:10:00Z"/>
        </w:rPr>
      </w:pPr>
      <w:ins w:id="8898" w:author="Windows User" w:date="2017-09-23T01:56:00Z">
        <w:del w:id="8899" w:author="Mahmoud" w:date="2017-10-08T15:10:00Z">
          <w:r w:rsidDel="009B3EC6">
            <w:rPr>
              <w:rFonts w:hint="cs"/>
              <w:rtl/>
            </w:rPr>
            <w:delText>بهبود و گسترش تحلیل آلایش برای داده‌های دریافتی از شبکه (برای تحلیل پروتکل‌های تحت شبکه)</w:delText>
          </w:r>
        </w:del>
      </w:ins>
    </w:p>
    <w:p w14:paraId="465F148F" w14:textId="7686C383" w:rsidR="00853FE4" w:rsidDel="009B3EC6" w:rsidRDefault="00853FE4" w:rsidP="00853FE4">
      <w:pPr>
        <w:pStyle w:val="ListParagraph"/>
        <w:numPr>
          <w:ilvl w:val="0"/>
          <w:numId w:val="78"/>
        </w:numPr>
        <w:rPr>
          <w:ins w:id="8900" w:author="Windows User" w:date="2017-09-23T01:56:00Z"/>
          <w:del w:id="8901" w:author="Mahmoud" w:date="2017-10-08T15:10:00Z"/>
        </w:rPr>
      </w:pPr>
      <w:ins w:id="8902" w:author="Windows User" w:date="2017-09-23T01:56:00Z">
        <w:del w:id="8903" w:author="Mahmoud" w:date="2017-10-08T15:10:00Z">
          <w:r w:rsidDel="009B3EC6">
            <w:rPr>
              <w:rFonts w:hint="cs"/>
              <w:rtl/>
            </w:rPr>
            <w:delText xml:space="preserve">بهبود و گسترش تحلیل آلایش برای داده‌های دریافتی از رابط کاربری برنامه‌های مختلف در پلتفرم‌های گوناگون </w:delText>
          </w:r>
        </w:del>
      </w:ins>
    </w:p>
    <w:p w14:paraId="48A47A41" w14:textId="48A31640" w:rsidR="00853FE4" w:rsidDel="009B3EC6" w:rsidRDefault="00853FE4" w:rsidP="00F66DA0">
      <w:pPr>
        <w:pStyle w:val="ListParagraph"/>
        <w:numPr>
          <w:ilvl w:val="0"/>
          <w:numId w:val="78"/>
        </w:numPr>
        <w:rPr>
          <w:ins w:id="8904" w:author="Windows User" w:date="2017-09-23T01:56:00Z"/>
          <w:del w:id="8905" w:author="Mahmoud" w:date="2017-10-08T15:10:00Z"/>
        </w:rPr>
      </w:pPr>
      <w:ins w:id="8906" w:author="Windows User" w:date="2017-09-23T01:56:00Z">
        <w:del w:id="8907" w:author="Mahmoud" w:date="2017-10-08T15:10:00Z">
          <w:r w:rsidDel="009B3EC6">
            <w:rPr>
              <w:rFonts w:hint="cs"/>
              <w:rtl/>
            </w:rPr>
            <w:delText xml:space="preserve">اجرای </w:delText>
          </w:r>
        </w:del>
        <w:del w:id="8908" w:author="Mahmoud" w:date="2017-09-25T16:21:00Z">
          <w:r w:rsidDel="006B6C3F">
            <w:delText>Concolic</w:delText>
          </w:r>
        </w:del>
        <w:del w:id="8909" w:author="Mahmoud" w:date="2017-10-08T15:10:00Z">
          <w:r w:rsidDel="009B3EC6">
            <w:rPr>
              <w:rFonts w:hint="cs"/>
              <w:rtl/>
            </w:rPr>
            <w:delText xml:space="preserve"> روی پلتفرم </w:delText>
          </w:r>
        </w:del>
        <w:del w:id="8910" w:author="Mahmoud" w:date="2017-09-25T16:21:00Z">
          <w:r w:rsidDel="00FA52B0">
            <w:rPr>
              <w:rFonts w:hint="cs"/>
              <w:rtl/>
            </w:rPr>
            <w:delText>گوشی‌های هوشمند همراه</w:delText>
          </w:r>
        </w:del>
      </w:ins>
    </w:p>
    <w:p w14:paraId="68F2F451" w14:textId="4309BD0F" w:rsidR="00853FE4" w:rsidDel="009B3EC6" w:rsidRDefault="00853FE4" w:rsidP="006B6C3F">
      <w:pPr>
        <w:pStyle w:val="ListParagraph"/>
        <w:numPr>
          <w:ilvl w:val="0"/>
          <w:numId w:val="78"/>
        </w:numPr>
        <w:rPr>
          <w:ins w:id="8911" w:author="Windows User" w:date="2017-09-23T01:56:00Z"/>
          <w:del w:id="8912" w:author="Mahmoud" w:date="2017-10-08T15:10:00Z"/>
        </w:rPr>
      </w:pPr>
      <w:ins w:id="8913" w:author="Windows User" w:date="2017-09-23T01:56:00Z">
        <w:del w:id="8914" w:author="Mahmoud" w:date="2017-10-08T15:10:00Z">
          <w:r w:rsidDel="009B3EC6">
            <w:rPr>
              <w:rFonts w:hint="cs"/>
              <w:rtl/>
            </w:rPr>
            <w:delText xml:space="preserve">اجرای </w:delText>
          </w:r>
        </w:del>
        <w:del w:id="8915" w:author="Mahmoud" w:date="2017-09-25T16:21:00Z">
          <w:r w:rsidDel="006B6C3F">
            <w:delText>Concolic</w:delText>
          </w:r>
          <w:r w:rsidDel="006B6C3F">
            <w:rPr>
              <w:rFonts w:hint="cs"/>
              <w:rtl/>
            </w:rPr>
            <w:delText xml:space="preserve"> </w:delText>
          </w:r>
        </w:del>
        <w:del w:id="8916" w:author="Mahmoud" w:date="2017-10-08T15:10:00Z">
          <w:r w:rsidDel="009B3EC6">
            <w:rPr>
              <w:rFonts w:hint="cs"/>
              <w:rtl/>
            </w:rPr>
            <w:delText>روی پلتفرم‌های تحت سیستم عامل ویندوز</w:delText>
          </w:r>
        </w:del>
      </w:ins>
    </w:p>
    <w:p w14:paraId="0799F3DD" w14:textId="590B29B4" w:rsidR="00853FE4" w:rsidDel="009B3EC6" w:rsidRDefault="00853FE4" w:rsidP="00E03C69">
      <w:pPr>
        <w:pStyle w:val="ListParagraph"/>
        <w:numPr>
          <w:ilvl w:val="0"/>
          <w:numId w:val="78"/>
        </w:numPr>
        <w:rPr>
          <w:ins w:id="8917" w:author="Windows User" w:date="2017-09-23T01:57:00Z"/>
          <w:del w:id="8918" w:author="Mahmoud" w:date="2017-10-08T15:10:00Z"/>
        </w:rPr>
      </w:pPr>
      <w:ins w:id="8919" w:author="Windows User" w:date="2017-09-23T01:57:00Z">
        <w:del w:id="8920" w:author="Mahmoud" w:date="2017-10-08T15:10:00Z">
          <w:r w:rsidDel="009B3EC6">
            <w:rPr>
              <w:rFonts w:hint="cs"/>
              <w:rtl/>
            </w:rPr>
            <w:delText xml:space="preserve">استفاده از اجرای </w:delText>
          </w:r>
        </w:del>
        <w:del w:id="8921" w:author="Mahmoud" w:date="2017-10-07T22:16:00Z">
          <w:r w:rsidDel="007670D8">
            <w:delText>Concolic</w:delText>
          </w:r>
        </w:del>
        <w:del w:id="8922" w:author="Mahmoud" w:date="2017-10-08T15:10:00Z">
          <w:r w:rsidDel="009B3EC6">
            <w:rPr>
              <w:rFonts w:hint="cs"/>
              <w:rtl/>
            </w:rPr>
            <w:delText xml:space="preserve"> در تحلیل آسیب‌پذیری‌های مختلف مثل </w:delText>
          </w:r>
          <w:r w:rsidDel="009B3EC6">
            <w:delText>XSS</w:delText>
          </w:r>
          <w:r w:rsidDel="009B3EC6">
            <w:rPr>
              <w:rFonts w:hint="cs"/>
              <w:rtl/>
            </w:rPr>
            <w:delText>، قالب رشته، آسیب‌پذیری‌های منطقی یا زمانی</w:delText>
          </w:r>
          <w:r w:rsidRPr="00E2341D" w:rsidDel="009B3EC6">
            <w:rPr>
              <w:rStyle w:val="FootnoteReference"/>
              <w:rtl/>
            </w:rPr>
            <w:footnoteReference w:id="100"/>
          </w:r>
        </w:del>
      </w:ins>
    </w:p>
    <w:p w14:paraId="382D27BF" w14:textId="3DB63D08" w:rsidR="00853FE4" w:rsidRPr="000A45D0" w:rsidDel="009B3EC6" w:rsidRDefault="00853FE4" w:rsidP="00464003">
      <w:pPr>
        <w:pStyle w:val="ListParagraph"/>
        <w:numPr>
          <w:ilvl w:val="0"/>
          <w:numId w:val="78"/>
        </w:numPr>
        <w:ind w:hanging="450"/>
        <w:rPr>
          <w:ins w:id="8927" w:author="Windows User" w:date="2017-09-23T01:57:00Z"/>
          <w:del w:id="8928" w:author="Mahmoud" w:date="2017-10-08T15:10:00Z"/>
          <w:rtl/>
        </w:rPr>
      </w:pPr>
      <w:ins w:id="8929" w:author="Windows User" w:date="2017-09-23T01:57:00Z">
        <w:del w:id="8930" w:author="Mahmoud" w:date="2017-10-08T15:10:00Z">
          <w:r w:rsidDel="009B3EC6">
            <w:rPr>
              <w:rFonts w:hint="cs"/>
              <w:rtl/>
            </w:rPr>
            <w:delText xml:space="preserve">استفاده از اجرای </w:delText>
          </w:r>
        </w:del>
        <w:del w:id="8931" w:author="Mahmoud" w:date="2017-10-07T22:16:00Z">
          <w:r w:rsidDel="007670D8">
            <w:delText>Concolic</w:delText>
          </w:r>
        </w:del>
        <w:del w:id="8932" w:author="Mahmoud" w:date="2017-10-08T15:10:00Z">
          <w:r w:rsidDel="009B3EC6">
            <w:rPr>
              <w:rFonts w:hint="cs"/>
              <w:rtl/>
            </w:rPr>
            <w:delText xml:space="preserve"> در تحلیل آسیب‌پذیری‌های پلتفرم‌های گوناگون مثل آسیب‌پذیری تزریق در گوشی‌های هوشمند همراه</w:delText>
          </w:r>
        </w:del>
      </w:ins>
    </w:p>
    <w:p w14:paraId="375AA8A6" w14:textId="54B6F5B4" w:rsidR="00853FE4" w:rsidRPr="00C66133" w:rsidRDefault="00B533C4">
      <w:pPr>
        <w:pStyle w:val="Heading2"/>
        <w:rPr>
          <w:ins w:id="8933" w:author="Windows User" w:date="2017-09-23T01:57:00Z"/>
        </w:rPr>
        <w:pPrChange w:id="8934" w:author="Windows User" w:date="2017-09-30T20:10:00Z">
          <w:pPr>
            <w:pStyle w:val="Heading2"/>
            <w:numPr>
              <w:ilvl w:val="1"/>
            </w:numPr>
            <w:ind w:left="576" w:hanging="576"/>
          </w:pPr>
        </w:pPrChange>
      </w:pPr>
      <w:bookmarkStart w:id="8935" w:name="_Toc495715069"/>
      <w:ins w:id="8936" w:author="Mahmoud" w:date="2017-09-25T16:23:00Z">
        <w:r w:rsidRPr="00C66133">
          <w:rPr>
            <w:rtl/>
          </w:rPr>
          <w:t>7-4-</w:t>
        </w:r>
      </w:ins>
      <w:ins w:id="8937" w:author="Windows User" w:date="2017-09-23T01:57:00Z">
        <w:r w:rsidR="00853FE4" w:rsidRPr="00C66133">
          <w:rPr>
            <w:rFonts w:hint="eastAsia"/>
            <w:rtl/>
          </w:rPr>
          <w:t>پروژه</w:t>
        </w:r>
        <w:r w:rsidR="00853FE4" w:rsidRPr="00C66133">
          <w:rPr>
            <w:rtl/>
          </w:rPr>
          <w:t xml:space="preserve"> </w:t>
        </w:r>
        <w:r w:rsidR="00853FE4" w:rsidRPr="00C66133">
          <w:rPr>
            <w:rFonts w:hint="eastAsia"/>
            <w:rtl/>
          </w:rPr>
          <w:t>کارشناس</w:t>
        </w:r>
        <w:r w:rsidR="00853FE4" w:rsidRPr="00C66133">
          <w:rPr>
            <w:rFonts w:hint="cs"/>
            <w:rtl/>
          </w:rPr>
          <w:t>ی</w:t>
        </w:r>
        <w:r w:rsidR="00853FE4" w:rsidRPr="00C66133">
          <w:rPr>
            <w:rtl/>
          </w:rPr>
          <w:t xml:space="preserve"> </w:t>
        </w:r>
        <w:r w:rsidR="00853FE4" w:rsidRPr="00C66133">
          <w:rPr>
            <w:rFonts w:hint="eastAsia"/>
            <w:rtl/>
          </w:rPr>
          <w:t>ارشد</w:t>
        </w:r>
        <w:bookmarkEnd w:id="8935"/>
      </w:ins>
    </w:p>
    <w:p w14:paraId="2C04AF1D" w14:textId="77777777" w:rsidR="00853FE4" w:rsidRDefault="00853FE4">
      <w:pPr>
        <w:rPr>
          <w:ins w:id="8938" w:author="Windows User" w:date="2017-09-23T01:57:00Z"/>
          <w:rtl/>
        </w:rPr>
        <w:pPrChange w:id="8939" w:author="Windows User" w:date="2017-10-14T03:35:00Z">
          <w:pPr>
            <w:ind w:firstLine="432"/>
          </w:pPr>
        </w:pPrChange>
      </w:pPr>
      <w:ins w:id="8940" w:author="Windows User" w:date="2017-09-23T01:57:00Z">
        <w:r>
          <w:rPr>
            <w:rFonts w:hint="cs"/>
            <w:rtl/>
          </w:rPr>
          <w:t>در این قسمت پروژه کارشناسی ارشد و مراحل اجرای آن معرفی خواهد شد.</w:t>
        </w:r>
      </w:ins>
    </w:p>
    <w:p w14:paraId="4ABEB7F6" w14:textId="61780F27" w:rsidR="00853FE4" w:rsidRDefault="000C4C6A">
      <w:pPr>
        <w:pStyle w:val="Heading2"/>
        <w:rPr>
          <w:ins w:id="8941" w:author="Windows User" w:date="2017-09-23T01:57:00Z"/>
          <w:rtl/>
        </w:rPr>
        <w:pPrChange w:id="8942" w:author="Windows User" w:date="2017-09-30T20:10:00Z">
          <w:pPr>
            <w:pStyle w:val="Heading3"/>
            <w:numPr>
              <w:ilvl w:val="2"/>
            </w:numPr>
            <w:ind w:left="720" w:hanging="720"/>
          </w:pPr>
        </w:pPrChange>
      </w:pPr>
      <w:bookmarkStart w:id="8943" w:name="_Toc464205846"/>
      <w:bookmarkStart w:id="8944" w:name="_Toc495715070"/>
      <w:ins w:id="8945" w:author="Mahmoud" w:date="2017-09-25T16:26:00Z">
        <w:r>
          <w:rPr>
            <w:rFonts w:hint="cs"/>
            <w:rtl/>
          </w:rPr>
          <w:t>7-5-</w:t>
        </w:r>
      </w:ins>
      <w:ins w:id="8946" w:author="Windows User" w:date="2017-09-23T01:57:00Z">
        <w:r w:rsidR="00853FE4">
          <w:rPr>
            <w:rFonts w:hint="cs"/>
            <w:rtl/>
          </w:rPr>
          <w:t>عنوان پروژه</w:t>
        </w:r>
        <w:bookmarkEnd w:id="8943"/>
        <w:bookmarkEnd w:id="8944"/>
      </w:ins>
    </w:p>
    <w:p w14:paraId="0DD95212" w14:textId="77777777" w:rsidR="0045421A" w:rsidRDefault="00853FE4">
      <w:pPr>
        <w:rPr>
          <w:ins w:id="8947" w:author="Windows User" w:date="2017-10-14T03:36:00Z"/>
          <w:rtl/>
        </w:rPr>
        <w:pPrChange w:id="8948" w:author="Windows User" w:date="2017-10-14T03:36:00Z">
          <w:pPr>
            <w:pStyle w:val="Heading3"/>
            <w:numPr>
              <w:ilvl w:val="2"/>
            </w:numPr>
            <w:ind w:left="720" w:hanging="720"/>
          </w:pPr>
        </w:pPrChange>
      </w:pPr>
      <w:ins w:id="8949" w:author="Windows User" w:date="2017-09-23T01:57:00Z">
        <w:del w:id="8950" w:author="Mahmoud" w:date="2017-09-25T16:24:00Z">
          <w:r w:rsidDel="00E30343">
            <w:rPr>
              <w:rFonts w:hint="cs"/>
              <w:rtl/>
            </w:rPr>
            <w:delText xml:space="preserve">اجرای </w:delText>
          </w:r>
          <w:r w:rsidDel="00E30343">
            <w:delText>Concolic</w:delText>
          </w:r>
          <w:r w:rsidDel="00E30343">
            <w:rPr>
              <w:rFonts w:hint="cs"/>
              <w:rtl/>
            </w:rPr>
            <w:delText xml:space="preserve"> برای </w:delText>
          </w:r>
          <w:r w:rsidRPr="00995FF8" w:rsidDel="00E30343">
            <w:rPr>
              <w:rtl/>
            </w:rPr>
            <w:delText>تشخ</w:delText>
          </w:r>
          <w:r w:rsidRPr="00995FF8" w:rsidDel="00E30343">
            <w:rPr>
              <w:rFonts w:hint="cs"/>
              <w:rtl/>
            </w:rPr>
            <w:delText>ی</w:delText>
          </w:r>
          <w:r w:rsidRPr="00995FF8" w:rsidDel="00E30343">
            <w:rPr>
              <w:rFonts w:hint="eastAsia"/>
              <w:rtl/>
            </w:rPr>
            <w:delText>ص</w:delText>
          </w:r>
          <w:r w:rsidRPr="00995FF8" w:rsidDel="00E30343">
            <w:rPr>
              <w:rtl/>
            </w:rPr>
            <w:delText xml:space="preserve"> آس</w:delText>
          </w:r>
          <w:r w:rsidRPr="00995FF8" w:rsidDel="00E30343">
            <w:rPr>
              <w:rFonts w:hint="cs"/>
              <w:rtl/>
            </w:rPr>
            <w:delText>ی</w:delText>
          </w:r>
          <w:r w:rsidRPr="00995FF8" w:rsidDel="00E30343">
            <w:rPr>
              <w:rFonts w:hint="eastAsia"/>
              <w:rtl/>
            </w:rPr>
            <w:delText>ب‌پذ</w:delText>
          </w:r>
          <w:r w:rsidRPr="00995FF8" w:rsidDel="00E30343">
            <w:rPr>
              <w:rFonts w:hint="cs"/>
              <w:rtl/>
            </w:rPr>
            <w:delText>ی</w:delText>
          </w:r>
          <w:r w:rsidRPr="00995FF8" w:rsidDel="00E30343">
            <w:rPr>
              <w:rFonts w:hint="eastAsia"/>
              <w:rtl/>
            </w:rPr>
            <w:delText>ر</w:delText>
          </w:r>
          <w:r w:rsidRPr="00995FF8" w:rsidDel="00E30343">
            <w:rPr>
              <w:rFonts w:hint="cs"/>
              <w:rtl/>
            </w:rPr>
            <w:delText>ی</w:delText>
          </w:r>
          <w:r w:rsidRPr="00995FF8" w:rsidDel="00E30343">
            <w:rPr>
              <w:rtl/>
            </w:rPr>
            <w:delText xml:space="preserve"> تزر</w:delText>
          </w:r>
          <w:r w:rsidRPr="00995FF8" w:rsidDel="00E30343">
            <w:rPr>
              <w:rFonts w:hint="cs"/>
              <w:rtl/>
            </w:rPr>
            <w:delText>ی</w:delText>
          </w:r>
          <w:r w:rsidRPr="00995FF8" w:rsidDel="00E30343">
            <w:rPr>
              <w:rFonts w:hint="eastAsia"/>
              <w:rtl/>
            </w:rPr>
            <w:delText>ق</w:delText>
          </w:r>
          <w:r w:rsidRPr="00995FF8" w:rsidDel="00E30343">
            <w:rPr>
              <w:rtl/>
            </w:rPr>
            <w:delText xml:space="preserve"> به برنامه‌ها</w:delText>
          </w:r>
          <w:r w:rsidRPr="00995FF8" w:rsidDel="00E30343">
            <w:rPr>
              <w:rFonts w:hint="cs"/>
              <w:rtl/>
            </w:rPr>
            <w:delText>ی</w:delText>
          </w:r>
          <w:r w:rsidRPr="00995FF8" w:rsidDel="00E30343">
            <w:rPr>
              <w:rtl/>
            </w:rPr>
            <w:delText xml:space="preserve"> کاربرد</w:delText>
          </w:r>
          <w:r w:rsidRPr="00995FF8" w:rsidDel="00E30343">
            <w:rPr>
              <w:rFonts w:hint="cs"/>
              <w:rtl/>
            </w:rPr>
            <w:delText>یِ</w:delText>
          </w:r>
          <w:r w:rsidRPr="00995FF8" w:rsidDel="00E30343">
            <w:rPr>
              <w:rtl/>
            </w:rPr>
            <w:delText xml:space="preserve"> گوش</w:delText>
          </w:r>
          <w:r w:rsidRPr="00995FF8" w:rsidDel="00E30343">
            <w:rPr>
              <w:rFonts w:hint="cs"/>
              <w:rtl/>
            </w:rPr>
            <w:delText>ی‌</w:delText>
          </w:r>
          <w:r w:rsidRPr="00995FF8" w:rsidDel="00E30343">
            <w:rPr>
              <w:rFonts w:hint="eastAsia"/>
              <w:rtl/>
            </w:rPr>
            <w:delText>ها</w:delText>
          </w:r>
          <w:r w:rsidRPr="00995FF8" w:rsidDel="00E30343">
            <w:rPr>
              <w:rFonts w:hint="cs"/>
              <w:rtl/>
            </w:rPr>
            <w:delText>ی</w:delText>
          </w:r>
          <w:r w:rsidRPr="00995FF8" w:rsidDel="00E30343">
            <w:rPr>
              <w:rtl/>
            </w:rPr>
            <w:delText xml:space="preserve"> هوشمند</w:delText>
          </w:r>
        </w:del>
      </w:ins>
      <w:ins w:id="8951" w:author="Mahmoud" w:date="2017-09-25T16:24:00Z">
        <w:r w:rsidR="00E30343" w:rsidRPr="00E30343">
          <w:rPr>
            <w:rtl/>
          </w:rPr>
          <w:t>بهبود تشخيص بمب منطقي در دژافزارهاي  اندرويد با اجراي پويا نمادين</w:t>
        </w:r>
      </w:ins>
      <w:bookmarkStart w:id="8952" w:name="_Toc464205847"/>
      <w:bookmarkStart w:id="8953" w:name="_Toc495715071"/>
    </w:p>
    <w:p w14:paraId="64B95AD1" w14:textId="6F1D386B" w:rsidR="00853FE4" w:rsidDel="0045421A" w:rsidRDefault="00FA0CF6">
      <w:pPr>
        <w:pStyle w:val="Heading2"/>
        <w:rPr>
          <w:del w:id="8954" w:author="Windows User" w:date="2017-10-14T03:36:00Z"/>
          <w:sz w:val="24"/>
          <w:rtl/>
        </w:rPr>
        <w:pPrChange w:id="8955" w:author="Windows User" w:date="2017-10-14T03:36:00Z">
          <w:pPr>
            <w:keepNext/>
            <w:tabs>
              <w:tab w:val="right" w:pos="6094"/>
            </w:tabs>
          </w:pPr>
        </w:pPrChange>
      </w:pPr>
      <w:ins w:id="8956" w:author="Mahmoud" w:date="2017-09-25T18:23:00Z">
        <w:r>
          <w:rPr>
            <w:rFonts w:hint="cs"/>
            <w:rtl/>
          </w:rPr>
          <w:t>7-6-</w:t>
        </w:r>
      </w:ins>
      <w:ins w:id="8957" w:author="Windows User" w:date="2017-09-23T01:57:00Z">
        <w:r w:rsidR="00853FE4">
          <w:rPr>
            <w:rFonts w:hint="cs"/>
            <w:rtl/>
          </w:rPr>
          <w:t>توضیح اجمالی پروژه</w:t>
        </w:r>
      </w:ins>
      <w:bookmarkEnd w:id="8952"/>
      <w:bookmarkEnd w:id="8953"/>
    </w:p>
    <w:p w14:paraId="3B0E376F" w14:textId="77777777" w:rsidR="0045421A" w:rsidRDefault="0045421A">
      <w:pPr>
        <w:pStyle w:val="Heading2"/>
        <w:rPr>
          <w:ins w:id="8958" w:author="Windows User" w:date="2017-10-14T03:36:00Z"/>
        </w:rPr>
        <w:pPrChange w:id="8959" w:author="Windows User" w:date="2017-10-14T03:36:00Z">
          <w:pPr>
            <w:pStyle w:val="Heading3"/>
            <w:numPr>
              <w:ilvl w:val="2"/>
            </w:numPr>
            <w:ind w:left="720" w:hanging="720"/>
          </w:pPr>
        </w:pPrChange>
      </w:pPr>
    </w:p>
    <w:p w14:paraId="7D53CB07" w14:textId="77777777" w:rsidR="000C4C6A" w:rsidRPr="0041141A" w:rsidRDefault="000C4C6A">
      <w:pPr>
        <w:rPr>
          <w:ins w:id="8960" w:author="Mahmoud" w:date="2017-09-25T16:25:00Z"/>
          <w:sz w:val="24"/>
        </w:rPr>
        <w:pPrChange w:id="8961" w:author="Windows User" w:date="2017-10-14T03:36:00Z">
          <w:pPr>
            <w:keepNext/>
            <w:tabs>
              <w:tab w:val="right" w:pos="6094"/>
            </w:tabs>
          </w:pPr>
        </w:pPrChange>
      </w:pPr>
      <w:ins w:id="8962" w:author="Mahmoud" w:date="2017-09-25T16:25:00Z">
        <w:r w:rsidRPr="00A747DB">
          <w:rPr>
            <w:b/>
            <w:bCs/>
            <w:sz w:val="24"/>
            <w:rtl/>
          </w:rPr>
          <w:t>مقدمه</w:t>
        </w:r>
        <w:r w:rsidRPr="00F104C7">
          <w:rPr>
            <w:b/>
            <w:bCs/>
            <w:sz w:val="24"/>
            <w:rtl/>
          </w:rPr>
          <w:t>:</w:t>
        </w:r>
        <w:r w:rsidRPr="00F104C7">
          <w:rPr>
            <w:sz w:val="24"/>
            <w:rtl/>
          </w:rPr>
          <w:t xml:space="preserve"> اندرو</w:t>
        </w:r>
        <w:r w:rsidRPr="00F104C7">
          <w:rPr>
            <w:rFonts w:hint="cs"/>
            <w:sz w:val="24"/>
            <w:rtl/>
          </w:rPr>
          <w:t>ی</w:t>
        </w:r>
        <w:r w:rsidRPr="00F104C7">
          <w:rPr>
            <w:sz w:val="24"/>
            <w:rtl/>
          </w:rPr>
          <w:t>د محبوب</w:t>
        </w:r>
        <w:r w:rsidRPr="00F104C7">
          <w:rPr>
            <w:sz w:val="24"/>
          </w:rPr>
          <w:t>‌</w:t>
        </w:r>
        <w:r w:rsidRPr="00F104C7">
          <w:rPr>
            <w:sz w:val="24"/>
            <w:rtl/>
          </w:rPr>
          <w:t>تر</w:t>
        </w:r>
        <w:r w:rsidRPr="00F104C7">
          <w:rPr>
            <w:rFonts w:hint="cs"/>
            <w:sz w:val="24"/>
            <w:rtl/>
          </w:rPr>
          <w:t>ی</w:t>
        </w:r>
        <w:r w:rsidRPr="00F104C7">
          <w:rPr>
            <w:sz w:val="24"/>
            <w:rtl/>
          </w:rPr>
          <w:t>ن س</w:t>
        </w:r>
        <w:r w:rsidRPr="00F104C7">
          <w:rPr>
            <w:rFonts w:hint="cs"/>
            <w:sz w:val="24"/>
            <w:rtl/>
          </w:rPr>
          <w:t>ی</w:t>
        </w:r>
        <w:r w:rsidRPr="00F104C7">
          <w:rPr>
            <w:sz w:val="24"/>
            <w:rtl/>
          </w:rPr>
          <w:t>ستم</w:t>
        </w:r>
        <w:r w:rsidRPr="00F104C7">
          <w:rPr>
            <w:sz w:val="24"/>
          </w:rPr>
          <w:t>‌</w:t>
        </w:r>
        <w:r w:rsidRPr="00F104C7">
          <w:rPr>
            <w:sz w:val="24"/>
            <w:rtl/>
          </w:rPr>
          <w:t>عامل حال حاضر گوش</w:t>
        </w:r>
        <w:r w:rsidRPr="00F104C7">
          <w:rPr>
            <w:rFonts w:hint="cs"/>
            <w:sz w:val="24"/>
            <w:rtl/>
          </w:rPr>
          <w:t>ی</w:t>
        </w:r>
        <w:r w:rsidRPr="00F104C7">
          <w:rPr>
            <w:sz w:val="24"/>
          </w:rPr>
          <w:t>‌</w:t>
        </w:r>
        <w:r w:rsidRPr="00F104C7">
          <w:rPr>
            <w:sz w:val="24"/>
            <w:rtl/>
          </w:rPr>
          <w:t>ها</w:t>
        </w:r>
        <w:r w:rsidRPr="00F104C7">
          <w:rPr>
            <w:rFonts w:hint="cs"/>
            <w:sz w:val="24"/>
            <w:rtl/>
          </w:rPr>
          <w:t>ی</w:t>
        </w:r>
        <w:r w:rsidRPr="00F104C7">
          <w:rPr>
            <w:sz w:val="24"/>
            <w:rtl/>
          </w:rPr>
          <w:t xml:space="preserve"> هوشمند م</w:t>
        </w:r>
        <w:r w:rsidRPr="00F104C7">
          <w:rPr>
            <w:rFonts w:hint="cs"/>
            <w:sz w:val="24"/>
            <w:rtl/>
          </w:rPr>
          <w:t>ی</w:t>
        </w:r>
        <w:r w:rsidRPr="00F104C7">
          <w:rPr>
            <w:sz w:val="24"/>
          </w:rPr>
          <w:t>‌</w:t>
        </w:r>
        <w:r w:rsidRPr="00F104C7">
          <w:rPr>
            <w:sz w:val="24"/>
            <w:rtl/>
          </w:rPr>
          <w:t xml:space="preserve">باشد که هدف حملات مخرب و </w:t>
        </w:r>
        <w:r>
          <w:rPr>
            <w:sz w:val="24"/>
            <w:rtl/>
          </w:rPr>
          <w:t>دژ افزارها</w:t>
        </w:r>
        <w:r>
          <w:rPr>
            <w:rFonts w:hint="cs"/>
            <w:sz w:val="24"/>
            <w:rtl/>
          </w:rPr>
          <w:t>ی</w:t>
        </w:r>
        <w:r w:rsidRPr="00F104C7">
          <w:rPr>
            <w:sz w:val="24"/>
            <w:rtl/>
          </w:rPr>
          <w:t xml:space="preserve"> متنوع</w:t>
        </w:r>
        <w:r w:rsidRPr="00F104C7">
          <w:rPr>
            <w:rFonts w:hint="cs"/>
            <w:sz w:val="24"/>
            <w:rtl/>
          </w:rPr>
          <w:t>ی</w:t>
        </w:r>
        <w:r>
          <w:rPr>
            <w:sz w:val="24"/>
            <w:rtl/>
          </w:rPr>
          <w:t xml:space="preserve"> قرارگرفته است.</w:t>
        </w:r>
        <w:r>
          <w:rPr>
            <w:sz w:val="24"/>
          </w:rPr>
          <w:t xml:space="preserve"> </w:t>
        </w:r>
        <w:r w:rsidRPr="00F104C7">
          <w:rPr>
            <w:sz w:val="24"/>
            <w:rtl/>
          </w:rPr>
          <w:t>اگرچه روش</w:t>
        </w:r>
        <w:r w:rsidRPr="00F104C7">
          <w:rPr>
            <w:sz w:val="24"/>
          </w:rPr>
          <w:t>‌</w:t>
        </w:r>
        <w:r w:rsidRPr="00F104C7">
          <w:rPr>
            <w:sz w:val="24"/>
            <w:rtl/>
          </w:rPr>
          <w:t>ها</w:t>
        </w:r>
        <w:r w:rsidRPr="00F104C7">
          <w:rPr>
            <w:rFonts w:hint="cs"/>
            <w:sz w:val="24"/>
            <w:rtl/>
          </w:rPr>
          <w:t>ی</w:t>
        </w:r>
        <w:r w:rsidRPr="00F104C7">
          <w:rPr>
            <w:sz w:val="24"/>
            <w:rtl/>
          </w:rPr>
          <w:t xml:space="preserve"> تحل</w:t>
        </w:r>
        <w:r w:rsidRPr="00F104C7">
          <w:rPr>
            <w:rFonts w:hint="cs"/>
            <w:sz w:val="24"/>
            <w:rtl/>
          </w:rPr>
          <w:t>ی</w:t>
        </w:r>
        <w:r w:rsidRPr="00F104C7">
          <w:rPr>
            <w:sz w:val="24"/>
            <w:rtl/>
          </w:rPr>
          <w:t>ل ا</w:t>
        </w:r>
        <w:r w:rsidRPr="00F104C7">
          <w:rPr>
            <w:rFonts w:hint="cs"/>
            <w:sz w:val="24"/>
            <w:rtl/>
          </w:rPr>
          <w:t>ی</w:t>
        </w:r>
        <w:r w:rsidRPr="00F104C7">
          <w:rPr>
            <w:sz w:val="24"/>
            <w:rtl/>
          </w:rPr>
          <w:t>ستا و پویای موجود م</w:t>
        </w:r>
        <w:r w:rsidRPr="00F104C7">
          <w:rPr>
            <w:rFonts w:hint="cs"/>
            <w:sz w:val="24"/>
            <w:rtl/>
          </w:rPr>
          <w:t>ی</w:t>
        </w:r>
        <w:r w:rsidRPr="00F104C7">
          <w:rPr>
            <w:sz w:val="24"/>
          </w:rPr>
          <w:t>‌</w:t>
        </w:r>
        <w:r w:rsidRPr="00F104C7">
          <w:rPr>
            <w:sz w:val="24"/>
            <w:rtl/>
          </w:rPr>
          <w:t>توانند به</w:t>
        </w:r>
        <w:r w:rsidRPr="00F104C7">
          <w:rPr>
            <w:sz w:val="24"/>
          </w:rPr>
          <w:t>‌</w:t>
        </w:r>
        <w:r w:rsidRPr="00F104C7">
          <w:rPr>
            <w:sz w:val="24"/>
            <w:rtl/>
          </w:rPr>
          <w:t>طور مؤثر</w:t>
        </w:r>
        <w:r w:rsidRPr="00F104C7">
          <w:rPr>
            <w:rFonts w:hint="cs"/>
            <w:sz w:val="24"/>
            <w:rtl/>
          </w:rPr>
          <w:t>ی</w:t>
        </w:r>
        <w:r w:rsidRPr="00F104C7">
          <w:rPr>
            <w:sz w:val="24"/>
            <w:rtl/>
          </w:rPr>
          <w:t xml:space="preserve"> بس</w:t>
        </w:r>
        <w:r w:rsidRPr="00F104C7">
          <w:rPr>
            <w:rFonts w:hint="cs"/>
            <w:sz w:val="24"/>
            <w:rtl/>
          </w:rPr>
          <w:t>ی</w:t>
        </w:r>
        <w:r w:rsidRPr="00F104C7">
          <w:rPr>
            <w:sz w:val="24"/>
            <w:rtl/>
          </w:rPr>
          <w:t>ار</w:t>
        </w:r>
        <w:r w:rsidRPr="00F104C7">
          <w:rPr>
            <w:rFonts w:hint="cs"/>
            <w:sz w:val="24"/>
            <w:rtl/>
          </w:rPr>
          <w:t>ی</w:t>
        </w:r>
        <w:r w:rsidRPr="00F104C7">
          <w:rPr>
            <w:sz w:val="24"/>
            <w:rtl/>
          </w:rPr>
          <w:t xml:space="preserve"> از </w:t>
        </w:r>
        <w:r>
          <w:rPr>
            <w:sz w:val="24"/>
            <w:rtl/>
          </w:rPr>
          <w:t>دژ افزارها</w:t>
        </w:r>
        <w:r w:rsidRPr="00F104C7">
          <w:rPr>
            <w:sz w:val="24"/>
            <w:rtl/>
          </w:rPr>
          <w:t xml:space="preserve"> و ن</w:t>
        </w:r>
        <w:r>
          <w:rPr>
            <w:sz w:val="24"/>
            <w:rtl/>
          </w:rPr>
          <w:t>شت اطلاعات ناخواسته را کشف کنند</w:t>
        </w:r>
        <w:r>
          <w:rPr>
            <w:sz w:val="24"/>
          </w:rPr>
          <w:t xml:space="preserve"> </w:t>
        </w:r>
        <w:r>
          <w:rPr>
            <w:sz w:val="24"/>
            <w:rtl/>
          </w:rPr>
          <w:t xml:space="preserve">ولی </w:t>
        </w:r>
        <w:r w:rsidRPr="00F104C7">
          <w:rPr>
            <w:sz w:val="24"/>
            <w:rtl/>
          </w:rPr>
          <w:t>نوع خاص</w:t>
        </w:r>
        <w:r w:rsidRPr="00F104C7">
          <w:rPr>
            <w:rFonts w:hint="cs"/>
            <w:sz w:val="24"/>
            <w:rtl/>
          </w:rPr>
          <w:t>ی</w:t>
        </w:r>
        <w:r w:rsidRPr="00F104C7">
          <w:rPr>
            <w:sz w:val="24"/>
            <w:rtl/>
          </w:rPr>
          <w:t xml:space="preserve"> از دژ افزارها وجود دارند که </w:t>
        </w:r>
        <w:r w:rsidRPr="00F104C7">
          <w:rPr>
            <w:sz w:val="24"/>
            <w:rtl/>
          </w:rPr>
          <w:lastRenderedPageBreak/>
          <w:t>تشخ</w:t>
        </w:r>
        <w:r w:rsidRPr="00F104C7">
          <w:rPr>
            <w:rFonts w:hint="cs"/>
            <w:sz w:val="24"/>
            <w:rtl/>
          </w:rPr>
          <w:t>ی</w:t>
        </w:r>
        <w:r w:rsidRPr="00F104C7">
          <w:rPr>
            <w:sz w:val="24"/>
            <w:rtl/>
          </w:rPr>
          <w:t>ص آن</w:t>
        </w:r>
        <w:r w:rsidRPr="00F104C7">
          <w:rPr>
            <w:sz w:val="24"/>
          </w:rPr>
          <w:t>‌</w:t>
        </w:r>
        <w:r w:rsidRPr="00F104C7">
          <w:rPr>
            <w:sz w:val="24"/>
            <w:rtl/>
          </w:rPr>
          <w:t>ها با روش</w:t>
        </w:r>
        <w:r w:rsidRPr="00F104C7">
          <w:rPr>
            <w:sz w:val="24"/>
          </w:rPr>
          <w:t>‌</w:t>
        </w:r>
        <w:r w:rsidRPr="00F104C7">
          <w:rPr>
            <w:sz w:val="24"/>
            <w:rtl/>
          </w:rPr>
          <w:t>ها</w:t>
        </w:r>
        <w:r w:rsidRPr="00F104C7">
          <w:rPr>
            <w:rFonts w:hint="cs"/>
            <w:sz w:val="24"/>
            <w:rtl/>
          </w:rPr>
          <w:t>ی</w:t>
        </w:r>
        <w:r w:rsidRPr="00F104C7">
          <w:rPr>
            <w:sz w:val="24"/>
            <w:rtl/>
          </w:rPr>
          <w:t xml:space="preserve"> کنونی</w:t>
        </w:r>
        <w:r>
          <w:rPr>
            <w:sz w:val="24"/>
            <w:rtl/>
          </w:rPr>
          <w:t xml:space="preserve"> دارای چالش</w:t>
        </w:r>
        <w:r>
          <w:rPr>
            <w:sz w:val="24"/>
          </w:rPr>
          <w:t>‌</w:t>
        </w:r>
        <w:r>
          <w:rPr>
            <w:sz w:val="24"/>
            <w:rtl/>
          </w:rPr>
          <w:t>ها</w:t>
        </w:r>
        <w:r>
          <w:rPr>
            <w:rFonts w:hint="cs"/>
            <w:sz w:val="24"/>
            <w:rtl/>
          </w:rPr>
          <w:t>ی</w:t>
        </w:r>
        <w:r>
          <w:rPr>
            <w:sz w:val="24"/>
            <w:rtl/>
          </w:rPr>
          <w:t xml:space="preserve"> بسیاری است. از این دسته م</w:t>
        </w:r>
        <w:r>
          <w:rPr>
            <w:rFonts w:hint="cs"/>
            <w:sz w:val="24"/>
            <w:rtl/>
          </w:rPr>
          <w:t>ی</w:t>
        </w:r>
        <w:r>
          <w:rPr>
            <w:sz w:val="24"/>
          </w:rPr>
          <w:t>‌</w:t>
        </w:r>
        <w:r>
          <w:rPr>
            <w:sz w:val="24"/>
            <w:rtl/>
          </w:rPr>
          <w:t>توان به دژ افزارها</w:t>
        </w:r>
        <w:r>
          <w:rPr>
            <w:rFonts w:hint="cs"/>
            <w:sz w:val="24"/>
            <w:rtl/>
          </w:rPr>
          <w:t>یی</w:t>
        </w:r>
        <w:r>
          <w:rPr>
            <w:sz w:val="24"/>
            <w:rtl/>
          </w:rPr>
          <w:t xml:space="preserve"> اشاره کرد که صرفاً </w:t>
        </w:r>
        <w:r w:rsidRPr="00F104C7">
          <w:rPr>
            <w:sz w:val="24"/>
            <w:rtl/>
          </w:rPr>
          <w:t>تحت برآورده شدن شرا</w:t>
        </w:r>
        <w:r w:rsidRPr="00F104C7">
          <w:rPr>
            <w:rFonts w:hint="cs"/>
            <w:sz w:val="24"/>
            <w:rtl/>
          </w:rPr>
          <w:t>ی</w:t>
        </w:r>
        <w:r w:rsidRPr="00F104C7">
          <w:rPr>
            <w:sz w:val="24"/>
            <w:rtl/>
          </w:rPr>
          <w:t>ط خاص</w:t>
        </w:r>
        <w:r w:rsidRPr="00F104C7">
          <w:rPr>
            <w:rFonts w:hint="cs"/>
            <w:sz w:val="24"/>
            <w:rtl/>
          </w:rPr>
          <w:t>ی</w:t>
        </w:r>
        <w:r w:rsidRPr="00F104C7">
          <w:rPr>
            <w:sz w:val="24"/>
            <w:rtl/>
          </w:rPr>
          <w:t xml:space="preserve"> اعمال مخرب خود را اجرا م</w:t>
        </w:r>
        <w:r w:rsidRPr="00F104C7">
          <w:rPr>
            <w:rFonts w:hint="cs"/>
            <w:sz w:val="24"/>
            <w:rtl/>
          </w:rPr>
          <w:t>ی</w:t>
        </w:r>
        <w:r w:rsidRPr="00F104C7">
          <w:rPr>
            <w:sz w:val="24"/>
          </w:rPr>
          <w:t>‌</w:t>
        </w:r>
        <w:r w:rsidRPr="00F104C7">
          <w:rPr>
            <w:sz w:val="24"/>
            <w:rtl/>
          </w:rPr>
          <w:t>کنند به ا</w:t>
        </w:r>
        <w:r w:rsidRPr="00F104C7">
          <w:rPr>
            <w:rFonts w:hint="cs"/>
            <w:sz w:val="24"/>
            <w:rtl/>
          </w:rPr>
          <w:t>ی</w:t>
        </w:r>
        <w:r w:rsidRPr="00F104C7">
          <w:rPr>
            <w:sz w:val="24"/>
            <w:rtl/>
          </w:rPr>
          <w:t xml:space="preserve">ن دسته از </w:t>
        </w:r>
        <w:r>
          <w:rPr>
            <w:sz w:val="24"/>
            <w:rtl/>
          </w:rPr>
          <w:t xml:space="preserve">دژ افزارها </w:t>
        </w:r>
        <w:r w:rsidRPr="00F104C7">
          <w:rPr>
            <w:sz w:val="24"/>
            <w:rtl/>
          </w:rPr>
          <w:t xml:space="preserve"> بمب منطق</w:t>
        </w:r>
        <w:r>
          <w:rPr>
            <w:rFonts w:hint="cs"/>
            <w:sz w:val="24"/>
            <w:rtl/>
          </w:rPr>
          <w:t>ی</w:t>
        </w:r>
        <w:r>
          <w:rPr>
            <w:sz w:val="24"/>
            <w:rtl/>
          </w:rPr>
          <w:t xml:space="preserve"> گفته</w:t>
        </w:r>
        <w:r w:rsidRPr="00F104C7">
          <w:rPr>
            <w:sz w:val="24"/>
            <w:rtl/>
          </w:rPr>
          <w:t xml:space="preserve"> م</w:t>
        </w:r>
        <w:r w:rsidRPr="00F104C7">
          <w:rPr>
            <w:rFonts w:hint="cs"/>
            <w:sz w:val="24"/>
            <w:rtl/>
          </w:rPr>
          <w:t>ی</w:t>
        </w:r>
        <w:r w:rsidRPr="00F104C7">
          <w:rPr>
            <w:sz w:val="24"/>
          </w:rPr>
          <w:t>‌</w:t>
        </w:r>
        <w:r w:rsidRPr="00F104C7">
          <w:rPr>
            <w:sz w:val="24"/>
            <w:rtl/>
          </w:rPr>
          <w:t>شود. از مکان</w:t>
        </w:r>
        <w:r w:rsidRPr="00F104C7">
          <w:rPr>
            <w:rFonts w:hint="cs"/>
            <w:sz w:val="24"/>
            <w:rtl/>
          </w:rPr>
          <w:t>ی</w:t>
        </w:r>
        <w:r w:rsidRPr="00F104C7">
          <w:rPr>
            <w:sz w:val="24"/>
            <w:rtl/>
          </w:rPr>
          <w:t>زم بمب منطق</w:t>
        </w:r>
        <w:r w:rsidRPr="00F104C7">
          <w:rPr>
            <w:rFonts w:hint="cs"/>
            <w:sz w:val="24"/>
            <w:rtl/>
          </w:rPr>
          <w:t>ی</w:t>
        </w:r>
        <w:r w:rsidRPr="00F104C7">
          <w:rPr>
            <w:sz w:val="24"/>
            <w:rtl/>
          </w:rPr>
          <w:t xml:space="preserve"> در بس</w:t>
        </w:r>
        <w:r w:rsidRPr="00F104C7">
          <w:rPr>
            <w:rFonts w:hint="cs"/>
            <w:sz w:val="24"/>
            <w:rtl/>
          </w:rPr>
          <w:t>ی</w:t>
        </w:r>
        <w:r w:rsidRPr="00F104C7">
          <w:rPr>
            <w:sz w:val="24"/>
            <w:rtl/>
          </w:rPr>
          <w:t>ار</w:t>
        </w:r>
        <w:r w:rsidRPr="00F104C7">
          <w:rPr>
            <w:rFonts w:hint="cs"/>
            <w:sz w:val="24"/>
            <w:rtl/>
          </w:rPr>
          <w:t>ی</w:t>
        </w:r>
        <w:r w:rsidRPr="00F104C7">
          <w:rPr>
            <w:sz w:val="24"/>
            <w:rtl/>
          </w:rPr>
          <w:t xml:space="preserve"> از حملات باهدف مشخص</w:t>
        </w:r>
        <w:r w:rsidRPr="00E2341D">
          <w:rPr>
            <w:rStyle w:val="FootnoteReference"/>
            <w:rtl/>
            <w:rPrChange w:id="8963" w:author="ehsan edalat" w:date="2018-01-05T21:49:00Z">
              <w:rPr>
                <w:rStyle w:val="FootnoteReference"/>
                <w:sz w:val="24"/>
                <w:rtl/>
              </w:rPr>
            </w:rPrChange>
          </w:rPr>
          <w:footnoteReference w:id="101"/>
        </w:r>
        <w:r w:rsidRPr="00F104C7">
          <w:rPr>
            <w:sz w:val="24"/>
            <w:rtl/>
          </w:rPr>
          <w:t xml:space="preserve">و </w:t>
        </w:r>
        <w:r w:rsidRPr="00F104C7">
          <w:rPr>
            <w:rFonts w:hint="cs"/>
            <w:sz w:val="24"/>
            <w:rtl/>
          </w:rPr>
          <w:t>ی</w:t>
        </w:r>
        <w:r w:rsidRPr="00F104C7">
          <w:rPr>
            <w:sz w:val="24"/>
            <w:rtl/>
          </w:rPr>
          <w:t xml:space="preserve">ا </w:t>
        </w:r>
        <w:r>
          <w:rPr>
            <w:sz w:val="24"/>
            <w:rtl/>
          </w:rPr>
          <w:t>تهدیدات پیشرفته مداوم</w:t>
        </w:r>
        <w:r w:rsidRPr="00E2341D">
          <w:rPr>
            <w:rStyle w:val="FootnoteReference"/>
            <w:rtl/>
            <w:rPrChange w:id="8966" w:author="ehsan edalat" w:date="2018-01-05T21:49:00Z">
              <w:rPr>
                <w:rStyle w:val="FootnoteReference"/>
                <w:sz w:val="24"/>
                <w:rtl/>
              </w:rPr>
            </w:rPrChange>
          </w:rPr>
          <w:footnoteReference w:id="102"/>
        </w:r>
        <w:r w:rsidRPr="00F104C7">
          <w:rPr>
            <w:sz w:val="24"/>
            <w:rtl/>
          </w:rPr>
          <w:t xml:space="preserve"> استفاده م</w:t>
        </w:r>
        <w:r w:rsidRPr="00F104C7">
          <w:rPr>
            <w:rFonts w:hint="cs"/>
            <w:sz w:val="24"/>
            <w:rtl/>
          </w:rPr>
          <w:t>ی</w:t>
        </w:r>
        <w:r w:rsidRPr="00F104C7">
          <w:rPr>
            <w:sz w:val="24"/>
          </w:rPr>
          <w:t>‌</w:t>
        </w:r>
        <w:r w:rsidRPr="00F104C7">
          <w:rPr>
            <w:sz w:val="24"/>
            <w:rtl/>
          </w:rPr>
          <w:t>شود. ازآنجاکه ا</w:t>
        </w:r>
        <w:r w:rsidRPr="00F104C7">
          <w:rPr>
            <w:rFonts w:hint="cs"/>
            <w:sz w:val="24"/>
            <w:rtl/>
          </w:rPr>
          <w:t>ی</w:t>
        </w:r>
        <w:r w:rsidRPr="00F104C7">
          <w:rPr>
            <w:sz w:val="24"/>
            <w:rtl/>
          </w:rPr>
          <w:t>ن</w:t>
        </w:r>
        <w:r w:rsidRPr="00F104C7">
          <w:rPr>
            <w:sz w:val="24"/>
          </w:rPr>
          <w:t>‌</w:t>
        </w:r>
        <w:r w:rsidRPr="00F104C7">
          <w:rPr>
            <w:sz w:val="24"/>
            <w:rtl/>
          </w:rPr>
          <w:t>گونه دژ افزارها صرفاً تحت شرا</w:t>
        </w:r>
        <w:r w:rsidRPr="00F104C7">
          <w:rPr>
            <w:rFonts w:hint="cs"/>
            <w:sz w:val="24"/>
            <w:rtl/>
          </w:rPr>
          <w:t>ی</w:t>
        </w:r>
        <w:r w:rsidRPr="00F104C7">
          <w:rPr>
            <w:sz w:val="24"/>
            <w:rtl/>
          </w:rPr>
          <w:t>ط بس</w:t>
        </w:r>
        <w:r w:rsidRPr="00F104C7">
          <w:rPr>
            <w:rFonts w:hint="cs"/>
            <w:sz w:val="24"/>
            <w:rtl/>
          </w:rPr>
          <w:t>ی</w:t>
        </w:r>
        <w:r w:rsidRPr="00F104C7">
          <w:rPr>
            <w:sz w:val="24"/>
            <w:rtl/>
          </w:rPr>
          <w:t>ار خاص و در زمان رس</w:t>
        </w:r>
        <w:r w:rsidRPr="00F104C7">
          <w:rPr>
            <w:rFonts w:hint="cs"/>
            <w:sz w:val="24"/>
            <w:rtl/>
          </w:rPr>
          <w:t>ی</w:t>
        </w:r>
        <w:r w:rsidRPr="00F104C7">
          <w:rPr>
            <w:sz w:val="24"/>
            <w:rtl/>
          </w:rPr>
          <w:t>دن به قربان</w:t>
        </w:r>
        <w:r w:rsidRPr="00F104C7">
          <w:rPr>
            <w:rFonts w:hint="cs"/>
            <w:sz w:val="24"/>
            <w:rtl/>
          </w:rPr>
          <w:t>ی</w:t>
        </w:r>
        <w:r w:rsidRPr="00F104C7">
          <w:rPr>
            <w:sz w:val="24"/>
            <w:rtl/>
          </w:rPr>
          <w:t xml:space="preserve"> موردنظر رفتار مخرب خود را به نما</w:t>
        </w:r>
        <w:r w:rsidRPr="00F104C7">
          <w:rPr>
            <w:rFonts w:hint="cs"/>
            <w:sz w:val="24"/>
            <w:rtl/>
          </w:rPr>
          <w:t>ی</w:t>
        </w:r>
        <w:r w:rsidRPr="00F104C7">
          <w:rPr>
            <w:sz w:val="24"/>
            <w:rtl/>
          </w:rPr>
          <w:t>ش م</w:t>
        </w:r>
        <w:r w:rsidRPr="00F104C7">
          <w:rPr>
            <w:rFonts w:hint="cs"/>
            <w:sz w:val="24"/>
            <w:rtl/>
          </w:rPr>
          <w:t>ی</w:t>
        </w:r>
        <w:r w:rsidRPr="00F104C7">
          <w:rPr>
            <w:sz w:val="24"/>
          </w:rPr>
          <w:t>‌</w:t>
        </w:r>
        <w:r w:rsidRPr="00F104C7">
          <w:rPr>
            <w:sz w:val="24"/>
            <w:rtl/>
          </w:rPr>
          <w:t>گذارند، روش</w:t>
        </w:r>
        <w:r w:rsidRPr="00F104C7">
          <w:rPr>
            <w:sz w:val="24"/>
          </w:rPr>
          <w:t>‌</w:t>
        </w:r>
        <w:r w:rsidRPr="00F104C7">
          <w:rPr>
            <w:sz w:val="24"/>
            <w:rtl/>
          </w:rPr>
          <w:t>ها</w:t>
        </w:r>
        <w:r w:rsidRPr="00F104C7">
          <w:rPr>
            <w:rFonts w:hint="cs"/>
            <w:sz w:val="24"/>
            <w:rtl/>
          </w:rPr>
          <w:t>ی</w:t>
        </w:r>
        <w:r w:rsidRPr="00F104C7">
          <w:rPr>
            <w:sz w:val="24"/>
            <w:rtl/>
          </w:rPr>
          <w:t xml:space="preserve"> موجود برا</w:t>
        </w:r>
        <w:r w:rsidRPr="00F104C7">
          <w:rPr>
            <w:rFonts w:hint="cs"/>
            <w:sz w:val="24"/>
            <w:rtl/>
          </w:rPr>
          <w:t>ی</w:t>
        </w:r>
        <w:r w:rsidRPr="00F104C7">
          <w:rPr>
            <w:sz w:val="24"/>
            <w:rtl/>
          </w:rPr>
          <w:t xml:space="preserve"> تشخ</w:t>
        </w:r>
        <w:r w:rsidRPr="00F104C7">
          <w:rPr>
            <w:rFonts w:hint="cs"/>
            <w:sz w:val="24"/>
            <w:rtl/>
          </w:rPr>
          <w:t>ی</w:t>
        </w:r>
        <w:r w:rsidRPr="00F104C7">
          <w:rPr>
            <w:sz w:val="24"/>
            <w:rtl/>
          </w:rPr>
          <w:t>ص آن</w:t>
        </w:r>
        <w:r w:rsidRPr="00F104C7">
          <w:rPr>
            <w:sz w:val="24"/>
          </w:rPr>
          <w:t>‌</w:t>
        </w:r>
        <w:r w:rsidRPr="00F104C7">
          <w:rPr>
            <w:sz w:val="24"/>
            <w:rtl/>
          </w:rPr>
          <w:t>ها با چالش</w:t>
        </w:r>
        <w:r w:rsidRPr="00F104C7">
          <w:rPr>
            <w:sz w:val="24"/>
          </w:rPr>
          <w:t>‌</w:t>
        </w:r>
        <w:r w:rsidRPr="00F104C7">
          <w:rPr>
            <w:sz w:val="24"/>
            <w:rtl/>
          </w:rPr>
          <w:t>ها</w:t>
        </w:r>
        <w:r w:rsidRPr="00F104C7">
          <w:rPr>
            <w:rFonts w:hint="cs"/>
            <w:sz w:val="24"/>
            <w:rtl/>
          </w:rPr>
          <w:t>ی</w:t>
        </w:r>
        <w:r w:rsidRPr="00F104C7">
          <w:rPr>
            <w:sz w:val="24"/>
            <w:rtl/>
          </w:rPr>
          <w:t xml:space="preserve"> جد</w:t>
        </w:r>
        <w:r w:rsidRPr="00F104C7">
          <w:rPr>
            <w:rFonts w:hint="cs"/>
            <w:sz w:val="24"/>
            <w:rtl/>
          </w:rPr>
          <w:t>ی</w:t>
        </w:r>
        <w:r w:rsidRPr="00F104C7">
          <w:rPr>
            <w:sz w:val="24"/>
            <w:rtl/>
          </w:rPr>
          <w:t xml:space="preserve"> مواجه است.</w:t>
        </w:r>
      </w:ins>
    </w:p>
    <w:p w14:paraId="12A0D471" w14:textId="32C2C9B5" w:rsidR="000C4C6A" w:rsidRDefault="000C4C6A" w:rsidP="00E2341D">
      <w:pPr>
        <w:keepNext/>
        <w:tabs>
          <w:tab w:val="right" w:pos="6094"/>
        </w:tabs>
        <w:rPr>
          <w:ins w:id="8969" w:author="Mahmoud" w:date="2017-09-25T16:25:00Z"/>
          <w:sz w:val="24"/>
          <w:rtl/>
        </w:rPr>
      </w:pPr>
      <w:ins w:id="8970" w:author="Mahmoud" w:date="2017-09-25T16:25:00Z">
        <w:r>
          <w:rPr>
            <w:b/>
            <w:bCs/>
            <w:sz w:val="24"/>
            <w:rtl/>
          </w:rPr>
          <w:t>مسئله</w:t>
        </w:r>
        <w:r w:rsidRPr="00A747DB">
          <w:rPr>
            <w:b/>
            <w:bCs/>
            <w:sz w:val="24"/>
            <w:rtl/>
          </w:rPr>
          <w:t xml:space="preserve"> موجود:</w:t>
        </w:r>
        <w:r w:rsidRPr="00F104C7">
          <w:rPr>
            <w:sz w:val="24"/>
            <w:rtl/>
          </w:rPr>
          <w:t xml:space="preserve"> در سال</w:t>
        </w:r>
        <w:r w:rsidRPr="00F104C7">
          <w:rPr>
            <w:sz w:val="24"/>
            <w:rtl/>
          </w:rPr>
          <w:softHyphen/>
          <w:t xml:space="preserve">های اخیر دو رویکرد ایستا و پویا برای تشخیص </w:t>
        </w:r>
        <w:r>
          <w:rPr>
            <w:sz w:val="24"/>
            <w:rtl/>
          </w:rPr>
          <w:t>دژ افزارها</w:t>
        </w:r>
        <w:r>
          <w:rPr>
            <w:rFonts w:hint="cs"/>
            <w:sz w:val="24"/>
            <w:rtl/>
          </w:rPr>
          <w:t>ی</w:t>
        </w:r>
        <w:r w:rsidRPr="00F104C7">
          <w:rPr>
            <w:sz w:val="24"/>
            <w:rtl/>
          </w:rPr>
          <w:t xml:space="preserve"> اندروید </w:t>
        </w:r>
        <w:r>
          <w:rPr>
            <w:sz w:val="24"/>
            <w:rtl/>
          </w:rPr>
          <w:t>موردتوجه</w:t>
        </w:r>
        <w:r w:rsidRPr="00F104C7">
          <w:rPr>
            <w:sz w:val="24"/>
            <w:rtl/>
          </w:rPr>
          <w:t xml:space="preserve"> </w:t>
        </w:r>
        <w:r>
          <w:rPr>
            <w:sz w:val="24"/>
            <w:rtl/>
          </w:rPr>
          <w:t>قرارگرفته</w:t>
        </w:r>
        <w:r w:rsidRPr="00F104C7">
          <w:rPr>
            <w:sz w:val="24"/>
            <w:rtl/>
          </w:rPr>
          <w:t xml:space="preserve"> است.در این میان </w:t>
        </w:r>
        <w:r>
          <w:rPr>
            <w:sz w:val="24"/>
            <w:rtl/>
          </w:rPr>
          <w:t>ابزارها</w:t>
        </w:r>
        <w:r>
          <w:rPr>
            <w:rFonts w:hint="cs"/>
            <w:sz w:val="24"/>
            <w:rtl/>
          </w:rPr>
          <w:t>یی</w:t>
        </w:r>
        <w:r w:rsidRPr="00F104C7">
          <w:rPr>
            <w:sz w:val="24"/>
            <w:rtl/>
          </w:rPr>
          <w:t xml:space="preserve"> نظیر</w:t>
        </w:r>
        <w:r>
          <w:rPr>
            <w:sz w:val="24"/>
          </w:rPr>
          <w:t>Flowdroid ,</w:t>
        </w:r>
        <w:r w:rsidRPr="00F104C7">
          <w:rPr>
            <w:sz w:val="24"/>
          </w:rPr>
          <w:t>[</w:t>
        </w:r>
        <w:del w:id="8971" w:author="Windows User" w:date="2017-10-14T03:09:00Z">
          <w:r w:rsidRPr="00F104C7" w:rsidDel="00C15377">
            <w:rPr>
              <w:sz w:val="24"/>
            </w:rPr>
            <w:delText>2</w:delText>
          </w:r>
        </w:del>
      </w:ins>
      <w:ins w:id="8972" w:author="Windows User" w:date="2017-10-14T03:16:00Z">
        <w:r w:rsidR="0030747B">
          <w:rPr>
            <w:sz w:val="24"/>
          </w:rPr>
          <w:t>28</w:t>
        </w:r>
      </w:ins>
      <w:ins w:id="8973" w:author="Mahmoud" w:date="2017-09-25T16:25:00Z">
        <w:r w:rsidRPr="00F104C7">
          <w:rPr>
            <w:sz w:val="24"/>
          </w:rPr>
          <w:t>]</w:t>
        </w:r>
        <w:r>
          <w:rPr>
            <w:sz w:val="24"/>
          </w:rPr>
          <w:t xml:space="preserve">DroidAPIMiner </w:t>
        </w:r>
        <w:r w:rsidRPr="00F104C7">
          <w:rPr>
            <w:sz w:val="24"/>
          </w:rPr>
          <w:t>,[</w:t>
        </w:r>
        <w:del w:id="8974" w:author="Windows User" w:date="2017-10-14T03:09:00Z">
          <w:r w:rsidRPr="00F104C7" w:rsidDel="00C15377">
            <w:rPr>
              <w:sz w:val="24"/>
            </w:rPr>
            <w:delText>1</w:delText>
          </w:r>
        </w:del>
      </w:ins>
      <w:ins w:id="8975" w:author="Windows User" w:date="2017-10-14T03:16:00Z">
        <w:r w:rsidR="0030747B">
          <w:rPr>
            <w:sz w:val="24"/>
          </w:rPr>
          <w:t>13</w:t>
        </w:r>
      </w:ins>
      <w:ins w:id="8976" w:author="Mahmoud" w:date="2017-09-25T16:25:00Z">
        <w:r w:rsidRPr="00F104C7">
          <w:rPr>
            <w:sz w:val="24"/>
          </w:rPr>
          <w:t>]</w:t>
        </w:r>
        <w:r>
          <w:rPr>
            <w:sz w:val="24"/>
          </w:rPr>
          <w:t>Kirin</w:t>
        </w:r>
        <w:r w:rsidRPr="00F104C7">
          <w:rPr>
            <w:sz w:val="24"/>
          </w:rPr>
          <w:t xml:space="preserve"> </w:t>
        </w:r>
        <w:r w:rsidRPr="00F104C7">
          <w:rPr>
            <w:sz w:val="24"/>
            <w:rtl/>
          </w:rPr>
          <w:t xml:space="preserve"> </w:t>
        </w:r>
        <w:r w:rsidRPr="00F104C7">
          <w:rPr>
            <w:sz w:val="24"/>
          </w:rPr>
          <w:t>[</w:t>
        </w:r>
        <w:del w:id="8977" w:author="Windows User" w:date="2017-10-14T03:09:00Z">
          <w:r w:rsidRPr="00F104C7" w:rsidDel="00C15377">
            <w:rPr>
              <w:sz w:val="24"/>
            </w:rPr>
            <w:delText>3</w:delText>
          </w:r>
        </w:del>
      </w:ins>
      <w:ins w:id="8978" w:author="Windows User" w:date="2017-10-14T03:16:00Z">
        <w:r w:rsidR="0030747B">
          <w:rPr>
            <w:sz w:val="24"/>
          </w:rPr>
          <w:t>29</w:t>
        </w:r>
      </w:ins>
      <w:ins w:id="8979" w:author="Mahmoud" w:date="2017-09-25T16:25:00Z">
        <w:r w:rsidRPr="00F104C7">
          <w:rPr>
            <w:sz w:val="24"/>
          </w:rPr>
          <w:t>]</w:t>
        </w:r>
        <w:r w:rsidRPr="00F104C7">
          <w:rPr>
            <w:sz w:val="24"/>
            <w:rtl/>
          </w:rPr>
          <w:t xml:space="preserve"> </w:t>
        </w:r>
        <w:r>
          <w:rPr>
            <w:sz w:val="24"/>
            <w:rtl/>
          </w:rPr>
          <w:t>مطرح</w:t>
        </w:r>
        <w:r>
          <w:rPr>
            <w:sz w:val="24"/>
          </w:rPr>
          <w:t>‌</w:t>
        </w:r>
        <w:r>
          <w:rPr>
            <w:sz w:val="24"/>
            <w:rtl/>
          </w:rPr>
          <w:t>شده</w:t>
        </w:r>
        <w:r>
          <w:rPr>
            <w:sz w:val="24"/>
          </w:rPr>
          <w:t>‌</w:t>
        </w:r>
        <w:r>
          <w:rPr>
            <w:sz w:val="24"/>
            <w:rtl/>
          </w:rPr>
          <w:t>اند</w:t>
        </w:r>
        <w:r w:rsidRPr="00F104C7">
          <w:rPr>
            <w:sz w:val="24"/>
            <w:rtl/>
          </w:rPr>
          <w:t xml:space="preserve"> که دقت تشخیص</w:t>
        </w:r>
        <w:r>
          <w:rPr>
            <w:sz w:val="24"/>
          </w:rPr>
          <w:t xml:space="preserve"> </w:t>
        </w:r>
        <w:r w:rsidRPr="00F104C7">
          <w:rPr>
            <w:sz w:val="24"/>
            <w:rtl/>
          </w:rPr>
          <w:t>قابل</w:t>
        </w:r>
        <w:r>
          <w:rPr>
            <w:sz w:val="24"/>
          </w:rPr>
          <w:t xml:space="preserve"> </w:t>
        </w:r>
        <w:r w:rsidRPr="00F104C7">
          <w:rPr>
            <w:sz w:val="24"/>
            <w:rtl/>
          </w:rPr>
          <w:t xml:space="preserve">قبولی را برای </w:t>
        </w:r>
        <w:r>
          <w:rPr>
            <w:sz w:val="24"/>
            <w:rtl/>
          </w:rPr>
          <w:t>دژ افزارها</w:t>
        </w:r>
        <w:r>
          <w:rPr>
            <w:rFonts w:hint="cs"/>
            <w:sz w:val="24"/>
            <w:rtl/>
          </w:rPr>
          <w:t>ی</w:t>
        </w:r>
        <w:r w:rsidRPr="00F104C7">
          <w:rPr>
            <w:sz w:val="24"/>
            <w:rtl/>
          </w:rPr>
          <w:t xml:space="preserve"> سنتی</w:t>
        </w:r>
        <w:r w:rsidRPr="00E2341D">
          <w:rPr>
            <w:rStyle w:val="FootnoteReference"/>
            <w:rtl/>
            <w:rPrChange w:id="8980" w:author="ehsan edalat" w:date="2018-01-05T21:49:00Z">
              <w:rPr>
                <w:rStyle w:val="FootnoteReference"/>
                <w:sz w:val="24"/>
                <w:rtl/>
              </w:rPr>
            </w:rPrChange>
          </w:rPr>
          <w:footnoteReference w:id="103"/>
        </w:r>
        <w:r w:rsidRPr="00F104C7">
          <w:rPr>
            <w:sz w:val="24"/>
            <w:rtl/>
          </w:rPr>
          <w:t xml:space="preserve"> اندروید ارائه می</w:t>
        </w:r>
        <w:r w:rsidRPr="00F104C7">
          <w:rPr>
            <w:sz w:val="24"/>
            <w:rtl/>
          </w:rPr>
          <w:softHyphen/>
          <w:t>کنند اما این ابزارها در تشخیص</w:t>
        </w:r>
      </w:ins>
      <w:ins w:id="8983" w:author="Mahmoud" w:date="2017-09-25T17:55:00Z">
        <w:r w:rsidR="00375FF8">
          <w:rPr>
            <w:sz w:val="24"/>
          </w:rPr>
          <w:br/>
        </w:r>
      </w:ins>
      <w:ins w:id="8984" w:author="Mahmoud" w:date="2017-09-25T16:25:00Z">
        <w:r w:rsidRPr="00F104C7">
          <w:rPr>
            <w:sz w:val="24"/>
            <w:rtl/>
          </w:rPr>
          <w:t xml:space="preserve"> بمب منطقی ناکارآمد هستند.</w:t>
        </w:r>
        <w:r>
          <w:rPr>
            <w:sz w:val="24"/>
          </w:rPr>
          <w:t>[</w:t>
        </w:r>
        <w:del w:id="8985" w:author="Windows User" w:date="2017-10-14T03:08:00Z">
          <w:r w:rsidDel="00EB27CC">
            <w:rPr>
              <w:sz w:val="24"/>
            </w:rPr>
            <w:delText>4</w:delText>
          </w:r>
        </w:del>
      </w:ins>
      <w:ins w:id="8986" w:author="Windows User" w:date="2017-10-14T03:16:00Z">
        <w:r w:rsidR="0030747B">
          <w:rPr>
            <w:sz w:val="24"/>
          </w:rPr>
          <w:t>30</w:t>
        </w:r>
      </w:ins>
      <w:ins w:id="8987" w:author="Mahmoud" w:date="2017-09-25T16:25:00Z">
        <w:r>
          <w:rPr>
            <w:sz w:val="24"/>
          </w:rPr>
          <w:t>]</w:t>
        </w:r>
        <w:r>
          <w:rPr>
            <w:sz w:val="24"/>
            <w:rtl/>
          </w:rPr>
          <w:t xml:space="preserve"> </w:t>
        </w:r>
        <w:r w:rsidRPr="00F104C7">
          <w:rPr>
            <w:sz w:val="24"/>
            <w:rtl/>
          </w:rPr>
          <w:t>در سال2016 میلادی ابزار</w:t>
        </w:r>
        <w:r w:rsidRPr="00F104C7">
          <w:rPr>
            <w:sz w:val="24"/>
          </w:rPr>
          <w:t>TriggerScope</w:t>
        </w:r>
        <w:r w:rsidRPr="00F104C7">
          <w:rPr>
            <w:sz w:val="24"/>
            <w:rtl/>
          </w:rPr>
          <w:t xml:space="preserve"> </w:t>
        </w:r>
        <w:r w:rsidRPr="00F104C7">
          <w:rPr>
            <w:sz w:val="24"/>
          </w:rPr>
          <w:t xml:space="preserve"> [</w:t>
        </w:r>
        <w:del w:id="8988" w:author="Windows User" w:date="2017-10-14T03:08:00Z">
          <w:r w:rsidRPr="00F104C7" w:rsidDel="00EB27CC">
            <w:rPr>
              <w:sz w:val="24"/>
            </w:rPr>
            <w:delText>4</w:delText>
          </w:r>
        </w:del>
      </w:ins>
      <w:ins w:id="8989" w:author="Windows User" w:date="2017-10-14T03:16:00Z">
        <w:r w:rsidR="0030747B">
          <w:rPr>
            <w:sz w:val="24"/>
          </w:rPr>
          <w:t>30</w:t>
        </w:r>
      </w:ins>
      <w:ins w:id="8990" w:author="Mahmoud" w:date="2017-09-25T16:25:00Z">
        <w:r w:rsidRPr="00F104C7">
          <w:rPr>
            <w:sz w:val="24"/>
          </w:rPr>
          <w:t>]</w:t>
        </w:r>
        <w:r>
          <w:rPr>
            <w:sz w:val="24"/>
            <w:rtl/>
          </w:rPr>
          <w:t>به</w:t>
        </w:r>
        <w:r>
          <w:rPr>
            <w:sz w:val="24"/>
          </w:rPr>
          <w:t>‌</w:t>
        </w:r>
        <w:r>
          <w:rPr>
            <w:sz w:val="24"/>
            <w:rtl/>
          </w:rPr>
          <w:t>عنوان</w:t>
        </w:r>
        <w:r w:rsidRPr="00F104C7">
          <w:rPr>
            <w:sz w:val="24"/>
            <w:rtl/>
          </w:rPr>
          <w:t xml:space="preserve"> </w:t>
        </w:r>
        <w:r>
          <w:rPr>
            <w:rFonts w:hint="cs"/>
            <w:sz w:val="24"/>
            <w:rtl/>
          </w:rPr>
          <w:t>ی</w:t>
        </w:r>
        <w:r>
          <w:rPr>
            <w:sz w:val="24"/>
            <w:rtl/>
          </w:rPr>
          <w:t>ک</w:t>
        </w:r>
        <w:r>
          <w:rPr>
            <w:sz w:val="24"/>
          </w:rPr>
          <w:t>‌</w:t>
        </w:r>
        <w:r>
          <w:rPr>
            <w:sz w:val="24"/>
            <w:rtl/>
          </w:rPr>
          <w:t>قدم</w:t>
        </w:r>
        <w:r w:rsidRPr="00F104C7">
          <w:rPr>
            <w:sz w:val="24"/>
            <w:rtl/>
          </w:rPr>
          <w:t xml:space="preserve"> اولیه </w:t>
        </w:r>
        <w:r>
          <w:rPr>
            <w:sz w:val="24"/>
            <w:rtl/>
          </w:rPr>
          <w:t>در</w:t>
        </w:r>
      </w:ins>
      <w:ins w:id="8991" w:author="Mahmoud" w:date="2017-09-25T17:55:00Z">
        <w:r w:rsidR="00375FF8">
          <w:rPr>
            <w:sz w:val="24"/>
          </w:rPr>
          <w:br/>
        </w:r>
      </w:ins>
      <w:ins w:id="8992" w:author="Mahmoud" w:date="2017-09-25T16:25:00Z">
        <w:r>
          <w:rPr>
            <w:sz w:val="24"/>
            <w:rtl/>
          </w:rPr>
          <w:t>زم</w:t>
        </w:r>
        <w:r>
          <w:rPr>
            <w:rFonts w:hint="cs"/>
            <w:sz w:val="24"/>
            <w:rtl/>
          </w:rPr>
          <w:t>ی</w:t>
        </w:r>
        <w:r>
          <w:rPr>
            <w:sz w:val="24"/>
            <w:rtl/>
          </w:rPr>
          <w:t>نه</w:t>
        </w:r>
        <w:r>
          <w:rPr>
            <w:sz w:val="24"/>
          </w:rPr>
          <w:t>‌</w:t>
        </w:r>
        <w:r>
          <w:rPr>
            <w:rFonts w:hint="cs"/>
            <w:sz w:val="24"/>
            <w:rtl/>
          </w:rPr>
          <w:t>ی</w:t>
        </w:r>
        <w:r>
          <w:rPr>
            <w:sz w:val="24"/>
            <w:rtl/>
          </w:rPr>
          <w:t xml:space="preserve"> تشخ</w:t>
        </w:r>
        <w:r>
          <w:rPr>
            <w:rFonts w:hint="cs"/>
            <w:sz w:val="24"/>
            <w:rtl/>
          </w:rPr>
          <w:t>ی</w:t>
        </w:r>
        <w:r>
          <w:rPr>
            <w:sz w:val="24"/>
            <w:rtl/>
          </w:rPr>
          <w:t>ص</w:t>
        </w:r>
        <w:r w:rsidRPr="00F104C7">
          <w:rPr>
            <w:sz w:val="24"/>
            <w:rtl/>
          </w:rPr>
          <w:t xml:space="preserve"> بمب منطقی ارائه شد. اگرچه نوآوری و نگاه جدید در این ابزار باعث شده بود تا بسیاری از انواع بمب منطقی </w:t>
        </w:r>
        <w:r>
          <w:rPr>
            <w:sz w:val="24"/>
            <w:rtl/>
          </w:rPr>
          <w:t>قابل</w:t>
        </w:r>
        <w:r>
          <w:rPr>
            <w:sz w:val="24"/>
          </w:rPr>
          <w:t>‌</w:t>
        </w:r>
        <w:r>
          <w:rPr>
            <w:sz w:val="24"/>
            <w:rtl/>
          </w:rPr>
          <w:t>تشخ</w:t>
        </w:r>
        <w:r>
          <w:rPr>
            <w:rFonts w:hint="cs"/>
            <w:sz w:val="24"/>
            <w:rtl/>
          </w:rPr>
          <w:t>ی</w:t>
        </w:r>
        <w:r>
          <w:rPr>
            <w:sz w:val="24"/>
            <w:rtl/>
          </w:rPr>
          <w:t>ص</w:t>
        </w:r>
        <w:r w:rsidRPr="00F104C7">
          <w:rPr>
            <w:sz w:val="24"/>
            <w:rtl/>
          </w:rPr>
          <w:t xml:space="preserve"> باشند اما با توجه به رویکرد ایستا </w:t>
        </w:r>
        <w:r>
          <w:rPr>
            <w:sz w:val="24"/>
            <w:rtl/>
          </w:rPr>
          <w:t>به</w:t>
        </w:r>
        <w:r>
          <w:rPr>
            <w:sz w:val="24"/>
          </w:rPr>
          <w:t>‌</w:t>
        </w:r>
        <w:r>
          <w:rPr>
            <w:sz w:val="24"/>
            <w:rtl/>
          </w:rPr>
          <w:t>کاررفته</w:t>
        </w:r>
        <w:r w:rsidRPr="00F104C7">
          <w:rPr>
            <w:sz w:val="24"/>
            <w:rtl/>
          </w:rPr>
          <w:t xml:space="preserve"> در آن، این ابزار بسیاری از </w:t>
        </w:r>
        <w:r>
          <w:rPr>
            <w:sz w:val="24"/>
            <w:rtl/>
          </w:rPr>
          <w:t>محدود</w:t>
        </w:r>
        <w:r>
          <w:rPr>
            <w:rFonts w:hint="cs"/>
            <w:sz w:val="24"/>
            <w:rtl/>
          </w:rPr>
          <w:t>ی</w:t>
        </w:r>
        <w:r>
          <w:rPr>
            <w:sz w:val="24"/>
            <w:rtl/>
          </w:rPr>
          <w:t>ت</w:t>
        </w:r>
        <w:r>
          <w:rPr>
            <w:sz w:val="24"/>
          </w:rPr>
          <w:t>‌</w:t>
        </w:r>
        <w:r>
          <w:rPr>
            <w:sz w:val="24"/>
            <w:rtl/>
          </w:rPr>
          <w:t>ها</w:t>
        </w:r>
        <w:r>
          <w:rPr>
            <w:rFonts w:hint="cs"/>
            <w:sz w:val="24"/>
            <w:rtl/>
          </w:rPr>
          <w:t>ی</w:t>
        </w:r>
        <w:r w:rsidRPr="00F104C7">
          <w:rPr>
            <w:sz w:val="24"/>
            <w:rtl/>
          </w:rPr>
          <w:t xml:space="preserve"> رویکرد ایستا را به ارث برده است. </w:t>
        </w:r>
        <w:r>
          <w:rPr>
            <w:sz w:val="24"/>
            <w:rtl/>
          </w:rPr>
          <w:t>به</w:t>
        </w:r>
        <w:r>
          <w:rPr>
            <w:sz w:val="24"/>
          </w:rPr>
          <w:t>‌</w:t>
        </w:r>
        <w:r>
          <w:rPr>
            <w:sz w:val="24"/>
            <w:rtl/>
          </w:rPr>
          <w:t>عنوان</w:t>
        </w:r>
        <w:r>
          <w:rPr>
            <w:sz w:val="24"/>
          </w:rPr>
          <w:t>‌</w:t>
        </w:r>
        <w:r>
          <w:rPr>
            <w:sz w:val="24"/>
            <w:rtl/>
          </w:rPr>
          <w:t>مثال</w:t>
        </w:r>
        <w:r w:rsidRPr="00F104C7">
          <w:rPr>
            <w:sz w:val="24"/>
            <w:rtl/>
          </w:rPr>
          <w:t xml:space="preserve"> </w:t>
        </w:r>
        <w:r>
          <w:rPr>
            <w:sz w:val="24"/>
            <w:rtl/>
          </w:rPr>
          <w:t>در برابر</w:t>
        </w:r>
        <w:r w:rsidRPr="00F104C7">
          <w:rPr>
            <w:sz w:val="24"/>
            <w:rtl/>
          </w:rPr>
          <w:t xml:space="preserve"> </w:t>
        </w:r>
        <w:r>
          <w:rPr>
            <w:sz w:val="24"/>
            <w:rtl/>
          </w:rPr>
          <w:t>تکن</w:t>
        </w:r>
        <w:r>
          <w:rPr>
            <w:rFonts w:hint="cs"/>
            <w:sz w:val="24"/>
            <w:rtl/>
          </w:rPr>
          <w:t>ی</w:t>
        </w:r>
        <w:r>
          <w:rPr>
            <w:sz w:val="24"/>
            <w:rtl/>
          </w:rPr>
          <w:t>ک</w:t>
        </w:r>
        <w:r>
          <w:rPr>
            <w:sz w:val="24"/>
          </w:rPr>
          <w:t>‌</w:t>
        </w:r>
        <w:r>
          <w:rPr>
            <w:sz w:val="24"/>
            <w:rtl/>
          </w:rPr>
          <w:t>ها</w:t>
        </w:r>
        <w:r>
          <w:rPr>
            <w:rFonts w:hint="cs"/>
            <w:sz w:val="24"/>
            <w:rtl/>
          </w:rPr>
          <w:t>ی</w:t>
        </w:r>
        <w:r w:rsidRPr="00F104C7">
          <w:rPr>
            <w:sz w:val="24"/>
            <w:rtl/>
          </w:rPr>
          <w:t xml:space="preserve"> مختلف مبهم سازی</w:t>
        </w:r>
        <w:r w:rsidRPr="00E2341D">
          <w:rPr>
            <w:rStyle w:val="FootnoteReference"/>
            <w:rtl/>
            <w:rPrChange w:id="8993" w:author="ehsan edalat" w:date="2018-01-05T21:49:00Z">
              <w:rPr>
                <w:rStyle w:val="FootnoteReference"/>
                <w:sz w:val="24"/>
                <w:rtl/>
              </w:rPr>
            </w:rPrChange>
          </w:rPr>
          <w:footnoteReference w:id="104"/>
        </w:r>
        <w:r w:rsidRPr="00F104C7">
          <w:rPr>
            <w:sz w:val="24"/>
            <w:rtl/>
          </w:rPr>
          <w:t xml:space="preserve"> نظیر</w:t>
        </w:r>
        <w:r w:rsidRPr="00F104C7">
          <w:rPr>
            <w:sz w:val="24"/>
          </w:rPr>
          <w:t xml:space="preserve"> </w:t>
        </w:r>
        <w:r w:rsidRPr="00F104C7">
          <w:rPr>
            <w:sz w:val="24"/>
            <w:rtl/>
          </w:rPr>
          <w:t>بارگذاری پویای کد</w:t>
        </w:r>
        <w:r w:rsidRPr="00E2341D">
          <w:rPr>
            <w:rStyle w:val="FootnoteReference"/>
            <w:rtl/>
            <w:rPrChange w:id="8996" w:author="ehsan edalat" w:date="2018-01-05T21:49:00Z">
              <w:rPr>
                <w:rStyle w:val="FootnoteReference"/>
                <w:sz w:val="24"/>
                <w:rtl/>
              </w:rPr>
            </w:rPrChange>
          </w:rPr>
          <w:footnoteReference w:id="105"/>
        </w:r>
        <w:r w:rsidRPr="00F104C7">
          <w:rPr>
            <w:sz w:val="24"/>
            <w:rtl/>
          </w:rPr>
          <w:t xml:space="preserve">و </w:t>
        </w:r>
        <w:r>
          <w:rPr>
            <w:sz w:val="24"/>
            <w:rtl/>
          </w:rPr>
          <w:t>کد بوم</w:t>
        </w:r>
        <w:r>
          <w:rPr>
            <w:rFonts w:hint="cs"/>
            <w:sz w:val="24"/>
            <w:rtl/>
          </w:rPr>
          <w:t>ی</w:t>
        </w:r>
        <w:r w:rsidRPr="00E2341D">
          <w:rPr>
            <w:rStyle w:val="FootnoteReference"/>
            <w:rtl/>
            <w:rPrChange w:id="8999" w:author="ehsan edalat" w:date="2018-01-05T21:49:00Z">
              <w:rPr>
                <w:rStyle w:val="FootnoteReference"/>
                <w:sz w:val="24"/>
                <w:rtl/>
              </w:rPr>
            </w:rPrChange>
          </w:rPr>
          <w:footnoteReference w:id="106"/>
        </w:r>
        <w:r w:rsidRPr="00F104C7">
          <w:rPr>
            <w:sz w:val="24"/>
          </w:rPr>
          <w:t xml:space="preserve"> </w:t>
        </w:r>
        <w:r>
          <w:rPr>
            <w:sz w:val="24"/>
            <w:rtl/>
          </w:rPr>
          <w:t>کاملاً</w:t>
        </w:r>
        <w:r w:rsidRPr="00F104C7">
          <w:rPr>
            <w:sz w:val="24"/>
            <w:rtl/>
          </w:rPr>
          <w:t xml:space="preserve"> </w:t>
        </w:r>
        <w:r>
          <w:rPr>
            <w:sz w:val="24"/>
            <w:rtl/>
          </w:rPr>
          <w:t>آس</w:t>
        </w:r>
        <w:r>
          <w:rPr>
            <w:rFonts w:hint="cs"/>
            <w:sz w:val="24"/>
            <w:rtl/>
          </w:rPr>
          <w:t>ی</w:t>
        </w:r>
        <w:r>
          <w:rPr>
            <w:sz w:val="24"/>
            <w:rtl/>
          </w:rPr>
          <w:t>ب</w:t>
        </w:r>
        <w:r>
          <w:rPr>
            <w:sz w:val="24"/>
          </w:rPr>
          <w:t>‌</w:t>
        </w:r>
        <w:r>
          <w:rPr>
            <w:sz w:val="24"/>
            <w:rtl/>
          </w:rPr>
          <w:t>پذ</w:t>
        </w:r>
        <w:r>
          <w:rPr>
            <w:rFonts w:hint="cs"/>
            <w:sz w:val="24"/>
            <w:rtl/>
          </w:rPr>
          <w:t>ی</w:t>
        </w:r>
        <w:r>
          <w:rPr>
            <w:sz w:val="24"/>
            <w:rtl/>
          </w:rPr>
          <w:t>ر</w:t>
        </w:r>
        <w:r w:rsidRPr="00F104C7">
          <w:rPr>
            <w:sz w:val="24"/>
            <w:rtl/>
          </w:rPr>
          <w:t xml:space="preserve"> است.</w:t>
        </w:r>
      </w:ins>
      <w:ins w:id="9002" w:author="Mahmoud" w:date="2017-09-25T16:27:00Z">
        <w:r w:rsidR="003A3C63">
          <w:rPr>
            <w:rFonts w:hint="cs"/>
            <w:sz w:val="24"/>
            <w:rtl/>
          </w:rPr>
          <w:t xml:space="preserve"> </w:t>
        </w:r>
      </w:ins>
      <w:ins w:id="9003" w:author="Mahmoud" w:date="2017-09-25T16:25:00Z">
        <w:r>
          <w:rPr>
            <w:sz w:val="24"/>
            <w:rtl/>
          </w:rPr>
          <w:t>ازا</w:t>
        </w:r>
        <w:r>
          <w:rPr>
            <w:rFonts w:hint="cs"/>
            <w:sz w:val="24"/>
            <w:rtl/>
          </w:rPr>
          <w:t>ی</w:t>
        </w:r>
        <w:r>
          <w:rPr>
            <w:sz w:val="24"/>
            <w:rtl/>
          </w:rPr>
          <w:t>ن</w:t>
        </w:r>
        <w:r>
          <w:rPr>
            <w:sz w:val="24"/>
          </w:rPr>
          <w:t>‌</w:t>
        </w:r>
        <w:r>
          <w:rPr>
            <w:sz w:val="24"/>
            <w:rtl/>
          </w:rPr>
          <w:t xml:space="preserve">رو ابزار </w:t>
        </w:r>
        <w:r>
          <w:rPr>
            <w:sz w:val="24"/>
          </w:rPr>
          <w:t>TriggerScope</w:t>
        </w:r>
        <w:r>
          <w:rPr>
            <w:sz w:val="24"/>
            <w:rtl/>
          </w:rPr>
          <w:t xml:space="preserve"> در تشخ</w:t>
        </w:r>
        <w:r>
          <w:rPr>
            <w:rFonts w:hint="cs"/>
            <w:sz w:val="24"/>
            <w:rtl/>
          </w:rPr>
          <w:t>ی</w:t>
        </w:r>
        <w:r>
          <w:rPr>
            <w:sz w:val="24"/>
            <w:rtl/>
          </w:rPr>
          <w:t>ص بسیاری از انواع بمب منطقی کنونی که مبهم سازی شده و یا از تکن</w:t>
        </w:r>
        <w:r>
          <w:rPr>
            <w:rFonts w:hint="cs"/>
            <w:sz w:val="24"/>
            <w:rtl/>
          </w:rPr>
          <w:t>ی</w:t>
        </w:r>
        <w:r>
          <w:rPr>
            <w:sz w:val="24"/>
            <w:rtl/>
          </w:rPr>
          <w:t>ک</w:t>
        </w:r>
        <w:r>
          <w:rPr>
            <w:sz w:val="24"/>
          </w:rPr>
          <w:t>‌</w:t>
        </w:r>
        <w:r>
          <w:rPr>
            <w:sz w:val="24"/>
            <w:rtl/>
          </w:rPr>
          <w:t>ها</w:t>
        </w:r>
        <w:r>
          <w:rPr>
            <w:rFonts w:hint="cs"/>
            <w:sz w:val="24"/>
            <w:rtl/>
          </w:rPr>
          <w:t>ی</w:t>
        </w:r>
        <w:r>
          <w:rPr>
            <w:sz w:val="24"/>
            <w:rtl/>
          </w:rPr>
          <w:t xml:space="preserve"> ضد ا</w:t>
        </w:r>
        <w:r>
          <w:rPr>
            <w:rFonts w:hint="cs"/>
            <w:sz w:val="24"/>
            <w:rtl/>
          </w:rPr>
          <w:t>ی</w:t>
        </w:r>
        <w:r>
          <w:rPr>
            <w:sz w:val="24"/>
            <w:rtl/>
          </w:rPr>
          <w:t>ستا دیگری بهره م</w:t>
        </w:r>
        <w:r>
          <w:rPr>
            <w:rFonts w:hint="cs"/>
            <w:sz w:val="24"/>
            <w:rtl/>
          </w:rPr>
          <w:t>ی</w:t>
        </w:r>
        <w:r>
          <w:rPr>
            <w:sz w:val="24"/>
          </w:rPr>
          <w:t>‌</w:t>
        </w:r>
        <w:r>
          <w:rPr>
            <w:sz w:val="24"/>
            <w:rtl/>
          </w:rPr>
          <w:t>برند ناکارآمد است.</w:t>
        </w:r>
        <w:r w:rsidRPr="00F104C7">
          <w:rPr>
            <w:sz w:val="24"/>
            <w:rtl/>
          </w:rPr>
          <w:t xml:space="preserve">از سوی دیگر در ابزار </w:t>
        </w:r>
        <w:r w:rsidRPr="00F104C7">
          <w:rPr>
            <w:sz w:val="24"/>
          </w:rPr>
          <w:t xml:space="preserve">TriggerScope </w:t>
        </w:r>
        <w:r w:rsidRPr="00F104C7">
          <w:rPr>
            <w:sz w:val="24"/>
            <w:rtl/>
          </w:rPr>
          <w:t xml:space="preserve"> </w:t>
        </w:r>
        <w:r>
          <w:rPr>
            <w:sz w:val="24"/>
            <w:rtl/>
          </w:rPr>
          <w:t>صرفاً</w:t>
        </w:r>
        <w:r w:rsidRPr="00F104C7">
          <w:rPr>
            <w:sz w:val="24"/>
            <w:rtl/>
          </w:rPr>
          <w:t xml:space="preserve"> به تشخیص</w:t>
        </w:r>
        <w:r>
          <w:rPr>
            <w:sz w:val="24"/>
            <w:rtl/>
          </w:rPr>
          <w:t xml:space="preserve"> ماشه موذیانه</w:t>
        </w:r>
        <w:r w:rsidRPr="00E2341D">
          <w:rPr>
            <w:rStyle w:val="FootnoteReference"/>
            <w:rtl/>
            <w:rPrChange w:id="9004" w:author="ehsan edalat" w:date="2018-01-05T21:49:00Z">
              <w:rPr>
                <w:rStyle w:val="FootnoteReference"/>
                <w:sz w:val="24"/>
                <w:rtl/>
              </w:rPr>
            </w:rPrChange>
          </w:rPr>
          <w:footnoteReference w:id="107"/>
        </w:r>
        <w:r>
          <w:rPr>
            <w:sz w:val="24"/>
            <w:rtl/>
          </w:rPr>
          <w:t xml:space="preserve"> </w:t>
        </w:r>
        <w:r w:rsidRPr="00F104C7">
          <w:rPr>
            <w:sz w:val="24"/>
            <w:rtl/>
          </w:rPr>
          <w:t xml:space="preserve">موجود در کد بسنده </w:t>
        </w:r>
        <w:r>
          <w:rPr>
            <w:sz w:val="24"/>
            <w:rtl/>
          </w:rPr>
          <w:t>م</w:t>
        </w:r>
        <w:r>
          <w:rPr>
            <w:rFonts w:hint="cs"/>
            <w:sz w:val="24"/>
            <w:rtl/>
          </w:rPr>
          <w:t>ی</w:t>
        </w:r>
        <w:r>
          <w:rPr>
            <w:sz w:val="24"/>
          </w:rPr>
          <w:t>‌</w:t>
        </w:r>
        <w:r>
          <w:rPr>
            <w:sz w:val="24"/>
            <w:rtl/>
          </w:rPr>
          <w:t>شود و بررسی کد مخرب</w:t>
        </w:r>
        <w:r w:rsidRPr="00E2341D">
          <w:rPr>
            <w:rStyle w:val="FootnoteReference"/>
            <w:rtl/>
            <w:rPrChange w:id="9007" w:author="ehsan edalat" w:date="2018-01-05T21:49:00Z">
              <w:rPr>
                <w:rStyle w:val="FootnoteReference"/>
                <w:sz w:val="24"/>
                <w:rtl/>
              </w:rPr>
            </w:rPrChange>
          </w:rPr>
          <w:footnoteReference w:id="108"/>
        </w:r>
        <w:r>
          <w:rPr>
            <w:sz w:val="24"/>
            <w:rtl/>
          </w:rPr>
          <w:t xml:space="preserve"> موجود پس از آزاد شدن ماشه بر عهده</w:t>
        </w:r>
        <w:r>
          <w:rPr>
            <w:sz w:val="24"/>
          </w:rPr>
          <w:t>‌</w:t>
        </w:r>
        <w:r>
          <w:rPr>
            <w:rFonts w:hint="cs"/>
            <w:sz w:val="24"/>
            <w:rtl/>
          </w:rPr>
          <w:t>ی</w:t>
        </w:r>
        <w:r>
          <w:rPr>
            <w:sz w:val="24"/>
            <w:rtl/>
          </w:rPr>
          <w:t xml:space="preserve"> تحل</w:t>
        </w:r>
        <w:r>
          <w:rPr>
            <w:rFonts w:hint="cs"/>
            <w:sz w:val="24"/>
            <w:rtl/>
          </w:rPr>
          <w:t>ی</w:t>
        </w:r>
        <w:r>
          <w:rPr>
            <w:sz w:val="24"/>
            <w:rtl/>
          </w:rPr>
          <w:t>ل</w:t>
        </w:r>
        <w:r>
          <w:rPr>
            <w:sz w:val="24"/>
          </w:rPr>
          <w:t>‌</w:t>
        </w:r>
        <w:r>
          <w:rPr>
            <w:sz w:val="24"/>
            <w:rtl/>
          </w:rPr>
          <w:t>گر انسانی قرار م</w:t>
        </w:r>
        <w:r>
          <w:rPr>
            <w:rFonts w:hint="cs"/>
            <w:sz w:val="24"/>
            <w:rtl/>
          </w:rPr>
          <w:t>ی</w:t>
        </w:r>
        <w:r>
          <w:rPr>
            <w:sz w:val="24"/>
          </w:rPr>
          <w:t>‌</w:t>
        </w:r>
        <w:r>
          <w:rPr>
            <w:sz w:val="24"/>
            <w:rtl/>
          </w:rPr>
          <w:t>گ</w:t>
        </w:r>
        <w:r>
          <w:rPr>
            <w:rFonts w:hint="cs"/>
            <w:sz w:val="24"/>
            <w:rtl/>
          </w:rPr>
          <w:t>ی</w:t>
        </w:r>
        <w:r>
          <w:rPr>
            <w:sz w:val="24"/>
            <w:rtl/>
          </w:rPr>
          <w:t>رد که باعث نامناسب شدن ابزار برای تحلیل خودکار تعدادی زیاد</w:t>
        </w:r>
        <w:r>
          <w:rPr>
            <w:rFonts w:hint="cs"/>
            <w:sz w:val="24"/>
            <w:rtl/>
          </w:rPr>
          <w:t>ی</w:t>
        </w:r>
        <w:r>
          <w:rPr>
            <w:sz w:val="24"/>
            <w:rtl/>
          </w:rPr>
          <w:t xml:space="preserve"> برنامه م</w:t>
        </w:r>
        <w:r>
          <w:rPr>
            <w:rFonts w:hint="cs"/>
            <w:sz w:val="24"/>
            <w:rtl/>
          </w:rPr>
          <w:t>ی</w:t>
        </w:r>
        <w:r>
          <w:rPr>
            <w:sz w:val="24"/>
          </w:rPr>
          <w:t>‌</w:t>
        </w:r>
        <w:r>
          <w:rPr>
            <w:sz w:val="24"/>
            <w:rtl/>
          </w:rPr>
          <w:t>شود.</w:t>
        </w:r>
      </w:ins>
    </w:p>
    <w:p w14:paraId="3F02A122" w14:textId="3905C8B5" w:rsidR="000C4C6A" w:rsidRPr="00F104C7" w:rsidRDefault="000C4C6A" w:rsidP="000C4C6A">
      <w:pPr>
        <w:keepNext/>
        <w:tabs>
          <w:tab w:val="right" w:pos="6094"/>
        </w:tabs>
        <w:rPr>
          <w:ins w:id="9010" w:author="Mahmoud" w:date="2017-09-25T16:25:00Z"/>
          <w:sz w:val="24"/>
          <w:rtl/>
        </w:rPr>
      </w:pPr>
      <w:ins w:id="9011" w:author="Mahmoud" w:date="2017-09-25T16:25:00Z">
        <w:r>
          <w:rPr>
            <w:sz w:val="24"/>
            <w:rtl/>
          </w:rPr>
          <w:t>نکته</w:t>
        </w:r>
        <w:r>
          <w:rPr>
            <w:sz w:val="24"/>
          </w:rPr>
          <w:t>‌</w:t>
        </w:r>
        <w:r>
          <w:rPr>
            <w:rFonts w:hint="cs"/>
            <w:sz w:val="24"/>
            <w:rtl/>
          </w:rPr>
          <w:t>ی</w:t>
        </w:r>
        <w:r>
          <w:rPr>
            <w:sz w:val="24"/>
            <w:rtl/>
          </w:rPr>
          <w:t xml:space="preserve"> حائز اهمیت</w:t>
        </w:r>
      </w:ins>
      <w:ins w:id="9012" w:author="Mahmoud" w:date="2017-09-25T17:56:00Z">
        <w:r w:rsidR="00375FF8">
          <w:rPr>
            <w:rFonts w:hint="cs"/>
            <w:sz w:val="24"/>
            <w:rtl/>
          </w:rPr>
          <w:t xml:space="preserve"> دیگر</w:t>
        </w:r>
      </w:ins>
      <w:ins w:id="9013" w:author="Mahmoud" w:date="2017-09-25T16:25:00Z">
        <w:r>
          <w:rPr>
            <w:sz w:val="24"/>
            <w:rtl/>
          </w:rPr>
          <w:t xml:space="preserve"> آن است که در حال حاضر روش</w:t>
        </w:r>
        <w:r>
          <w:rPr>
            <w:sz w:val="24"/>
          </w:rPr>
          <w:t>‌</w:t>
        </w:r>
        <w:r>
          <w:rPr>
            <w:sz w:val="24"/>
            <w:rtl/>
          </w:rPr>
          <w:t>ها</w:t>
        </w:r>
        <w:r>
          <w:rPr>
            <w:rFonts w:hint="cs"/>
            <w:sz w:val="24"/>
            <w:rtl/>
          </w:rPr>
          <w:t>ی</w:t>
        </w:r>
        <w:r>
          <w:rPr>
            <w:sz w:val="24"/>
            <w:rtl/>
          </w:rPr>
          <w:t xml:space="preserve"> پویا</w:t>
        </w:r>
      </w:ins>
      <w:ins w:id="9014" w:author="Mahmoud" w:date="2017-09-25T17:56:00Z">
        <w:r w:rsidR="00375FF8">
          <w:rPr>
            <w:rFonts w:hint="cs"/>
            <w:sz w:val="24"/>
            <w:rtl/>
          </w:rPr>
          <w:t>ی</w:t>
        </w:r>
      </w:ins>
      <w:ins w:id="9015" w:author="Mahmoud" w:date="2017-09-25T16:25:00Z">
        <w:r>
          <w:rPr>
            <w:sz w:val="24"/>
            <w:rtl/>
          </w:rPr>
          <w:t xml:space="preserve"> تشخیص دژ افزار اندروید، به استخراج الگوی رفتاری دژ افزار در حین اجرا در</w:t>
        </w:r>
        <w:r>
          <w:rPr>
            <w:sz w:val="24"/>
          </w:rPr>
          <w:t>sandbox</w:t>
        </w:r>
        <w:r>
          <w:rPr>
            <w:sz w:val="24"/>
            <w:rtl/>
          </w:rPr>
          <w:t xml:space="preserve"> م</w:t>
        </w:r>
        <w:r>
          <w:rPr>
            <w:rFonts w:hint="cs"/>
            <w:sz w:val="24"/>
            <w:rtl/>
          </w:rPr>
          <w:t>ی</w:t>
        </w:r>
        <w:r>
          <w:rPr>
            <w:sz w:val="24"/>
          </w:rPr>
          <w:t>‌</w:t>
        </w:r>
        <w:r>
          <w:rPr>
            <w:sz w:val="24"/>
            <w:rtl/>
          </w:rPr>
          <w:t>پردازند و با استفاده از الگوی رفتاری استخراج</w:t>
        </w:r>
        <w:r>
          <w:rPr>
            <w:sz w:val="24"/>
          </w:rPr>
          <w:t>‌</w:t>
        </w:r>
        <w:r>
          <w:rPr>
            <w:sz w:val="24"/>
            <w:rtl/>
          </w:rPr>
          <w:t>شده</w:t>
        </w:r>
      </w:ins>
      <w:ins w:id="9016" w:author="Mahmoud" w:date="2017-09-25T17:57:00Z">
        <w:r w:rsidR="00375FF8">
          <w:rPr>
            <w:rFonts w:hint="cs"/>
            <w:sz w:val="24"/>
            <w:rtl/>
          </w:rPr>
          <w:t xml:space="preserve">، </w:t>
        </w:r>
        <w:r w:rsidR="00375FF8">
          <w:rPr>
            <w:sz w:val="24"/>
            <w:rtl/>
          </w:rPr>
          <w:br/>
        </w:r>
      </w:ins>
      <w:ins w:id="9017" w:author="Mahmoud" w:date="2017-09-25T16:25:00Z">
        <w:r>
          <w:rPr>
            <w:sz w:val="24"/>
            <w:rtl/>
          </w:rPr>
          <w:t>دژ افزار بودن یا نبودن برنامه</w:t>
        </w:r>
      </w:ins>
      <w:ins w:id="9018" w:author="Mahmoud" w:date="2017-09-25T17:57:00Z">
        <w:r w:rsidR="00375FF8">
          <w:rPr>
            <w:rFonts w:hint="cs"/>
            <w:sz w:val="24"/>
            <w:rtl/>
          </w:rPr>
          <w:t xml:space="preserve"> اندروید</w:t>
        </w:r>
      </w:ins>
      <w:ins w:id="9019" w:author="Mahmoud" w:date="2017-09-25T16:25:00Z">
        <w:r>
          <w:rPr>
            <w:sz w:val="24"/>
            <w:rtl/>
          </w:rPr>
          <w:t xml:space="preserve"> را تشخیص م</w:t>
        </w:r>
        <w:r>
          <w:rPr>
            <w:rFonts w:hint="cs"/>
            <w:sz w:val="24"/>
            <w:rtl/>
          </w:rPr>
          <w:t>ی</w:t>
        </w:r>
        <w:r>
          <w:rPr>
            <w:sz w:val="24"/>
          </w:rPr>
          <w:t>‌</w:t>
        </w:r>
        <w:r>
          <w:rPr>
            <w:sz w:val="24"/>
            <w:rtl/>
          </w:rPr>
          <w:t>دهند</w:t>
        </w:r>
        <w:r w:rsidR="003A3C63">
          <w:rPr>
            <w:sz w:val="24"/>
            <w:rtl/>
          </w:rPr>
          <w:t>.</w:t>
        </w:r>
      </w:ins>
      <w:ins w:id="9020" w:author="Mahmoud" w:date="2017-09-25T16:27:00Z">
        <w:r w:rsidR="003A3C63">
          <w:rPr>
            <w:rFonts w:hint="cs"/>
            <w:sz w:val="24"/>
            <w:rtl/>
          </w:rPr>
          <w:t xml:space="preserve"> </w:t>
        </w:r>
      </w:ins>
      <w:ins w:id="9021" w:author="Mahmoud" w:date="2017-09-25T16:25:00Z">
        <w:r>
          <w:rPr>
            <w:sz w:val="24"/>
            <w:rtl/>
          </w:rPr>
          <w:t>هنگام</w:t>
        </w:r>
        <w:r>
          <w:rPr>
            <w:rFonts w:hint="cs"/>
            <w:sz w:val="24"/>
            <w:rtl/>
          </w:rPr>
          <w:t>ی</w:t>
        </w:r>
        <w:r>
          <w:rPr>
            <w:sz w:val="24"/>
          </w:rPr>
          <w:t>‌</w:t>
        </w:r>
        <w:r>
          <w:rPr>
            <w:sz w:val="24"/>
            <w:rtl/>
          </w:rPr>
          <w:t xml:space="preserve">که یک بمب منطقی در </w:t>
        </w:r>
        <w:r>
          <w:rPr>
            <w:sz w:val="24"/>
          </w:rPr>
          <w:t>sandbox</w:t>
        </w:r>
        <w:r>
          <w:rPr>
            <w:sz w:val="24"/>
            <w:rtl/>
          </w:rPr>
          <w:t xml:space="preserve"> اجرا </w:t>
        </w:r>
      </w:ins>
      <w:ins w:id="9022" w:author="Mahmoud" w:date="2017-09-25T17:57:00Z">
        <w:r w:rsidR="00375FF8">
          <w:rPr>
            <w:sz w:val="24"/>
            <w:rtl/>
          </w:rPr>
          <w:br/>
        </w:r>
      </w:ins>
      <w:ins w:id="9023" w:author="Mahmoud" w:date="2017-09-25T16:25:00Z">
        <w:r>
          <w:rPr>
            <w:sz w:val="24"/>
            <w:rtl/>
          </w:rPr>
          <w:lastRenderedPageBreak/>
          <w:t>م</w:t>
        </w:r>
        <w:r>
          <w:rPr>
            <w:rFonts w:hint="cs"/>
            <w:sz w:val="24"/>
            <w:rtl/>
          </w:rPr>
          <w:t>ی</w:t>
        </w:r>
        <w:r>
          <w:rPr>
            <w:sz w:val="24"/>
          </w:rPr>
          <w:t>‌</w:t>
        </w:r>
        <w:r>
          <w:rPr>
            <w:sz w:val="24"/>
            <w:rtl/>
          </w:rPr>
          <w:t>گردد الزاماً باید تحت شرایط بسیار خاصی قرار گیرد تا رفتار موذ</w:t>
        </w:r>
        <w:r>
          <w:rPr>
            <w:rFonts w:hint="cs"/>
            <w:sz w:val="24"/>
            <w:rtl/>
          </w:rPr>
          <w:t>ی</w:t>
        </w:r>
        <w:r>
          <w:rPr>
            <w:sz w:val="24"/>
            <w:rtl/>
          </w:rPr>
          <w:t>انه</w:t>
        </w:r>
        <w:r>
          <w:rPr>
            <w:sz w:val="24"/>
          </w:rPr>
          <w:t>‌</w:t>
        </w:r>
        <w:r>
          <w:rPr>
            <w:rFonts w:hint="cs"/>
            <w:sz w:val="24"/>
            <w:rtl/>
          </w:rPr>
          <w:t>ی</w:t>
        </w:r>
        <w:r>
          <w:rPr>
            <w:sz w:val="24"/>
            <w:rtl/>
          </w:rPr>
          <w:t xml:space="preserve"> آن فعال گردد</w:t>
        </w:r>
        <w:r>
          <w:rPr>
            <w:sz w:val="24"/>
          </w:rPr>
          <w:t>.</w:t>
        </w:r>
        <w:r>
          <w:rPr>
            <w:sz w:val="24"/>
            <w:rtl/>
          </w:rPr>
          <w:t>به</w:t>
        </w:r>
        <w:r>
          <w:rPr>
            <w:sz w:val="24"/>
          </w:rPr>
          <w:t>‌</w:t>
        </w:r>
        <w:r>
          <w:rPr>
            <w:sz w:val="24"/>
            <w:rtl/>
          </w:rPr>
          <w:t>عنوان</w:t>
        </w:r>
        <w:r>
          <w:rPr>
            <w:sz w:val="24"/>
          </w:rPr>
          <w:t>‌</w:t>
        </w:r>
        <w:r>
          <w:rPr>
            <w:sz w:val="24"/>
            <w:rtl/>
          </w:rPr>
          <w:t>مثال ممکن است بمب منطقی بررسی کند که</w:t>
        </w:r>
        <w:r>
          <w:rPr>
            <w:sz w:val="24"/>
          </w:rPr>
          <w:t xml:space="preserve"> </w:t>
        </w:r>
        <w:r>
          <w:rPr>
            <w:sz w:val="24"/>
            <w:rtl/>
          </w:rPr>
          <w:t>لزوماً روی یک پردازنده واقعی در حال اجراست ونه یک نمونه</w:t>
        </w:r>
        <w:r>
          <w:rPr>
            <w:sz w:val="24"/>
            <w:rtl/>
          </w:rPr>
          <w:softHyphen/>
          <w:t>ساز</w:t>
        </w:r>
        <w:r w:rsidRPr="00E2341D">
          <w:rPr>
            <w:rStyle w:val="FootnoteReference"/>
            <w:rtl/>
            <w:rPrChange w:id="9024" w:author="ehsan edalat" w:date="2018-01-05T21:49:00Z">
              <w:rPr>
                <w:rStyle w:val="FootnoteReference"/>
                <w:sz w:val="24"/>
                <w:rtl/>
              </w:rPr>
            </w:rPrChange>
          </w:rPr>
          <w:footnoteReference w:id="109"/>
        </w:r>
        <w:r>
          <w:rPr>
            <w:sz w:val="24"/>
            <w:rtl/>
          </w:rPr>
          <w:t>و یا برای هدف قرار دادن یک قربانی خاص با شماره س</w:t>
        </w:r>
        <w:r>
          <w:rPr>
            <w:rFonts w:hint="cs"/>
            <w:sz w:val="24"/>
            <w:rtl/>
          </w:rPr>
          <w:t>ی</w:t>
        </w:r>
        <w:r>
          <w:rPr>
            <w:sz w:val="24"/>
            <w:rtl/>
          </w:rPr>
          <w:t>م</w:t>
        </w:r>
        <w:r>
          <w:rPr>
            <w:sz w:val="24"/>
          </w:rPr>
          <w:t>‌</w:t>
        </w:r>
        <w:r>
          <w:rPr>
            <w:sz w:val="24"/>
            <w:rtl/>
          </w:rPr>
          <w:t>کارت معین طراح</w:t>
        </w:r>
        <w:r>
          <w:rPr>
            <w:rFonts w:hint="cs"/>
            <w:sz w:val="24"/>
            <w:rtl/>
          </w:rPr>
          <w:t>ی</w:t>
        </w:r>
        <w:r>
          <w:rPr>
            <w:sz w:val="24"/>
          </w:rPr>
          <w:t>‌</w:t>
        </w:r>
        <w:r>
          <w:rPr>
            <w:sz w:val="24"/>
            <w:rtl/>
          </w:rPr>
          <w:t>شده باشد و یا بمب منطقی تنها در صورتی رفتار موذیانه خود را آشکار کند که از حضور یک برنامه</w:t>
        </w:r>
        <w:r>
          <w:rPr>
            <w:sz w:val="24"/>
          </w:rPr>
          <w:t>‌</w:t>
        </w:r>
        <w:r>
          <w:rPr>
            <w:rFonts w:hint="cs"/>
            <w:sz w:val="24"/>
            <w:rtl/>
          </w:rPr>
          <w:t>ی</w:t>
        </w:r>
        <w:r>
          <w:rPr>
            <w:sz w:val="24"/>
            <w:rtl/>
          </w:rPr>
          <w:t xml:space="preserve"> کاربردی بانکی آس</w:t>
        </w:r>
        <w:r>
          <w:rPr>
            <w:rFonts w:hint="cs"/>
            <w:sz w:val="24"/>
            <w:rtl/>
          </w:rPr>
          <w:t>ی</w:t>
        </w:r>
        <w:r>
          <w:rPr>
            <w:sz w:val="24"/>
            <w:rtl/>
          </w:rPr>
          <w:t>ب</w:t>
        </w:r>
        <w:r>
          <w:rPr>
            <w:sz w:val="24"/>
          </w:rPr>
          <w:t>‌</w:t>
        </w:r>
        <w:r>
          <w:rPr>
            <w:sz w:val="24"/>
            <w:rtl/>
          </w:rPr>
          <w:t>پذ</w:t>
        </w:r>
        <w:r>
          <w:rPr>
            <w:rFonts w:hint="cs"/>
            <w:sz w:val="24"/>
            <w:rtl/>
          </w:rPr>
          <w:t>ی</w:t>
        </w:r>
        <w:r>
          <w:rPr>
            <w:sz w:val="24"/>
            <w:rtl/>
          </w:rPr>
          <w:t>ر دررو</w:t>
        </w:r>
        <w:r>
          <w:rPr>
            <w:rFonts w:hint="cs"/>
            <w:sz w:val="24"/>
            <w:rtl/>
          </w:rPr>
          <w:t>ی</w:t>
        </w:r>
        <w:r>
          <w:rPr>
            <w:sz w:val="24"/>
            <w:rtl/>
          </w:rPr>
          <w:t xml:space="preserve"> گوشی مطمئن باشد. همان</w:t>
        </w:r>
        <w:r>
          <w:rPr>
            <w:sz w:val="24"/>
          </w:rPr>
          <w:t>‌</w:t>
        </w:r>
        <w:r>
          <w:rPr>
            <w:sz w:val="24"/>
            <w:rtl/>
          </w:rPr>
          <w:t>طور که در ابتدای این بخش بیان شد، این شرایط خاص باعث شده تا در عمل روش</w:t>
        </w:r>
        <w:r>
          <w:rPr>
            <w:sz w:val="24"/>
          </w:rPr>
          <w:t>‌</w:t>
        </w:r>
        <w:r>
          <w:rPr>
            <w:sz w:val="24"/>
            <w:rtl/>
          </w:rPr>
          <w:t>ها</w:t>
        </w:r>
        <w:r>
          <w:rPr>
            <w:rFonts w:hint="cs"/>
            <w:sz w:val="24"/>
            <w:rtl/>
          </w:rPr>
          <w:t>ی</w:t>
        </w:r>
        <w:r>
          <w:rPr>
            <w:sz w:val="24"/>
            <w:rtl/>
          </w:rPr>
          <w:t xml:space="preserve"> کنونی تشخیص پویای دژ افزار اندروید از تشخیص بمب</w:t>
        </w:r>
        <w:r>
          <w:rPr>
            <w:sz w:val="24"/>
          </w:rPr>
          <w:t>‌</w:t>
        </w:r>
        <w:r>
          <w:rPr>
            <w:sz w:val="24"/>
            <w:rtl/>
          </w:rPr>
          <w:t>ها</w:t>
        </w:r>
        <w:r>
          <w:rPr>
            <w:rFonts w:hint="cs"/>
            <w:sz w:val="24"/>
            <w:rtl/>
          </w:rPr>
          <w:t>ی</w:t>
        </w:r>
        <w:r>
          <w:rPr>
            <w:sz w:val="24"/>
            <w:rtl/>
          </w:rPr>
          <w:t xml:space="preserve"> منطقی بازبمانند.</w:t>
        </w:r>
      </w:ins>
    </w:p>
    <w:p w14:paraId="62EC6406" w14:textId="202C79D4" w:rsidR="000C4C6A" w:rsidRDefault="000C4C6A" w:rsidP="00E2341D">
      <w:pPr>
        <w:keepNext/>
        <w:tabs>
          <w:tab w:val="right" w:pos="6094"/>
        </w:tabs>
        <w:rPr>
          <w:ins w:id="9027" w:author="Mahmoud" w:date="2017-09-25T16:25:00Z"/>
          <w:sz w:val="24"/>
          <w:rtl/>
        </w:rPr>
      </w:pPr>
      <w:ins w:id="9028" w:author="Mahmoud" w:date="2017-09-25T16:25:00Z">
        <w:r>
          <w:rPr>
            <w:sz w:val="24"/>
            <w:rtl/>
          </w:rPr>
          <w:t xml:space="preserve">در </w:t>
        </w:r>
        <w:r w:rsidRPr="00982F5C">
          <w:rPr>
            <w:sz w:val="24"/>
            <w:rtl/>
          </w:rPr>
          <w:t xml:space="preserve">سال2015 میلادی ابزار </w:t>
        </w:r>
        <w:r w:rsidRPr="00982F5C">
          <w:rPr>
            <w:sz w:val="24"/>
          </w:rPr>
          <w:t>Condroid</w:t>
        </w:r>
        <w:r w:rsidRPr="00982F5C">
          <w:rPr>
            <w:sz w:val="24"/>
            <w:rtl/>
          </w:rPr>
          <w:t xml:space="preserve"> </w:t>
        </w:r>
        <w:del w:id="9029" w:author="Windows User" w:date="2017-10-14T03:16:00Z">
          <w:r w:rsidRPr="00982F5C" w:rsidDel="0030747B">
            <w:rPr>
              <w:sz w:val="24"/>
            </w:rPr>
            <w:delText>[</w:delText>
          </w:r>
          <w:r w:rsidDel="0030747B">
            <w:rPr>
              <w:sz w:val="24"/>
            </w:rPr>
            <w:delText>5</w:delText>
          </w:r>
          <w:r w:rsidRPr="00982F5C" w:rsidDel="0030747B">
            <w:rPr>
              <w:sz w:val="24"/>
            </w:rPr>
            <w:delText>]</w:delText>
          </w:r>
        </w:del>
        <w:r w:rsidRPr="00982F5C">
          <w:rPr>
            <w:sz w:val="24"/>
            <w:rtl/>
          </w:rPr>
          <w:t xml:space="preserve"> </w:t>
        </w:r>
        <w:r>
          <w:rPr>
            <w:sz w:val="24"/>
            <w:rtl/>
          </w:rPr>
          <w:t>اجرای پویانمادین را برای اولین بار بروی س</w:t>
        </w:r>
        <w:r>
          <w:rPr>
            <w:rFonts w:hint="cs"/>
            <w:sz w:val="24"/>
            <w:rtl/>
          </w:rPr>
          <w:t>ی</w:t>
        </w:r>
        <w:r>
          <w:rPr>
            <w:sz w:val="24"/>
            <w:rtl/>
          </w:rPr>
          <w:t>ستم</w:t>
        </w:r>
        <w:r>
          <w:rPr>
            <w:sz w:val="24"/>
          </w:rPr>
          <w:t>‌</w:t>
        </w:r>
        <w:r>
          <w:rPr>
            <w:sz w:val="24"/>
            <w:rtl/>
          </w:rPr>
          <w:t>عامل اندروید  به</w:t>
        </w:r>
        <w:r>
          <w:rPr>
            <w:sz w:val="24"/>
          </w:rPr>
          <w:t>‌</w:t>
        </w:r>
        <w:r>
          <w:rPr>
            <w:sz w:val="24"/>
            <w:rtl/>
          </w:rPr>
          <w:t>صورت یک تحلیل پویای هدفمند مطرح کرده است. در آن پژوهش از دو فاز ایستا و پویا استفاده شده است. فاز ایستا باهدف یافتن نقطه ورود به برنامه</w:t>
        </w:r>
        <w:r>
          <w:rPr>
            <w:sz w:val="24"/>
          </w:rPr>
          <w:t xml:space="preserve"> </w:t>
        </w:r>
        <w:r>
          <w:rPr>
            <w:sz w:val="24"/>
            <w:rtl/>
          </w:rPr>
          <w:t>صورت گرفته است پس</w:t>
        </w:r>
        <w:r>
          <w:rPr>
            <w:sz w:val="24"/>
          </w:rPr>
          <w:t>‌</w:t>
        </w:r>
        <w:r>
          <w:rPr>
            <w:sz w:val="24"/>
            <w:rtl/>
          </w:rPr>
          <w:t xml:space="preserve">ازآن اجرای پویانمادین در فاز پویا انجام شده است. در مقاله </w:t>
        </w:r>
        <w:r>
          <w:rPr>
            <w:sz w:val="24"/>
          </w:rPr>
          <w:t>Condroid</w:t>
        </w:r>
        <w:r>
          <w:rPr>
            <w:sz w:val="24"/>
            <w:rtl/>
          </w:rPr>
          <w:t xml:space="preserve"> به</w:t>
        </w:r>
        <w:r>
          <w:rPr>
            <w:sz w:val="24"/>
          </w:rPr>
          <w:t>‌</w:t>
        </w:r>
        <w:r>
          <w:rPr>
            <w:sz w:val="24"/>
            <w:rtl/>
          </w:rPr>
          <w:t>عنوان ارزیابی،تنها یک مثال ساده از بمب منطقی توسط نویسندگان مقاله مطرح شده است که با استفاده از اجرای پویانمادین موفق به برآورده کردن شرایط خاص بمب منطقی مذکور گرد</w:t>
        </w:r>
        <w:r>
          <w:rPr>
            <w:rFonts w:hint="cs"/>
            <w:sz w:val="24"/>
            <w:rtl/>
          </w:rPr>
          <w:t>ی</w:t>
        </w:r>
        <w:r>
          <w:rPr>
            <w:sz w:val="24"/>
            <w:rtl/>
          </w:rPr>
          <w:t>ده</w:t>
        </w:r>
        <w:r>
          <w:rPr>
            <w:sz w:val="24"/>
          </w:rPr>
          <w:t>‌</w:t>
        </w:r>
        <w:r>
          <w:rPr>
            <w:sz w:val="24"/>
            <w:rtl/>
          </w:rPr>
          <w:t>اند. ازآنجاکه این پژوهش در این زمینه یک پژوهش اولیه بوده است،دارای نقاط ضعف جدی م</w:t>
        </w:r>
        <w:r>
          <w:rPr>
            <w:rFonts w:hint="cs"/>
            <w:sz w:val="24"/>
            <w:rtl/>
          </w:rPr>
          <w:t>ی</w:t>
        </w:r>
        <w:r>
          <w:rPr>
            <w:sz w:val="24"/>
          </w:rPr>
          <w:t>‌</w:t>
        </w:r>
        <w:r>
          <w:rPr>
            <w:sz w:val="24"/>
            <w:rtl/>
          </w:rPr>
          <w:t>باشد. نقطه</w:t>
        </w:r>
        <w:r>
          <w:rPr>
            <w:sz w:val="24"/>
          </w:rPr>
          <w:t>‌</w:t>
        </w:r>
        <w:r>
          <w:rPr>
            <w:sz w:val="24"/>
            <w:rtl/>
          </w:rPr>
          <w:t>ضعف اصلی آن ابزار محدود</w:t>
        </w:r>
        <w:r>
          <w:rPr>
            <w:rFonts w:hint="cs"/>
            <w:sz w:val="24"/>
            <w:rtl/>
          </w:rPr>
          <w:t>ی</w:t>
        </w:r>
        <w:r>
          <w:rPr>
            <w:sz w:val="24"/>
            <w:rtl/>
          </w:rPr>
          <w:t>ت</w:t>
        </w:r>
        <w:r>
          <w:rPr>
            <w:sz w:val="24"/>
          </w:rPr>
          <w:t>‌</w:t>
        </w:r>
        <w:r>
          <w:rPr>
            <w:sz w:val="24"/>
            <w:rtl/>
          </w:rPr>
          <w:t>ها</w:t>
        </w:r>
        <w:r>
          <w:rPr>
            <w:rFonts w:hint="cs"/>
            <w:sz w:val="24"/>
            <w:rtl/>
          </w:rPr>
          <w:t>ی</w:t>
        </w:r>
        <w:r>
          <w:rPr>
            <w:sz w:val="24"/>
            <w:rtl/>
          </w:rPr>
          <w:t xml:space="preserve"> مربوط به اجرای پویانمادین خالص، مانند انفجار مسیر است که در خود مقاله موردبررس</w:t>
        </w:r>
        <w:r>
          <w:rPr>
            <w:rFonts w:hint="cs"/>
            <w:sz w:val="24"/>
            <w:rtl/>
          </w:rPr>
          <w:t>ی</w:t>
        </w:r>
        <w:r>
          <w:rPr>
            <w:sz w:val="24"/>
            <w:rtl/>
          </w:rPr>
          <w:t xml:space="preserve"> قرارنگرفته است.نقطه</w:t>
        </w:r>
        <w:r>
          <w:rPr>
            <w:sz w:val="24"/>
          </w:rPr>
          <w:t>‌</w:t>
        </w:r>
        <w:r>
          <w:rPr>
            <w:rFonts w:hint="cs"/>
            <w:sz w:val="24"/>
            <w:rtl/>
          </w:rPr>
          <w:t>ی</w:t>
        </w:r>
        <w:r>
          <w:rPr>
            <w:sz w:val="24"/>
            <w:rtl/>
          </w:rPr>
          <w:t xml:space="preserve"> ضعف دیگر آن ابزار، عدم وجود راهکار در برابر تکن</w:t>
        </w:r>
        <w:r>
          <w:rPr>
            <w:rFonts w:hint="cs"/>
            <w:sz w:val="24"/>
            <w:rtl/>
          </w:rPr>
          <w:t>ی</w:t>
        </w:r>
        <w:r>
          <w:rPr>
            <w:sz w:val="24"/>
            <w:rtl/>
          </w:rPr>
          <w:t>ک</w:t>
        </w:r>
        <w:r>
          <w:rPr>
            <w:sz w:val="24"/>
          </w:rPr>
          <w:t>‌</w:t>
        </w:r>
        <w:r>
          <w:rPr>
            <w:sz w:val="24"/>
            <w:rtl/>
          </w:rPr>
          <w:t>ها</w:t>
        </w:r>
        <w:r>
          <w:rPr>
            <w:rFonts w:hint="cs"/>
            <w:sz w:val="24"/>
            <w:rtl/>
          </w:rPr>
          <w:t>ی</w:t>
        </w:r>
        <w:r>
          <w:rPr>
            <w:sz w:val="24"/>
            <w:rtl/>
          </w:rPr>
          <w:t xml:space="preserve"> مبهم سازی است</w:t>
        </w:r>
        <w:r>
          <w:rPr>
            <w:sz w:val="24"/>
          </w:rPr>
          <w:t>.</w:t>
        </w:r>
        <w:r>
          <w:rPr>
            <w:sz w:val="24"/>
            <w:rtl/>
          </w:rPr>
          <w:t xml:space="preserve"> در حق</w:t>
        </w:r>
        <w:r>
          <w:rPr>
            <w:rFonts w:hint="cs"/>
            <w:sz w:val="24"/>
            <w:rtl/>
          </w:rPr>
          <w:t>ی</w:t>
        </w:r>
        <w:r>
          <w:rPr>
            <w:sz w:val="24"/>
            <w:rtl/>
          </w:rPr>
          <w:t>قت استفاده از یک حلقه نامتناهی</w:t>
        </w:r>
        <w:r>
          <w:rPr>
            <w:sz w:val="24"/>
          </w:rPr>
          <w:t xml:space="preserve"> </w:t>
        </w:r>
        <w:r>
          <w:rPr>
            <w:sz w:val="24"/>
            <w:rtl/>
          </w:rPr>
          <w:t>در قسمتی که مهاجم م</w:t>
        </w:r>
        <w:r>
          <w:rPr>
            <w:rFonts w:hint="cs"/>
            <w:sz w:val="24"/>
            <w:rtl/>
          </w:rPr>
          <w:t>ی</w:t>
        </w:r>
        <w:r>
          <w:rPr>
            <w:sz w:val="24"/>
          </w:rPr>
          <w:t>‌</w:t>
        </w:r>
        <w:r>
          <w:rPr>
            <w:sz w:val="24"/>
            <w:rtl/>
          </w:rPr>
          <w:t>خواهد کد مخرب خود را پ</w:t>
        </w:r>
        <w:r>
          <w:rPr>
            <w:rFonts w:hint="cs"/>
            <w:sz w:val="24"/>
            <w:rtl/>
          </w:rPr>
          <w:t>ی</w:t>
        </w:r>
        <w:r>
          <w:rPr>
            <w:sz w:val="24"/>
            <w:rtl/>
          </w:rPr>
          <w:t>اده</w:t>
        </w:r>
        <w:r>
          <w:rPr>
            <w:sz w:val="24"/>
          </w:rPr>
          <w:t>‌</w:t>
        </w:r>
        <w:r>
          <w:rPr>
            <w:sz w:val="24"/>
            <w:rtl/>
          </w:rPr>
          <w:t>ساز</w:t>
        </w:r>
        <w:r>
          <w:rPr>
            <w:rFonts w:hint="cs"/>
            <w:sz w:val="24"/>
            <w:rtl/>
          </w:rPr>
          <w:t>ی</w:t>
        </w:r>
        <w:r>
          <w:rPr>
            <w:sz w:val="24"/>
            <w:rtl/>
          </w:rPr>
          <w:t xml:space="preserve"> کند باعث م</w:t>
        </w:r>
        <w:r>
          <w:rPr>
            <w:rFonts w:hint="cs"/>
            <w:sz w:val="24"/>
            <w:rtl/>
          </w:rPr>
          <w:t>ی</w:t>
        </w:r>
        <w:r>
          <w:rPr>
            <w:sz w:val="24"/>
          </w:rPr>
          <w:t>‌</w:t>
        </w:r>
        <w:r>
          <w:rPr>
            <w:sz w:val="24"/>
            <w:rtl/>
          </w:rPr>
          <w:t>شود تا ا</w:t>
        </w:r>
        <w:r>
          <w:rPr>
            <w:rFonts w:hint="cs"/>
            <w:sz w:val="24"/>
            <w:rtl/>
          </w:rPr>
          <w:t>ی</w:t>
        </w:r>
        <w:r>
          <w:rPr>
            <w:sz w:val="24"/>
            <w:rtl/>
          </w:rPr>
          <w:t>ده</w:t>
        </w:r>
        <w:r>
          <w:rPr>
            <w:sz w:val="24"/>
          </w:rPr>
          <w:t>‌</w:t>
        </w:r>
        <w:r>
          <w:rPr>
            <w:rFonts w:hint="cs"/>
            <w:sz w:val="24"/>
            <w:rtl/>
          </w:rPr>
          <w:t>ی</w:t>
        </w:r>
        <w:r>
          <w:rPr>
            <w:sz w:val="24"/>
            <w:rtl/>
          </w:rPr>
          <w:t xml:space="preserve"> اجرای پویانمادین  خالص در عمل ناکام ماند.</w:t>
        </w:r>
      </w:ins>
    </w:p>
    <w:p w14:paraId="21C62FBF" w14:textId="77777777" w:rsidR="000C4C6A" w:rsidRDefault="000C4C6A" w:rsidP="000C4C6A">
      <w:pPr>
        <w:keepNext/>
        <w:tabs>
          <w:tab w:val="right" w:pos="6094"/>
        </w:tabs>
        <w:rPr>
          <w:ins w:id="9030" w:author="Mahmoud" w:date="2017-09-25T16:25:00Z"/>
          <w:sz w:val="24"/>
          <w:rtl/>
        </w:rPr>
      </w:pPr>
      <w:ins w:id="9031" w:author="Mahmoud" w:date="2017-09-25T16:25:00Z">
        <w:r>
          <w:rPr>
            <w:sz w:val="24"/>
            <w:rtl/>
          </w:rPr>
          <w:t>ما در این پژوهش مسئله خود را تشخیص بمب منطقی در دژ افزارها</w:t>
        </w:r>
        <w:r>
          <w:rPr>
            <w:rFonts w:hint="cs"/>
            <w:sz w:val="24"/>
            <w:rtl/>
          </w:rPr>
          <w:t>ی</w:t>
        </w:r>
        <w:r>
          <w:rPr>
            <w:sz w:val="24"/>
            <w:rtl/>
          </w:rPr>
          <w:t xml:space="preserve"> اندورید قرار دادیم ازا</w:t>
        </w:r>
        <w:r>
          <w:rPr>
            <w:rFonts w:hint="cs"/>
            <w:sz w:val="24"/>
            <w:rtl/>
          </w:rPr>
          <w:t>ی</w:t>
        </w:r>
        <w:r>
          <w:rPr>
            <w:sz w:val="24"/>
            <w:rtl/>
          </w:rPr>
          <w:t>ن</w:t>
        </w:r>
        <w:r>
          <w:rPr>
            <w:sz w:val="24"/>
          </w:rPr>
          <w:t>‌</w:t>
        </w:r>
        <w:r>
          <w:rPr>
            <w:sz w:val="24"/>
            <w:rtl/>
          </w:rPr>
          <w:t>رو هدف</w:t>
        </w:r>
        <w:r>
          <w:rPr>
            <w:sz w:val="24"/>
          </w:rPr>
          <w:t>‌</w:t>
        </w:r>
        <w:r>
          <w:rPr>
            <w:sz w:val="24"/>
            <w:rtl/>
          </w:rPr>
          <w:t>گذار</w:t>
        </w:r>
        <w:r>
          <w:rPr>
            <w:rFonts w:hint="cs"/>
            <w:sz w:val="24"/>
            <w:rtl/>
          </w:rPr>
          <w:t>ی</w:t>
        </w:r>
        <w:r>
          <w:rPr>
            <w:sz w:val="24"/>
            <w:rtl/>
          </w:rPr>
          <w:t xml:space="preserve"> ما استفاده از اجرای پویانمادین برای این کار بوده است. پژوهش فعلی انجام شده در </w:t>
        </w:r>
        <w:r>
          <w:rPr>
            <w:sz w:val="24"/>
          </w:rPr>
          <w:t>condroid</w:t>
        </w:r>
        <w:r>
          <w:rPr>
            <w:sz w:val="24"/>
            <w:rtl/>
          </w:rPr>
          <w:t xml:space="preserve"> از</w:t>
        </w:r>
        <w:r>
          <w:rPr>
            <w:sz w:val="24"/>
          </w:rPr>
          <w:t xml:space="preserve"> </w:t>
        </w:r>
        <w:r>
          <w:rPr>
            <w:sz w:val="24"/>
            <w:rtl/>
          </w:rPr>
          <w:t>پویانمادین</w:t>
        </w:r>
        <w:r>
          <w:rPr>
            <w:sz w:val="24"/>
          </w:rPr>
          <w:t xml:space="preserve"> </w:t>
        </w:r>
        <w:r>
          <w:rPr>
            <w:sz w:val="24"/>
            <w:rtl/>
          </w:rPr>
          <w:t>خالص بهره برده است که طب</w:t>
        </w:r>
        <w:r>
          <w:rPr>
            <w:rFonts w:hint="cs"/>
            <w:sz w:val="24"/>
            <w:rtl/>
          </w:rPr>
          <w:t>ی</w:t>
        </w:r>
        <w:r>
          <w:rPr>
            <w:sz w:val="24"/>
            <w:rtl/>
          </w:rPr>
          <w:t>عتاً با مشکلاتی نظیر انفجار مسیر روبه</w:t>
        </w:r>
        <w:r>
          <w:rPr>
            <w:sz w:val="24"/>
          </w:rPr>
          <w:t>‌</w:t>
        </w:r>
        <w:r>
          <w:rPr>
            <w:sz w:val="24"/>
            <w:rtl/>
          </w:rPr>
          <w:t>رو است. قصد داریم تا با ارائه</w:t>
        </w:r>
        <w:r>
          <w:rPr>
            <w:sz w:val="24"/>
          </w:rPr>
          <w:t>‌</w:t>
        </w:r>
        <w:r>
          <w:rPr>
            <w:rFonts w:hint="cs"/>
            <w:sz w:val="24"/>
            <w:rtl/>
          </w:rPr>
          <w:t>ی</w:t>
        </w:r>
        <w:r>
          <w:rPr>
            <w:sz w:val="24"/>
            <w:rtl/>
          </w:rPr>
          <w:t xml:space="preserve"> راهکاری مسئله انفجار مسیر در اجرای پویانمادین را برای تشخیص بمب منطقی بهبود دهیم.(ادامه در پیوست)</w:t>
        </w:r>
      </w:ins>
    </w:p>
    <w:p w14:paraId="4B2265A3" w14:textId="51CB4F3C" w:rsidR="000C4C6A" w:rsidRDefault="000C4C6A" w:rsidP="00E2341D">
      <w:pPr>
        <w:keepNext/>
        <w:tabs>
          <w:tab w:val="right" w:pos="6094"/>
        </w:tabs>
        <w:rPr>
          <w:ins w:id="9032" w:author="Mahmoud" w:date="2017-09-25T16:25:00Z"/>
          <w:sz w:val="24"/>
        </w:rPr>
      </w:pPr>
      <w:ins w:id="9033" w:author="Mahmoud" w:date="2017-09-25T16:25:00Z">
        <w:r w:rsidRPr="00F104C7">
          <w:rPr>
            <w:b/>
            <w:bCs/>
            <w:sz w:val="28"/>
            <w:rtl/>
          </w:rPr>
          <w:t>ای</w:t>
        </w:r>
        <w:r>
          <w:rPr>
            <w:b/>
            <w:bCs/>
            <w:sz w:val="28"/>
            <w:rtl/>
          </w:rPr>
          <w:t xml:space="preserve">ده </w:t>
        </w:r>
        <w:r w:rsidRPr="00F104C7">
          <w:rPr>
            <w:b/>
            <w:bCs/>
            <w:sz w:val="28"/>
            <w:rtl/>
          </w:rPr>
          <w:t>حل:</w:t>
        </w:r>
        <w:r>
          <w:rPr>
            <w:b/>
            <w:bCs/>
            <w:sz w:val="28"/>
            <w:rtl/>
          </w:rPr>
          <w:t xml:space="preserve"> </w:t>
        </w:r>
        <w:r>
          <w:rPr>
            <w:rFonts w:hint="cs"/>
            <w:sz w:val="24"/>
            <w:rtl/>
          </w:rPr>
          <w:t>ی</w:t>
        </w:r>
        <w:r>
          <w:rPr>
            <w:sz w:val="24"/>
            <w:rtl/>
          </w:rPr>
          <w:t>کی از ا</w:t>
        </w:r>
        <w:r>
          <w:rPr>
            <w:rFonts w:hint="cs"/>
            <w:sz w:val="24"/>
            <w:rtl/>
          </w:rPr>
          <w:t>ی</w:t>
        </w:r>
        <w:r>
          <w:rPr>
            <w:sz w:val="24"/>
            <w:rtl/>
          </w:rPr>
          <w:t>ده</w:t>
        </w:r>
        <w:r>
          <w:rPr>
            <w:sz w:val="24"/>
          </w:rPr>
          <w:t>‌</w:t>
        </w:r>
        <w:r>
          <w:rPr>
            <w:sz w:val="24"/>
            <w:rtl/>
          </w:rPr>
          <w:t>ها</w:t>
        </w:r>
        <w:r>
          <w:rPr>
            <w:rFonts w:hint="cs"/>
            <w:sz w:val="24"/>
            <w:rtl/>
          </w:rPr>
          <w:t>ی</w:t>
        </w:r>
        <w:r>
          <w:rPr>
            <w:sz w:val="24"/>
            <w:rtl/>
          </w:rPr>
          <w:t xml:space="preserve"> موجود در بهبود مسئله</w:t>
        </w:r>
        <w:r>
          <w:rPr>
            <w:sz w:val="24"/>
          </w:rPr>
          <w:t>‌</w:t>
        </w:r>
        <w:r>
          <w:rPr>
            <w:rFonts w:hint="cs"/>
            <w:sz w:val="24"/>
            <w:rtl/>
          </w:rPr>
          <w:t>ی</w:t>
        </w:r>
        <w:r>
          <w:rPr>
            <w:sz w:val="24"/>
            <w:rtl/>
          </w:rPr>
          <w:t xml:space="preserve"> انفجار مسیر در اجرای پویانمادین هرس کردن درخت اجرا است.</w:t>
        </w:r>
        <w:r>
          <w:rPr>
            <w:sz w:val="24"/>
          </w:rPr>
          <w:t xml:space="preserve"> </w:t>
        </w:r>
        <w:r>
          <w:rPr>
            <w:sz w:val="24"/>
            <w:rtl/>
          </w:rPr>
          <w:t xml:space="preserve"> به</w:t>
        </w:r>
        <w:r>
          <w:rPr>
            <w:sz w:val="24"/>
          </w:rPr>
          <w:t>‌</w:t>
        </w:r>
        <w:r>
          <w:rPr>
            <w:sz w:val="24"/>
            <w:rtl/>
          </w:rPr>
          <w:t>عنوان</w:t>
        </w:r>
        <w:r>
          <w:rPr>
            <w:sz w:val="24"/>
          </w:rPr>
          <w:t>‌</w:t>
        </w:r>
        <w:r>
          <w:rPr>
            <w:sz w:val="24"/>
            <w:rtl/>
          </w:rPr>
          <w:t xml:space="preserve">مثال در پژوهش </w:t>
        </w:r>
        <w:r w:rsidRPr="00F23A23">
          <w:rPr>
            <w:sz w:val="24"/>
          </w:rPr>
          <w:t>Driller</w:t>
        </w:r>
        <w:r>
          <w:rPr>
            <w:sz w:val="24"/>
            <w:rtl/>
          </w:rPr>
          <w:t xml:space="preserve"> </w:t>
        </w:r>
        <w:del w:id="9034" w:author="Windows User" w:date="2017-10-14T03:17:00Z">
          <w:r w:rsidDel="0030747B">
            <w:rPr>
              <w:sz w:val="24"/>
            </w:rPr>
            <w:delText>[</w:delText>
          </w:r>
        </w:del>
        <w:del w:id="9035" w:author="Windows User" w:date="2017-10-14T03:16:00Z">
          <w:r w:rsidDel="0030747B">
            <w:rPr>
              <w:sz w:val="24"/>
            </w:rPr>
            <w:delText>6]</w:delText>
          </w:r>
          <w:r w:rsidDel="0030747B">
            <w:rPr>
              <w:sz w:val="24"/>
              <w:rtl/>
            </w:rPr>
            <w:delText xml:space="preserve"> ا</w:delText>
          </w:r>
        </w:del>
      </w:ins>
      <w:ins w:id="9036" w:author="Windows User" w:date="2017-10-14T03:17:00Z">
        <w:r w:rsidR="0030747B">
          <w:rPr>
            <w:rFonts w:hint="cs"/>
            <w:sz w:val="24"/>
            <w:rtl/>
          </w:rPr>
          <w:t>ا</w:t>
        </w:r>
      </w:ins>
      <w:ins w:id="9037" w:author="Mahmoud" w:date="2017-09-25T16:25:00Z">
        <w:r>
          <w:rPr>
            <w:sz w:val="24"/>
            <w:rtl/>
          </w:rPr>
          <w:t>ز ترکیب فازر و اجرای پویانمادین برای بهبود انفجار مسیر استفاده</w:t>
        </w:r>
        <w:r>
          <w:rPr>
            <w:sz w:val="24"/>
          </w:rPr>
          <w:t>‌</w:t>
        </w:r>
        <w:r>
          <w:rPr>
            <w:sz w:val="24"/>
            <w:rtl/>
          </w:rPr>
          <w:t>شده است با این توضیح که آن پژوهش مربوط به پلتفرم گوش</w:t>
        </w:r>
        <w:r>
          <w:rPr>
            <w:rFonts w:hint="cs"/>
            <w:sz w:val="24"/>
            <w:rtl/>
          </w:rPr>
          <w:t>ی</w:t>
        </w:r>
        <w:r>
          <w:rPr>
            <w:sz w:val="24"/>
          </w:rPr>
          <w:t>‌</w:t>
        </w:r>
        <w:r>
          <w:rPr>
            <w:sz w:val="24"/>
            <w:rtl/>
          </w:rPr>
          <w:t>ها</w:t>
        </w:r>
        <w:r>
          <w:rPr>
            <w:rFonts w:hint="cs"/>
            <w:sz w:val="24"/>
            <w:rtl/>
          </w:rPr>
          <w:t>ی</w:t>
        </w:r>
        <w:r>
          <w:rPr>
            <w:sz w:val="24"/>
            <w:rtl/>
          </w:rPr>
          <w:t xml:space="preserve"> هوشمند</w:t>
        </w:r>
        <w:r>
          <w:rPr>
            <w:sz w:val="24"/>
          </w:rPr>
          <w:t xml:space="preserve"> </w:t>
        </w:r>
        <w:r>
          <w:rPr>
            <w:sz w:val="24"/>
            <w:rtl/>
          </w:rPr>
          <w:t>نیست.</w:t>
        </w:r>
      </w:ins>
    </w:p>
    <w:p w14:paraId="7200B3DA" w14:textId="6BBB77F4" w:rsidR="00212B5C" w:rsidRPr="002D3C4D" w:rsidRDefault="000C4C6A">
      <w:pPr>
        <w:rPr>
          <w:ins w:id="9038" w:author="Windows User" w:date="2017-09-23T01:57:00Z"/>
          <w:sz w:val="24"/>
          <w:rtl/>
          <w:rPrChange w:id="9039" w:author="Mahmoud" w:date="2017-10-08T15:14:00Z">
            <w:rPr>
              <w:ins w:id="9040" w:author="Windows User" w:date="2017-09-23T01:57:00Z"/>
              <w:rtl/>
            </w:rPr>
          </w:rPrChange>
        </w:rPr>
        <w:pPrChange w:id="9041" w:author="Mahmoud" w:date="2017-10-08T15:14:00Z">
          <w:pPr>
            <w:pStyle w:val="Heading3"/>
            <w:numPr>
              <w:ilvl w:val="2"/>
            </w:numPr>
            <w:ind w:left="720" w:hanging="720"/>
          </w:pPr>
        </w:pPrChange>
      </w:pPr>
      <w:ins w:id="9042" w:author="Mahmoud" w:date="2017-09-25T16:25:00Z">
        <w:r>
          <w:rPr>
            <w:b/>
            <w:bCs/>
            <w:sz w:val="28"/>
            <w:rtl/>
          </w:rPr>
          <w:lastRenderedPageBreak/>
          <w:t>روش ارزیابی</w:t>
        </w:r>
        <w:r w:rsidRPr="00F104C7">
          <w:rPr>
            <w:b/>
            <w:bCs/>
            <w:sz w:val="28"/>
            <w:rtl/>
          </w:rPr>
          <w:t>:</w:t>
        </w:r>
        <w:r>
          <w:rPr>
            <w:sz w:val="24"/>
            <w:rtl/>
          </w:rPr>
          <w:t>در این پروژه ما سعی داریم تا با استفاده اجرا پویا نمادین تشخیص بمب منطقی در دژ افزارها</w:t>
        </w:r>
        <w:r>
          <w:rPr>
            <w:rFonts w:hint="cs"/>
            <w:sz w:val="24"/>
            <w:rtl/>
          </w:rPr>
          <w:t>ی</w:t>
        </w:r>
        <w:r>
          <w:rPr>
            <w:sz w:val="24"/>
            <w:rtl/>
          </w:rPr>
          <w:t xml:space="preserve"> اندرو</w:t>
        </w:r>
        <w:r>
          <w:rPr>
            <w:rFonts w:hint="cs"/>
            <w:sz w:val="24"/>
            <w:rtl/>
          </w:rPr>
          <w:t>ی</w:t>
        </w:r>
        <w:r>
          <w:rPr>
            <w:sz w:val="24"/>
            <w:rtl/>
          </w:rPr>
          <w:t>د را بهبود</w:t>
        </w:r>
        <w:r>
          <w:rPr>
            <w:sz w:val="24"/>
            <w:rtl/>
          </w:rPr>
          <w:softHyphen/>
        </w:r>
        <w:r>
          <w:rPr>
            <w:sz w:val="24"/>
            <w:rtl/>
          </w:rPr>
          <w:softHyphen/>
          <w:t xml:space="preserve"> ببخشیم. ازا</w:t>
        </w:r>
        <w:r>
          <w:rPr>
            <w:rFonts w:hint="cs"/>
            <w:sz w:val="24"/>
            <w:rtl/>
          </w:rPr>
          <w:t>ی</w:t>
        </w:r>
        <w:r>
          <w:rPr>
            <w:sz w:val="24"/>
            <w:rtl/>
          </w:rPr>
          <w:t>ن</w:t>
        </w:r>
        <w:r>
          <w:rPr>
            <w:sz w:val="24"/>
          </w:rPr>
          <w:t>‌</w:t>
        </w:r>
        <w:r>
          <w:rPr>
            <w:sz w:val="24"/>
            <w:rtl/>
          </w:rPr>
          <w:t>رو پس از اتمام پژوهش به</w:t>
        </w:r>
        <w:r>
          <w:rPr>
            <w:sz w:val="24"/>
          </w:rPr>
          <w:t>‌</w:t>
        </w:r>
        <w:r>
          <w:rPr>
            <w:sz w:val="24"/>
            <w:rtl/>
          </w:rPr>
          <w:t>عنوان ارزیابی، تشخیص یک مجموعه داده</w:t>
        </w:r>
        <w:r>
          <w:rPr>
            <w:sz w:val="24"/>
            <w:rtl/>
          </w:rPr>
          <w:softHyphen/>
          <w:t xml:space="preserve"> از دژ افزارها</w:t>
        </w:r>
        <w:r>
          <w:rPr>
            <w:rFonts w:hint="cs"/>
            <w:sz w:val="24"/>
            <w:rtl/>
          </w:rPr>
          <w:t>ی</w:t>
        </w:r>
        <w:r>
          <w:rPr>
            <w:sz w:val="24"/>
            <w:rtl/>
          </w:rPr>
          <w:t xml:space="preserve"> اندروید را مدنظر قرار م</w:t>
        </w:r>
        <w:r>
          <w:rPr>
            <w:rFonts w:hint="cs"/>
            <w:sz w:val="24"/>
            <w:rtl/>
          </w:rPr>
          <w:t>ی</w:t>
        </w:r>
        <w:r>
          <w:rPr>
            <w:sz w:val="24"/>
          </w:rPr>
          <w:t>‌</w:t>
        </w:r>
        <w:r>
          <w:rPr>
            <w:sz w:val="24"/>
            <w:rtl/>
          </w:rPr>
          <w:t>ده</w:t>
        </w:r>
        <w:r>
          <w:rPr>
            <w:rFonts w:hint="cs"/>
            <w:sz w:val="24"/>
            <w:rtl/>
          </w:rPr>
          <w:t>ی</w:t>
        </w:r>
        <w:r>
          <w:rPr>
            <w:sz w:val="24"/>
            <w:rtl/>
          </w:rPr>
          <w:t>م. لازم به ذکر است، اطلاعات فعلی ما نشان م</w:t>
        </w:r>
        <w:r>
          <w:rPr>
            <w:rFonts w:hint="cs"/>
            <w:sz w:val="24"/>
            <w:rtl/>
          </w:rPr>
          <w:t>ی</w:t>
        </w:r>
        <w:r>
          <w:rPr>
            <w:sz w:val="24"/>
          </w:rPr>
          <w:t>‌</w:t>
        </w:r>
        <w:r>
          <w:rPr>
            <w:sz w:val="24"/>
            <w:rtl/>
          </w:rPr>
          <w:t>دهد که تاکنون یک مجموعه</w:t>
        </w:r>
        <w:r>
          <w:rPr>
            <w:sz w:val="24"/>
          </w:rPr>
          <w:t>‌</w:t>
        </w:r>
        <w:r>
          <w:rPr>
            <w:rFonts w:hint="cs"/>
            <w:sz w:val="24"/>
            <w:rtl/>
          </w:rPr>
          <w:t>ی</w:t>
        </w:r>
        <w:r>
          <w:rPr>
            <w:sz w:val="24"/>
            <w:rtl/>
          </w:rPr>
          <w:t xml:space="preserve"> داده</w:t>
        </w:r>
        <w:r>
          <w:rPr>
            <w:sz w:val="24"/>
          </w:rPr>
          <w:t>‌</w:t>
        </w:r>
        <w:r>
          <w:rPr>
            <w:rFonts w:hint="cs"/>
            <w:sz w:val="24"/>
            <w:rtl/>
          </w:rPr>
          <w:t>ی</w:t>
        </w:r>
        <w:r>
          <w:rPr>
            <w:sz w:val="24"/>
            <w:rtl/>
          </w:rPr>
          <w:t xml:space="preserve"> مجزا از بمب</w:t>
        </w:r>
        <w:r>
          <w:rPr>
            <w:sz w:val="24"/>
          </w:rPr>
          <w:t>‌</w:t>
        </w:r>
        <w:r>
          <w:rPr>
            <w:sz w:val="24"/>
            <w:rtl/>
          </w:rPr>
          <w:t>ها</w:t>
        </w:r>
        <w:r>
          <w:rPr>
            <w:rFonts w:hint="cs"/>
            <w:sz w:val="24"/>
            <w:rtl/>
          </w:rPr>
          <w:t>ی</w:t>
        </w:r>
        <w:r>
          <w:rPr>
            <w:sz w:val="24"/>
            <w:rtl/>
          </w:rPr>
          <w:t xml:space="preserve"> منطقی در اندروید وجود ندارد.</w:t>
        </w:r>
      </w:ins>
    </w:p>
    <w:p w14:paraId="38B6A8BD" w14:textId="63AEAB39" w:rsidR="00853FE4" w:rsidRPr="00E2341D" w:rsidRDefault="00D836ED">
      <w:pPr>
        <w:pStyle w:val="Heading2"/>
        <w:rPr>
          <w:ins w:id="9043" w:author="Windows User" w:date="2017-09-23T01:57:00Z"/>
          <w:rtl/>
        </w:rPr>
        <w:pPrChange w:id="9044" w:author="Windows User" w:date="2017-09-30T20:10:00Z">
          <w:pPr>
            <w:pStyle w:val="Heading3"/>
            <w:numPr>
              <w:ilvl w:val="2"/>
            </w:numPr>
            <w:ind w:left="720" w:hanging="720"/>
          </w:pPr>
        </w:pPrChange>
      </w:pPr>
      <w:ins w:id="9045" w:author="Mahmoud" w:date="2017-09-25T16:31:00Z">
        <w:del w:id="9046" w:author="Windows User" w:date="2017-09-30T20:10:00Z">
          <w:r w:rsidRPr="007916DF" w:rsidDel="00C66133">
            <w:rPr>
              <w:rtl/>
            </w:rPr>
            <w:delText>7-</w:delText>
          </w:r>
        </w:del>
      </w:ins>
      <w:ins w:id="9047" w:author="Mahmoud" w:date="2017-09-25T18:29:00Z">
        <w:del w:id="9048" w:author="Windows User" w:date="2017-09-30T20:10:00Z">
          <w:r w:rsidR="00480DD8" w:rsidRPr="00AC0E5B" w:rsidDel="00C66133">
            <w:rPr>
              <w:rtl/>
            </w:rPr>
            <w:delText>7</w:delText>
          </w:r>
        </w:del>
      </w:ins>
      <w:ins w:id="9049" w:author="Mahmoud" w:date="2017-09-25T16:31:00Z">
        <w:del w:id="9050" w:author="Windows User" w:date="2017-09-30T20:10:00Z">
          <w:r w:rsidRPr="00464003" w:rsidDel="00C66133">
            <w:rPr>
              <w:rtl/>
            </w:rPr>
            <w:delText>-</w:delText>
          </w:r>
        </w:del>
      </w:ins>
      <w:bookmarkStart w:id="9051" w:name="_Toc464205848"/>
      <w:bookmarkStart w:id="9052" w:name="_Toc495715072"/>
      <w:ins w:id="9053" w:author="Windows User" w:date="2017-09-30T20:10:00Z">
        <w:r w:rsidR="00C66133" w:rsidRPr="00E2341D">
          <w:rPr>
            <w:rtl/>
          </w:rPr>
          <w:t>7-7-م</w:t>
        </w:r>
      </w:ins>
      <w:ins w:id="9054" w:author="Windows User" w:date="2017-09-23T01:57:00Z">
        <w:r w:rsidR="00853FE4" w:rsidRPr="00E2341D">
          <w:rPr>
            <w:rFonts w:hint="eastAsia"/>
            <w:rtl/>
          </w:rPr>
          <w:t>راحل</w:t>
        </w:r>
        <w:r w:rsidR="00853FE4" w:rsidRPr="00E2341D">
          <w:rPr>
            <w:rtl/>
          </w:rPr>
          <w:t xml:space="preserve"> </w:t>
        </w:r>
        <w:r w:rsidR="00853FE4" w:rsidRPr="00E2341D">
          <w:rPr>
            <w:rFonts w:hint="eastAsia"/>
            <w:rtl/>
          </w:rPr>
          <w:t>اجرا</w:t>
        </w:r>
        <w:r w:rsidR="00853FE4" w:rsidRPr="00E2341D">
          <w:rPr>
            <w:rFonts w:hint="cs"/>
            <w:rtl/>
          </w:rPr>
          <w:t>ی</w:t>
        </w:r>
        <w:r w:rsidR="00853FE4" w:rsidRPr="00E2341D">
          <w:rPr>
            <w:rtl/>
          </w:rPr>
          <w:t xml:space="preserve"> </w:t>
        </w:r>
        <w:r w:rsidR="00853FE4" w:rsidRPr="00E2341D">
          <w:rPr>
            <w:rFonts w:hint="eastAsia"/>
            <w:rtl/>
          </w:rPr>
          <w:t>پروژه</w:t>
        </w:r>
        <w:bookmarkEnd w:id="9051"/>
        <w:bookmarkEnd w:id="9052"/>
      </w:ins>
    </w:p>
    <w:p w14:paraId="5274303A" w14:textId="77777777" w:rsidR="00853FE4" w:rsidRDefault="00853FE4">
      <w:pPr>
        <w:rPr>
          <w:ins w:id="9055" w:author="Windows User" w:date="2017-09-23T01:57:00Z"/>
          <w:rtl/>
        </w:rPr>
        <w:pPrChange w:id="9056" w:author="Mahmoud" w:date="2017-10-07T22:07:00Z">
          <w:pPr>
            <w:ind w:left="720"/>
          </w:pPr>
        </w:pPrChange>
      </w:pPr>
      <w:ins w:id="9057" w:author="Windows User" w:date="2017-09-23T01:57:00Z">
        <w:r>
          <w:rPr>
            <w:rFonts w:hint="cs"/>
            <w:rtl/>
          </w:rPr>
          <w:t>مراحل اجرای پروژه در زیر آمده است:</w:t>
        </w:r>
      </w:ins>
    </w:p>
    <w:p w14:paraId="4E6B0B8B" w14:textId="6ED4C481" w:rsidR="00853FE4" w:rsidRPr="001848DF" w:rsidRDefault="00853FE4">
      <w:pPr>
        <w:pStyle w:val="ListParagraph"/>
        <w:numPr>
          <w:ilvl w:val="0"/>
          <w:numId w:val="91"/>
        </w:numPr>
        <w:rPr>
          <w:ins w:id="9058" w:author="Windows User" w:date="2017-09-23T01:57:00Z"/>
        </w:rPr>
        <w:pPrChange w:id="9059" w:author="Mahmoud" w:date="2017-10-07T22:08:00Z">
          <w:pPr>
            <w:pStyle w:val="ListParagraph"/>
            <w:numPr>
              <w:numId w:val="79"/>
            </w:numPr>
            <w:ind w:hanging="360"/>
          </w:pPr>
        </w:pPrChange>
      </w:pPr>
      <w:ins w:id="9060" w:author="Windows User" w:date="2017-09-23T01:57:00Z">
        <w:r w:rsidRPr="001848DF">
          <w:rPr>
            <w:rtl/>
          </w:rPr>
          <w:t>مطالعه روش اجرا</w:t>
        </w:r>
        <w:r w:rsidRPr="001848DF">
          <w:rPr>
            <w:rFonts w:hint="cs"/>
            <w:rtl/>
          </w:rPr>
          <w:t>یی</w:t>
        </w:r>
        <w:r w:rsidRPr="001848DF">
          <w:rPr>
            <w:rtl/>
          </w:rPr>
          <w:t xml:space="preserve"> </w:t>
        </w:r>
        <w:del w:id="9061" w:author="Mahmoud" w:date="2017-09-25T16:31:00Z">
          <w:r w:rsidRPr="001848DF" w:rsidDel="0087643B">
            <w:delText>concolic</w:delText>
          </w:r>
        </w:del>
      </w:ins>
      <w:ins w:id="9062" w:author="Mahmoud" w:date="2017-09-25T16:31:00Z">
        <w:r w:rsidR="0087643B">
          <w:rPr>
            <w:rFonts w:hint="cs"/>
            <w:rtl/>
          </w:rPr>
          <w:t>پویانمادین</w:t>
        </w:r>
      </w:ins>
      <w:ins w:id="9063" w:author="Mahmoud" w:date="2017-10-07T22:02:00Z">
        <w:r w:rsidR="003F6641">
          <w:rPr>
            <w:rFonts w:hint="cs"/>
            <w:rtl/>
          </w:rPr>
          <w:t xml:space="preserve"> و ابزار های </w:t>
        </w:r>
      </w:ins>
      <w:ins w:id="9064" w:author="Mahmoud" w:date="2017-10-07T22:08:00Z">
        <w:r w:rsidR="00212B5C">
          <w:rPr>
            <w:rFonts w:hint="cs"/>
            <w:rtl/>
          </w:rPr>
          <w:t>موجود در این حوزه</w:t>
        </w:r>
      </w:ins>
    </w:p>
    <w:p w14:paraId="7BA6B19A" w14:textId="7EE03208" w:rsidR="00853FE4" w:rsidRPr="001848DF" w:rsidRDefault="00853FE4">
      <w:pPr>
        <w:pStyle w:val="ListParagraph"/>
        <w:numPr>
          <w:ilvl w:val="0"/>
          <w:numId w:val="91"/>
        </w:numPr>
        <w:rPr>
          <w:ins w:id="9065" w:author="Windows User" w:date="2017-09-23T01:57:00Z"/>
        </w:rPr>
        <w:pPrChange w:id="9066" w:author="Mahmoud" w:date="2017-10-07T22:03:00Z">
          <w:pPr>
            <w:pStyle w:val="ListParagraph"/>
            <w:numPr>
              <w:numId w:val="79"/>
            </w:numPr>
            <w:ind w:hanging="360"/>
          </w:pPr>
        </w:pPrChange>
      </w:pPr>
      <w:ins w:id="9067" w:author="Windows User" w:date="2017-09-23T01:57:00Z">
        <w:r w:rsidRPr="001848DF">
          <w:rPr>
            <w:rFonts w:hint="cs"/>
            <w:rtl/>
          </w:rPr>
          <w:t>مطالعه</w:t>
        </w:r>
        <w:r w:rsidRPr="001848DF">
          <w:rPr>
            <w:rtl/>
          </w:rPr>
          <w:t xml:space="preserve"> ساختار و معمار</w:t>
        </w:r>
        <w:r w:rsidRPr="001848DF">
          <w:rPr>
            <w:rFonts w:hint="cs"/>
            <w:rtl/>
          </w:rPr>
          <w:t>ی</w:t>
        </w:r>
      </w:ins>
      <w:ins w:id="9068" w:author="Mahmoud" w:date="2017-10-07T22:02:00Z">
        <w:r w:rsidR="003F6641">
          <w:rPr>
            <w:rFonts w:hint="cs"/>
            <w:rtl/>
          </w:rPr>
          <w:t xml:space="preserve"> اندروید</w:t>
        </w:r>
      </w:ins>
      <w:ins w:id="9069" w:author="Mahmoud" w:date="2017-10-07T22:03:00Z">
        <w:r w:rsidR="003F6641">
          <w:rPr>
            <w:rFonts w:hint="cs"/>
            <w:rtl/>
          </w:rPr>
          <w:t xml:space="preserve">، </w:t>
        </w:r>
      </w:ins>
      <w:ins w:id="9070" w:author="Mahmoud" w:date="2017-10-07T22:02:00Z">
        <w:r w:rsidR="003F6641">
          <w:rPr>
            <w:rFonts w:hint="cs"/>
            <w:rtl/>
          </w:rPr>
          <w:t>برنامه های ان</w:t>
        </w:r>
      </w:ins>
      <w:ins w:id="9071" w:author="Mahmoud" w:date="2017-10-07T22:06:00Z">
        <w:r w:rsidR="00212B5C">
          <w:rPr>
            <w:rFonts w:hint="cs"/>
            <w:rtl/>
          </w:rPr>
          <w:t>د</w:t>
        </w:r>
      </w:ins>
      <w:ins w:id="9072" w:author="Mahmoud" w:date="2017-10-07T22:02:00Z">
        <w:r w:rsidR="003F6641">
          <w:rPr>
            <w:rFonts w:hint="cs"/>
            <w:rtl/>
          </w:rPr>
          <w:t>رویدی</w:t>
        </w:r>
      </w:ins>
      <w:ins w:id="9073" w:author="Windows User" w:date="2017-09-23T01:57:00Z">
        <w:r w:rsidRPr="001848DF">
          <w:rPr>
            <w:rtl/>
          </w:rPr>
          <w:t xml:space="preserve"> </w:t>
        </w:r>
      </w:ins>
      <w:ins w:id="9074" w:author="Mahmoud" w:date="2017-10-07T22:03:00Z">
        <w:r w:rsidR="003F6641">
          <w:rPr>
            <w:rFonts w:hint="cs"/>
            <w:rtl/>
          </w:rPr>
          <w:t xml:space="preserve">و </w:t>
        </w:r>
      </w:ins>
      <w:ins w:id="9075" w:author="Windows User" w:date="2017-09-23T01:57:00Z">
        <w:del w:id="9076" w:author="Mahmoud" w:date="2017-09-25T18:25:00Z">
          <w:r w:rsidRPr="001848DF" w:rsidDel="00A96330">
            <w:rPr>
              <w:rtl/>
            </w:rPr>
            <w:delText>برنامه‌ها</w:delText>
          </w:r>
          <w:r w:rsidRPr="001848DF" w:rsidDel="00A96330">
            <w:rPr>
              <w:rFonts w:hint="cs"/>
              <w:rtl/>
            </w:rPr>
            <w:delText>ی</w:delText>
          </w:r>
          <w:r w:rsidDel="00A96330">
            <w:rPr>
              <w:rFonts w:hint="cs"/>
              <w:rtl/>
            </w:rPr>
            <w:delText xml:space="preserve"> تحت</w:delText>
          </w:r>
          <w:r w:rsidRPr="001848DF" w:rsidDel="00A96330">
            <w:rPr>
              <w:rtl/>
            </w:rPr>
            <w:delText xml:space="preserve"> </w:delText>
          </w:r>
          <w:r w:rsidRPr="001848DF" w:rsidDel="00A96330">
            <w:delText>Apache Cordov</w:delText>
          </w:r>
        </w:del>
        <w:del w:id="9077" w:author="Mahmoud" w:date="2017-09-25T16:31:00Z">
          <w:r w:rsidRPr="001848DF" w:rsidDel="0087643B">
            <w:delText>a</w:delText>
          </w:r>
        </w:del>
      </w:ins>
      <w:ins w:id="9078" w:author="Mahmoud" w:date="2017-09-25T18:25:00Z">
        <w:r w:rsidR="00A96330">
          <w:rPr>
            <w:rFonts w:hint="cs"/>
            <w:rtl/>
          </w:rPr>
          <w:t>دژافزار های اندروید</w:t>
        </w:r>
      </w:ins>
      <w:ins w:id="9079" w:author="Mahmoud" w:date="2017-10-07T22:06:00Z">
        <w:r w:rsidR="00212B5C">
          <w:rPr>
            <w:rFonts w:hint="cs"/>
            <w:rtl/>
          </w:rPr>
          <w:t>ی</w:t>
        </w:r>
      </w:ins>
    </w:p>
    <w:p w14:paraId="44F8668B" w14:textId="19E993FB" w:rsidR="00853FE4" w:rsidRPr="001848DF" w:rsidRDefault="00853FE4">
      <w:pPr>
        <w:pStyle w:val="ListParagraph"/>
        <w:numPr>
          <w:ilvl w:val="0"/>
          <w:numId w:val="91"/>
        </w:numPr>
        <w:rPr>
          <w:ins w:id="9080" w:author="Windows User" w:date="2017-09-23T01:57:00Z"/>
        </w:rPr>
        <w:pPrChange w:id="9081" w:author="Mahmoud" w:date="2017-10-07T22:00:00Z">
          <w:pPr>
            <w:pStyle w:val="ListParagraph"/>
            <w:numPr>
              <w:numId w:val="79"/>
            </w:numPr>
            <w:ind w:hanging="360"/>
          </w:pPr>
        </w:pPrChange>
      </w:pPr>
      <w:ins w:id="9082" w:author="Windows User" w:date="2017-09-23T01:57:00Z">
        <w:r w:rsidRPr="001848DF">
          <w:rPr>
            <w:rFonts w:hint="cs"/>
            <w:rtl/>
          </w:rPr>
          <w:t>مطالعه</w:t>
        </w:r>
        <w:r w:rsidRPr="001848DF">
          <w:rPr>
            <w:rtl/>
          </w:rPr>
          <w:t xml:space="preserve"> و ارائه روش</w:t>
        </w:r>
        <w:r w:rsidRPr="001848DF">
          <w:rPr>
            <w:rFonts w:hint="cs"/>
            <w:rtl/>
          </w:rPr>
          <w:t>ی</w:t>
        </w:r>
        <w:r w:rsidRPr="001848DF">
          <w:rPr>
            <w:rtl/>
          </w:rPr>
          <w:t xml:space="preserve"> برا</w:t>
        </w:r>
        <w:r w:rsidRPr="001848DF">
          <w:rPr>
            <w:rFonts w:hint="cs"/>
            <w:rtl/>
          </w:rPr>
          <w:t>ی</w:t>
        </w:r>
        <w:r w:rsidRPr="001848DF">
          <w:rPr>
            <w:rtl/>
          </w:rPr>
          <w:t xml:space="preserve"> پوشش تمام مس</w:t>
        </w:r>
        <w:r w:rsidRPr="001848DF">
          <w:rPr>
            <w:rFonts w:hint="cs"/>
            <w:rtl/>
          </w:rPr>
          <w:t>یرهای</w:t>
        </w:r>
        <w:r w:rsidRPr="001848DF">
          <w:rPr>
            <w:rtl/>
          </w:rPr>
          <w:t xml:space="preserve"> برنامه‌ها</w:t>
        </w:r>
        <w:r w:rsidRPr="001848DF">
          <w:rPr>
            <w:rFonts w:hint="cs"/>
            <w:rtl/>
          </w:rPr>
          <w:t>ی</w:t>
        </w:r>
        <w:r w:rsidRPr="001848DF">
          <w:rPr>
            <w:rtl/>
          </w:rPr>
          <w:t xml:space="preserve"> </w:t>
        </w:r>
        <w:del w:id="9083" w:author="Mahmoud" w:date="2017-09-25T18:25:00Z">
          <w:r w:rsidRPr="001848DF" w:rsidDel="009C4C15">
            <w:rPr>
              <w:rtl/>
            </w:rPr>
            <w:delText>گوش</w:delText>
          </w:r>
          <w:r w:rsidRPr="001848DF" w:rsidDel="009C4C15">
            <w:rPr>
              <w:rFonts w:hint="cs"/>
              <w:rtl/>
            </w:rPr>
            <w:delText>ی‌های</w:delText>
          </w:r>
          <w:r w:rsidDel="009C4C15">
            <w:rPr>
              <w:rtl/>
            </w:rPr>
            <w:delText xml:space="preserve"> همراه</w:delText>
          </w:r>
        </w:del>
      </w:ins>
      <w:ins w:id="9084" w:author="Mahmoud" w:date="2017-09-25T18:25:00Z">
        <w:r w:rsidR="009C4C15">
          <w:rPr>
            <w:rFonts w:hint="cs"/>
            <w:rtl/>
          </w:rPr>
          <w:t>اندروید</w:t>
        </w:r>
      </w:ins>
      <w:ins w:id="9085" w:author="Windows User" w:date="2017-09-23T01:57:00Z">
        <w:r>
          <w:rPr>
            <w:rtl/>
          </w:rPr>
          <w:t xml:space="preserve"> </w:t>
        </w:r>
      </w:ins>
    </w:p>
    <w:p w14:paraId="0882B73E" w14:textId="0EDBC566" w:rsidR="00853FE4" w:rsidRPr="001848DF" w:rsidDel="00123366" w:rsidRDefault="00853FE4" w:rsidP="00853FE4">
      <w:pPr>
        <w:pStyle w:val="ListParagraph"/>
        <w:numPr>
          <w:ilvl w:val="0"/>
          <w:numId w:val="79"/>
        </w:numPr>
        <w:rPr>
          <w:ins w:id="9086" w:author="Windows User" w:date="2017-09-23T01:57:00Z"/>
          <w:del w:id="9087" w:author="Mahmoud" w:date="2017-09-25T18:27:00Z"/>
        </w:rPr>
      </w:pPr>
      <w:ins w:id="9088" w:author="Windows User" w:date="2017-09-23T01:57:00Z">
        <w:del w:id="9089" w:author="Mahmoud" w:date="2017-09-25T18:27:00Z">
          <w:r w:rsidRPr="001848DF" w:rsidDel="00123366">
            <w:rPr>
              <w:rFonts w:hint="cs"/>
              <w:rtl/>
            </w:rPr>
            <w:delText>مطالعه</w:delText>
          </w:r>
          <w:r w:rsidRPr="001848DF" w:rsidDel="00123366">
            <w:rPr>
              <w:rtl/>
            </w:rPr>
            <w:delText xml:space="preserve"> حملات تزر</w:delText>
          </w:r>
          <w:r w:rsidRPr="001848DF" w:rsidDel="00123366">
            <w:rPr>
              <w:rFonts w:hint="cs"/>
              <w:rtl/>
            </w:rPr>
            <w:delText>یق</w:delText>
          </w:r>
          <w:r w:rsidRPr="001848DF" w:rsidDel="00123366">
            <w:rPr>
              <w:rtl/>
            </w:rPr>
            <w:delText xml:space="preserve"> کد رو</w:delText>
          </w:r>
          <w:r w:rsidRPr="001848DF" w:rsidDel="00123366">
            <w:rPr>
              <w:rFonts w:hint="cs"/>
              <w:rtl/>
            </w:rPr>
            <w:delText>ی</w:delText>
          </w:r>
          <w:r w:rsidRPr="001848DF" w:rsidDel="00123366">
            <w:rPr>
              <w:rtl/>
            </w:rPr>
            <w:delText xml:space="preserve"> </w:delText>
          </w:r>
          <w:r w:rsidRPr="001848DF" w:rsidDel="00123366">
            <w:delText>webView</w:delText>
          </w:r>
          <w:r w:rsidRPr="001848DF" w:rsidDel="00123366">
            <w:rPr>
              <w:rtl/>
            </w:rPr>
            <w:delText xml:space="preserve"> و برنامه‌ها</w:delText>
          </w:r>
          <w:r w:rsidRPr="001848DF" w:rsidDel="00123366">
            <w:rPr>
              <w:rFonts w:hint="cs"/>
              <w:rtl/>
            </w:rPr>
            <w:delText>ی</w:delText>
          </w:r>
          <w:r w:rsidRPr="001848DF" w:rsidDel="00123366">
            <w:rPr>
              <w:rtl/>
            </w:rPr>
            <w:delText xml:space="preserve"> ترک</w:delText>
          </w:r>
          <w:r w:rsidRPr="001848DF" w:rsidDel="00123366">
            <w:rPr>
              <w:rFonts w:hint="cs"/>
              <w:rtl/>
            </w:rPr>
            <w:delText>یبی</w:delText>
          </w:r>
          <w:r w:rsidRPr="001848DF" w:rsidDel="00123366">
            <w:rPr>
              <w:rtl/>
            </w:rPr>
            <w:delText xml:space="preserve"> و استخراج الگو برا</w:delText>
          </w:r>
          <w:r w:rsidRPr="001848DF" w:rsidDel="00123366">
            <w:rPr>
              <w:rFonts w:hint="cs"/>
              <w:rtl/>
            </w:rPr>
            <w:delText>ی</w:delText>
          </w:r>
          <w:r w:rsidRPr="001848DF" w:rsidDel="00123366">
            <w:rPr>
              <w:rtl/>
            </w:rPr>
            <w:delText xml:space="preserve"> کشف آنها</w:delText>
          </w:r>
        </w:del>
      </w:ins>
    </w:p>
    <w:p w14:paraId="19BC89B6" w14:textId="5C7100AB" w:rsidR="00853FE4" w:rsidRDefault="00853FE4">
      <w:pPr>
        <w:pStyle w:val="ListParagraph"/>
        <w:numPr>
          <w:ilvl w:val="0"/>
          <w:numId w:val="91"/>
        </w:numPr>
        <w:rPr>
          <w:ins w:id="9090" w:author="Mahmoud" w:date="2017-10-07T22:01:00Z"/>
        </w:rPr>
        <w:pPrChange w:id="9091" w:author="Mahmoud" w:date="2017-10-07T22:06:00Z">
          <w:pPr>
            <w:pStyle w:val="ListParagraph"/>
            <w:numPr>
              <w:numId w:val="79"/>
            </w:numPr>
            <w:ind w:hanging="360"/>
          </w:pPr>
        </w:pPrChange>
      </w:pPr>
      <w:ins w:id="9092" w:author="Windows User" w:date="2017-09-23T01:57:00Z">
        <w:del w:id="9093" w:author="Mahmoud" w:date="2017-09-25T18:28:00Z">
          <w:r w:rsidRPr="001848DF" w:rsidDel="00123366">
            <w:rPr>
              <w:rFonts w:hint="cs"/>
              <w:rtl/>
            </w:rPr>
            <w:delText>تغییر</w:delText>
          </w:r>
          <w:r w:rsidRPr="001848DF" w:rsidDel="00123366">
            <w:rPr>
              <w:rtl/>
            </w:rPr>
            <w:delText xml:space="preserve"> روش ارائه شده  و اضافه کردن شروط آس</w:delText>
          </w:r>
          <w:r w:rsidRPr="001848DF" w:rsidDel="00123366">
            <w:rPr>
              <w:rFonts w:hint="cs"/>
              <w:rtl/>
            </w:rPr>
            <w:delText>یب‌پذیری</w:delText>
          </w:r>
          <w:r w:rsidRPr="001848DF" w:rsidDel="00123366">
            <w:rPr>
              <w:rtl/>
            </w:rPr>
            <w:delText xml:space="preserve"> و اضافه کردن تحل</w:delText>
          </w:r>
          <w:r w:rsidRPr="001848DF" w:rsidDel="00123366">
            <w:rPr>
              <w:rFonts w:hint="cs"/>
              <w:rtl/>
            </w:rPr>
            <w:delText>یل</w:delText>
          </w:r>
          <w:r w:rsidRPr="001848DF" w:rsidDel="00123366">
            <w:rPr>
              <w:rtl/>
            </w:rPr>
            <w:delText xml:space="preserve"> </w:delText>
          </w:r>
          <w:r w:rsidDel="00123366">
            <w:rPr>
              <w:rtl/>
            </w:rPr>
            <w:delText>آلایش</w:delText>
          </w:r>
          <w:r w:rsidRPr="001848DF" w:rsidDel="00123366">
            <w:rPr>
              <w:rtl/>
            </w:rPr>
            <w:delText xml:space="preserve"> به منظور </w:delText>
          </w:r>
          <w:r w:rsidRPr="001848DF" w:rsidDel="00123366">
            <w:rPr>
              <w:rFonts w:hint="cs"/>
              <w:rtl/>
            </w:rPr>
            <w:delText>یافتن</w:delText>
          </w:r>
          <w:r w:rsidRPr="001848DF" w:rsidDel="00123366">
            <w:rPr>
              <w:rtl/>
            </w:rPr>
            <w:delText xml:space="preserve"> آس</w:delText>
          </w:r>
          <w:r w:rsidRPr="001848DF" w:rsidDel="00123366">
            <w:rPr>
              <w:rFonts w:hint="cs"/>
              <w:rtl/>
            </w:rPr>
            <w:delText>یب‌پذیری</w:delText>
          </w:r>
          <w:r w:rsidRPr="001848DF" w:rsidDel="00123366">
            <w:rPr>
              <w:rtl/>
            </w:rPr>
            <w:delText xml:space="preserve"> تزر</w:delText>
          </w:r>
          <w:r w:rsidRPr="001848DF" w:rsidDel="00123366">
            <w:rPr>
              <w:rFonts w:hint="cs"/>
              <w:rtl/>
            </w:rPr>
            <w:delText>یق</w:delText>
          </w:r>
          <w:r w:rsidRPr="001848DF" w:rsidDel="00123366">
            <w:rPr>
              <w:rtl/>
            </w:rPr>
            <w:delText xml:space="preserve"> کد</w:delText>
          </w:r>
        </w:del>
      </w:ins>
      <w:ins w:id="9094" w:author="Mahmoud" w:date="2017-10-07T22:06:00Z">
        <w:r w:rsidR="00212B5C">
          <w:rPr>
            <w:rFonts w:hint="cs"/>
            <w:rtl/>
          </w:rPr>
          <w:t xml:space="preserve">توسعه ی </w:t>
        </w:r>
      </w:ins>
      <w:ins w:id="9095" w:author="Mahmoud" w:date="2017-10-07T22:01:00Z">
        <w:r w:rsidR="003F6641">
          <w:rPr>
            <w:rFonts w:hint="cs"/>
            <w:rtl/>
          </w:rPr>
          <w:t>یک ابزار آزمون برای برنامه های اندرویدی با پوشش کد مناسب</w:t>
        </w:r>
      </w:ins>
    </w:p>
    <w:p w14:paraId="5374C884" w14:textId="425348CC" w:rsidR="003F6641" w:rsidRPr="001848DF" w:rsidRDefault="00212B5C">
      <w:pPr>
        <w:pStyle w:val="ListParagraph"/>
        <w:numPr>
          <w:ilvl w:val="0"/>
          <w:numId w:val="91"/>
        </w:numPr>
        <w:rPr>
          <w:ins w:id="9096" w:author="Windows User" w:date="2017-09-23T01:57:00Z"/>
        </w:rPr>
        <w:pPrChange w:id="9097" w:author="Mahmoud" w:date="2017-10-07T22:00:00Z">
          <w:pPr>
            <w:pStyle w:val="ListParagraph"/>
            <w:numPr>
              <w:numId w:val="79"/>
            </w:numPr>
            <w:ind w:hanging="360"/>
          </w:pPr>
        </w:pPrChange>
      </w:pPr>
      <w:ins w:id="9098" w:author="Mahmoud" w:date="2017-10-07T22:06:00Z">
        <w:r>
          <w:rPr>
            <w:rFonts w:hint="cs"/>
            <w:rtl/>
          </w:rPr>
          <w:t xml:space="preserve">مطالعه ی روش های فعلی تشخیص </w:t>
        </w:r>
      </w:ins>
      <w:ins w:id="9099" w:author="Mahmoud" w:date="2017-10-07T22:07:00Z">
        <w:r>
          <w:rPr>
            <w:rFonts w:hint="cs"/>
            <w:rtl/>
          </w:rPr>
          <w:t xml:space="preserve">پویای </w:t>
        </w:r>
      </w:ins>
      <w:ins w:id="9100" w:author="Mahmoud" w:date="2017-10-07T22:06:00Z">
        <w:r>
          <w:rPr>
            <w:rFonts w:hint="cs"/>
            <w:rtl/>
          </w:rPr>
          <w:t xml:space="preserve">دژافزار </w:t>
        </w:r>
      </w:ins>
      <w:ins w:id="9101" w:author="Mahmoud" w:date="2017-10-07T22:07:00Z">
        <w:r>
          <w:rPr>
            <w:rFonts w:hint="cs"/>
            <w:rtl/>
          </w:rPr>
          <w:t>اندرویدی</w:t>
        </w:r>
      </w:ins>
    </w:p>
    <w:p w14:paraId="101C8F75" w14:textId="58C63963" w:rsidR="00212B5C" w:rsidRDefault="00212B5C">
      <w:pPr>
        <w:pStyle w:val="ListParagraph"/>
        <w:numPr>
          <w:ilvl w:val="0"/>
          <w:numId w:val="91"/>
        </w:numPr>
        <w:rPr>
          <w:ins w:id="9102" w:author="Mahmoud" w:date="2017-10-07T22:09:00Z"/>
        </w:rPr>
        <w:pPrChange w:id="9103" w:author="Mahmoud" w:date="2017-10-07T22:00:00Z">
          <w:pPr>
            <w:pStyle w:val="ListParagraph"/>
            <w:numPr>
              <w:numId w:val="79"/>
            </w:numPr>
            <w:ind w:hanging="360"/>
          </w:pPr>
        </w:pPrChange>
      </w:pPr>
      <w:ins w:id="9104" w:author="Mahmoud" w:date="2017-10-07T22:07:00Z">
        <w:r>
          <w:rPr>
            <w:rFonts w:hint="cs"/>
            <w:rtl/>
          </w:rPr>
          <w:t>ارائه ی یک طرح جامع برای</w:t>
        </w:r>
      </w:ins>
      <w:ins w:id="9105" w:author="Mahmoud" w:date="2017-10-07T22:08:00Z">
        <w:r>
          <w:rPr>
            <w:rFonts w:hint="cs"/>
            <w:rtl/>
          </w:rPr>
          <w:t xml:space="preserve"> تشخیص دژافزار اندروید مبتنی بر اجرای پویانمادین برنامه های اندرویدی</w:t>
        </w:r>
      </w:ins>
    </w:p>
    <w:p w14:paraId="06BBA6E2" w14:textId="33356FF4" w:rsidR="00212B5C" w:rsidRDefault="00212B5C">
      <w:pPr>
        <w:pStyle w:val="ListParagraph"/>
        <w:numPr>
          <w:ilvl w:val="0"/>
          <w:numId w:val="91"/>
        </w:numPr>
        <w:spacing w:before="240"/>
        <w:rPr>
          <w:ins w:id="9106" w:author="Mahmoud" w:date="2017-10-07T22:07:00Z"/>
        </w:rPr>
        <w:pPrChange w:id="9107" w:author="Mahmoud" w:date="2017-10-07T22:09:00Z">
          <w:pPr>
            <w:pStyle w:val="ListParagraph"/>
            <w:numPr>
              <w:numId w:val="79"/>
            </w:numPr>
            <w:ind w:hanging="360"/>
          </w:pPr>
        </w:pPrChange>
      </w:pPr>
      <w:ins w:id="9108" w:author="Mahmoud" w:date="2017-10-07T22:09:00Z">
        <w:r>
          <w:rPr>
            <w:rFonts w:hint="cs"/>
            <w:rtl/>
          </w:rPr>
          <w:t>توسعه ی یک ابزار جامع برای تشخیص دژافزار اندروید مبتنی بر اجرای پویانمادین برنامه</w:t>
        </w:r>
        <w:r>
          <w:rPr>
            <w:rtl/>
          </w:rPr>
          <w:softHyphen/>
        </w:r>
        <w:r>
          <w:rPr>
            <w:rFonts w:hint="cs"/>
            <w:rtl/>
          </w:rPr>
          <w:t>های اندرویدی</w:t>
        </w:r>
      </w:ins>
    </w:p>
    <w:p w14:paraId="70FBC9D4" w14:textId="2414B158" w:rsidR="00853FE4" w:rsidRPr="001848DF" w:rsidRDefault="00853FE4">
      <w:pPr>
        <w:pStyle w:val="ListParagraph"/>
        <w:numPr>
          <w:ilvl w:val="0"/>
          <w:numId w:val="91"/>
        </w:numPr>
        <w:rPr>
          <w:ins w:id="9109" w:author="Windows User" w:date="2017-09-23T01:57:00Z"/>
        </w:rPr>
        <w:pPrChange w:id="9110" w:author="Mahmoud" w:date="2017-10-07T22:00:00Z">
          <w:pPr>
            <w:pStyle w:val="ListParagraph"/>
            <w:numPr>
              <w:numId w:val="79"/>
            </w:numPr>
            <w:ind w:hanging="360"/>
          </w:pPr>
        </w:pPrChange>
      </w:pPr>
      <w:ins w:id="9111" w:author="Windows User" w:date="2017-09-23T01:57:00Z">
        <w:r w:rsidRPr="001848DF">
          <w:rPr>
            <w:rFonts w:hint="cs"/>
            <w:rtl/>
          </w:rPr>
          <w:t>آزمون</w:t>
        </w:r>
        <w:r w:rsidRPr="001848DF">
          <w:rPr>
            <w:rtl/>
          </w:rPr>
          <w:t xml:space="preserve"> روش و ابزار</w:t>
        </w:r>
      </w:ins>
      <w:ins w:id="9112" w:author="Mahmoud" w:date="2017-09-25T18:26:00Z">
        <w:r w:rsidR="00123366">
          <w:rPr>
            <w:rFonts w:hint="cs"/>
            <w:rtl/>
          </w:rPr>
          <w:t xml:space="preserve"> پیشنهادی</w:t>
        </w:r>
      </w:ins>
      <w:ins w:id="9113" w:author="Mahmoud" w:date="2017-10-07T22:10:00Z">
        <w:r w:rsidR="00212B5C">
          <w:rPr>
            <w:rFonts w:hint="cs"/>
            <w:rtl/>
          </w:rPr>
          <w:t xml:space="preserve"> با استفاده از دژافزار های اندرویدی و بمب منطقی در اندروید</w:t>
        </w:r>
      </w:ins>
    </w:p>
    <w:p w14:paraId="2FDD75D2" w14:textId="57FB52C1" w:rsidR="00853FE4" w:rsidRDefault="00853FE4">
      <w:pPr>
        <w:pStyle w:val="ListParagraph"/>
        <w:numPr>
          <w:ilvl w:val="0"/>
          <w:numId w:val="91"/>
        </w:numPr>
        <w:rPr>
          <w:ins w:id="9114" w:author="Windows User" w:date="2017-09-23T01:57:00Z"/>
        </w:rPr>
        <w:pPrChange w:id="9115" w:author="Mahmoud" w:date="2017-10-07T22:00:00Z">
          <w:pPr/>
        </w:pPrChange>
      </w:pPr>
      <w:ins w:id="9116" w:author="Windows User" w:date="2017-09-23T01:57:00Z">
        <w:r w:rsidRPr="001848DF">
          <w:rPr>
            <w:rFonts w:hint="cs"/>
            <w:rtl/>
          </w:rPr>
          <w:t>نگارش</w:t>
        </w:r>
        <w:r w:rsidRPr="001848DF">
          <w:rPr>
            <w:rtl/>
          </w:rPr>
          <w:t xml:space="preserve"> پا</w:t>
        </w:r>
        <w:r w:rsidRPr="001848DF">
          <w:rPr>
            <w:rFonts w:hint="cs"/>
            <w:rtl/>
          </w:rPr>
          <w:t>یان‌نامه</w:t>
        </w:r>
      </w:ins>
    </w:p>
    <w:p w14:paraId="5FA29C64" w14:textId="77777777" w:rsidR="00853FE4" w:rsidDel="003A3C63" w:rsidRDefault="00853FE4" w:rsidP="00F66DA0">
      <w:pPr>
        <w:rPr>
          <w:ins w:id="9117" w:author="Windows User" w:date="2017-09-23T01:57:00Z"/>
          <w:del w:id="9118" w:author="Mahmoud" w:date="2017-09-25T16:27:00Z"/>
        </w:rPr>
      </w:pPr>
    </w:p>
    <w:p w14:paraId="05DD5890" w14:textId="77777777" w:rsidR="00853FE4" w:rsidRPr="001848DF" w:rsidRDefault="00853FE4" w:rsidP="00E2341D">
      <w:pPr>
        <w:rPr>
          <w:ins w:id="9119" w:author="Windows User" w:date="2017-09-23T01:57:00Z"/>
          <w:rtl/>
        </w:rPr>
        <w:sectPr w:rsidR="00853FE4" w:rsidRPr="001848DF" w:rsidSect="00865D1E">
          <w:headerReference w:type="default" r:id="rId65"/>
          <w:footnotePr>
            <w:numRestart w:val="eachPage"/>
          </w:footnotePr>
          <w:pgSz w:w="12240" w:h="15840"/>
          <w:pgMar w:top="1440" w:right="1440" w:bottom="1440" w:left="1440" w:header="720" w:footer="720" w:gutter="0"/>
          <w:cols w:space="720"/>
          <w:docGrid w:linePitch="360"/>
        </w:sectPr>
      </w:pPr>
    </w:p>
    <w:p w14:paraId="5F1229A1" w14:textId="31837B80" w:rsidR="00853FE4" w:rsidRPr="00F66DA0" w:rsidDel="003A3C63" w:rsidRDefault="00853FE4">
      <w:pPr>
        <w:rPr>
          <w:ins w:id="9126" w:author="Windows User" w:date="2017-09-22T15:57:00Z"/>
          <w:del w:id="9127" w:author="Mahmoud" w:date="2017-09-25T16:27:00Z"/>
          <w:rtl/>
        </w:rPr>
        <w:pPrChange w:id="9128" w:author="Windows User" w:date="2017-09-23T01:56:00Z">
          <w:pPr>
            <w:pStyle w:val="Heading1"/>
          </w:pPr>
        </w:pPrChange>
      </w:pPr>
    </w:p>
    <w:p w14:paraId="7D39E848" w14:textId="632B3281" w:rsidR="00F721C5" w:rsidRPr="00E2341D" w:rsidDel="003A3C63" w:rsidRDefault="002A04BF">
      <w:pPr>
        <w:pStyle w:val="Heading2"/>
        <w:rPr>
          <w:ins w:id="9129" w:author="Windows User" w:date="2017-09-22T15:58:00Z"/>
          <w:del w:id="9130" w:author="Mahmoud" w:date="2017-09-25T16:27:00Z"/>
          <w:rtl/>
        </w:rPr>
        <w:pPrChange w:id="9131" w:author="Windows User" w:date="2017-09-22T16:25:00Z">
          <w:pPr>
            <w:pStyle w:val="Heading1"/>
          </w:pPr>
        </w:pPrChange>
      </w:pPr>
      <w:ins w:id="9132" w:author="Windows User" w:date="2017-09-22T16:40:00Z">
        <w:del w:id="9133" w:author="Mahmoud" w:date="2017-09-25T16:27:00Z">
          <w:r w:rsidDel="003A3C63">
            <w:rPr>
              <w:rFonts w:hint="cs"/>
              <w:rtl/>
            </w:rPr>
            <w:delText>7</w:delText>
          </w:r>
        </w:del>
      </w:ins>
      <w:ins w:id="9134" w:author="Windows User" w:date="2017-09-22T16:25:00Z">
        <w:del w:id="9135" w:author="Mahmoud" w:date="2017-09-25T16:27:00Z">
          <w:r w:rsidR="005975EA" w:rsidRPr="00F66DA0" w:rsidDel="003A3C63">
            <w:rPr>
              <w:rtl/>
            </w:rPr>
            <w:delText>-2-</w:delText>
          </w:r>
        </w:del>
      </w:ins>
      <w:ins w:id="9136" w:author="Windows User" w:date="2017-09-22T15:57:00Z">
        <w:del w:id="9137" w:author="Mahmoud" w:date="2017-09-25T16:27:00Z">
          <w:r w:rsidR="00F721C5" w:rsidRPr="00F66DA0" w:rsidDel="003A3C63">
            <w:rPr>
              <w:rtl/>
            </w:rPr>
            <w:delText>مقا</w:delText>
          </w:r>
          <w:r w:rsidR="00F721C5" w:rsidRPr="007916DF" w:rsidDel="003A3C63">
            <w:rPr>
              <w:rFonts w:hint="cs"/>
              <w:b w:val="0"/>
              <w:bCs w:val="0"/>
              <w:rtl/>
            </w:rPr>
            <w:delText>ی</w:delText>
          </w:r>
          <w:r w:rsidR="00F721C5" w:rsidRPr="00AC0E5B" w:rsidDel="003A3C63">
            <w:rPr>
              <w:rFonts w:hint="eastAsia"/>
              <w:b w:val="0"/>
              <w:bCs w:val="0"/>
              <w:rtl/>
            </w:rPr>
            <w:delText>سه</w:delText>
          </w:r>
          <w:r w:rsidR="00F721C5" w:rsidRPr="00464003" w:rsidDel="003A3C63">
            <w:rPr>
              <w:b w:val="0"/>
              <w:bCs w:val="0"/>
              <w:rtl/>
            </w:rPr>
            <w:delText xml:space="preserve"> کارها</w:delText>
          </w:r>
          <w:r w:rsidR="00F721C5" w:rsidRPr="00E2341D" w:rsidDel="003A3C63">
            <w:rPr>
              <w:rFonts w:hint="cs"/>
              <w:rtl/>
            </w:rPr>
            <w:delText>ی</w:delText>
          </w:r>
          <w:r w:rsidR="00F721C5" w:rsidRPr="00E2341D" w:rsidDel="003A3C63">
            <w:rPr>
              <w:rtl/>
            </w:rPr>
            <w:delText xml:space="preserve"> پ</w:delText>
          </w:r>
          <w:r w:rsidR="00F721C5" w:rsidRPr="00E2341D" w:rsidDel="003A3C63">
            <w:rPr>
              <w:rFonts w:hint="cs"/>
              <w:rtl/>
            </w:rPr>
            <w:delText>ی</w:delText>
          </w:r>
          <w:r w:rsidR="00F721C5" w:rsidRPr="00E2341D" w:rsidDel="003A3C63">
            <w:rPr>
              <w:rFonts w:hint="eastAsia"/>
              <w:rtl/>
            </w:rPr>
            <w:delText>ش</w:delText>
          </w:r>
          <w:r w:rsidR="00F721C5" w:rsidRPr="00E2341D" w:rsidDel="003A3C63">
            <w:rPr>
              <w:rFonts w:hint="cs"/>
              <w:rtl/>
            </w:rPr>
            <w:delText>ی</w:delText>
          </w:r>
          <w:r w:rsidR="00F721C5" w:rsidRPr="00E2341D" w:rsidDel="003A3C63">
            <w:rPr>
              <w:rFonts w:hint="eastAsia"/>
              <w:rtl/>
            </w:rPr>
            <w:delText>ن</w:delText>
          </w:r>
          <w:r w:rsidR="00F721C5" w:rsidRPr="00E2341D" w:rsidDel="003A3C63">
            <w:rPr>
              <w:rtl/>
            </w:rPr>
            <w:delText xml:space="preserve"> و آ</w:delText>
          </w:r>
          <w:r w:rsidR="00F721C5" w:rsidRPr="00E2341D" w:rsidDel="003A3C63">
            <w:rPr>
              <w:rFonts w:hint="cs"/>
              <w:rtl/>
            </w:rPr>
            <w:delText>ی</w:delText>
          </w:r>
          <w:r w:rsidR="00F721C5" w:rsidRPr="00E2341D" w:rsidDel="003A3C63">
            <w:rPr>
              <w:rFonts w:hint="eastAsia"/>
              <w:rtl/>
            </w:rPr>
            <w:delText>نده</w:delText>
          </w:r>
          <w:r w:rsidR="00F721C5" w:rsidRPr="00E2341D" w:rsidDel="003A3C63">
            <w:rPr>
              <w:rtl/>
            </w:rPr>
            <w:delText xml:space="preserve"> بحث</w:delText>
          </w:r>
        </w:del>
      </w:ins>
    </w:p>
    <w:p w14:paraId="73364DD2" w14:textId="2E688C82" w:rsidR="00F721C5" w:rsidRPr="005975EA" w:rsidDel="003A3C63" w:rsidRDefault="002A04BF" w:rsidP="00F66DA0">
      <w:pPr>
        <w:pStyle w:val="Heading2"/>
        <w:rPr>
          <w:ins w:id="9138" w:author="Windows User" w:date="2017-09-22T15:58:00Z"/>
          <w:del w:id="9139" w:author="Mahmoud" w:date="2017-09-25T16:27:00Z"/>
          <w:rtl/>
        </w:rPr>
      </w:pPr>
      <w:bookmarkStart w:id="9140" w:name="_Toc464205844"/>
      <w:ins w:id="9141" w:author="Windows User" w:date="2017-09-22T16:40:00Z">
        <w:del w:id="9142" w:author="Mahmoud" w:date="2017-09-25T16:27:00Z">
          <w:r w:rsidDel="003A3C63">
            <w:rPr>
              <w:rFonts w:hint="cs"/>
              <w:rtl/>
            </w:rPr>
            <w:delText>7</w:delText>
          </w:r>
        </w:del>
      </w:ins>
      <w:ins w:id="9143" w:author="Windows User" w:date="2017-09-22T16:25:00Z">
        <w:del w:id="9144" w:author="Mahmoud" w:date="2017-09-25T16:27:00Z">
          <w:r w:rsidR="005975EA" w:rsidRPr="005975EA" w:rsidDel="003A3C63">
            <w:rPr>
              <w:rtl/>
            </w:rPr>
            <w:delText>-3-</w:delText>
          </w:r>
        </w:del>
      </w:ins>
      <w:ins w:id="9145" w:author="Windows User" w:date="2017-09-22T15:58:00Z">
        <w:del w:id="9146" w:author="Mahmoud" w:date="2017-09-25T16:27:00Z">
          <w:r w:rsidR="00F721C5" w:rsidRPr="005975EA" w:rsidDel="003A3C63">
            <w:rPr>
              <w:rFonts w:hint="eastAsia"/>
              <w:rtl/>
            </w:rPr>
            <w:delText>مسائل</w:delText>
          </w:r>
          <w:r w:rsidR="00F721C5" w:rsidRPr="005975EA" w:rsidDel="003A3C63">
            <w:rPr>
              <w:rtl/>
            </w:rPr>
            <w:delText xml:space="preserve"> </w:delText>
          </w:r>
          <w:r w:rsidR="00F721C5" w:rsidRPr="005975EA" w:rsidDel="003A3C63">
            <w:rPr>
              <w:rFonts w:hint="eastAsia"/>
              <w:rtl/>
            </w:rPr>
            <w:delText>باز</w:delText>
          </w:r>
          <w:bookmarkEnd w:id="9140"/>
        </w:del>
      </w:ins>
    </w:p>
    <w:p w14:paraId="1392C086" w14:textId="11EDE10A" w:rsidR="00F721C5" w:rsidRPr="005975EA" w:rsidDel="003A3C63" w:rsidRDefault="002A04BF" w:rsidP="007916DF">
      <w:pPr>
        <w:pStyle w:val="Heading2"/>
        <w:rPr>
          <w:ins w:id="9147" w:author="Windows User" w:date="2017-09-22T15:58:00Z"/>
          <w:del w:id="9148" w:author="Mahmoud" w:date="2017-09-25T16:27:00Z"/>
          <w:rtl/>
        </w:rPr>
      </w:pPr>
      <w:bookmarkStart w:id="9149" w:name="_Toc464205845"/>
      <w:ins w:id="9150" w:author="Windows User" w:date="2017-09-22T16:40:00Z">
        <w:del w:id="9151" w:author="Mahmoud" w:date="2017-09-25T16:27:00Z">
          <w:r w:rsidDel="003A3C63">
            <w:rPr>
              <w:rFonts w:hint="cs"/>
              <w:rtl/>
            </w:rPr>
            <w:delText>7</w:delText>
          </w:r>
        </w:del>
      </w:ins>
      <w:ins w:id="9152" w:author="Windows User" w:date="2017-09-22T16:25:00Z">
        <w:del w:id="9153" w:author="Mahmoud" w:date="2017-09-25T16:27:00Z">
          <w:r w:rsidR="005975EA" w:rsidRPr="005975EA" w:rsidDel="003A3C63">
            <w:rPr>
              <w:rtl/>
            </w:rPr>
            <w:delText>-4-</w:delText>
          </w:r>
        </w:del>
      </w:ins>
      <w:ins w:id="9154" w:author="Windows User" w:date="2017-09-22T15:58:00Z">
        <w:del w:id="9155" w:author="Mahmoud" w:date="2017-09-25T16:27:00Z">
          <w:r w:rsidR="00F721C5" w:rsidRPr="005975EA" w:rsidDel="003A3C63">
            <w:rPr>
              <w:rFonts w:hint="eastAsia"/>
              <w:rtl/>
            </w:rPr>
            <w:delText>پروژه</w:delText>
          </w:r>
          <w:r w:rsidR="00F721C5" w:rsidRPr="005975EA" w:rsidDel="003A3C63">
            <w:rPr>
              <w:rtl/>
            </w:rPr>
            <w:delText xml:space="preserve"> </w:delText>
          </w:r>
          <w:r w:rsidR="00F721C5" w:rsidRPr="005975EA" w:rsidDel="003A3C63">
            <w:rPr>
              <w:rFonts w:hint="eastAsia"/>
              <w:rtl/>
            </w:rPr>
            <w:delText>کارشناس</w:delText>
          </w:r>
          <w:r w:rsidR="00F721C5" w:rsidRPr="005975EA" w:rsidDel="003A3C63">
            <w:rPr>
              <w:rFonts w:hint="cs"/>
              <w:rtl/>
            </w:rPr>
            <w:delText>ی</w:delText>
          </w:r>
          <w:r w:rsidR="00F721C5" w:rsidRPr="005975EA" w:rsidDel="003A3C63">
            <w:rPr>
              <w:rtl/>
            </w:rPr>
            <w:delText xml:space="preserve"> </w:delText>
          </w:r>
          <w:r w:rsidR="00F721C5" w:rsidRPr="005975EA" w:rsidDel="003A3C63">
            <w:rPr>
              <w:rFonts w:hint="eastAsia"/>
              <w:rtl/>
            </w:rPr>
            <w:delText>ارشد</w:delText>
          </w:r>
          <w:bookmarkEnd w:id="9149"/>
        </w:del>
      </w:ins>
    </w:p>
    <w:p w14:paraId="7FD0400E" w14:textId="159DB01D" w:rsidR="00F721C5" w:rsidDel="003A3C63" w:rsidRDefault="00F721C5">
      <w:pPr>
        <w:rPr>
          <w:ins w:id="9156" w:author="Windows User" w:date="2017-09-22T15:58:00Z"/>
          <w:del w:id="9157" w:author="Mahmoud" w:date="2017-09-25T16:27:00Z"/>
          <w:rtl/>
        </w:rPr>
        <w:pPrChange w:id="9158" w:author="Windows User" w:date="2017-09-22T15:39:00Z">
          <w:pPr>
            <w:pStyle w:val="Heading1"/>
          </w:pPr>
        </w:pPrChange>
      </w:pPr>
    </w:p>
    <w:p w14:paraId="3EC525C6" w14:textId="77777777" w:rsidR="00793B07" w:rsidDel="003A3C63" w:rsidRDefault="00793B07">
      <w:pPr>
        <w:rPr>
          <w:ins w:id="9159" w:author="Windows User" w:date="2017-09-22T15:58:00Z"/>
          <w:del w:id="9160" w:author="Mahmoud" w:date="2017-09-25T16:27:00Z"/>
          <w:rtl/>
        </w:rPr>
        <w:pPrChange w:id="9161" w:author="Windows User" w:date="2017-09-22T15:39:00Z">
          <w:pPr>
            <w:pStyle w:val="Heading1"/>
          </w:pPr>
        </w:pPrChange>
      </w:pPr>
    </w:p>
    <w:p w14:paraId="2C46FF16" w14:textId="77777777" w:rsidR="00793B07" w:rsidDel="003A3C63" w:rsidRDefault="00793B07">
      <w:pPr>
        <w:rPr>
          <w:ins w:id="9162" w:author="Windows User" w:date="2017-09-22T15:58:00Z"/>
          <w:del w:id="9163" w:author="Mahmoud" w:date="2017-09-25T16:27:00Z"/>
          <w:rtl/>
        </w:rPr>
        <w:pPrChange w:id="9164" w:author="Windows User" w:date="2017-09-22T15:39:00Z">
          <w:pPr>
            <w:pStyle w:val="Heading1"/>
          </w:pPr>
        </w:pPrChange>
      </w:pPr>
    </w:p>
    <w:p w14:paraId="3AB4C6E2" w14:textId="77777777" w:rsidR="00793B07" w:rsidDel="003A3C63" w:rsidRDefault="00793B07">
      <w:pPr>
        <w:rPr>
          <w:ins w:id="9165" w:author="Windows User" w:date="2017-09-22T15:58:00Z"/>
          <w:del w:id="9166" w:author="Mahmoud" w:date="2017-09-25T16:27:00Z"/>
          <w:rtl/>
        </w:rPr>
        <w:pPrChange w:id="9167" w:author="Windows User" w:date="2017-09-22T15:39:00Z">
          <w:pPr>
            <w:pStyle w:val="Heading1"/>
          </w:pPr>
        </w:pPrChange>
      </w:pPr>
    </w:p>
    <w:p w14:paraId="443EA86A" w14:textId="77777777" w:rsidR="00793B07" w:rsidDel="003A3C63" w:rsidRDefault="00793B07">
      <w:pPr>
        <w:rPr>
          <w:ins w:id="9168" w:author="Windows User" w:date="2017-09-22T15:58:00Z"/>
          <w:del w:id="9169" w:author="Mahmoud" w:date="2017-09-25T16:27:00Z"/>
          <w:rtl/>
        </w:rPr>
        <w:pPrChange w:id="9170" w:author="Windows User" w:date="2017-09-22T15:39:00Z">
          <w:pPr>
            <w:pStyle w:val="Heading1"/>
          </w:pPr>
        </w:pPrChange>
      </w:pPr>
    </w:p>
    <w:p w14:paraId="32CFBBF5" w14:textId="77777777" w:rsidR="00793B07" w:rsidDel="003A3C63" w:rsidRDefault="00793B07">
      <w:pPr>
        <w:rPr>
          <w:ins w:id="9171" w:author="Windows User" w:date="2017-09-22T15:39:00Z"/>
          <w:del w:id="9172" w:author="Mahmoud" w:date="2017-09-25T16:27:00Z"/>
        </w:rPr>
        <w:pPrChange w:id="9173" w:author="Windows User" w:date="2017-09-22T15:39:00Z">
          <w:pPr>
            <w:pStyle w:val="Heading1"/>
          </w:pPr>
        </w:pPrChange>
      </w:pPr>
    </w:p>
    <w:p w14:paraId="767D8AA9" w14:textId="77777777" w:rsidR="001F5427" w:rsidDel="003A3C63" w:rsidRDefault="001F5427">
      <w:pPr>
        <w:rPr>
          <w:ins w:id="9174" w:author="Windows User" w:date="2017-09-22T15:39:00Z"/>
          <w:del w:id="9175" w:author="Mahmoud" w:date="2017-09-25T16:27:00Z"/>
        </w:rPr>
        <w:pPrChange w:id="9176" w:author="Windows User" w:date="2017-09-22T15:39:00Z">
          <w:pPr>
            <w:pStyle w:val="Heading1"/>
          </w:pPr>
        </w:pPrChange>
      </w:pPr>
    </w:p>
    <w:p w14:paraId="493D75E5" w14:textId="5D7A0A3F" w:rsidR="001F5427" w:rsidDel="003A3C63" w:rsidRDefault="001F5427">
      <w:pPr>
        <w:rPr>
          <w:ins w:id="9177" w:author="Windows User" w:date="2017-09-22T15:39:00Z"/>
          <w:del w:id="9178" w:author="Mahmoud" w:date="2017-09-25T16:27:00Z"/>
        </w:rPr>
        <w:pPrChange w:id="9179" w:author="Windows User" w:date="2017-09-22T15:39:00Z">
          <w:pPr>
            <w:pStyle w:val="Heading1"/>
          </w:pPr>
        </w:pPrChange>
      </w:pPr>
    </w:p>
    <w:p w14:paraId="55E0BFCF" w14:textId="2DE7F831" w:rsidR="001F5427" w:rsidDel="003A3C63" w:rsidRDefault="001F5427">
      <w:pPr>
        <w:rPr>
          <w:ins w:id="9180" w:author="Windows User" w:date="2017-09-22T15:39:00Z"/>
          <w:del w:id="9181" w:author="Mahmoud" w:date="2017-09-25T16:27:00Z"/>
        </w:rPr>
        <w:pPrChange w:id="9182" w:author="Windows User" w:date="2017-09-22T15:39:00Z">
          <w:pPr>
            <w:pStyle w:val="Heading1"/>
          </w:pPr>
        </w:pPrChange>
      </w:pPr>
    </w:p>
    <w:p w14:paraId="2A2B5E70" w14:textId="37293975" w:rsidR="001F5427" w:rsidDel="003A3C63" w:rsidRDefault="001F5427">
      <w:pPr>
        <w:rPr>
          <w:ins w:id="9183" w:author="Windows User" w:date="2017-09-22T15:39:00Z"/>
          <w:del w:id="9184" w:author="Mahmoud" w:date="2017-09-25T16:27:00Z"/>
        </w:rPr>
        <w:pPrChange w:id="9185" w:author="Windows User" w:date="2017-09-22T15:39:00Z">
          <w:pPr>
            <w:pStyle w:val="Heading1"/>
          </w:pPr>
        </w:pPrChange>
      </w:pPr>
    </w:p>
    <w:p w14:paraId="1B418D4A" w14:textId="438E062F" w:rsidR="001F5427" w:rsidDel="003A3C63" w:rsidRDefault="001F5427">
      <w:pPr>
        <w:rPr>
          <w:ins w:id="9186" w:author="Windows User" w:date="2017-09-22T15:39:00Z"/>
          <w:del w:id="9187" w:author="Mahmoud" w:date="2017-09-25T16:27:00Z"/>
        </w:rPr>
        <w:pPrChange w:id="9188" w:author="Windows User" w:date="2017-09-22T15:39:00Z">
          <w:pPr>
            <w:pStyle w:val="Heading1"/>
          </w:pPr>
        </w:pPrChange>
      </w:pPr>
    </w:p>
    <w:p w14:paraId="3348D719" w14:textId="3A901A42" w:rsidR="001F5427" w:rsidDel="003A3C63" w:rsidRDefault="001F5427">
      <w:pPr>
        <w:jc w:val="center"/>
        <w:rPr>
          <w:ins w:id="9189" w:author="Windows User" w:date="2017-09-22T16:40:00Z"/>
          <w:del w:id="9190" w:author="Mahmoud" w:date="2017-09-25T16:27:00Z"/>
          <w:sz w:val="52"/>
          <w:szCs w:val="52"/>
          <w:rtl/>
        </w:rPr>
        <w:pPrChange w:id="9191" w:author="Windows User" w:date="2017-09-22T15:39:00Z">
          <w:pPr>
            <w:pStyle w:val="Heading1"/>
          </w:pPr>
        </w:pPrChange>
      </w:pPr>
    </w:p>
    <w:p w14:paraId="5BE8F481" w14:textId="454C2001" w:rsidR="002A04BF" w:rsidDel="003A3C63" w:rsidRDefault="002A04BF">
      <w:pPr>
        <w:jc w:val="center"/>
        <w:rPr>
          <w:ins w:id="9192" w:author="Windows User" w:date="2017-09-22T15:39:00Z"/>
          <w:del w:id="9193" w:author="Mahmoud" w:date="2017-09-25T16:27:00Z"/>
          <w:sz w:val="52"/>
          <w:szCs w:val="52"/>
        </w:rPr>
        <w:pPrChange w:id="9194" w:author="Windows User" w:date="2017-09-22T15:39:00Z">
          <w:pPr>
            <w:pStyle w:val="Heading1"/>
          </w:pPr>
        </w:pPrChange>
      </w:pPr>
    </w:p>
    <w:p w14:paraId="0C70AB88" w14:textId="1474B1E3" w:rsidR="001F5427" w:rsidDel="003A3C63" w:rsidRDefault="001F5427">
      <w:pPr>
        <w:jc w:val="center"/>
        <w:rPr>
          <w:ins w:id="9195" w:author="Windows User" w:date="2017-09-22T15:39:00Z"/>
          <w:del w:id="9196" w:author="Mahmoud" w:date="2017-09-25T16:27:00Z"/>
          <w:sz w:val="52"/>
          <w:szCs w:val="52"/>
        </w:rPr>
        <w:pPrChange w:id="9197" w:author="Windows User" w:date="2017-09-22T15:39:00Z">
          <w:pPr>
            <w:pStyle w:val="Heading1"/>
          </w:pPr>
        </w:pPrChange>
      </w:pPr>
    </w:p>
    <w:p w14:paraId="597144E4" w14:textId="72E844D2" w:rsidR="001F5427" w:rsidRDefault="001F5427">
      <w:pPr>
        <w:jc w:val="center"/>
        <w:rPr>
          <w:ins w:id="9198" w:author="Windows User" w:date="2017-09-22T15:39:00Z"/>
          <w:sz w:val="52"/>
          <w:szCs w:val="52"/>
        </w:rPr>
        <w:pPrChange w:id="9199" w:author="Windows User" w:date="2017-09-22T16:40:00Z">
          <w:pPr>
            <w:pStyle w:val="Heading1"/>
          </w:pPr>
        </w:pPrChange>
      </w:pPr>
      <w:ins w:id="9200" w:author="Windows User" w:date="2017-09-22T15:39:00Z">
        <w:r w:rsidRPr="001F5427">
          <w:rPr>
            <w:b/>
            <w:bCs/>
            <w:sz w:val="52"/>
            <w:szCs w:val="52"/>
            <w:rtl/>
            <w:rPrChange w:id="9201" w:author="Windows User" w:date="2017-09-22T15:39:00Z">
              <w:rPr>
                <w:rtl/>
              </w:rPr>
            </w:rPrChange>
          </w:rPr>
          <w:t xml:space="preserve">فصل </w:t>
        </w:r>
      </w:ins>
      <w:ins w:id="9202" w:author="Windows User" w:date="2017-09-22T16:40:00Z">
        <w:r w:rsidR="002A04BF">
          <w:rPr>
            <w:rFonts w:hint="cs"/>
            <w:b/>
            <w:bCs/>
            <w:sz w:val="52"/>
            <w:szCs w:val="52"/>
            <w:rtl/>
          </w:rPr>
          <w:t>هشتم</w:t>
        </w:r>
      </w:ins>
      <w:ins w:id="9203" w:author="Windows User" w:date="2017-09-22T15:39:00Z">
        <w:r w:rsidRPr="001F5427">
          <w:rPr>
            <w:b/>
            <w:bCs/>
            <w:sz w:val="52"/>
            <w:szCs w:val="52"/>
            <w:rtl/>
            <w:rPrChange w:id="9204" w:author="Windows User" w:date="2017-09-22T15:39:00Z">
              <w:rPr>
                <w:rtl/>
              </w:rPr>
            </w:rPrChange>
          </w:rPr>
          <w:t>:</w:t>
        </w:r>
      </w:ins>
    </w:p>
    <w:p w14:paraId="3CD612A5" w14:textId="696CB96A" w:rsidR="001F5427" w:rsidRDefault="001F5427">
      <w:pPr>
        <w:jc w:val="center"/>
        <w:rPr>
          <w:ins w:id="9205" w:author="Windows User" w:date="2017-09-22T15:39:00Z"/>
          <w:sz w:val="52"/>
          <w:szCs w:val="52"/>
        </w:rPr>
        <w:pPrChange w:id="9206" w:author="Windows User" w:date="2017-09-22T15:39:00Z">
          <w:pPr>
            <w:pStyle w:val="Heading1"/>
          </w:pPr>
        </w:pPrChange>
      </w:pPr>
      <w:ins w:id="9207" w:author="Windows User" w:date="2017-09-22T15:39:00Z">
        <w:r w:rsidRPr="001F5427">
          <w:rPr>
            <w:b/>
            <w:bCs/>
            <w:sz w:val="52"/>
            <w:szCs w:val="52"/>
            <w:rtl/>
            <w:rPrChange w:id="9208" w:author="Windows User" w:date="2017-09-22T15:39:00Z">
              <w:rPr>
                <w:rtl/>
              </w:rPr>
            </w:rPrChange>
          </w:rPr>
          <w:t xml:space="preserve"> مراجع</w:t>
        </w:r>
      </w:ins>
    </w:p>
    <w:p w14:paraId="0B120881" w14:textId="77777777" w:rsidR="001F5427" w:rsidRDefault="001F5427">
      <w:pPr>
        <w:jc w:val="center"/>
        <w:rPr>
          <w:ins w:id="9209" w:author="Windows User" w:date="2017-09-22T15:39:00Z"/>
          <w:sz w:val="52"/>
          <w:szCs w:val="52"/>
        </w:rPr>
        <w:pPrChange w:id="9210" w:author="Windows User" w:date="2017-09-22T15:39:00Z">
          <w:pPr>
            <w:pStyle w:val="Heading1"/>
          </w:pPr>
        </w:pPrChange>
      </w:pPr>
    </w:p>
    <w:p w14:paraId="4DDCED0B" w14:textId="77777777" w:rsidR="001F5427" w:rsidRDefault="001F5427">
      <w:pPr>
        <w:jc w:val="center"/>
        <w:rPr>
          <w:ins w:id="9211" w:author="Windows User" w:date="2017-09-22T15:39:00Z"/>
          <w:sz w:val="52"/>
          <w:szCs w:val="52"/>
        </w:rPr>
        <w:pPrChange w:id="9212" w:author="Windows User" w:date="2017-09-22T15:39:00Z">
          <w:pPr>
            <w:pStyle w:val="Heading1"/>
          </w:pPr>
        </w:pPrChange>
      </w:pPr>
    </w:p>
    <w:p w14:paraId="11D91C61" w14:textId="77777777" w:rsidR="001F5427" w:rsidRDefault="001F5427">
      <w:pPr>
        <w:jc w:val="center"/>
        <w:rPr>
          <w:ins w:id="9213" w:author="Windows User" w:date="2017-09-22T15:39:00Z"/>
          <w:sz w:val="52"/>
          <w:szCs w:val="52"/>
        </w:rPr>
        <w:pPrChange w:id="9214" w:author="Windows User" w:date="2017-09-22T15:39:00Z">
          <w:pPr>
            <w:pStyle w:val="Heading1"/>
          </w:pPr>
        </w:pPrChange>
      </w:pPr>
    </w:p>
    <w:p w14:paraId="5122827D" w14:textId="77777777" w:rsidR="001F5427" w:rsidRDefault="001F5427">
      <w:pPr>
        <w:jc w:val="center"/>
        <w:rPr>
          <w:ins w:id="9215" w:author="Windows User" w:date="2017-09-22T15:39:00Z"/>
          <w:sz w:val="52"/>
          <w:szCs w:val="52"/>
        </w:rPr>
        <w:pPrChange w:id="9216" w:author="Windows User" w:date="2017-09-22T15:39:00Z">
          <w:pPr>
            <w:pStyle w:val="Heading1"/>
          </w:pPr>
        </w:pPrChange>
      </w:pPr>
    </w:p>
    <w:p w14:paraId="1F0904EE" w14:textId="77777777" w:rsidR="001F5427" w:rsidRDefault="001F5427">
      <w:pPr>
        <w:jc w:val="center"/>
        <w:rPr>
          <w:ins w:id="9217" w:author="Windows User" w:date="2017-09-22T15:39:00Z"/>
          <w:sz w:val="52"/>
          <w:szCs w:val="52"/>
        </w:rPr>
        <w:pPrChange w:id="9218" w:author="Windows User" w:date="2017-09-22T15:39:00Z">
          <w:pPr>
            <w:pStyle w:val="Heading1"/>
          </w:pPr>
        </w:pPrChange>
      </w:pPr>
    </w:p>
    <w:p w14:paraId="380ED409" w14:textId="77777777" w:rsidR="001F5427" w:rsidRDefault="001F5427">
      <w:pPr>
        <w:jc w:val="center"/>
        <w:rPr>
          <w:ins w:id="9219" w:author="Windows User" w:date="2017-09-22T15:39:00Z"/>
          <w:sz w:val="52"/>
          <w:szCs w:val="52"/>
        </w:rPr>
        <w:pPrChange w:id="9220" w:author="Windows User" w:date="2017-09-22T15:39:00Z">
          <w:pPr>
            <w:pStyle w:val="Heading1"/>
          </w:pPr>
        </w:pPrChange>
      </w:pPr>
    </w:p>
    <w:p w14:paraId="2BE9323D" w14:textId="77777777" w:rsidR="001F5427" w:rsidRDefault="001F5427">
      <w:pPr>
        <w:jc w:val="center"/>
        <w:rPr>
          <w:ins w:id="9221" w:author="Windows User" w:date="2017-09-22T15:39:00Z"/>
          <w:sz w:val="52"/>
          <w:szCs w:val="52"/>
        </w:rPr>
        <w:pPrChange w:id="9222" w:author="Windows User" w:date="2017-09-22T15:39:00Z">
          <w:pPr>
            <w:pStyle w:val="Heading1"/>
          </w:pPr>
        </w:pPrChange>
      </w:pPr>
    </w:p>
    <w:p w14:paraId="2C392740" w14:textId="77777777" w:rsidR="001F5427" w:rsidRDefault="001F5427">
      <w:pPr>
        <w:jc w:val="center"/>
        <w:rPr>
          <w:ins w:id="9223" w:author="Windows User" w:date="2017-09-22T15:39:00Z"/>
          <w:sz w:val="52"/>
          <w:szCs w:val="52"/>
        </w:rPr>
        <w:pPrChange w:id="9224" w:author="Windows User" w:date="2017-09-22T15:39:00Z">
          <w:pPr>
            <w:pStyle w:val="Heading1"/>
          </w:pPr>
        </w:pPrChange>
      </w:pPr>
    </w:p>
    <w:p w14:paraId="27A39AF8" w14:textId="77777777" w:rsidR="001F5427" w:rsidRDefault="001F5427">
      <w:pPr>
        <w:jc w:val="center"/>
        <w:rPr>
          <w:ins w:id="9225" w:author="Windows User" w:date="2017-09-22T15:39:00Z"/>
          <w:sz w:val="52"/>
          <w:szCs w:val="52"/>
        </w:rPr>
        <w:pPrChange w:id="9226" w:author="Windows User" w:date="2017-09-22T15:39:00Z">
          <w:pPr>
            <w:pStyle w:val="Heading1"/>
          </w:pPr>
        </w:pPrChange>
      </w:pPr>
    </w:p>
    <w:p w14:paraId="4EBE9320" w14:textId="77777777" w:rsidR="001F5427" w:rsidRDefault="001F5427">
      <w:pPr>
        <w:jc w:val="center"/>
        <w:rPr>
          <w:ins w:id="9227" w:author="Windows User" w:date="2017-09-22T15:39:00Z"/>
          <w:sz w:val="52"/>
          <w:szCs w:val="52"/>
        </w:rPr>
        <w:pPrChange w:id="9228" w:author="Windows User" w:date="2017-09-22T15:39:00Z">
          <w:pPr>
            <w:pStyle w:val="Heading1"/>
          </w:pPr>
        </w:pPrChange>
      </w:pPr>
    </w:p>
    <w:p w14:paraId="4A7CD1F8" w14:textId="77777777" w:rsidR="001F5427" w:rsidRPr="001F5427" w:rsidRDefault="001F5427">
      <w:pPr>
        <w:jc w:val="center"/>
        <w:rPr>
          <w:sz w:val="52"/>
          <w:szCs w:val="52"/>
          <w:rtl/>
          <w:rPrChange w:id="9229" w:author="Windows User" w:date="2017-09-22T15:39:00Z">
            <w:rPr>
              <w:sz w:val="24"/>
              <w:szCs w:val="28"/>
              <w:rtl/>
            </w:rPr>
          </w:rPrChange>
        </w:rPr>
        <w:pPrChange w:id="9230" w:author="Windows User" w:date="2017-09-22T15:39:00Z">
          <w:pPr>
            <w:pStyle w:val="Heading1"/>
          </w:pPr>
        </w:pPrChange>
      </w:pPr>
    </w:p>
    <w:p w14:paraId="6976178B" w14:textId="31B7D7D4" w:rsidR="00C00651" w:rsidRPr="00655117" w:rsidRDefault="00DC5276" w:rsidP="00194273">
      <w:pPr>
        <w:pStyle w:val="Heading1"/>
        <w:rPr>
          <w:sz w:val="2"/>
          <w:szCs w:val="2"/>
          <w:rtl/>
          <w:rPrChange w:id="9231" w:author="Windows User" w:date="2017-09-30T20:13:00Z">
            <w:rPr>
              <w:rtl/>
            </w:rPr>
          </w:rPrChange>
        </w:rPr>
      </w:pPr>
      <w:bookmarkStart w:id="9232" w:name="_Toc495715073"/>
      <w:r w:rsidRPr="00655117">
        <w:rPr>
          <w:sz w:val="2"/>
          <w:szCs w:val="2"/>
          <w:rtl/>
          <w:rPrChange w:id="9233" w:author="Windows User" w:date="2017-09-30T20:13:00Z">
            <w:rPr>
              <w:rtl/>
            </w:rPr>
          </w:rPrChange>
        </w:rPr>
        <w:lastRenderedPageBreak/>
        <w:t>فصل ه</w:t>
      </w:r>
      <w:ins w:id="9234" w:author="Windows User" w:date="2017-09-30T20:13:00Z">
        <w:r w:rsidR="00655117" w:rsidRPr="00655117">
          <w:rPr>
            <w:rFonts w:hint="eastAsia"/>
            <w:sz w:val="2"/>
            <w:szCs w:val="2"/>
            <w:rtl/>
            <w:rPrChange w:id="9235" w:author="Windows User" w:date="2017-09-30T20:13:00Z">
              <w:rPr>
                <w:rFonts w:hint="eastAsia"/>
                <w:sz w:val="32"/>
                <w:szCs w:val="32"/>
                <w:rtl/>
              </w:rPr>
            </w:rPrChange>
          </w:rPr>
          <w:t>ش</w:t>
        </w:r>
      </w:ins>
      <w:del w:id="9236" w:author="Windows User" w:date="2017-09-30T20:13:00Z">
        <w:r w:rsidRPr="00655117" w:rsidDel="00655117">
          <w:rPr>
            <w:sz w:val="2"/>
            <w:szCs w:val="2"/>
            <w:rtl/>
            <w:rPrChange w:id="9237" w:author="Windows User" w:date="2017-09-30T20:13:00Z">
              <w:rPr>
                <w:rtl/>
              </w:rPr>
            </w:rPrChange>
          </w:rPr>
          <w:delText>ف</w:delText>
        </w:r>
      </w:del>
      <w:r w:rsidRPr="00655117">
        <w:rPr>
          <w:sz w:val="2"/>
          <w:szCs w:val="2"/>
          <w:rtl/>
          <w:rPrChange w:id="9238" w:author="Windows User" w:date="2017-09-30T20:13:00Z">
            <w:rPr>
              <w:rtl/>
            </w:rPr>
          </w:rPrChange>
        </w:rPr>
        <w:t>ت</w:t>
      </w:r>
      <w:r w:rsidR="00C373C0" w:rsidRPr="00655117">
        <w:rPr>
          <w:sz w:val="2"/>
          <w:szCs w:val="2"/>
          <w:rtl/>
          <w:rPrChange w:id="9239" w:author="Windows User" w:date="2017-09-30T20:13:00Z">
            <w:rPr>
              <w:rtl/>
            </w:rPr>
          </w:rPrChange>
        </w:rPr>
        <w:t>م: مراجع</w:t>
      </w:r>
      <w:bookmarkEnd w:id="9232"/>
    </w:p>
    <w:p w14:paraId="334FF39D" w14:textId="77777777" w:rsidR="001F5427" w:rsidRPr="00452D51" w:rsidDel="00452D51" w:rsidRDefault="001F5427">
      <w:pPr>
        <w:pStyle w:val="ListParagraph"/>
        <w:numPr>
          <w:ilvl w:val="0"/>
          <w:numId w:val="57"/>
        </w:numPr>
        <w:bidi w:val="0"/>
        <w:spacing w:after="0" w:line="259" w:lineRule="auto"/>
        <w:ind w:hanging="630"/>
        <w:rPr>
          <w:del w:id="9240" w:author="Mahmoud" w:date="2017-09-26T22:20:00Z"/>
          <w:b/>
          <w:bCs/>
          <w:sz w:val="40"/>
          <w:szCs w:val="40"/>
          <w:rPrChange w:id="9241" w:author="Mahmoud" w:date="2017-09-26T22:20:00Z">
            <w:rPr>
              <w:del w:id="9242" w:author="Mahmoud" w:date="2017-09-26T22:20:00Z"/>
              <w:rFonts w:ascii="Arial" w:hAnsi="Arial" w:cs="Arial"/>
              <w:color w:val="222222"/>
              <w:shd w:val="clear" w:color="auto" w:fill="FFFFFF"/>
            </w:rPr>
          </w:rPrChange>
        </w:rPr>
      </w:pPr>
      <w:ins w:id="9243" w:author="Windows User" w:date="2017-09-22T15:38:00Z">
        <w:r w:rsidRPr="00110859">
          <w:rPr>
            <w:rFonts w:ascii="Arial" w:hAnsi="Arial" w:cs="Arial"/>
            <w:color w:val="222222"/>
            <w:shd w:val="clear" w:color="auto" w:fill="FFFFFF"/>
          </w:rPr>
          <w:t>Cadar, Cristian, and Koushik Sen. "Symbolic execution for software testing: three decades later." </w:t>
        </w:r>
        <w:r w:rsidRPr="00110859">
          <w:rPr>
            <w:rFonts w:ascii="Arial" w:hAnsi="Arial" w:cs="Arial"/>
            <w:i/>
            <w:iCs/>
            <w:color w:val="222222"/>
            <w:shd w:val="clear" w:color="auto" w:fill="FFFFFF"/>
          </w:rPr>
          <w:t>Communications of the ACM</w:t>
        </w:r>
        <w:r w:rsidRPr="00110859">
          <w:rPr>
            <w:rFonts w:ascii="Arial" w:hAnsi="Arial" w:cs="Arial"/>
            <w:color w:val="222222"/>
            <w:shd w:val="clear" w:color="auto" w:fill="FFFFFF"/>
          </w:rPr>
          <w:t> 56.2 (2013): 82-90.</w:t>
        </w:r>
      </w:ins>
    </w:p>
    <w:p w14:paraId="5D41D8D4" w14:textId="77777777" w:rsidR="00452D51" w:rsidRPr="00DC7B94" w:rsidRDefault="00452D51">
      <w:pPr>
        <w:pStyle w:val="ListParagraph"/>
        <w:numPr>
          <w:ilvl w:val="0"/>
          <w:numId w:val="57"/>
        </w:numPr>
        <w:bidi w:val="0"/>
        <w:spacing w:after="0" w:line="259" w:lineRule="auto"/>
        <w:ind w:hanging="630"/>
        <w:rPr>
          <w:ins w:id="9244" w:author="Mahmoud" w:date="2017-09-26T22:20:00Z"/>
          <w:b/>
          <w:bCs/>
          <w:sz w:val="40"/>
          <w:szCs w:val="40"/>
        </w:rPr>
      </w:pPr>
    </w:p>
    <w:p w14:paraId="42282877" w14:textId="55FA09A7" w:rsidR="00452D51" w:rsidRPr="00452D51" w:rsidRDefault="001F5427">
      <w:pPr>
        <w:pStyle w:val="ListParagraph"/>
        <w:numPr>
          <w:ilvl w:val="0"/>
          <w:numId w:val="57"/>
        </w:numPr>
        <w:bidi w:val="0"/>
        <w:spacing w:after="0" w:line="259" w:lineRule="auto"/>
        <w:ind w:hanging="630"/>
        <w:rPr>
          <w:ins w:id="9245" w:author="Mahmoud" w:date="2017-09-26T22:20:00Z"/>
          <w:b/>
          <w:bCs/>
          <w:sz w:val="48"/>
          <w:szCs w:val="48"/>
          <w:rPrChange w:id="9246" w:author="Mahmoud" w:date="2017-09-26T22:20:00Z">
            <w:rPr>
              <w:ins w:id="9247" w:author="Mahmoud" w:date="2017-09-26T22:20:00Z"/>
              <w:rFonts w:ascii="Arial" w:hAnsi="Arial" w:cs="Arial"/>
              <w:color w:val="222222"/>
              <w:shd w:val="clear" w:color="auto" w:fill="FFFFFF"/>
            </w:rPr>
          </w:rPrChange>
        </w:rPr>
      </w:pPr>
      <w:ins w:id="9248" w:author="Windows User" w:date="2017-09-22T15:38:00Z">
        <w:del w:id="9249" w:author="Mahmoud" w:date="2017-09-26T22:20:00Z">
          <w:r w:rsidRPr="00452D51" w:rsidDel="00DE75F9">
            <w:rPr>
              <w:rFonts w:ascii="Arial" w:hAnsi="Arial" w:cs="Arial"/>
              <w:color w:val="222222"/>
              <w:shd w:val="clear" w:color="auto" w:fill="FFFFFF"/>
              <w:rPrChange w:id="9250" w:author="Mahmoud" w:date="2017-09-26T22:20:00Z">
                <w:rPr>
                  <w:shd w:val="clear" w:color="auto" w:fill="FFFFFF"/>
                </w:rPr>
              </w:rPrChange>
            </w:rPr>
            <w:delText>G</w:delText>
          </w:r>
        </w:del>
      </w:ins>
      <w:ins w:id="9251" w:author="Mahmoud" w:date="2017-09-26T22:20:00Z">
        <w:r w:rsidR="00DE75F9" w:rsidRPr="00452D51">
          <w:rPr>
            <w:rFonts w:ascii="Arial" w:hAnsi="Arial" w:cs="Arial"/>
            <w:color w:val="222222"/>
            <w:shd w:val="clear" w:color="auto" w:fill="FFFFFF"/>
            <w:rPrChange w:id="9252" w:author="Mahmoud" w:date="2017-09-26T22:20:00Z">
              <w:rPr>
                <w:shd w:val="clear" w:color="auto" w:fill="FFFFFF"/>
              </w:rPr>
            </w:rPrChange>
          </w:rPr>
          <w:t>King, James C. "Symbolic execution and program testing." Communications of the ACM 19.7 (1976): 385-394.</w:t>
        </w:r>
      </w:ins>
      <w:ins w:id="9253" w:author="Windows User" w:date="2017-09-22T15:38:00Z">
        <w:del w:id="9254" w:author="Mahmoud" w:date="2017-09-26T22:20:00Z">
          <w:r w:rsidRPr="00452D51" w:rsidDel="00DE75F9">
            <w:rPr>
              <w:rFonts w:ascii="Arial" w:hAnsi="Arial" w:cs="Arial"/>
              <w:color w:val="222222"/>
              <w:shd w:val="clear" w:color="auto" w:fill="FFFFFF"/>
              <w:rPrChange w:id="9255" w:author="Mahmoud" w:date="2017-09-26T22:20:00Z">
                <w:rPr>
                  <w:shd w:val="clear" w:color="auto" w:fill="FFFFFF"/>
                </w:rPr>
              </w:rPrChange>
            </w:rPr>
            <w:delText>odefroid, Patrice, Nils Klarlund, and Koushik Sen. "DART: directed automated random testing." </w:delText>
          </w:r>
          <w:r w:rsidRPr="00452D51" w:rsidDel="00DE75F9">
            <w:rPr>
              <w:rFonts w:ascii="Arial" w:hAnsi="Arial" w:cs="Arial"/>
              <w:i/>
              <w:iCs/>
              <w:color w:val="222222"/>
              <w:shd w:val="clear" w:color="auto" w:fill="FFFFFF"/>
              <w:rPrChange w:id="9256" w:author="Mahmoud" w:date="2017-09-26T22:20:00Z">
                <w:rPr>
                  <w:i/>
                  <w:iCs/>
                  <w:shd w:val="clear" w:color="auto" w:fill="FFFFFF"/>
                </w:rPr>
              </w:rPrChange>
            </w:rPr>
            <w:delText>ACM Sigplan Notices</w:delText>
          </w:r>
          <w:r w:rsidRPr="00452D51" w:rsidDel="00DE75F9">
            <w:rPr>
              <w:rFonts w:ascii="Arial" w:hAnsi="Arial" w:cs="Arial"/>
              <w:color w:val="222222"/>
              <w:shd w:val="clear" w:color="auto" w:fill="FFFFFF"/>
              <w:rPrChange w:id="9257" w:author="Mahmoud" w:date="2017-09-26T22:20:00Z">
                <w:rPr>
                  <w:shd w:val="clear" w:color="auto" w:fill="FFFFFF"/>
                </w:rPr>
              </w:rPrChange>
            </w:rPr>
            <w:delText>. Vol. 40. No. 6. ACM, 2005.</w:delText>
          </w:r>
        </w:del>
      </w:ins>
    </w:p>
    <w:p w14:paraId="005544F3" w14:textId="67CF3AF1" w:rsidR="00DE75F9" w:rsidRPr="00DE75F9" w:rsidRDefault="00DE75F9">
      <w:pPr>
        <w:pStyle w:val="ListParagraph"/>
        <w:numPr>
          <w:ilvl w:val="0"/>
          <w:numId w:val="57"/>
        </w:numPr>
        <w:bidi w:val="0"/>
        <w:spacing w:after="0" w:line="259" w:lineRule="auto"/>
        <w:ind w:hanging="630"/>
        <w:rPr>
          <w:ins w:id="9258" w:author="Windows User" w:date="2017-09-22T15:38:00Z"/>
          <w:b/>
          <w:bCs/>
          <w:sz w:val="48"/>
          <w:szCs w:val="48"/>
          <w:rPrChange w:id="9259" w:author="Mahmoud" w:date="2017-09-26T22:20:00Z">
            <w:rPr>
              <w:ins w:id="9260" w:author="Windows User" w:date="2017-09-22T15:38:00Z"/>
            </w:rPr>
          </w:rPrChange>
        </w:rPr>
      </w:pPr>
      <w:ins w:id="9261" w:author="Mahmoud" w:date="2017-09-26T22:20:00Z">
        <w:r w:rsidRPr="002B0A5C">
          <w:rPr>
            <w:rFonts w:ascii="Arial" w:hAnsi="Arial" w:cs="Arial"/>
            <w:color w:val="222222"/>
            <w:shd w:val="clear" w:color="auto" w:fill="FFFFFF"/>
          </w:rPr>
          <w:t>Godefroid, Patrice, Nils Klarlund, and Koushik Sen. "DART: directed automated random testing." </w:t>
        </w:r>
        <w:r w:rsidRPr="002B0A5C">
          <w:rPr>
            <w:rFonts w:ascii="Arial" w:hAnsi="Arial" w:cs="Arial"/>
            <w:i/>
            <w:iCs/>
            <w:color w:val="222222"/>
            <w:shd w:val="clear" w:color="auto" w:fill="FFFFFF"/>
          </w:rPr>
          <w:t>ACM Sigplan Notices</w:t>
        </w:r>
        <w:r w:rsidRPr="002B0A5C">
          <w:rPr>
            <w:rFonts w:ascii="Arial" w:hAnsi="Arial" w:cs="Arial"/>
            <w:color w:val="222222"/>
            <w:shd w:val="clear" w:color="auto" w:fill="FFFFFF"/>
          </w:rPr>
          <w:t>. Vol. 40. No. 6. ACM, 2005.</w:t>
        </w:r>
      </w:ins>
    </w:p>
    <w:p w14:paraId="56349A11" w14:textId="77777777" w:rsidR="001F5427" w:rsidRPr="001C4990" w:rsidRDefault="001F5427" w:rsidP="001F5427">
      <w:pPr>
        <w:pStyle w:val="ListParagraph"/>
        <w:numPr>
          <w:ilvl w:val="0"/>
          <w:numId w:val="57"/>
        </w:numPr>
        <w:bidi w:val="0"/>
        <w:spacing w:after="0" w:line="259" w:lineRule="auto"/>
        <w:ind w:hanging="630"/>
        <w:rPr>
          <w:ins w:id="9262" w:author="Windows User" w:date="2017-09-22T15:38:00Z"/>
          <w:b/>
          <w:bCs/>
          <w:sz w:val="52"/>
          <w:szCs w:val="52"/>
        </w:rPr>
      </w:pPr>
      <w:ins w:id="9263" w:author="Windows User" w:date="2017-09-22T15:38:00Z">
        <w:r w:rsidRPr="001C4990">
          <w:rPr>
            <w:rFonts w:ascii="Arial" w:hAnsi="Arial" w:cs="Arial"/>
            <w:color w:val="222222"/>
            <w:shd w:val="clear" w:color="auto" w:fill="FFFFFF"/>
          </w:rPr>
          <w:t>Schwartz, Edward J., Thanassis Avgerinos, and David Brumley. "All you ever wanted to know about dynamic taint analysis and forward symbolic execution (but might have been afraid to ask)." </w:t>
        </w:r>
        <w:r w:rsidRPr="001C4990">
          <w:rPr>
            <w:rFonts w:ascii="Arial" w:hAnsi="Arial" w:cs="Arial"/>
            <w:i/>
            <w:iCs/>
            <w:color w:val="222222"/>
            <w:shd w:val="clear" w:color="auto" w:fill="FFFFFF"/>
          </w:rPr>
          <w:t>Security and privacy (SP), 2010 IEEE symposium on</w:t>
        </w:r>
        <w:r w:rsidRPr="001C4990">
          <w:rPr>
            <w:rFonts w:ascii="Arial" w:hAnsi="Arial" w:cs="Arial"/>
            <w:color w:val="222222"/>
            <w:shd w:val="clear" w:color="auto" w:fill="FFFFFF"/>
          </w:rPr>
          <w:t>. IEEE, 2010.</w:t>
        </w:r>
      </w:ins>
    </w:p>
    <w:p w14:paraId="179CA586" w14:textId="77777777" w:rsidR="001F5427" w:rsidRPr="00A91B6C" w:rsidRDefault="001F5427" w:rsidP="001F5427">
      <w:pPr>
        <w:pStyle w:val="ListParagraph"/>
        <w:numPr>
          <w:ilvl w:val="0"/>
          <w:numId w:val="57"/>
        </w:numPr>
        <w:bidi w:val="0"/>
        <w:spacing w:after="0" w:line="259" w:lineRule="auto"/>
        <w:ind w:hanging="630"/>
        <w:rPr>
          <w:ins w:id="9264" w:author="Windows User" w:date="2017-09-22T15:38:00Z"/>
          <w:b/>
          <w:bCs/>
          <w:sz w:val="56"/>
          <w:szCs w:val="56"/>
        </w:rPr>
      </w:pPr>
      <w:ins w:id="9265" w:author="Windows User" w:date="2017-09-22T15:38:00Z">
        <w:r w:rsidRPr="00A91B6C">
          <w:rPr>
            <w:rFonts w:ascii="Arial" w:hAnsi="Arial" w:cs="Arial"/>
            <w:color w:val="222222"/>
            <w:shd w:val="clear" w:color="auto" w:fill="FFFFFF"/>
          </w:rPr>
          <w:t>Cha, Sang Kil, et al. "Unleashing mayhem on binary code." Security and Privacy (SP), 2012 IEEE Symposium on. IEEE, 2012.</w:t>
        </w:r>
      </w:ins>
    </w:p>
    <w:p w14:paraId="6F86CE6F" w14:textId="77777777" w:rsidR="001F5427" w:rsidRPr="00C128EF" w:rsidRDefault="001F5427" w:rsidP="001F5427">
      <w:pPr>
        <w:pStyle w:val="ListParagraph"/>
        <w:numPr>
          <w:ilvl w:val="0"/>
          <w:numId w:val="57"/>
        </w:numPr>
        <w:bidi w:val="0"/>
        <w:spacing w:after="0" w:line="259" w:lineRule="auto"/>
        <w:ind w:hanging="630"/>
        <w:rPr>
          <w:ins w:id="9266" w:author="Windows User" w:date="2017-09-22T15:38:00Z"/>
          <w:b/>
          <w:bCs/>
          <w:sz w:val="56"/>
          <w:szCs w:val="56"/>
        </w:rPr>
      </w:pPr>
      <w:ins w:id="9267" w:author="Windows User" w:date="2017-09-22T15:38:00Z">
        <w:r w:rsidRPr="00A91B6C">
          <w:rPr>
            <w:rFonts w:ascii="Arial" w:hAnsi="Arial" w:cs="Arial"/>
            <w:color w:val="222222"/>
            <w:shd w:val="clear" w:color="auto" w:fill="FFFFFF"/>
          </w:rPr>
          <w:t>Stephens, Nick, et al. "Driller: Augmenting Fuzzing Through Selective Symbolic Execution." NDSS. Vol. 16. 2016.</w:t>
        </w:r>
      </w:ins>
    </w:p>
    <w:p w14:paraId="21AA607A" w14:textId="77777777" w:rsidR="001F5427" w:rsidRPr="007769E0" w:rsidRDefault="001F5427" w:rsidP="001F5427">
      <w:pPr>
        <w:pStyle w:val="ListParagraph"/>
        <w:numPr>
          <w:ilvl w:val="0"/>
          <w:numId w:val="57"/>
        </w:numPr>
        <w:bidi w:val="0"/>
        <w:spacing w:after="0" w:line="259" w:lineRule="auto"/>
        <w:ind w:hanging="630"/>
        <w:rPr>
          <w:ins w:id="9268" w:author="Windows User" w:date="2017-09-22T15:38:00Z"/>
          <w:b/>
          <w:bCs/>
          <w:sz w:val="68"/>
          <w:szCs w:val="68"/>
        </w:rPr>
      </w:pPr>
      <w:ins w:id="9269" w:author="Windows User" w:date="2017-09-22T15:38:00Z">
        <w:r w:rsidRPr="007769E0">
          <w:rPr>
            <w:rFonts w:ascii="Arial" w:hAnsi="Arial" w:cs="Arial"/>
            <w:color w:val="222222"/>
            <w:shd w:val="clear" w:color="auto" w:fill="FFFFFF"/>
          </w:rPr>
          <w:t>Choudhary, Shauvik Roy, Alessandra Gorla, and Alessandro Orso. "Automated test input generation for android: Are we there yet?(e)." </w:t>
        </w:r>
        <w:r w:rsidRPr="007769E0">
          <w:rPr>
            <w:rFonts w:ascii="Arial" w:hAnsi="Arial" w:cs="Arial"/>
            <w:i/>
            <w:iCs/>
            <w:color w:val="222222"/>
            <w:shd w:val="clear" w:color="auto" w:fill="FFFFFF"/>
          </w:rPr>
          <w:t>Automated Software Engineering (ASE), 2015 30th IEEE/ACM International Conference on</w:t>
        </w:r>
        <w:r w:rsidRPr="007769E0">
          <w:rPr>
            <w:rFonts w:ascii="Arial" w:hAnsi="Arial" w:cs="Arial"/>
            <w:color w:val="222222"/>
            <w:shd w:val="clear" w:color="auto" w:fill="FFFFFF"/>
          </w:rPr>
          <w:t>. IEEE, 2015.</w:t>
        </w:r>
        <w:r w:rsidRPr="007769E0">
          <w:rPr>
            <w:rFonts w:ascii="Arial" w:hAnsi="Arial" w:cs="Arial"/>
            <w:color w:val="222222"/>
            <w:sz w:val="28"/>
            <w:shd w:val="clear" w:color="auto" w:fill="FFFFFF"/>
          </w:rPr>
          <w:t xml:space="preserve"> </w:t>
        </w:r>
      </w:ins>
    </w:p>
    <w:p w14:paraId="2043EE61" w14:textId="77777777" w:rsidR="001F5427" w:rsidRPr="0000133E" w:rsidRDefault="001F5427" w:rsidP="001F5427">
      <w:pPr>
        <w:pStyle w:val="ListParagraph"/>
        <w:numPr>
          <w:ilvl w:val="0"/>
          <w:numId w:val="57"/>
        </w:numPr>
        <w:bidi w:val="0"/>
        <w:spacing w:after="0" w:line="259" w:lineRule="auto"/>
        <w:ind w:hanging="630"/>
        <w:rPr>
          <w:ins w:id="9270" w:author="Windows User" w:date="2017-09-22T15:38:00Z"/>
          <w:b/>
          <w:bCs/>
          <w:sz w:val="64"/>
          <w:szCs w:val="64"/>
        </w:rPr>
      </w:pPr>
      <w:ins w:id="9271" w:author="Windows User" w:date="2017-09-22T15:38:00Z">
        <w:r w:rsidRPr="0000133E">
          <w:rPr>
            <w:rFonts w:ascii="Arial" w:hAnsi="Arial" w:cs="Arial"/>
            <w:color w:val="222222"/>
            <w:shd w:val="clear" w:color="auto" w:fill="FFFFFF"/>
          </w:rPr>
          <w:t>Anand, Saswat, et al. "Automated concolic testing of smartphone apps." </w:t>
        </w:r>
        <w:r w:rsidRPr="0000133E">
          <w:rPr>
            <w:rFonts w:ascii="Arial" w:hAnsi="Arial" w:cs="Arial"/>
            <w:i/>
            <w:iCs/>
            <w:color w:val="222222"/>
            <w:shd w:val="clear" w:color="auto" w:fill="FFFFFF"/>
          </w:rPr>
          <w:t>Proceedings of the ACM SIGSOFT 20th International Symposium on the Foundations of Software Engineering</w:t>
        </w:r>
        <w:r w:rsidRPr="0000133E">
          <w:rPr>
            <w:rFonts w:ascii="Arial" w:hAnsi="Arial" w:cs="Arial"/>
            <w:color w:val="222222"/>
            <w:shd w:val="clear" w:color="auto" w:fill="FFFFFF"/>
          </w:rPr>
          <w:t>. ACM, 2012.</w:t>
        </w:r>
      </w:ins>
    </w:p>
    <w:p w14:paraId="691CD2B5" w14:textId="77777777" w:rsidR="001F5427" w:rsidRPr="00F618B8" w:rsidRDefault="001F5427" w:rsidP="001F5427">
      <w:pPr>
        <w:pStyle w:val="ListParagraph"/>
        <w:numPr>
          <w:ilvl w:val="0"/>
          <w:numId w:val="57"/>
        </w:numPr>
        <w:bidi w:val="0"/>
        <w:spacing w:after="0" w:line="259" w:lineRule="auto"/>
        <w:ind w:hanging="630"/>
        <w:rPr>
          <w:ins w:id="9272" w:author="Windows User" w:date="2017-09-22T15:38:00Z"/>
          <w:b/>
          <w:bCs/>
          <w:sz w:val="64"/>
          <w:szCs w:val="64"/>
        </w:rPr>
      </w:pPr>
      <w:ins w:id="9273" w:author="Windows User" w:date="2017-09-22T15:38:00Z">
        <w:r w:rsidRPr="008A2617">
          <w:rPr>
            <w:rFonts w:ascii="Arial" w:hAnsi="Arial" w:cs="Arial"/>
            <w:color w:val="222222"/>
            <w:shd w:val="clear" w:color="auto" w:fill="FFFFFF"/>
          </w:rPr>
          <w:t>Schütte, Julian, Rafael Fedler, and Dennis Titze. "Condroid: Targeted dynamic analysis of android applications." </w:t>
        </w:r>
        <w:r w:rsidRPr="008A2617">
          <w:rPr>
            <w:rFonts w:ascii="Arial" w:hAnsi="Arial" w:cs="Arial"/>
            <w:i/>
            <w:iCs/>
            <w:color w:val="222222"/>
            <w:shd w:val="clear" w:color="auto" w:fill="FFFFFF"/>
          </w:rPr>
          <w:t>Advanced Information Networking and Applications (AINA), 2015 IEEE 29th International Conference on</w:t>
        </w:r>
        <w:r w:rsidRPr="008A2617">
          <w:rPr>
            <w:rFonts w:ascii="Arial" w:hAnsi="Arial" w:cs="Arial"/>
            <w:color w:val="222222"/>
            <w:shd w:val="clear" w:color="auto" w:fill="FFFFFF"/>
          </w:rPr>
          <w:t>. IEEE, 2015.</w:t>
        </w:r>
      </w:ins>
    </w:p>
    <w:p w14:paraId="11CC50EF" w14:textId="77777777" w:rsidR="001F5427" w:rsidRPr="00BC2C10" w:rsidRDefault="001F5427" w:rsidP="001F5427">
      <w:pPr>
        <w:pStyle w:val="ListParagraph"/>
        <w:numPr>
          <w:ilvl w:val="0"/>
          <w:numId w:val="57"/>
        </w:numPr>
        <w:bidi w:val="0"/>
        <w:spacing w:after="0" w:line="259" w:lineRule="auto"/>
        <w:ind w:hanging="630"/>
        <w:rPr>
          <w:ins w:id="9274" w:author="Windows User" w:date="2017-09-22T15:38:00Z"/>
          <w:b/>
          <w:bCs/>
          <w:sz w:val="68"/>
          <w:szCs w:val="68"/>
        </w:rPr>
      </w:pPr>
      <w:ins w:id="9275" w:author="Windows User" w:date="2017-09-22T15:38:00Z">
        <w:r w:rsidRPr="00A10190">
          <w:rPr>
            <w:rFonts w:ascii="Arial" w:hAnsi="Arial" w:cs="Arial"/>
            <w:color w:val="222222"/>
            <w:shd w:val="clear" w:color="auto" w:fill="FFFFFF"/>
          </w:rPr>
          <w:t>Mirzaei, Nariman, et al. "Sig-droid: Automated system input generation for android applications." </w:t>
        </w:r>
        <w:r w:rsidRPr="00A10190">
          <w:rPr>
            <w:rFonts w:ascii="Arial" w:hAnsi="Arial" w:cs="Arial"/>
            <w:i/>
            <w:iCs/>
            <w:color w:val="222222"/>
            <w:shd w:val="clear" w:color="auto" w:fill="FFFFFF"/>
          </w:rPr>
          <w:t>Software Reliability Engineering (ISSRE), 2015 IEEE 26th International Symposium on</w:t>
        </w:r>
        <w:r w:rsidRPr="00A10190">
          <w:rPr>
            <w:rFonts w:ascii="Arial" w:hAnsi="Arial" w:cs="Arial"/>
            <w:color w:val="222222"/>
            <w:shd w:val="clear" w:color="auto" w:fill="FFFFFF"/>
          </w:rPr>
          <w:t>. IEEE, 2015.</w:t>
        </w:r>
      </w:ins>
    </w:p>
    <w:p w14:paraId="6F8C2F3A" w14:textId="77777777" w:rsidR="0006674B" w:rsidRPr="0006674B" w:rsidRDefault="001F5427">
      <w:pPr>
        <w:pStyle w:val="ListParagraph"/>
        <w:numPr>
          <w:ilvl w:val="0"/>
          <w:numId w:val="57"/>
        </w:numPr>
        <w:bidi w:val="0"/>
        <w:spacing w:after="0" w:line="259" w:lineRule="auto"/>
        <w:ind w:hanging="630"/>
        <w:rPr>
          <w:ins w:id="9276" w:author="Windows User" w:date="2017-10-14T02:33:00Z"/>
          <w:b/>
          <w:bCs/>
          <w:sz w:val="68"/>
          <w:szCs w:val="68"/>
          <w:rPrChange w:id="9277" w:author="Windows User" w:date="2017-10-14T02:33:00Z">
            <w:rPr>
              <w:ins w:id="9278" w:author="Windows User" w:date="2017-10-14T02:33:00Z"/>
              <w:rFonts w:ascii="Arial" w:hAnsi="Arial" w:cs="Arial"/>
              <w:color w:val="222222"/>
              <w:shd w:val="clear" w:color="auto" w:fill="FFFFFF"/>
            </w:rPr>
          </w:rPrChange>
        </w:rPr>
        <w:pPrChange w:id="9279" w:author="Windows User" w:date="2017-10-14T02:33:00Z">
          <w:pPr>
            <w:pStyle w:val="ListParagraph"/>
            <w:numPr>
              <w:numId w:val="57"/>
            </w:numPr>
            <w:bidi w:val="0"/>
            <w:spacing w:after="0" w:line="259" w:lineRule="auto"/>
            <w:ind w:hanging="360"/>
          </w:pPr>
        </w:pPrChange>
      </w:pPr>
      <w:ins w:id="9280" w:author="Windows User" w:date="2017-09-22T15:38:00Z">
        <w:r>
          <w:rPr>
            <w:rFonts w:ascii="Arial" w:hAnsi="Arial" w:cs="Arial"/>
            <w:color w:val="222222"/>
            <w:shd w:val="clear" w:color="auto" w:fill="FFFFFF"/>
          </w:rPr>
          <w:t>M</w:t>
        </w:r>
        <w:r w:rsidRPr="00BC2C10">
          <w:rPr>
            <w:rFonts w:ascii="Arial" w:hAnsi="Arial" w:cs="Arial"/>
            <w:color w:val="222222"/>
            <w:sz w:val="20"/>
            <w:szCs w:val="20"/>
            <w:shd w:val="clear" w:color="auto" w:fill="FFFFFF"/>
          </w:rPr>
          <w:t xml:space="preserve"> </w:t>
        </w:r>
        <w:r w:rsidRPr="00BC2C10">
          <w:rPr>
            <w:rFonts w:ascii="Arial" w:hAnsi="Arial" w:cs="Arial"/>
            <w:color w:val="222222"/>
            <w:shd w:val="clear" w:color="auto" w:fill="FFFFFF"/>
          </w:rPr>
          <w:t>Yang, Zhemin, et al. "Appintent: Analyzing sensitive data transmission in android for privacy leakage detection." </w:t>
        </w:r>
        <w:r w:rsidRPr="00BC2C10">
          <w:rPr>
            <w:rFonts w:ascii="Arial" w:hAnsi="Arial" w:cs="Arial"/>
            <w:i/>
            <w:iCs/>
            <w:color w:val="222222"/>
            <w:shd w:val="clear" w:color="auto" w:fill="FFFFFF"/>
          </w:rPr>
          <w:t>Proceedings of the 2013 ACM SIGSAC conference on Computer &amp; communications security</w:t>
        </w:r>
        <w:r w:rsidRPr="00BC2C10">
          <w:rPr>
            <w:rFonts w:ascii="Arial" w:hAnsi="Arial" w:cs="Arial"/>
            <w:color w:val="222222"/>
            <w:shd w:val="clear" w:color="auto" w:fill="FFFFFF"/>
          </w:rPr>
          <w:t>. ACM, 2013.</w:t>
        </w:r>
      </w:ins>
    </w:p>
    <w:p w14:paraId="4C538203" w14:textId="77777777" w:rsidR="0006674B" w:rsidRPr="0006674B" w:rsidRDefault="0006674B">
      <w:pPr>
        <w:pStyle w:val="ListParagraph"/>
        <w:numPr>
          <w:ilvl w:val="0"/>
          <w:numId w:val="57"/>
        </w:numPr>
        <w:bidi w:val="0"/>
        <w:spacing w:after="0" w:line="259" w:lineRule="auto"/>
        <w:ind w:hanging="630"/>
        <w:rPr>
          <w:ins w:id="9281" w:author="Windows User" w:date="2017-10-14T02:33:00Z"/>
          <w:b/>
          <w:bCs/>
          <w:sz w:val="68"/>
          <w:szCs w:val="68"/>
          <w:rPrChange w:id="9282" w:author="Windows User" w:date="2017-10-14T02:33:00Z">
            <w:rPr>
              <w:ins w:id="9283" w:author="Windows User" w:date="2017-10-14T02:33:00Z"/>
            </w:rPr>
          </w:rPrChange>
        </w:rPr>
        <w:pPrChange w:id="9284" w:author="Windows User" w:date="2017-10-14T02:33:00Z">
          <w:pPr>
            <w:pStyle w:val="ListParagraph"/>
            <w:numPr>
              <w:numId w:val="57"/>
            </w:numPr>
            <w:bidi w:val="0"/>
            <w:spacing w:after="0" w:line="259" w:lineRule="auto"/>
            <w:ind w:hanging="360"/>
          </w:pPr>
        </w:pPrChange>
      </w:pPr>
      <w:ins w:id="9285" w:author="Windows User" w:date="2017-10-14T02:31:00Z">
        <w:r w:rsidRPr="0006674B">
          <w:rPr>
            <w:rFonts w:ascii="Arial" w:hAnsi="Arial" w:cs="Arial"/>
            <w:color w:val="222222"/>
            <w:shd w:val="clear" w:color="auto" w:fill="FFFFFF"/>
            <w:rPrChange w:id="9286" w:author="Windows User" w:date="2017-10-14T02:33:00Z">
              <w:rPr>
                <w:shd w:val="clear" w:color="auto" w:fill="FFFFFF"/>
              </w:rPr>
            </w:rPrChange>
          </w:rPr>
          <w:t>Schmidt, A-D., et al. "Static analysis of executables for collaborative malware detection on android." Communications, 2009. ICC'09. IEEE International Conference on. IEEE, 2009.</w:t>
        </w:r>
      </w:ins>
      <w:ins w:id="9287" w:author="Windows User" w:date="2017-09-22T15:38:00Z">
        <w:r w:rsidRPr="0006674B">
          <w:rPr>
            <w:rFonts w:ascii="Arial" w:hAnsi="Arial" w:cs="Arial"/>
            <w:color w:val="222222"/>
            <w:shd w:val="clear" w:color="auto" w:fill="FFFFFF"/>
            <w:rPrChange w:id="9288" w:author="Windows User" w:date="2017-10-14T02:33:00Z">
              <w:rPr>
                <w:shd w:val="clear" w:color="auto" w:fill="FFFFFF"/>
              </w:rPr>
            </w:rPrChange>
          </w:rPr>
          <w:t>Arp</w:t>
        </w:r>
      </w:ins>
      <w:ins w:id="9289" w:author="Windows User" w:date="2017-10-14T02:32:00Z">
        <w:r w:rsidRPr="0006674B">
          <w:rPr>
            <w:rFonts w:ascii="Arial" w:hAnsi="Arial" w:cs="Arial"/>
            <w:color w:val="222222"/>
            <w:shd w:val="clear" w:color="auto" w:fill="FFFFFF"/>
            <w:rPrChange w:id="9290" w:author="Windows User" w:date="2017-10-14T02:33:00Z">
              <w:rPr>
                <w:shd w:val="clear" w:color="auto" w:fill="FFFFFF"/>
              </w:rPr>
            </w:rPrChange>
          </w:rPr>
          <w:t>.</w:t>
        </w:r>
        <w:r w:rsidRPr="0006674B">
          <w:t xml:space="preserve"> </w:t>
        </w:r>
      </w:ins>
    </w:p>
    <w:p w14:paraId="08A49BF3" w14:textId="77777777" w:rsidR="0006674B" w:rsidRPr="0006674B" w:rsidRDefault="0006674B">
      <w:pPr>
        <w:pStyle w:val="ListParagraph"/>
        <w:numPr>
          <w:ilvl w:val="0"/>
          <w:numId w:val="57"/>
        </w:numPr>
        <w:bidi w:val="0"/>
        <w:spacing w:after="0" w:line="259" w:lineRule="auto"/>
        <w:ind w:hanging="630"/>
        <w:rPr>
          <w:ins w:id="9291" w:author="Windows User" w:date="2017-10-14T02:37:00Z"/>
          <w:b/>
          <w:bCs/>
          <w:sz w:val="68"/>
          <w:szCs w:val="68"/>
          <w:rPrChange w:id="9292" w:author="Windows User" w:date="2017-10-14T02:37:00Z">
            <w:rPr>
              <w:ins w:id="9293" w:author="Windows User" w:date="2017-10-14T02:37:00Z"/>
              <w:rFonts w:ascii="Arial" w:hAnsi="Arial" w:cs="Arial"/>
              <w:color w:val="222222"/>
              <w:shd w:val="clear" w:color="auto" w:fill="FFFFFF"/>
            </w:rPr>
          </w:rPrChange>
        </w:rPr>
        <w:pPrChange w:id="9294" w:author="Windows User" w:date="2017-10-14T02:37:00Z">
          <w:pPr>
            <w:pStyle w:val="ListParagraph"/>
            <w:numPr>
              <w:numId w:val="57"/>
            </w:numPr>
            <w:spacing w:after="0" w:line="259" w:lineRule="auto"/>
            <w:ind w:hanging="360"/>
          </w:pPr>
        </w:pPrChange>
      </w:pPr>
      <w:ins w:id="9295" w:author="Windows User" w:date="2017-10-14T02:32:00Z">
        <w:r w:rsidRPr="0006674B">
          <w:rPr>
            <w:rFonts w:ascii="Arial" w:hAnsi="Arial" w:cs="Arial"/>
            <w:color w:val="222222"/>
            <w:shd w:val="clear" w:color="auto" w:fill="FFFFFF"/>
            <w:rPrChange w:id="9296" w:author="Windows User" w:date="2017-10-14T02:33:00Z">
              <w:rPr>
                <w:shd w:val="clear" w:color="auto" w:fill="FFFFFF"/>
              </w:rPr>
            </w:rPrChange>
          </w:rPr>
          <w:t>Enck, William, Machigar Ongtang, and Patrick McDaniel. "On lightweight mobile phone application certification." Proceedings of the 16th ACM conference on Computer and communications security. ACM, 2009.</w:t>
        </w:r>
      </w:ins>
    </w:p>
    <w:p w14:paraId="7AA7012A" w14:textId="77777777" w:rsidR="00F4554A" w:rsidRPr="00F4554A" w:rsidRDefault="0006674B">
      <w:pPr>
        <w:pStyle w:val="ListParagraph"/>
        <w:numPr>
          <w:ilvl w:val="0"/>
          <w:numId w:val="57"/>
        </w:numPr>
        <w:bidi w:val="0"/>
        <w:spacing w:after="0" w:line="259" w:lineRule="auto"/>
        <w:ind w:hanging="630"/>
        <w:rPr>
          <w:ins w:id="9297" w:author="Windows User" w:date="2017-10-14T02:40:00Z"/>
          <w:b/>
          <w:bCs/>
          <w:sz w:val="68"/>
          <w:szCs w:val="68"/>
          <w:rPrChange w:id="9298" w:author="Windows User" w:date="2017-10-14T02:40:00Z">
            <w:rPr>
              <w:ins w:id="9299" w:author="Windows User" w:date="2017-10-14T02:40:00Z"/>
              <w:rFonts w:ascii="Arial" w:hAnsi="Arial" w:cs="Arial"/>
              <w:color w:val="222222"/>
              <w:shd w:val="clear" w:color="auto" w:fill="FFFFFF"/>
            </w:rPr>
          </w:rPrChange>
        </w:rPr>
        <w:pPrChange w:id="9300" w:author="Windows User" w:date="2017-10-14T02:39:00Z">
          <w:pPr>
            <w:pStyle w:val="ListParagraph"/>
            <w:numPr>
              <w:numId w:val="57"/>
            </w:numPr>
            <w:bidi w:val="0"/>
            <w:spacing w:after="0" w:line="259" w:lineRule="auto"/>
            <w:ind w:hanging="360"/>
          </w:pPr>
        </w:pPrChange>
      </w:pPr>
      <w:ins w:id="9301" w:author="Windows User" w:date="2017-10-14T02:36:00Z">
        <w:r w:rsidRPr="0006674B">
          <w:rPr>
            <w:rFonts w:ascii="Arial" w:hAnsi="Arial" w:cs="Arial"/>
            <w:color w:val="222222"/>
            <w:shd w:val="clear" w:color="auto" w:fill="FFFFFF"/>
            <w:rPrChange w:id="9302" w:author="Windows User" w:date="2017-10-14T02:37:00Z">
              <w:rPr>
                <w:shd w:val="clear" w:color="auto" w:fill="FFFFFF"/>
              </w:rPr>
            </w:rPrChange>
          </w:rPr>
          <w:lastRenderedPageBreak/>
          <w:t>Bläsing, Thomas, et al. "An android application sandbox system for suspicious software detection." Malicious and unwanted software (MALWARE), 2010 5th international conference on. IEEE, 2010</w:t>
        </w:r>
        <w:r w:rsidRPr="0006674B">
          <w:rPr>
            <w:rFonts w:ascii="Arial" w:hAnsi="Arial" w:cs="Arial"/>
            <w:color w:val="222222"/>
            <w:shd w:val="clear" w:color="auto" w:fill="FFFFFF"/>
            <w:rtl/>
            <w:rPrChange w:id="9303" w:author="Windows User" w:date="2017-10-14T02:37:00Z">
              <w:rPr>
                <w:shd w:val="clear" w:color="auto" w:fill="FFFFFF"/>
                <w:rtl/>
              </w:rPr>
            </w:rPrChange>
          </w:rPr>
          <w:t>.</w:t>
        </w:r>
      </w:ins>
    </w:p>
    <w:p w14:paraId="69408F4A" w14:textId="73E4ACBA" w:rsidR="00F4554A" w:rsidRPr="00F4554A" w:rsidRDefault="00F4554A">
      <w:pPr>
        <w:pStyle w:val="ListParagraph"/>
        <w:numPr>
          <w:ilvl w:val="0"/>
          <w:numId w:val="57"/>
        </w:numPr>
        <w:bidi w:val="0"/>
        <w:spacing w:after="0" w:line="259" w:lineRule="auto"/>
        <w:ind w:hanging="630"/>
        <w:rPr>
          <w:ins w:id="9304" w:author="Windows User" w:date="2017-10-14T02:39:00Z"/>
          <w:b/>
          <w:bCs/>
          <w:sz w:val="68"/>
          <w:szCs w:val="68"/>
          <w:rPrChange w:id="9305" w:author="Windows User" w:date="2017-10-14T02:39:00Z">
            <w:rPr>
              <w:ins w:id="9306" w:author="Windows User" w:date="2017-10-14T02:39:00Z"/>
              <w:rFonts w:ascii="Arial" w:hAnsi="Arial" w:cs="Arial"/>
              <w:color w:val="222222"/>
              <w:shd w:val="clear" w:color="auto" w:fill="FFFFFF"/>
            </w:rPr>
          </w:rPrChange>
        </w:rPr>
        <w:pPrChange w:id="9307" w:author="Windows User" w:date="2017-10-14T02:40:00Z">
          <w:pPr>
            <w:pStyle w:val="ListParagraph"/>
            <w:numPr>
              <w:numId w:val="57"/>
            </w:numPr>
            <w:bidi w:val="0"/>
            <w:spacing w:after="0" w:line="259" w:lineRule="auto"/>
            <w:ind w:hanging="360"/>
          </w:pPr>
        </w:pPrChange>
      </w:pPr>
      <w:ins w:id="9308" w:author="Windows User" w:date="2017-10-14T02:39:00Z">
        <w:r w:rsidRPr="00F4554A">
          <w:rPr>
            <w:rFonts w:ascii="Arial" w:hAnsi="Arial" w:cs="Arial"/>
            <w:color w:val="222222"/>
            <w:shd w:val="clear" w:color="auto" w:fill="FFFFFF"/>
            <w:rPrChange w:id="9309" w:author="Windows User" w:date="2017-10-14T02:39:00Z">
              <w:rPr>
                <w:shd w:val="clear" w:color="auto" w:fill="FFFFFF"/>
              </w:rPr>
            </w:rPrChange>
          </w:rPr>
          <w:t>Shabtai, Asaf, and Yuval Elovici. "Applying behavioral detection on android-based devices." Mobile Wireless Middleware, Operating Systems, and Applications (2010): 235-249.</w:t>
        </w:r>
      </w:ins>
    </w:p>
    <w:p w14:paraId="69EC9D87" w14:textId="1F163D94" w:rsidR="00F4554A" w:rsidRPr="00F4554A" w:rsidRDefault="00F4554A">
      <w:pPr>
        <w:pStyle w:val="ListParagraph"/>
        <w:numPr>
          <w:ilvl w:val="0"/>
          <w:numId w:val="57"/>
        </w:numPr>
        <w:bidi w:val="0"/>
        <w:spacing w:after="0" w:line="259" w:lineRule="auto"/>
        <w:ind w:hanging="630"/>
        <w:rPr>
          <w:ins w:id="9310" w:author="Windows User" w:date="2017-10-14T02:43:00Z"/>
          <w:b/>
          <w:bCs/>
          <w:sz w:val="68"/>
          <w:szCs w:val="68"/>
          <w:rPrChange w:id="9311" w:author="Windows User" w:date="2017-10-14T02:44:00Z">
            <w:rPr>
              <w:ins w:id="9312" w:author="Windows User" w:date="2017-10-14T02:43:00Z"/>
              <w:rFonts w:ascii="Arial" w:hAnsi="Arial" w:cs="Arial"/>
              <w:color w:val="222222"/>
              <w:shd w:val="clear" w:color="auto" w:fill="FFFFFF"/>
            </w:rPr>
          </w:rPrChange>
        </w:rPr>
        <w:pPrChange w:id="9313" w:author="Windows User" w:date="2017-10-14T02:44:00Z">
          <w:pPr>
            <w:pStyle w:val="ListParagraph"/>
            <w:numPr>
              <w:numId w:val="57"/>
            </w:numPr>
            <w:bidi w:val="0"/>
            <w:spacing w:after="0" w:line="259" w:lineRule="auto"/>
            <w:ind w:hanging="360"/>
          </w:pPr>
        </w:pPrChange>
      </w:pPr>
      <w:ins w:id="9314" w:author="Windows User" w:date="2017-10-14T02:43:00Z">
        <w:r w:rsidRPr="00F4554A">
          <w:rPr>
            <w:rFonts w:ascii="Arial" w:hAnsi="Arial" w:cs="Arial"/>
            <w:color w:val="222222"/>
            <w:shd w:val="clear" w:color="auto" w:fill="FFFFFF"/>
          </w:rPr>
          <w:t>Burguera, Iker, Urko Zurutuza, and Simin Nadjm-Tehrani. "Crowdroid: behavior-based malware detection system for android." </w:t>
        </w:r>
        <w:r w:rsidRPr="00F4554A">
          <w:rPr>
            <w:rFonts w:ascii="Arial" w:hAnsi="Arial" w:cs="Arial"/>
            <w:i/>
            <w:iCs/>
            <w:color w:val="222222"/>
            <w:shd w:val="clear" w:color="auto" w:fill="FFFFFF"/>
          </w:rPr>
          <w:t>Proceedings of the 1st ACM workshop on Security and privacy in smartphones and mobile devices</w:t>
        </w:r>
        <w:r w:rsidRPr="00F4554A">
          <w:rPr>
            <w:rFonts w:ascii="Arial" w:hAnsi="Arial" w:cs="Arial"/>
            <w:color w:val="222222"/>
            <w:shd w:val="clear" w:color="auto" w:fill="FFFFFF"/>
          </w:rPr>
          <w:t>. ACM, 2011.</w:t>
        </w:r>
      </w:ins>
    </w:p>
    <w:p w14:paraId="7E63F320" w14:textId="0492F14F" w:rsidR="00F4554A" w:rsidRPr="00F4554A" w:rsidRDefault="00F4554A">
      <w:pPr>
        <w:pStyle w:val="ListParagraph"/>
        <w:numPr>
          <w:ilvl w:val="0"/>
          <w:numId w:val="57"/>
        </w:numPr>
        <w:bidi w:val="0"/>
        <w:spacing w:after="0" w:line="259" w:lineRule="auto"/>
        <w:ind w:hanging="630"/>
        <w:rPr>
          <w:ins w:id="9315" w:author="Windows User" w:date="2017-10-14T02:44:00Z"/>
          <w:b/>
          <w:bCs/>
          <w:sz w:val="68"/>
          <w:szCs w:val="68"/>
          <w:rPrChange w:id="9316" w:author="Windows User" w:date="2017-10-14T02:44:00Z">
            <w:rPr>
              <w:ins w:id="9317" w:author="Windows User" w:date="2017-10-14T02:44:00Z"/>
              <w:rFonts w:ascii="Arial" w:hAnsi="Arial" w:cs="Arial"/>
              <w:color w:val="222222"/>
              <w:shd w:val="clear" w:color="auto" w:fill="FFFFFF"/>
            </w:rPr>
          </w:rPrChange>
        </w:rPr>
        <w:pPrChange w:id="9318" w:author="Windows User" w:date="2017-10-14T02:43:00Z">
          <w:pPr>
            <w:pStyle w:val="ListParagraph"/>
            <w:numPr>
              <w:numId w:val="57"/>
            </w:numPr>
            <w:bidi w:val="0"/>
            <w:spacing w:after="0" w:line="259" w:lineRule="auto"/>
            <w:ind w:hanging="360"/>
          </w:pPr>
        </w:pPrChange>
      </w:pPr>
      <w:ins w:id="9319" w:author="Windows User" w:date="2017-10-14T02:44:00Z">
        <w:r w:rsidRPr="00F4554A">
          <w:rPr>
            <w:rFonts w:ascii="Arial" w:hAnsi="Arial" w:cs="Arial"/>
            <w:color w:val="222222"/>
            <w:shd w:val="clear" w:color="auto" w:fill="FFFFFF"/>
          </w:rPr>
          <w:t>Zhou, Yajin, et al. "Hey, you, get off of my market: detecting malicious apps in official and alternative android markets." </w:t>
        </w:r>
        <w:r w:rsidRPr="00F4554A">
          <w:rPr>
            <w:rFonts w:ascii="Arial" w:hAnsi="Arial" w:cs="Arial"/>
            <w:i/>
            <w:iCs/>
            <w:color w:val="222222"/>
            <w:shd w:val="clear" w:color="auto" w:fill="FFFFFF"/>
          </w:rPr>
          <w:t>NDSS</w:t>
        </w:r>
        <w:r w:rsidRPr="00F4554A">
          <w:rPr>
            <w:rFonts w:ascii="Arial" w:hAnsi="Arial" w:cs="Arial"/>
            <w:color w:val="222222"/>
            <w:shd w:val="clear" w:color="auto" w:fill="FFFFFF"/>
          </w:rPr>
          <w:t>. Vol. 25. No. 4. 2012.</w:t>
        </w:r>
      </w:ins>
    </w:p>
    <w:p w14:paraId="75149883" w14:textId="2813251B" w:rsidR="00F4554A" w:rsidRPr="00F4554A" w:rsidRDefault="00F4554A">
      <w:pPr>
        <w:pStyle w:val="ListParagraph"/>
        <w:numPr>
          <w:ilvl w:val="0"/>
          <w:numId w:val="57"/>
        </w:numPr>
        <w:bidi w:val="0"/>
        <w:spacing w:after="0" w:line="259" w:lineRule="auto"/>
        <w:ind w:hanging="630"/>
        <w:rPr>
          <w:ins w:id="9320" w:author="Windows User" w:date="2017-10-14T02:46:00Z"/>
          <w:b/>
          <w:bCs/>
          <w:sz w:val="68"/>
          <w:szCs w:val="68"/>
          <w:rPrChange w:id="9321" w:author="Windows User" w:date="2017-10-14T02:46:00Z">
            <w:rPr>
              <w:ins w:id="9322" w:author="Windows User" w:date="2017-10-14T02:46:00Z"/>
              <w:rFonts w:ascii="Arial" w:hAnsi="Arial" w:cs="Arial"/>
              <w:color w:val="222222"/>
              <w:shd w:val="clear" w:color="auto" w:fill="FFFFFF"/>
            </w:rPr>
          </w:rPrChange>
        </w:rPr>
        <w:pPrChange w:id="9323" w:author="Windows User" w:date="2017-10-14T02:44:00Z">
          <w:pPr>
            <w:pStyle w:val="ListParagraph"/>
            <w:numPr>
              <w:numId w:val="57"/>
            </w:numPr>
            <w:bidi w:val="0"/>
            <w:spacing w:after="0" w:line="259" w:lineRule="auto"/>
            <w:ind w:hanging="360"/>
          </w:pPr>
        </w:pPrChange>
      </w:pPr>
      <w:ins w:id="9324" w:author="Windows User" w:date="2017-10-14T02:47:00Z">
        <w:r w:rsidRPr="00F4554A">
          <w:rPr>
            <w:rFonts w:ascii="Arial" w:hAnsi="Arial" w:cs="Arial"/>
            <w:color w:val="222222"/>
            <w:shd w:val="clear" w:color="auto" w:fill="FFFFFF"/>
          </w:rPr>
          <w:t>Nadji, Yacin, Jonathon Giffin, and Patrick Traynor. "Automated remote repair for mobile malware." </w:t>
        </w:r>
        <w:r w:rsidRPr="00F4554A">
          <w:rPr>
            <w:rFonts w:ascii="Arial" w:hAnsi="Arial" w:cs="Arial"/>
            <w:i/>
            <w:iCs/>
            <w:color w:val="222222"/>
            <w:shd w:val="clear" w:color="auto" w:fill="FFFFFF"/>
          </w:rPr>
          <w:t>Proceedings of the 27th Annual Computer Security Applications Conference</w:t>
        </w:r>
        <w:r w:rsidRPr="00F4554A">
          <w:rPr>
            <w:rFonts w:ascii="Arial" w:hAnsi="Arial" w:cs="Arial"/>
            <w:color w:val="222222"/>
            <w:shd w:val="clear" w:color="auto" w:fill="FFFFFF"/>
          </w:rPr>
          <w:t>. ACM, 2011.</w:t>
        </w:r>
      </w:ins>
    </w:p>
    <w:p w14:paraId="655111A9" w14:textId="7EF7BB5C" w:rsidR="001F5427" w:rsidRPr="0006674B" w:rsidRDefault="00F4554A">
      <w:pPr>
        <w:pStyle w:val="ListParagraph"/>
        <w:numPr>
          <w:ilvl w:val="0"/>
          <w:numId w:val="57"/>
        </w:numPr>
        <w:bidi w:val="0"/>
        <w:spacing w:after="0" w:line="259" w:lineRule="auto"/>
        <w:ind w:hanging="630"/>
        <w:rPr>
          <w:ins w:id="9325" w:author="Windows User" w:date="2017-09-22T15:38:00Z"/>
          <w:b/>
          <w:bCs/>
          <w:sz w:val="68"/>
          <w:szCs w:val="68"/>
          <w:rPrChange w:id="9326" w:author="Windows User" w:date="2017-10-14T02:37:00Z">
            <w:rPr>
              <w:ins w:id="9327" w:author="Windows User" w:date="2017-09-22T15:38:00Z"/>
              <w:b/>
              <w:bCs/>
              <w:sz w:val="72"/>
              <w:szCs w:val="72"/>
            </w:rPr>
          </w:rPrChange>
        </w:rPr>
        <w:pPrChange w:id="9328" w:author="Windows User" w:date="2017-10-14T02:46:00Z">
          <w:pPr>
            <w:pStyle w:val="ListParagraph"/>
            <w:numPr>
              <w:numId w:val="57"/>
            </w:numPr>
            <w:bidi w:val="0"/>
            <w:spacing w:after="0" w:line="259" w:lineRule="auto"/>
            <w:ind w:hanging="360"/>
          </w:pPr>
        </w:pPrChange>
      </w:pPr>
      <w:ins w:id="9329" w:author="Windows User" w:date="2017-10-14T02:46:00Z">
        <w:r>
          <w:rPr>
            <w:rFonts w:ascii="Arial" w:hAnsi="Arial" w:cs="Arial"/>
            <w:color w:val="222222"/>
            <w:shd w:val="clear" w:color="auto" w:fill="FFFFFF"/>
          </w:rPr>
          <w:t>D</w:t>
        </w:r>
      </w:ins>
      <w:ins w:id="9330" w:author="Windows User" w:date="2017-09-22T15:38:00Z">
        <w:r w:rsidR="001F5427" w:rsidRPr="0006674B">
          <w:rPr>
            <w:rFonts w:ascii="Arial" w:hAnsi="Arial" w:cs="Arial"/>
            <w:color w:val="222222"/>
            <w:shd w:val="clear" w:color="auto" w:fill="FFFFFF"/>
            <w:rPrChange w:id="9331" w:author="Windows User" w:date="2017-10-14T02:37:00Z">
              <w:rPr>
                <w:shd w:val="clear" w:color="auto" w:fill="FFFFFF"/>
              </w:rPr>
            </w:rPrChange>
          </w:rPr>
          <w:t>aniel, et al. "DREBIN: Effective and Explainable Detection of Android Malware in Your Pocket." </w:t>
        </w:r>
        <w:r w:rsidR="001F5427" w:rsidRPr="0006674B">
          <w:rPr>
            <w:rFonts w:ascii="Arial" w:hAnsi="Arial" w:cs="Arial"/>
            <w:i/>
            <w:iCs/>
            <w:color w:val="222222"/>
            <w:shd w:val="clear" w:color="auto" w:fill="FFFFFF"/>
            <w:rPrChange w:id="9332" w:author="Windows User" w:date="2017-10-14T02:37:00Z">
              <w:rPr>
                <w:i/>
                <w:iCs/>
                <w:shd w:val="clear" w:color="auto" w:fill="FFFFFF"/>
              </w:rPr>
            </w:rPrChange>
          </w:rPr>
          <w:t>NDSS</w:t>
        </w:r>
        <w:r w:rsidR="001F5427" w:rsidRPr="0006674B">
          <w:rPr>
            <w:rFonts w:ascii="Arial" w:hAnsi="Arial" w:cs="Arial"/>
            <w:color w:val="222222"/>
            <w:shd w:val="clear" w:color="auto" w:fill="FFFFFF"/>
            <w:rPrChange w:id="9333" w:author="Windows User" w:date="2017-10-14T02:37:00Z">
              <w:rPr>
                <w:shd w:val="clear" w:color="auto" w:fill="FFFFFF"/>
              </w:rPr>
            </w:rPrChange>
          </w:rPr>
          <w:t>. 2014.</w:t>
        </w:r>
      </w:ins>
    </w:p>
    <w:p w14:paraId="106E17F2" w14:textId="0FDF1E1A" w:rsidR="002B1234" w:rsidRPr="002B1234" w:rsidRDefault="002B1234">
      <w:pPr>
        <w:pStyle w:val="ListParagraph"/>
        <w:numPr>
          <w:ilvl w:val="0"/>
          <w:numId w:val="57"/>
        </w:numPr>
        <w:bidi w:val="0"/>
        <w:spacing w:after="0" w:line="259" w:lineRule="auto"/>
        <w:ind w:hanging="630"/>
        <w:rPr>
          <w:ins w:id="9334" w:author="Windows User" w:date="2017-10-14T02:49:00Z"/>
          <w:b/>
          <w:bCs/>
          <w:sz w:val="72"/>
          <w:szCs w:val="72"/>
          <w:rPrChange w:id="9335" w:author="Windows User" w:date="2017-10-14T02:49:00Z">
            <w:rPr>
              <w:ins w:id="9336" w:author="Windows User" w:date="2017-10-14T02:49:00Z"/>
              <w:rFonts w:ascii="Arial" w:hAnsi="Arial" w:cs="Arial"/>
              <w:color w:val="222222"/>
              <w:shd w:val="clear" w:color="auto" w:fill="FFFFFF"/>
            </w:rPr>
          </w:rPrChange>
        </w:rPr>
      </w:pPr>
      <w:ins w:id="9337" w:author="Windows User" w:date="2017-10-14T02:50:00Z">
        <w:r w:rsidRPr="002B1234">
          <w:rPr>
            <w:rFonts w:ascii="Arial" w:hAnsi="Arial" w:cs="Arial"/>
            <w:color w:val="222222"/>
            <w:shd w:val="clear" w:color="auto" w:fill="FFFFFF"/>
          </w:rPr>
          <w:t>Aswini, A. M., and P. Vinod. "Droid permission miner: Mining prominent permissions for Android malware analysis." </w:t>
        </w:r>
        <w:r w:rsidRPr="002B1234">
          <w:rPr>
            <w:rFonts w:ascii="Arial" w:hAnsi="Arial" w:cs="Arial"/>
            <w:i/>
            <w:iCs/>
            <w:color w:val="222222"/>
            <w:shd w:val="clear" w:color="auto" w:fill="FFFFFF"/>
          </w:rPr>
          <w:t>Applications of Digital Information and Web Technologies (ICADIWT), 2014 Fifth International Conference on the</w:t>
        </w:r>
        <w:r w:rsidRPr="002B1234">
          <w:rPr>
            <w:rFonts w:ascii="Arial" w:hAnsi="Arial" w:cs="Arial"/>
            <w:color w:val="222222"/>
            <w:shd w:val="clear" w:color="auto" w:fill="FFFFFF"/>
          </w:rPr>
          <w:t>. IEEE, 2014.</w:t>
        </w:r>
      </w:ins>
    </w:p>
    <w:p w14:paraId="721F6578" w14:textId="214F8B46" w:rsidR="001F5427" w:rsidRPr="00340593" w:rsidRDefault="002B1234">
      <w:pPr>
        <w:pStyle w:val="ListParagraph"/>
        <w:numPr>
          <w:ilvl w:val="0"/>
          <w:numId w:val="57"/>
        </w:numPr>
        <w:bidi w:val="0"/>
        <w:spacing w:after="0" w:line="259" w:lineRule="auto"/>
        <w:ind w:hanging="630"/>
        <w:rPr>
          <w:ins w:id="9338" w:author="Windows User" w:date="2017-09-22T15:38:00Z"/>
          <w:b/>
          <w:bCs/>
          <w:sz w:val="72"/>
          <w:szCs w:val="72"/>
        </w:rPr>
      </w:pPr>
      <w:ins w:id="9339" w:author="Windows User" w:date="2017-10-14T02:51:00Z">
        <w:r w:rsidRPr="002B1234">
          <w:rPr>
            <w:rFonts w:ascii="Arial" w:hAnsi="Arial" w:cs="Arial"/>
            <w:color w:val="222222"/>
            <w:shd w:val="clear" w:color="auto" w:fill="FFFFFF"/>
          </w:rPr>
          <w:t>Wu, Dong-Jie, et al. "Droidmat: Android malware detection through manifest and api calls tracing." </w:t>
        </w:r>
        <w:r w:rsidRPr="002B1234">
          <w:rPr>
            <w:rFonts w:ascii="Arial" w:hAnsi="Arial" w:cs="Arial"/>
            <w:i/>
            <w:iCs/>
            <w:color w:val="222222"/>
            <w:shd w:val="clear" w:color="auto" w:fill="FFFFFF"/>
          </w:rPr>
          <w:t>Information Security (Asia JCIS), 2012 Seventh Asia Joint Conference on</w:t>
        </w:r>
        <w:r w:rsidRPr="002B1234">
          <w:rPr>
            <w:rFonts w:ascii="Arial" w:hAnsi="Arial" w:cs="Arial"/>
            <w:color w:val="222222"/>
            <w:shd w:val="clear" w:color="auto" w:fill="FFFFFF"/>
          </w:rPr>
          <w:t>. IEEE, 2012.</w:t>
        </w:r>
      </w:ins>
      <w:ins w:id="9340" w:author="Windows User" w:date="2017-09-22T15:38:00Z">
        <w:r w:rsidR="001F5427" w:rsidRPr="00340593">
          <w:rPr>
            <w:rFonts w:ascii="Arial" w:hAnsi="Arial" w:cs="Arial"/>
            <w:color w:val="222222"/>
            <w:shd w:val="clear" w:color="auto" w:fill="FFFFFF"/>
          </w:rPr>
          <w:t>CM, 2014.</w:t>
        </w:r>
      </w:ins>
    </w:p>
    <w:p w14:paraId="039EC26B" w14:textId="06AC5828" w:rsidR="002B1234" w:rsidRPr="002B1234" w:rsidRDefault="002B1234" w:rsidP="002B1234">
      <w:pPr>
        <w:pStyle w:val="ListParagraph"/>
        <w:numPr>
          <w:ilvl w:val="0"/>
          <w:numId w:val="57"/>
        </w:numPr>
        <w:bidi w:val="0"/>
        <w:spacing w:after="0" w:line="259" w:lineRule="auto"/>
        <w:ind w:hanging="630"/>
        <w:rPr>
          <w:ins w:id="9341" w:author="Windows User" w:date="2017-10-14T02:52:00Z"/>
          <w:b/>
          <w:bCs/>
          <w:sz w:val="76"/>
          <w:szCs w:val="76"/>
          <w:rPrChange w:id="9342" w:author="Windows User" w:date="2017-10-14T02:52:00Z">
            <w:rPr>
              <w:ins w:id="9343" w:author="Windows User" w:date="2017-10-14T02:52:00Z"/>
              <w:rFonts w:ascii="Arial" w:hAnsi="Arial" w:cs="Arial"/>
              <w:color w:val="222222"/>
              <w:shd w:val="clear" w:color="auto" w:fill="FFFFFF"/>
            </w:rPr>
          </w:rPrChange>
        </w:rPr>
      </w:pPr>
      <w:ins w:id="9344" w:author="Windows User" w:date="2017-10-14T02:52:00Z">
        <w:r w:rsidRPr="002B1234">
          <w:rPr>
            <w:rFonts w:ascii="Arial" w:hAnsi="Arial" w:cs="Arial"/>
            <w:color w:val="222222"/>
            <w:shd w:val="clear" w:color="auto" w:fill="FFFFFF"/>
          </w:rPr>
          <w:t>Spreitzenbarth, Michael, et al. "Mobile-sandbox: having a deeper look into android applications." </w:t>
        </w:r>
        <w:r w:rsidRPr="002B1234">
          <w:rPr>
            <w:rFonts w:ascii="Arial" w:hAnsi="Arial" w:cs="Arial"/>
            <w:i/>
            <w:iCs/>
            <w:color w:val="222222"/>
            <w:shd w:val="clear" w:color="auto" w:fill="FFFFFF"/>
          </w:rPr>
          <w:t>Proceedings of the 28th Annual ACM Symposium on Applied Computing</w:t>
        </w:r>
        <w:r w:rsidRPr="002B1234">
          <w:rPr>
            <w:rFonts w:ascii="Arial" w:hAnsi="Arial" w:cs="Arial"/>
            <w:color w:val="222222"/>
            <w:shd w:val="clear" w:color="auto" w:fill="FFFFFF"/>
          </w:rPr>
          <w:t>. ACM, 2013.</w:t>
        </w:r>
      </w:ins>
    </w:p>
    <w:p w14:paraId="5A19BA0F" w14:textId="28529CA8" w:rsidR="002B1234" w:rsidRPr="002B1234" w:rsidRDefault="002B1234">
      <w:pPr>
        <w:pStyle w:val="ListParagraph"/>
        <w:numPr>
          <w:ilvl w:val="0"/>
          <w:numId w:val="57"/>
        </w:numPr>
        <w:bidi w:val="0"/>
        <w:spacing w:after="0" w:line="259" w:lineRule="auto"/>
        <w:ind w:hanging="630"/>
        <w:rPr>
          <w:ins w:id="9345" w:author="Windows User" w:date="2017-10-14T02:52:00Z"/>
          <w:b/>
          <w:bCs/>
          <w:sz w:val="76"/>
          <w:szCs w:val="76"/>
          <w:rPrChange w:id="9346" w:author="Windows User" w:date="2017-10-14T02:52:00Z">
            <w:rPr>
              <w:ins w:id="9347" w:author="Windows User" w:date="2017-10-14T02:52:00Z"/>
              <w:rFonts w:ascii="Arial" w:hAnsi="Arial" w:cs="Arial"/>
              <w:color w:val="222222"/>
              <w:shd w:val="clear" w:color="auto" w:fill="FFFFFF"/>
            </w:rPr>
          </w:rPrChange>
        </w:rPr>
      </w:pPr>
      <w:ins w:id="9348" w:author="Windows User" w:date="2017-10-14T02:53:00Z">
        <w:r w:rsidRPr="002B1234">
          <w:rPr>
            <w:rFonts w:ascii="Arial" w:hAnsi="Arial" w:cs="Arial"/>
            <w:color w:val="222222"/>
            <w:shd w:val="clear" w:color="auto" w:fill="FFFFFF"/>
          </w:rPr>
          <w:t>Roshandel, Roshanak, Payman Arabshahi, and Radha Poovendran. "LIDAR: a layered intrusion detection and remediationframework for smartphones." </w:t>
        </w:r>
        <w:r w:rsidRPr="002B1234">
          <w:rPr>
            <w:rFonts w:ascii="Arial" w:hAnsi="Arial" w:cs="Arial"/>
            <w:i/>
            <w:iCs/>
            <w:color w:val="222222"/>
            <w:shd w:val="clear" w:color="auto" w:fill="FFFFFF"/>
          </w:rPr>
          <w:t>Proceedings of the 4th international ACM Sigsoft symposium on Architecting critical systems</w:t>
        </w:r>
        <w:r w:rsidRPr="002B1234">
          <w:rPr>
            <w:rFonts w:ascii="Arial" w:hAnsi="Arial" w:cs="Arial"/>
            <w:color w:val="222222"/>
            <w:shd w:val="clear" w:color="auto" w:fill="FFFFFF"/>
          </w:rPr>
          <w:t>. ACM, 2013.</w:t>
        </w:r>
      </w:ins>
    </w:p>
    <w:p w14:paraId="0759C285" w14:textId="77777777" w:rsidR="001F5427" w:rsidRPr="005344EB" w:rsidRDefault="001F5427" w:rsidP="001F5427">
      <w:pPr>
        <w:pStyle w:val="ListParagraph"/>
        <w:numPr>
          <w:ilvl w:val="0"/>
          <w:numId w:val="57"/>
        </w:numPr>
        <w:bidi w:val="0"/>
        <w:spacing w:after="0" w:line="259" w:lineRule="auto"/>
        <w:ind w:hanging="630"/>
        <w:rPr>
          <w:ins w:id="9349" w:author="Windows User" w:date="2017-09-22T15:38:00Z"/>
          <w:b/>
          <w:bCs/>
          <w:sz w:val="76"/>
          <w:szCs w:val="76"/>
        </w:rPr>
      </w:pPr>
      <w:ins w:id="9350" w:author="Windows User" w:date="2017-09-22T15:38:00Z">
        <w:r w:rsidRPr="005344EB">
          <w:rPr>
            <w:rFonts w:ascii="Arial" w:hAnsi="Arial" w:cs="Arial"/>
            <w:color w:val="222222"/>
            <w:shd w:val="clear" w:color="auto" w:fill="FFFFFF"/>
          </w:rPr>
          <w:t>Brumley, David, et al. "Automatically identifying trigger-based behavior in malware." </w:t>
        </w:r>
        <w:r w:rsidRPr="005344EB">
          <w:rPr>
            <w:rFonts w:ascii="Arial" w:hAnsi="Arial" w:cs="Arial"/>
            <w:i/>
            <w:iCs/>
            <w:color w:val="222222"/>
            <w:shd w:val="clear" w:color="auto" w:fill="FFFFFF"/>
          </w:rPr>
          <w:t>Botnet Detection</w:t>
        </w:r>
        <w:r w:rsidRPr="005344EB">
          <w:rPr>
            <w:rFonts w:ascii="Arial" w:hAnsi="Arial" w:cs="Arial"/>
            <w:color w:val="222222"/>
            <w:shd w:val="clear" w:color="auto" w:fill="FFFFFF"/>
          </w:rPr>
          <w:t> (2008): 65-88.</w:t>
        </w:r>
      </w:ins>
    </w:p>
    <w:p w14:paraId="19882F47" w14:textId="77777777" w:rsidR="001F5427" w:rsidRPr="005344EB" w:rsidRDefault="001F5427" w:rsidP="001F5427">
      <w:pPr>
        <w:pStyle w:val="ListParagraph"/>
        <w:numPr>
          <w:ilvl w:val="0"/>
          <w:numId w:val="57"/>
        </w:numPr>
        <w:bidi w:val="0"/>
        <w:spacing w:after="0" w:line="259" w:lineRule="auto"/>
        <w:ind w:hanging="630"/>
        <w:rPr>
          <w:ins w:id="9351" w:author="Windows User" w:date="2017-09-22T15:38:00Z"/>
          <w:b/>
          <w:bCs/>
          <w:sz w:val="76"/>
          <w:szCs w:val="76"/>
        </w:rPr>
      </w:pPr>
      <w:ins w:id="9352" w:author="Windows User" w:date="2017-09-22T15:38:00Z">
        <w:r w:rsidRPr="009F69AE">
          <w:rPr>
            <w:rFonts w:ascii="Arial" w:hAnsi="Arial" w:cs="Arial"/>
            <w:color w:val="222222"/>
            <w:shd w:val="clear" w:color="auto" w:fill="FFFFFF"/>
          </w:rPr>
          <w:t>Moser, Andreas, Christopher Kruegel, and Engin Kirda. "Exploring multiple execution paths for malware analysis." </w:t>
        </w:r>
        <w:r w:rsidRPr="009F69AE">
          <w:rPr>
            <w:rFonts w:ascii="Arial" w:hAnsi="Arial" w:cs="Arial"/>
            <w:i/>
            <w:iCs/>
            <w:color w:val="222222"/>
            <w:shd w:val="clear" w:color="auto" w:fill="FFFFFF"/>
          </w:rPr>
          <w:t>Security and Privacy, 2007. SP'07. IEEE Symposium on</w:t>
        </w:r>
        <w:r w:rsidRPr="009F69AE">
          <w:rPr>
            <w:rFonts w:ascii="Arial" w:hAnsi="Arial" w:cs="Arial"/>
            <w:color w:val="222222"/>
            <w:shd w:val="clear" w:color="auto" w:fill="FFFFFF"/>
          </w:rPr>
          <w:t>. IEEE, 2007.</w:t>
        </w:r>
      </w:ins>
    </w:p>
    <w:p w14:paraId="112FC9D6" w14:textId="77777777" w:rsidR="001F5427" w:rsidRPr="00BD020C" w:rsidRDefault="001F5427" w:rsidP="001F5427">
      <w:pPr>
        <w:pStyle w:val="ListParagraph"/>
        <w:numPr>
          <w:ilvl w:val="0"/>
          <w:numId w:val="57"/>
        </w:numPr>
        <w:bidi w:val="0"/>
        <w:spacing w:after="0" w:line="259" w:lineRule="auto"/>
        <w:ind w:hanging="630"/>
        <w:rPr>
          <w:ins w:id="9353" w:author="Windows User" w:date="2017-09-22T15:38:00Z"/>
          <w:b/>
          <w:bCs/>
          <w:sz w:val="80"/>
          <w:szCs w:val="80"/>
        </w:rPr>
      </w:pPr>
      <w:ins w:id="9354" w:author="Windows User" w:date="2017-09-22T15:38:00Z">
        <w:r w:rsidRPr="00BD020C">
          <w:rPr>
            <w:rFonts w:ascii="Arial" w:hAnsi="Arial" w:cs="Arial"/>
            <w:color w:val="222222"/>
            <w:shd w:val="clear" w:color="auto" w:fill="FFFFFF"/>
          </w:rPr>
          <w:t>Brumley, David, et al. </w:t>
        </w:r>
        <w:r w:rsidRPr="00BD020C">
          <w:rPr>
            <w:rFonts w:ascii="Arial" w:hAnsi="Arial" w:cs="Arial"/>
            <w:i/>
            <w:iCs/>
            <w:color w:val="222222"/>
            <w:shd w:val="clear" w:color="auto" w:fill="FFFFFF"/>
          </w:rPr>
          <w:t>Bitscope: Automatically dissecting malicious binaries</w:t>
        </w:r>
        <w:r w:rsidRPr="00BD020C">
          <w:rPr>
            <w:rFonts w:ascii="Arial" w:hAnsi="Arial" w:cs="Arial"/>
            <w:color w:val="222222"/>
            <w:shd w:val="clear" w:color="auto" w:fill="FFFFFF"/>
          </w:rPr>
          <w:t>. Technical Report CS-07-133, School of Computer Science, Carnegie Mellon University, 2007.</w:t>
        </w:r>
      </w:ins>
    </w:p>
    <w:p w14:paraId="5D1EAC4A" w14:textId="65A81AA6" w:rsidR="002D24BF" w:rsidRPr="0030747B" w:rsidRDefault="00EB27CC">
      <w:pPr>
        <w:pStyle w:val="ListParagraph"/>
        <w:numPr>
          <w:ilvl w:val="0"/>
          <w:numId w:val="57"/>
        </w:numPr>
        <w:bidi w:val="0"/>
        <w:spacing w:after="0" w:line="259" w:lineRule="auto"/>
        <w:ind w:hanging="630"/>
        <w:rPr>
          <w:ins w:id="9355" w:author="Windows User" w:date="2017-10-14T03:10:00Z"/>
          <w:b/>
          <w:bCs/>
          <w:sz w:val="80"/>
          <w:szCs w:val="80"/>
          <w:rPrChange w:id="9356" w:author="Windows User" w:date="2017-10-14T03:15:00Z">
            <w:rPr>
              <w:ins w:id="9357" w:author="Windows User" w:date="2017-10-14T03:10:00Z"/>
              <w:rFonts w:ascii="Arial" w:hAnsi="Arial" w:cs="Arial"/>
              <w:color w:val="222222"/>
              <w:shd w:val="clear" w:color="auto" w:fill="FFFFFF"/>
            </w:rPr>
          </w:rPrChange>
        </w:rPr>
      </w:pPr>
      <w:ins w:id="9358" w:author="Windows User" w:date="2017-10-14T03:07:00Z">
        <w:r w:rsidRPr="00EB27CC">
          <w:rPr>
            <w:rFonts w:ascii="Arial" w:hAnsi="Arial" w:cs="Arial"/>
            <w:color w:val="222222"/>
            <w:shd w:val="clear" w:color="auto" w:fill="FFFFFF"/>
          </w:rPr>
          <w:lastRenderedPageBreak/>
          <w:t>Crandall, Jedidiah R., et al. "Temporal search: Detecting hidden malware timebombs with virtual machines." </w:t>
        </w:r>
        <w:r w:rsidRPr="00EB27CC">
          <w:rPr>
            <w:rFonts w:ascii="Arial" w:hAnsi="Arial" w:cs="Arial"/>
            <w:i/>
            <w:iCs/>
            <w:color w:val="222222"/>
            <w:shd w:val="clear" w:color="auto" w:fill="FFFFFF"/>
          </w:rPr>
          <w:t>ACM Sigplan Notices</w:t>
        </w:r>
        <w:r w:rsidRPr="00EB27CC">
          <w:rPr>
            <w:rFonts w:ascii="Arial" w:hAnsi="Arial" w:cs="Arial"/>
            <w:color w:val="222222"/>
            <w:shd w:val="clear" w:color="auto" w:fill="FFFFFF"/>
          </w:rPr>
          <w:t>. Vol. 41. No. 11. ACM, 2006.</w:t>
        </w:r>
      </w:ins>
    </w:p>
    <w:p w14:paraId="19910418" w14:textId="33100E47" w:rsidR="002D24BF" w:rsidRPr="002D24BF" w:rsidRDefault="0030747B">
      <w:pPr>
        <w:pStyle w:val="ListParagraph"/>
        <w:numPr>
          <w:ilvl w:val="0"/>
          <w:numId w:val="57"/>
        </w:numPr>
        <w:bidi w:val="0"/>
        <w:spacing w:after="0" w:line="259" w:lineRule="auto"/>
        <w:ind w:hanging="630"/>
        <w:rPr>
          <w:ins w:id="9359" w:author="Windows User" w:date="2017-10-14T03:10:00Z"/>
          <w:b/>
          <w:bCs/>
          <w:sz w:val="72"/>
          <w:szCs w:val="72"/>
          <w:rPrChange w:id="9360" w:author="Windows User" w:date="2017-10-14T03:10:00Z">
            <w:rPr>
              <w:ins w:id="9361" w:author="Windows User" w:date="2017-10-14T03:10:00Z"/>
              <w:rFonts w:ascii="Arial" w:hAnsi="Arial" w:cs="Arial"/>
              <w:color w:val="222222"/>
              <w:shd w:val="clear" w:color="auto" w:fill="FFFFFF"/>
            </w:rPr>
          </w:rPrChange>
        </w:rPr>
      </w:pPr>
      <w:ins w:id="9362" w:author="Windows User" w:date="2017-10-14T03:12:00Z">
        <w:r w:rsidRPr="0030747B">
          <w:rPr>
            <w:rFonts w:ascii="Arial" w:hAnsi="Arial" w:cs="Arial"/>
            <w:color w:val="222222"/>
            <w:shd w:val="clear" w:color="auto" w:fill="FFFFFF"/>
          </w:rPr>
          <w:t>Aafer, Yousra, Wenliang Du, and Heng Yin. "Droidapiminer: Mining api-level features for robust malware detection in android." </w:t>
        </w:r>
        <w:r w:rsidRPr="0030747B">
          <w:rPr>
            <w:rFonts w:ascii="Arial" w:hAnsi="Arial" w:cs="Arial"/>
            <w:i/>
            <w:iCs/>
            <w:color w:val="222222"/>
            <w:shd w:val="clear" w:color="auto" w:fill="FFFFFF"/>
          </w:rPr>
          <w:t>International Conference on Security and Privacy in Communication Systems</w:t>
        </w:r>
        <w:r w:rsidRPr="0030747B">
          <w:rPr>
            <w:rFonts w:ascii="Arial" w:hAnsi="Arial" w:cs="Arial"/>
            <w:color w:val="222222"/>
            <w:shd w:val="clear" w:color="auto" w:fill="FFFFFF"/>
          </w:rPr>
          <w:t>. Springer, Cham, 2013.</w:t>
        </w:r>
      </w:ins>
    </w:p>
    <w:p w14:paraId="7AA209A0" w14:textId="565C9424" w:rsidR="002D24BF" w:rsidRPr="002D24BF" w:rsidRDefault="0030747B">
      <w:pPr>
        <w:pStyle w:val="ListParagraph"/>
        <w:numPr>
          <w:ilvl w:val="0"/>
          <w:numId w:val="57"/>
        </w:numPr>
        <w:bidi w:val="0"/>
        <w:spacing w:after="0" w:line="259" w:lineRule="auto"/>
        <w:ind w:hanging="630"/>
        <w:rPr>
          <w:ins w:id="9363" w:author="Windows User" w:date="2017-10-14T03:10:00Z"/>
          <w:b/>
          <w:bCs/>
          <w:sz w:val="72"/>
          <w:szCs w:val="72"/>
          <w:rPrChange w:id="9364" w:author="Windows User" w:date="2017-10-14T03:10:00Z">
            <w:rPr>
              <w:ins w:id="9365" w:author="Windows User" w:date="2017-10-14T03:10:00Z"/>
              <w:rFonts w:ascii="Arial" w:hAnsi="Arial" w:cs="Arial"/>
              <w:color w:val="222222"/>
              <w:shd w:val="clear" w:color="auto" w:fill="FFFFFF"/>
            </w:rPr>
          </w:rPrChange>
        </w:rPr>
      </w:pPr>
      <w:ins w:id="9366" w:author="Windows User" w:date="2017-10-14T03:12:00Z">
        <w:r w:rsidRPr="0030747B">
          <w:rPr>
            <w:rFonts w:ascii="Arial" w:hAnsi="Arial" w:cs="Arial"/>
            <w:color w:val="222222"/>
            <w:shd w:val="clear" w:color="auto" w:fill="FFFFFF"/>
          </w:rPr>
          <w:t>Arzt, Steven, et al. "Flowdroid: Precise context, flow, field, object-sensitive and lifecycle-aware taint analysis for android apps." </w:t>
        </w:r>
        <w:r w:rsidRPr="0030747B">
          <w:rPr>
            <w:rFonts w:ascii="Arial" w:hAnsi="Arial" w:cs="Arial"/>
            <w:i/>
            <w:iCs/>
            <w:color w:val="222222"/>
            <w:shd w:val="clear" w:color="auto" w:fill="FFFFFF"/>
          </w:rPr>
          <w:t>Acm Sigplan Notices</w:t>
        </w:r>
        <w:r w:rsidRPr="0030747B">
          <w:rPr>
            <w:rFonts w:ascii="Arial" w:hAnsi="Arial" w:cs="Arial"/>
            <w:color w:val="222222"/>
            <w:shd w:val="clear" w:color="auto" w:fill="FFFFFF"/>
          </w:rPr>
          <w:t> 49.6 (2014): 259-269.</w:t>
        </w:r>
      </w:ins>
    </w:p>
    <w:p w14:paraId="5DDC685E" w14:textId="35583909" w:rsidR="001F5427" w:rsidRPr="00E0481C" w:rsidRDefault="002D24BF">
      <w:pPr>
        <w:pStyle w:val="ListParagraph"/>
        <w:numPr>
          <w:ilvl w:val="0"/>
          <w:numId w:val="57"/>
        </w:numPr>
        <w:bidi w:val="0"/>
        <w:spacing w:after="0" w:line="259" w:lineRule="auto"/>
        <w:ind w:hanging="630"/>
        <w:rPr>
          <w:ins w:id="9367" w:author="Windows User" w:date="2017-09-22T15:38:00Z"/>
          <w:b/>
          <w:bCs/>
          <w:sz w:val="72"/>
          <w:szCs w:val="72"/>
        </w:rPr>
      </w:pPr>
      <w:ins w:id="9368" w:author="Windows User" w:date="2017-10-14T03:10:00Z">
        <w:r>
          <w:rPr>
            <w:rFonts w:ascii="Arial" w:hAnsi="Arial" w:cs="Arial"/>
            <w:color w:val="222222"/>
            <w:shd w:val="clear" w:color="auto" w:fill="FFFFFF"/>
          </w:rPr>
          <w:t>F</w:t>
        </w:r>
      </w:ins>
      <w:ins w:id="9369" w:author="Windows User" w:date="2017-09-22T15:38:00Z">
        <w:r w:rsidR="001F5427" w:rsidRPr="00655F9E">
          <w:rPr>
            <w:rFonts w:ascii="Arial" w:hAnsi="Arial" w:cs="Arial"/>
            <w:color w:val="222222"/>
            <w:shd w:val="clear" w:color="auto" w:fill="FFFFFF"/>
          </w:rPr>
          <w:t>ratantonio, Yanick, et al. "Triggerscope: Towards detecting logic bombs in android applications." </w:t>
        </w:r>
        <w:r w:rsidR="001F5427" w:rsidRPr="00655F9E">
          <w:rPr>
            <w:rFonts w:ascii="Arial" w:hAnsi="Arial" w:cs="Arial"/>
            <w:i/>
            <w:iCs/>
            <w:color w:val="222222"/>
            <w:shd w:val="clear" w:color="auto" w:fill="FFFFFF"/>
          </w:rPr>
          <w:t>Security and Privacy (SP), 2016 IEEE Symposium on</w:t>
        </w:r>
        <w:r w:rsidR="001F5427" w:rsidRPr="00655F9E">
          <w:rPr>
            <w:rFonts w:ascii="Arial" w:hAnsi="Arial" w:cs="Arial"/>
            <w:color w:val="222222"/>
            <w:shd w:val="clear" w:color="auto" w:fill="FFFFFF"/>
          </w:rPr>
          <w:t>. IEEE, 2016.</w:t>
        </w:r>
      </w:ins>
    </w:p>
    <w:p w14:paraId="6B9CB7AF" w14:textId="77777777" w:rsidR="001F5427" w:rsidRPr="00FA4F0D" w:rsidRDefault="001F5427" w:rsidP="001F5427">
      <w:pPr>
        <w:pStyle w:val="ListParagraph"/>
        <w:numPr>
          <w:ilvl w:val="0"/>
          <w:numId w:val="57"/>
        </w:numPr>
        <w:bidi w:val="0"/>
        <w:spacing w:after="0" w:line="259" w:lineRule="auto"/>
        <w:ind w:hanging="630"/>
        <w:rPr>
          <w:ins w:id="9370" w:author="Windows User" w:date="2017-09-22T15:38:00Z"/>
          <w:b/>
          <w:bCs/>
          <w:sz w:val="76"/>
          <w:szCs w:val="76"/>
        </w:rPr>
      </w:pPr>
      <w:ins w:id="9371" w:author="Windows User" w:date="2017-09-22T15:38:00Z">
        <w:r w:rsidRPr="00A35906">
          <w:rPr>
            <w:rFonts w:ascii="Arial" w:hAnsi="Arial" w:cs="Arial"/>
            <w:color w:val="222222"/>
            <w:shd w:val="clear" w:color="auto" w:fill="FFFFFF"/>
          </w:rPr>
          <w:t>Wong, Michelle Y., and David Lie. "IntelliDroid: A Targeted Input Generator for the Dynamic Analysis of Android Malware." </w:t>
        </w:r>
        <w:r w:rsidRPr="00A35906">
          <w:rPr>
            <w:rFonts w:ascii="Arial" w:hAnsi="Arial" w:cs="Arial"/>
            <w:i/>
            <w:iCs/>
            <w:color w:val="222222"/>
            <w:shd w:val="clear" w:color="auto" w:fill="FFFFFF"/>
          </w:rPr>
          <w:t>NDSS</w:t>
        </w:r>
        <w:r w:rsidRPr="00A35906">
          <w:rPr>
            <w:rFonts w:ascii="Arial" w:hAnsi="Arial" w:cs="Arial"/>
            <w:color w:val="222222"/>
            <w:shd w:val="clear" w:color="auto" w:fill="FFFFFF"/>
          </w:rPr>
          <w:t>. 2016.</w:t>
        </w:r>
      </w:ins>
    </w:p>
    <w:p w14:paraId="763FB719" w14:textId="77777777" w:rsidR="001F5427" w:rsidRPr="00FA4F0D" w:rsidRDefault="001F5427" w:rsidP="001F5427">
      <w:pPr>
        <w:pStyle w:val="ListParagraph"/>
        <w:numPr>
          <w:ilvl w:val="0"/>
          <w:numId w:val="57"/>
        </w:numPr>
        <w:bidi w:val="0"/>
        <w:spacing w:after="0" w:line="259" w:lineRule="auto"/>
        <w:ind w:hanging="630"/>
        <w:rPr>
          <w:ins w:id="9372" w:author="Windows User" w:date="2017-09-22T15:38:00Z"/>
          <w:b/>
          <w:bCs/>
          <w:sz w:val="76"/>
          <w:szCs w:val="76"/>
        </w:rPr>
      </w:pPr>
      <w:ins w:id="9373" w:author="Windows User" w:date="2017-09-22T15:38:00Z">
        <w:r w:rsidRPr="00FA4F0D">
          <w:rPr>
            <w:rFonts w:ascii="Arial" w:hAnsi="Arial" w:cs="Arial"/>
            <w:color w:val="222222"/>
            <w:shd w:val="clear" w:color="auto" w:fill="FFFFFF"/>
          </w:rPr>
          <w:t>Rasthofer, Siegfried, et al. "Making malory behave maliciously: Targeted fuzzing of android execution environments." </w:t>
        </w:r>
        <w:r w:rsidRPr="00FA4F0D">
          <w:rPr>
            <w:rFonts w:ascii="Arial" w:hAnsi="Arial" w:cs="Arial"/>
            <w:i/>
            <w:iCs/>
            <w:color w:val="222222"/>
            <w:shd w:val="clear" w:color="auto" w:fill="FFFFFF"/>
          </w:rPr>
          <w:t>Proceedings of the 39th International Conference on Software Engineering</w:t>
        </w:r>
        <w:r w:rsidRPr="00FA4F0D">
          <w:rPr>
            <w:rFonts w:ascii="Arial" w:hAnsi="Arial" w:cs="Arial"/>
            <w:color w:val="222222"/>
            <w:shd w:val="clear" w:color="auto" w:fill="FFFFFF"/>
          </w:rPr>
          <w:t>. IEEE Press, 2017.</w:t>
        </w:r>
      </w:ins>
    </w:p>
    <w:p w14:paraId="32CC14E6" w14:textId="77777777" w:rsidR="001F5427" w:rsidRDefault="001F5427" w:rsidP="001F5427">
      <w:pPr>
        <w:tabs>
          <w:tab w:val="left" w:pos="5285"/>
        </w:tabs>
        <w:rPr>
          <w:ins w:id="9374" w:author="Windows User" w:date="2017-09-22T15:38:00Z"/>
        </w:rPr>
      </w:pPr>
      <w:ins w:id="9375" w:author="Windows User" w:date="2017-09-22T15:38:00Z">
        <w:r>
          <w:tab/>
        </w:r>
      </w:ins>
    </w:p>
    <w:p w14:paraId="6E1D293D" w14:textId="5A4A8E47" w:rsidR="00FE2672" w:rsidRPr="00FE2672" w:rsidDel="001F5427" w:rsidRDefault="001F5427" w:rsidP="001F5427">
      <w:pPr>
        <w:pStyle w:val="Bibliography"/>
        <w:bidi w:val="0"/>
        <w:rPr>
          <w:del w:id="9376" w:author="Windows User" w:date="2017-09-22T15:38:00Z"/>
        </w:rPr>
      </w:pPr>
      <w:ins w:id="9377" w:author="Windows User" w:date="2017-09-22T15:38:00Z">
        <w:r w:rsidDel="001F5427">
          <w:t xml:space="preserve"> </w:t>
        </w:r>
      </w:ins>
      <w:del w:id="9378" w:author="Windows User" w:date="2017-09-22T15:38:00Z">
        <w:r w:rsidR="004F62B7" w:rsidDel="001F5427">
          <w:delText xml:space="preserve">[1] </w:delText>
        </w:r>
        <w:r w:rsidR="004F62B7" w:rsidRPr="004F62B7" w:rsidDel="001F5427">
          <w:delText>Cadar, Cristian, and Koushik Sen. "Symbolic execution for software testing: three decades later." Communications of the ACM 56.2 (2013): 82-90.</w:delText>
        </w:r>
      </w:del>
      <w:del w:id="9379" w:author="Windows User" w:date="2017-09-15T11:43:00Z">
        <w:r w:rsidR="00FE2672" w:rsidDel="003B5D83">
          <w:rPr>
            <w:rFonts w:hint="cs"/>
            <w:rtl/>
          </w:rPr>
          <w:delText>پ</w:delText>
        </w:r>
      </w:del>
    </w:p>
    <w:p w14:paraId="7F047CC9" w14:textId="63CA534C" w:rsidR="004F62B7" w:rsidRDefault="004F62B7" w:rsidP="001F5427">
      <w:pPr>
        <w:pStyle w:val="Bibliography"/>
        <w:bidi w:val="0"/>
        <w:rPr>
          <w:ins w:id="9380" w:author="Windows User" w:date="2017-09-22T15:39:00Z"/>
        </w:rPr>
      </w:pPr>
      <w:del w:id="9381" w:author="Windows User" w:date="2017-09-22T15:38:00Z">
        <w:r w:rsidDel="001F5427">
          <w:delText xml:space="preserve">[2] </w:delText>
        </w:r>
        <w:r w:rsidR="00FE2672" w:rsidRPr="00FE2672" w:rsidDel="001F5427">
          <w:delText>Baldoni, Roberto, et al. "A survey of symbolic execution techniques." arXiv preprint arXiv:1610.00502 (2016).</w:delText>
        </w:r>
      </w:del>
    </w:p>
    <w:p w14:paraId="44EB99A7" w14:textId="77777777" w:rsidR="00D325A8" w:rsidRDefault="00D325A8">
      <w:pPr>
        <w:bidi w:val="0"/>
        <w:rPr>
          <w:ins w:id="9382" w:author="Windows User" w:date="2017-09-22T15:39:00Z"/>
        </w:rPr>
        <w:pPrChange w:id="9383" w:author="Windows User" w:date="2017-09-22T15:39:00Z">
          <w:pPr>
            <w:pStyle w:val="Bibliography"/>
            <w:bidi w:val="0"/>
          </w:pPr>
        </w:pPrChange>
      </w:pPr>
    </w:p>
    <w:p w14:paraId="1D726FAA" w14:textId="77777777" w:rsidR="00D325A8" w:rsidRDefault="00D325A8">
      <w:pPr>
        <w:bidi w:val="0"/>
        <w:rPr>
          <w:ins w:id="9384" w:author="Windows User" w:date="2017-09-22T15:39:00Z"/>
        </w:rPr>
        <w:pPrChange w:id="9385" w:author="Windows User" w:date="2017-09-22T15:39:00Z">
          <w:pPr>
            <w:pStyle w:val="Bibliography"/>
            <w:bidi w:val="0"/>
          </w:pPr>
        </w:pPrChange>
      </w:pPr>
    </w:p>
    <w:p w14:paraId="4A3297FC" w14:textId="77777777" w:rsidR="00D325A8" w:rsidDel="00C06983" w:rsidRDefault="00D325A8">
      <w:pPr>
        <w:bidi w:val="0"/>
        <w:rPr>
          <w:ins w:id="9386" w:author="Windows User" w:date="2017-09-22T15:40:00Z"/>
          <w:del w:id="9387" w:author="Mahmoud" w:date="2017-09-26T22:21:00Z"/>
        </w:rPr>
        <w:pPrChange w:id="9388" w:author="Windows User" w:date="2017-09-22T15:39:00Z">
          <w:pPr>
            <w:pStyle w:val="Bibliography"/>
            <w:bidi w:val="0"/>
          </w:pPr>
        </w:pPrChange>
      </w:pPr>
    </w:p>
    <w:p w14:paraId="11FD867A" w14:textId="77777777" w:rsidR="00D325A8" w:rsidDel="00C06983" w:rsidRDefault="00D325A8">
      <w:pPr>
        <w:bidi w:val="0"/>
        <w:rPr>
          <w:ins w:id="9389" w:author="Windows User" w:date="2017-09-22T15:40:00Z"/>
          <w:del w:id="9390" w:author="Mahmoud" w:date="2017-09-26T22:21:00Z"/>
        </w:rPr>
        <w:pPrChange w:id="9391" w:author="Windows User" w:date="2017-09-22T15:40:00Z">
          <w:pPr>
            <w:pStyle w:val="Bibliography"/>
            <w:bidi w:val="0"/>
          </w:pPr>
        </w:pPrChange>
      </w:pPr>
    </w:p>
    <w:p w14:paraId="461CA753" w14:textId="77777777" w:rsidR="00D325A8" w:rsidDel="00C06983" w:rsidRDefault="00D325A8">
      <w:pPr>
        <w:bidi w:val="0"/>
        <w:rPr>
          <w:ins w:id="9392" w:author="Windows User" w:date="2017-09-22T15:40:00Z"/>
          <w:del w:id="9393" w:author="Mahmoud" w:date="2017-09-26T22:21:00Z"/>
        </w:rPr>
        <w:pPrChange w:id="9394" w:author="Windows User" w:date="2017-09-22T15:40:00Z">
          <w:pPr>
            <w:pStyle w:val="Bibliography"/>
            <w:bidi w:val="0"/>
          </w:pPr>
        </w:pPrChange>
      </w:pPr>
    </w:p>
    <w:p w14:paraId="544BED0C" w14:textId="77777777" w:rsidR="00D325A8" w:rsidRDefault="00D325A8">
      <w:pPr>
        <w:bidi w:val="0"/>
        <w:rPr>
          <w:ins w:id="9395" w:author="Windows User" w:date="2017-09-22T15:40:00Z"/>
        </w:rPr>
        <w:pPrChange w:id="9396" w:author="Windows User" w:date="2017-09-22T15:40:00Z">
          <w:pPr>
            <w:pStyle w:val="Bibliography"/>
            <w:bidi w:val="0"/>
          </w:pPr>
        </w:pPrChange>
      </w:pPr>
    </w:p>
    <w:p w14:paraId="7FD1D3A6" w14:textId="77777777" w:rsidR="00D325A8" w:rsidRDefault="00D325A8">
      <w:pPr>
        <w:bidi w:val="0"/>
        <w:rPr>
          <w:ins w:id="9397" w:author="Windows User" w:date="2017-09-22T15:40:00Z"/>
        </w:rPr>
        <w:pPrChange w:id="9398" w:author="Windows User" w:date="2017-09-22T15:40:00Z">
          <w:pPr>
            <w:pStyle w:val="Bibliography"/>
            <w:bidi w:val="0"/>
          </w:pPr>
        </w:pPrChange>
      </w:pPr>
    </w:p>
    <w:p w14:paraId="2818FA7E" w14:textId="77777777" w:rsidR="00D325A8" w:rsidRDefault="00D325A8">
      <w:pPr>
        <w:bidi w:val="0"/>
        <w:rPr>
          <w:ins w:id="9399" w:author="Windows User" w:date="2017-09-22T15:40:00Z"/>
        </w:rPr>
        <w:pPrChange w:id="9400" w:author="Windows User" w:date="2017-09-22T15:40:00Z">
          <w:pPr>
            <w:pStyle w:val="Bibliography"/>
            <w:bidi w:val="0"/>
          </w:pPr>
        </w:pPrChange>
      </w:pPr>
    </w:p>
    <w:p w14:paraId="614E7D93" w14:textId="77777777" w:rsidR="00D325A8" w:rsidRDefault="00D325A8">
      <w:pPr>
        <w:bidi w:val="0"/>
        <w:rPr>
          <w:ins w:id="9401" w:author="Windows User" w:date="2017-09-22T15:40:00Z"/>
        </w:rPr>
        <w:pPrChange w:id="9402" w:author="Windows User" w:date="2017-09-22T15:40:00Z">
          <w:pPr>
            <w:pStyle w:val="Bibliography"/>
            <w:bidi w:val="0"/>
          </w:pPr>
        </w:pPrChange>
      </w:pPr>
    </w:p>
    <w:p w14:paraId="1B346D63" w14:textId="77777777" w:rsidR="00D325A8" w:rsidRDefault="00D325A8">
      <w:pPr>
        <w:bidi w:val="0"/>
        <w:rPr>
          <w:ins w:id="9403" w:author="Windows User" w:date="2017-09-22T15:40:00Z"/>
        </w:rPr>
        <w:pPrChange w:id="9404" w:author="Windows User" w:date="2017-09-22T15:40:00Z">
          <w:pPr>
            <w:pStyle w:val="Bibliography"/>
            <w:bidi w:val="0"/>
          </w:pPr>
        </w:pPrChange>
      </w:pPr>
    </w:p>
    <w:p w14:paraId="4555218B" w14:textId="77777777" w:rsidR="00D325A8" w:rsidRDefault="00D325A8">
      <w:pPr>
        <w:bidi w:val="0"/>
        <w:rPr>
          <w:ins w:id="9405" w:author="Windows User" w:date="2017-09-22T15:40:00Z"/>
        </w:rPr>
        <w:pPrChange w:id="9406" w:author="Windows User" w:date="2017-09-22T15:40:00Z">
          <w:pPr>
            <w:pStyle w:val="Bibliography"/>
            <w:bidi w:val="0"/>
          </w:pPr>
        </w:pPrChange>
      </w:pPr>
    </w:p>
    <w:p w14:paraId="6DF49C46" w14:textId="77777777" w:rsidR="00D325A8" w:rsidRDefault="00D325A8">
      <w:pPr>
        <w:bidi w:val="0"/>
        <w:rPr>
          <w:ins w:id="9407" w:author="Windows User" w:date="2017-09-22T15:40:00Z"/>
        </w:rPr>
        <w:pPrChange w:id="9408" w:author="Windows User" w:date="2017-09-22T15:40:00Z">
          <w:pPr>
            <w:pStyle w:val="Bibliography"/>
            <w:bidi w:val="0"/>
          </w:pPr>
        </w:pPrChange>
      </w:pPr>
    </w:p>
    <w:p w14:paraId="3015BBBD" w14:textId="77777777" w:rsidR="00CF7607" w:rsidRDefault="00CF7607">
      <w:pPr>
        <w:bidi w:val="0"/>
        <w:rPr>
          <w:ins w:id="9409" w:author="Mahmoud" w:date="2017-10-06T15:26:00Z"/>
        </w:rPr>
        <w:sectPr w:rsidR="00CF7607" w:rsidSect="00DA29EA">
          <w:headerReference w:type="default" r:id="rId66"/>
          <w:headerReference w:type="first" r:id="rId67"/>
          <w:footnotePr>
            <w:numRestart w:val="eachPage"/>
          </w:footnotePr>
          <w:pgSz w:w="12240" w:h="15840"/>
          <w:pgMar w:top="1440" w:right="1440" w:bottom="1440" w:left="1440" w:header="720" w:footer="720" w:gutter="0"/>
          <w:cols w:space="720"/>
          <w:titlePg/>
          <w:docGrid w:linePitch="360"/>
        </w:sectPr>
      </w:pPr>
    </w:p>
    <w:p w14:paraId="5C1C0DE8" w14:textId="16DCCF9F" w:rsidR="00D325A8" w:rsidRDefault="00D325A8">
      <w:pPr>
        <w:bidi w:val="0"/>
        <w:rPr>
          <w:ins w:id="9420" w:author="Windows User" w:date="2017-09-22T15:40:00Z"/>
        </w:rPr>
        <w:pPrChange w:id="9421" w:author="Windows User" w:date="2017-09-22T15:40:00Z">
          <w:pPr>
            <w:pStyle w:val="Bibliography"/>
            <w:bidi w:val="0"/>
          </w:pPr>
        </w:pPrChange>
      </w:pPr>
    </w:p>
    <w:p w14:paraId="4AC9AB65" w14:textId="54273659" w:rsidR="00D325A8" w:rsidRDefault="00D325A8" w:rsidP="00D325A8">
      <w:pPr>
        <w:pStyle w:val="Title16"/>
        <w:rPr>
          <w:ins w:id="9422" w:author="Windows User" w:date="2017-09-22T15:40:00Z"/>
          <w:rtl/>
          <w:lang w:bidi="fa-IR"/>
        </w:rPr>
      </w:pPr>
      <w:ins w:id="9423" w:author="Windows User" w:date="2017-09-22T15:40:00Z">
        <w:r>
          <w:rPr>
            <w:noProof/>
          </w:rPr>
          <w:drawing>
            <wp:inline distT="0" distB="0" distL="0" distR="0" wp14:anchorId="5B3709F7" wp14:editId="69863779">
              <wp:extent cx="1805940" cy="1574409"/>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ins>
    </w:p>
    <w:p w14:paraId="35C11AA2" w14:textId="77777777" w:rsidR="00D325A8" w:rsidRPr="007C5FD2" w:rsidRDefault="00D325A8" w:rsidP="00D325A8">
      <w:pPr>
        <w:pStyle w:val="Title16"/>
        <w:bidi w:val="0"/>
        <w:rPr>
          <w:ins w:id="9424" w:author="Windows User" w:date="2017-09-22T15:40:00Z"/>
          <w:sz w:val="24"/>
          <w:szCs w:val="24"/>
          <w:lang w:bidi="fa-IR"/>
        </w:rPr>
      </w:pPr>
      <w:ins w:id="9425" w:author="Windows User" w:date="2017-09-22T15:40:00Z">
        <w:r w:rsidRPr="007C5FD2">
          <w:rPr>
            <w:sz w:val="34"/>
            <w:szCs w:val="34"/>
          </w:rPr>
          <w:t>Amirkabir</w:t>
        </w:r>
        <w:r>
          <w:rPr>
            <w:sz w:val="34"/>
            <w:szCs w:val="34"/>
          </w:rPr>
          <w:t xml:space="preserve"> University of T</w:t>
        </w:r>
        <w:r w:rsidRPr="007C5FD2">
          <w:rPr>
            <w:sz w:val="34"/>
            <w:szCs w:val="34"/>
          </w:rPr>
          <w:t>echnology</w:t>
        </w:r>
        <w:r w:rsidRPr="007C5FD2">
          <w:rPr>
            <w:sz w:val="34"/>
            <w:szCs w:val="34"/>
          </w:rPr>
          <w:br/>
        </w:r>
        <w:r w:rsidRPr="007C5FD2">
          <w:rPr>
            <w:szCs w:val="30"/>
          </w:rPr>
          <w:t>(</w:t>
        </w:r>
        <w:r w:rsidRPr="007C5FD2">
          <w:t>Tehran Polytechnic</w:t>
        </w:r>
        <w:r w:rsidRPr="007C5FD2">
          <w:rPr>
            <w:szCs w:val="30"/>
            <w:lang w:bidi="fa-IR"/>
          </w:rPr>
          <w:t>)</w:t>
        </w:r>
      </w:ins>
    </w:p>
    <w:p w14:paraId="4C2783A1" w14:textId="77777777" w:rsidR="00D325A8" w:rsidRPr="00946509" w:rsidRDefault="00D325A8" w:rsidP="00D325A8">
      <w:pPr>
        <w:pStyle w:val="Title16"/>
        <w:bidi w:val="0"/>
        <w:rPr>
          <w:ins w:id="9426" w:author="Windows User" w:date="2017-09-22T15:40:00Z"/>
          <w:sz w:val="24"/>
          <w:szCs w:val="26"/>
          <w:rtl/>
          <w:lang w:bidi="fa-IR"/>
        </w:rPr>
      </w:pPr>
    </w:p>
    <w:p w14:paraId="22F19BF8" w14:textId="77777777" w:rsidR="00D325A8" w:rsidRPr="007C5FD2" w:rsidRDefault="00D325A8" w:rsidP="00D325A8">
      <w:pPr>
        <w:pStyle w:val="Title16"/>
        <w:rPr>
          <w:ins w:id="9427" w:author="Windows User" w:date="2017-09-22T15:40:00Z"/>
          <w:lang w:bidi="fa-IR"/>
        </w:rPr>
      </w:pPr>
      <w:ins w:id="9428" w:author="Windows User" w:date="2017-09-22T15:40:00Z">
        <w:r>
          <w:t>Computer and Information Technology Engineering Department</w:t>
        </w:r>
      </w:ins>
    </w:p>
    <w:p w14:paraId="29F942D3" w14:textId="77777777" w:rsidR="00D325A8" w:rsidRDefault="00D325A8" w:rsidP="00D325A8">
      <w:pPr>
        <w:pStyle w:val="Title16"/>
        <w:rPr>
          <w:ins w:id="9429" w:author="Windows User" w:date="2017-09-22T15:40:00Z"/>
          <w:rtl/>
          <w:lang w:bidi="fa-IR"/>
        </w:rPr>
      </w:pPr>
    </w:p>
    <w:p w14:paraId="5A85684D" w14:textId="77777777" w:rsidR="00D325A8" w:rsidRDefault="00D325A8" w:rsidP="00D325A8">
      <w:pPr>
        <w:pStyle w:val="Title16"/>
        <w:bidi w:val="0"/>
        <w:rPr>
          <w:ins w:id="9430" w:author="Windows User" w:date="2017-09-22T15:40:00Z"/>
        </w:rPr>
      </w:pPr>
      <w:ins w:id="9431" w:author="Windows User" w:date="2017-09-22T15:40:00Z">
        <w:r>
          <w:t>Seminar Report</w:t>
        </w:r>
      </w:ins>
    </w:p>
    <w:p w14:paraId="4AFF2F09" w14:textId="77777777" w:rsidR="00D325A8" w:rsidRDefault="00D325A8" w:rsidP="00D325A8">
      <w:pPr>
        <w:pStyle w:val="Title16"/>
        <w:rPr>
          <w:ins w:id="9432" w:author="Windows User" w:date="2017-09-22T15:40:00Z"/>
          <w:rtl/>
          <w:lang w:bidi="fa-IR"/>
        </w:rPr>
      </w:pPr>
    </w:p>
    <w:p w14:paraId="3ABC36AD" w14:textId="77777777" w:rsidR="00D325A8" w:rsidRPr="002C2107" w:rsidRDefault="00D325A8" w:rsidP="00D325A8">
      <w:pPr>
        <w:pStyle w:val="Title16"/>
        <w:rPr>
          <w:ins w:id="9433" w:author="Windows User" w:date="2017-09-22T15:40:00Z"/>
          <w:rtl/>
          <w:lang w:bidi="fa-IR"/>
        </w:rPr>
      </w:pPr>
    </w:p>
    <w:p w14:paraId="618A4C7C" w14:textId="52805478" w:rsidR="00D325A8" w:rsidRPr="00946509" w:rsidRDefault="00D325A8" w:rsidP="00D325A8">
      <w:pPr>
        <w:pStyle w:val="Title24"/>
        <w:bidi w:val="0"/>
        <w:rPr>
          <w:ins w:id="9434" w:author="Windows User" w:date="2017-09-22T15:40:00Z"/>
          <w:sz w:val="30"/>
          <w:szCs w:val="30"/>
        </w:rPr>
      </w:pPr>
      <w:ins w:id="9435" w:author="Windows User" w:date="2017-09-22T15:40:00Z">
        <w:r w:rsidRPr="00946509">
          <w:rPr>
            <w:sz w:val="30"/>
            <w:szCs w:val="30"/>
          </w:rPr>
          <w:t>Title</w:t>
        </w:r>
      </w:ins>
      <w:ins w:id="9436" w:author="Windows User" w:date="2017-09-22T15:49:00Z">
        <w:r w:rsidR="00CE59EA">
          <w:rPr>
            <w:sz w:val="30"/>
            <w:szCs w:val="30"/>
          </w:rPr>
          <w:t>:</w:t>
        </w:r>
      </w:ins>
    </w:p>
    <w:p w14:paraId="11A50F62" w14:textId="078466EA" w:rsidR="00D325A8" w:rsidRPr="00946509" w:rsidRDefault="00CE59EA" w:rsidP="00D325A8">
      <w:pPr>
        <w:pStyle w:val="Title24"/>
        <w:bidi w:val="0"/>
        <w:rPr>
          <w:ins w:id="9437" w:author="Windows User" w:date="2017-09-22T15:40:00Z"/>
          <w:sz w:val="34"/>
          <w:szCs w:val="38"/>
          <w:lang w:bidi="fa-IR"/>
        </w:rPr>
      </w:pPr>
      <w:ins w:id="9438" w:author="Windows User" w:date="2017-09-22T15:41:00Z">
        <w:r>
          <w:rPr>
            <w:sz w:val="34"/>
            <w:szCs w:val="38"/>
            <w:lang w:bidi="fa-IR"/>
          </w:rPr>
          <w:t>Malware Detection</w:t>
        </w:r>
      </w:ins>
      <w:ins w:id="9439" w:author="Windows User" w:date="2017-09-22T15:40:00Z">
        <w:r w:rsidR="00D325A8">
          <w:rPr>
            <w:sz w:val="34"/>
            <w:szCs w:val="38"/>
            <w:lang w:bidi="fa-IR"/>
          </w:rPr>
          <w:t xml:space="preserve"> by Concolic Execution</w:t>
        </w:r>
      </w:ins>
    </w:p>
    <w:p w14:paraId="044BF062" w14:textId="77777777" w:rsidR="00D325A8" w:rsidRDefault="00D325A8" w:rsidP="00D325A8">
      <w:pPr>
        <w:pStyle w:val="Title18"/>
        <w:jc w:val="both"/>
        <w:rPr>
          <w:ins w:id="9440" w:author="Windows User" w:date="2017-09-22T15:40:00Z"/>
          <w:rtl/>
          <w:lang w:bidi="fa-IR"/>
        </w:rPr>
      </w:pPr>
    </w:p>
    <w:p w14:paraId="7051818B" w14:textId="77777777" w:rsidR="00D325A8" w:rsidRDefault="00D325A8" w:rsidP="00D325A8">
      <w:pPr>
        <w:pStyle w:val="Title18"/>
        <w:jc w:val="both"/>
        <w:rPr>
          <w:ins w:id="9441" w:author="Windows User" w:date="2017-09-22T15:40:00Z"/>
          <w:rtl/>
          <w:lang w:bidi="fa-IR"/>
        </w:rPr>
      </w:pPr>
    </w:p>
    <w:p w14:paraId="01E39634" w14:textId="20355D7B" w:rsidR="00D325A8" w:rsidRPr="00075789" w:rsidRDefault="00D325A8" w:rsidP="00D325A8">
      <w:pPr>
        <w:pStyle w:val="Title16"/>
        <w:bidi w:val="0"/>
        <w:rPr>
          <w:ins w:id="9442" w:author="Windows User" w:date="2017-09-22T15:40:00Z"/>
          <w:szCs w:val="30"/>
          <w:rtl/>
        </w:rPr>
      </w:pPr>
      <w:ins w:id="9443" w:author="Windows User" w:date="2017-09-22T15:40:00Z">
        <w:r w:rsidRPr="00075789">
          <w:rPr>
            <w:szCs w:val="30"/>
          </w:rPr>
          <w:t>By</w:t>
        </w:r>
      </w:ins>
      <w:ins w:id="9444" w:author="Windows User" w:date="2017-09-22T15:49:00Z">
        <w:r w:rsidR="00CE59EA">
          <w:rPr>
            <w:szCs w:val="30"/>
          </w:rPr>
          <w:t>:</w:t>
        </w:r>
      </w:ins>
    </w:p>
    <w:p w14:paraId="1306012A" w14:textId="3E07FA73" w:rsidR="00D325A8" w:rsidRPr="00946509" w:rsidRDefault="00D325A8" w:rsidP="00D325A8">
      <w:pPr>
        <w:pStyle w:val="Title18"/>
        <w:rPr>
          <w:ins w:id="9445" w:author="Windows User" w:date="2017-09-22T15:40:00Z"/>
          <w:szCs w:val="34"/>
          <w:rtl/>
          <w:lang w:bidi="fa-IR"/>
        </w:rPr>
      </w:pPr>
      <w:ins w:id="9446" w:author="Windows User" w:date="2017-09-22T15:40:00Z">
        <w:r>
          <w:rPr>
            <w:szCs w:val="34"/>
          </w:rPr>
          <w:t>Mahmoud Aghvami</w:t>
        </w:r>
      </w:ins>
      <w:ins w:id="9447" w:author="Windows User" w:date="2017-09-22T15:41:00Z">
        <w:r w:rsidR="00CE59EA">
          <w:rPr>
            <w:szCs w:val="34"/>
          </w:rPr>
          <w:t xml:space="preserve"> </w:t>
        </w:r>
      </w:ins>
      <w:ins w:id="9448" w:author="Windows User" w:date="2017-09-22T15:40:00Z">
        <w:r>
          <w:rPr>
            <w:szCs w:val="34"/>
          </w:rPr>
          <w:t>panah</w:t>
        </w:r>
      </w:ins>
    </w:p>
    <w:p w14:paraId="68676B8B" w14:textId="77777777" w:rsidR="00D325A8" w:rsidRDefault="00D325A8" w:rsidP="00D325A8">
      <w:pPr>
        <w:pStyle w:val="Title18"/>
        <w:rPr>
          <w:ins w:id="9449" w:author="Windows User" w:date="2017-09-22T15:40:00Z"/>
          <w:rtl/>
          <w:lang w:bidi="fa-IR"/>
        </w:rPr>
      </w:pPr>
    </w:p>
    <w:p w14:paraId="6295A8AF" w14:textId="3A500203" w:rsidR="00D325A8" w:rsidRPr="00946509" w:rsidRDefault="00D325A8" w:rsidP="00D325A8">
      <w:pPr>
        <w:pStyle w:val="Title16"/>
        <w:rPr>
          <w:ins w:id="9450" w:author="Windows User" w:date="2017-09-22T15:40:00Z"/>
          <w:szCs w:val="30"/>
          <w:rtl/>
          <w:lang w:bidi="fa-IR"/>
        </w:rPr>
      </w:pPr>
      <w:ins w:id="9451" w:author="Windows User" w:date="2017-09-22T15:40:00Z">
        <w:r w:rsidRPr="00946509">
          <w:rPr>
            <w:szCs w:val="30"/>
            <w:lang w:bidi="fa-IR"/>
          </w:rPr>
          <w:t>Supervisor</w:t>
        </w:r>
      </w:ins>
      <w:ins w:id="9452" w:author="Windows User" w:date="2017-09-22T15:49:00Z">
        <w:r w:rsidR="00CE59EA">
          <w:rPr>
            <w:szCs w:val="30"/>
            <w:lang w:bidi="fa-IR"/>
          </w:rPr>
          <w:t>:</w:t>
        </w:r>
      </w:ins>
    </w:p>
    <w:p w14:paraId="22751EB6" w14:textId="77777777" w:rsidR="00D325A8" w:rsidRPr="00946509" w:rsidRDefault="00D325A8" w:rsidP="00D325A8">
      <w:pPr>
        <w:pStyle w:val="Title18"/>
        <w:bidi w:val="0"/>
        <w:rPr>
          <w:ins w:id="9453" w:author="Windows User" w:date="2017-09-22T15:40:00Z"/>
          <w:szCs w:val="34"/>
        </w:rPr>
      </w:pPr>
      <w:ins w:id="9454" w:author="Windows User" w:date="2017-09-22T15:40:00Z">
        <w:r w:rsidRPr="00946509">
          <w:rPr>
            <w:szCs w:val="34"/>
          </w:rPr>
          <w:t>Dr.</w:t>
        </w:r>
        <w:r>
          <w:rPr>
            <w:szCs w:val="34"/>
          </w:rPr>
          <w:t xml:space="preserve"> Babak Sadeghiyan</w:t>
        </w:r>
      </w:ins>
    </w:p>
    <w:p w14:paraId="0227FD7E" w14:textId="77777777" w:rsidR="00D325A8" w:rsidRDefault="00D325A8" w:rsidP="00D325A8">
      <w:pPr>
        <w:pStyle w:val="Title16"/>
        <w:rPr>
          <w:ins w:id="9455" w:author="Windows User" w:date="2017-09-22T15:40:00Z"/>
          <w:rtl/>
          <w:lang w:bidi="fa-IR"/>
        </w:rPr>
      </w:pPr>
    </w:p>
    <w:p w14:paraId="5334884A" w14:textId="77777777" w:rsidR="00D325A8" w:rsidRDefault="00D325A8" w:rsidP="00D325A8">
      <w:pPr>
        <w:pStyle w:val="Title16"/>
        <w:bidi w:val="0"/>
        <w:jc w:val="both"/>
        <w:rPr>
          <w:ins w:id="9456" w:author="Windows User" w:date="2017-09-22T15:40:00Z"/>
          <w:szCs w:val="30"/>
          <w:lang w:bidi="fa-IR"/>
        </w:rPr>
      </w:pPr>
    </w:p>
    <w:p w14:paraId="215D5D99" w14:textId="77777777" w:rsidR="00D325A8" w:rsidRDefault="00D325A8" w:rsidP="00D325A8">
      <w:pPr>
        <w:pStyle w:val="Title16"/>
        <w:bidi w:val="0"/>
        <w:jc w:val="both"/>
        <w:rPr>
          <w:ins w:id="9457" w:author="Windows User" w:date="2017-09-22T15:40:00Z"/>
          <w:szCs w:val="30"/>
          <w:lang w:bidi="fa-IR"/>
        </w:rPr>
      </w:pPr>
    </w:p>
    <w:p w14:paraId="15DC717B" w14:textId="77777777" w:rsidR="00D325A8" w:rsidRDefault="00D325A8" w:rsidP="00D325A8">
      <w:pPr>
        <w:pStyle w:val="Title16"/>
        <w:bidi w:val="0"/>
        <w:jc w:val="both"/>
        <w:rPr>
          <w:ins w:id="9458" w:author="Windows User" w:date="2017-09-22T15:40:00Z"/>
          <w:sz w:val="28"/>
          <w:szCs w:val="28"/>
          <w:rtl/>
          <w:lang w:bidi="fa-IR"/>
        </w:rPr>
      </w:pPr>
    </w:p>
    <w:p w14:paraId="3B4E6D73" w14:textId="55745951" w:rsidR="00D325A8" w:rsidRPr="00F66DA0" w:rsidRDefault="00D325A8">
      <w:pPr>
        <w:pStyle w:val="Title16"/>
        <w:bidi w:val="0"/>
        <w:rPr>
          <w:rtl/>
        </w:rPr>
        <w:pPrChange w:id="9459" w:author="Windows User" w:date="2017-09-22T15:51:00Z">
          <w:pPr>
            <w:pStyle w:val="Bibliography"/>
            <w:bidi w:val="0"/>
          </w:pPr>
        </w:pPrChange>
      </w:pPr>
      <w:ins w:id="9460" w:author="Windows User" w:date="2017-09-22T15:40:00Z">
        <w:r>
          <w:rPr>
            <w:sz w:val="28"/>
            <w:szCs w:val="28"/>
            <w:rtl/>
          </w:rPr>
          <w:br/>
        </w:r>
        <w:r>
          <w:rPr>
            <w:sz w:val="26"/>
            <w:szCs w:val="26"/>
          </w:rPr>
          <w:t>September  2017</w:t>
        </w:r>
      </w:ins>
    </w:p>
    <w:sectPr w:rsidR="00D325A8" w:rsidRPr="00F66DA0" w:rsidSect="00DA29EA">
      <w:footnotePr>
        <w:numRestart w:val="eachPage"/>
      </w:footnotePr>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802" w:author="Mahmoud" w:date="2017-09-16T11:44:00Z" w:initials="M">
    <w:p w14:paraId="0A6105B1" w14:textId="4AA4BE26" w:rsidR="00AE34A0" w:rsidRDefault="00AE34A0">
      <w:pPr>
        <w:pStyle w:val="CommentText"/>
      </w:pPr>
      <w:r>
        <w:rPr>
          <w:rStyle w:val="CommentReference"/>
        </w:rPr>
        <w:annotationRef/>
      </w:r>
      <w:r>
        <w:rPr>
          <w:rFonts w:hint="cs"/>
          <w:rtl/>
        </w:rPr>
        <w:t xml:space="preserve"> </w:t>
      </w:r>
      <w:r>
        <w:rPr>
          <w:rFonts w:hint="cs"/>
          <w:noProof/>
          <w:rtl/>
        </w:rPr>
        <w:t>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6105B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DF880" w14:textId="77777777" w:rsidR="00CE572D" w:rsidRDefault="00CE572D" w:rsidP="00DA29EA">
      <w:pPr>
        <w:spacing w:after="0" w:line="240" w:lineRule="auto"/>
      </w:pPr>
      <w:r>
        <w:separator/>
      </w:r>
    </w:p>
  </w:endnote>
  <w:endnote w:type="continuationSeparator" w:id="0">
    <w:p w14:paraId="29A3AA01" w14:textId="77777777" w:rsidR="00CE572D" w:rsidRDefault="00CE572D" w:rsidP="00DA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88484807"/>
      <w:docPartObj>
        <w:docPartGallery w:val="Page Numbers (Bottom of Page)"/>
        <w:docPartUnique/>
      </w:docPartObj>
    </w:sdtPr>
    <w:sdtContent>
      <w:p w14:paraId="4A49534C" w14:textId="5F9A6ACE" w:rsidR="00AE34A0" w:rsidRDefault="00AE34A0">
        <w:pPr>
          <w:pStyle w:val="Footer"/>
        </w:pPr>
        <w:r>
          <w:rPr>
            <w:noProof/>
            <w:lang w:bidi="ar-SA"/>
          </w:rPr>
          <mc:AlternateContent>
            <mc:Choice Requires="wps">
              <w:drawing>
                <wp:anchor distT="0" distB="0" distL="114300" distR="114300" simplePos="0" relativeHeight="251661312" behindDoc="0" locked="0" layoutInCell="1" allowOverlap="1" wp14:anchorId="4FEB4CA2" wp14:editId="538C035F">
                  <wp:simplePos x="0" y="0"/>
                  <wp:positionH relativeFrom="margin">
                    <wp:align>center</wp:align>
                  </wp:positionH>
                  <wp:positionV relativeFrom="bottomMargin">
                    <wp:align>center</wp:align>
                  </wp:positionV>
                  <wp:extent cx="551815" cy="304800"/>
                  <wp:effectExtent l="19050" t="19050" r="15240" b="1905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304800"/>
                          </a:xfrm>
                          <a:prstGeom prst="bracketPair">
                            <a:avLst>
                              <a:gd name="adj" fmla="val 16667"/>
                            </a:avLst>
                          </a:prstGeom>
                          <a:solidFill>
                            <a:srgbClr val="FFFFFF"/>
                          </a:solidFill>
                          <a:ln w="28575">
                            <a:solidFill>
                              <a:srgbClr val="808080"/>
                            </a:solidFill>
                            <a:round/>
                            <a:headEnd/>
                            <a:tailEnd/>
                          </a:ln>
                        </wps:spPr>
                        <wps:txbx>
                          <w:txbxContent>
                            <w:p w14:paraId="22168122" w14:textId="3AB4D335" w:rsidR="00AE34A0" w:rsidRDefault="00AE34A0">
                              <w:pPr>
                                <w:jc w:val="center"/>
                              </w:pPr>
                              <w:r>
                                <w:fldChar w:fldCharType="begin"/>
                              </w:r>
                              <w:r>
                                <w:instrText xml:space="preserve"> PAGE    \* MERGEFORMAT </w:instrText>
                              </w:r>
                              <w:r>
                                <w:fldChar w:fldCharType="separate"/>
                              </w:r>
                              <w:r w:rsidR="00124EF4">
                                <w:rPr>
                                  <w:noProof/>
                                  <w:rtl/>
                                </w:rPr>
                                <w:t>82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FEB4CA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56" type="#_x0000_t185" style="position:absolute;left:0;text-align:left;margin-left:0;margin-top:0;width:43.45pt;height:24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" filled="t" strokecolor="gray" strokeweight="2.25pt">
                  <v:textbox inset=",0,,0">
                    <w:txbxContent>
                      <w:p w14:paraId="22168122" w14:textId="3AB4D335" w:rsidR="00AE34A0" w:rsidRDefault="00AE34A0">
                        <w:pPr>
                          <w:jc w:val="center"/>
                        </w:pPr>
                        <w:r>
                          <w:fldChar w:fldCharType="begin"/>
                        </w:r>
                        <w:r>
                          <w:instrText xml:space="preserve"> PAGE    \* MERGEFORMAT </w:instrText>
                        </w:r>
                        <w:r>
                          <w:fldChar w:fldCharType="separate"/>
                        </w:r>
                        <w:r w:rsidR="00124EF4">
                          <w:rPr>
                            <w:noProof/>
                            <w:rtl/>
                          </w:rPr>
                          <w:t>82</w:t>
                        </w:r>
                        <w:r>
                          <w:rPr>
                            <w:noProof/>
                          </w:rPr>
                          <w:fldChar w:fldCharType="end"/>
                        </w:r>
                      </w:p>
                    </w:txbxContent>
                  </v:textbox>
                  <w10:wrap anchorx="margin" anchory="margin"/>
                </v:shape>
              </w:pict>
            </mc:Fallback>
          </mc:AlternateContent>
        </w:r>
        <w:r>
          <w:rPr>
            <w:noProof/>
            <w:lang w:bidi="ar-SA"/>
          </w:rPr>
          <mc:AlternateContent>
            <mc:Choice Requires="wps">
              <w:drawing>
                <wp:anchor distT="0" distB="0" distL="114300" distR="114300" simplePos="0" relativeHeight="251653120" behindDoc="0" locked="0" layoutInCell="1" allowOverlap="1" wp14:anchorId="28CAFB1B" wp14:editId="3D6A2928">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3DF3B46D" id="_x0000_t32" coordsize="21600,21600" o:spt="32" o:oned="t" path="m,l21600,21600e" filled="f">
                  <v:path arrowok="t" fillok="f" o:connecttype="none"/>
                  <o:lock v:ext="edit" shapetype="t"/>
                </v:shapetype>
                <v:shape id="AutoShape 21"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56310736"/>
      <w:docPartObj>
        <w:docPartGallery w:val="Page Numbers (Bottom of Page)"/>
        <w:docPartUnique/>
      </w:docPartObj>
    </w:sdtPr>
    <w:sdtContent>
      <w:p w14:paraId="2780ECA0" w14:textId="77777777" w:rsidR="00AE34A0" w:rsidRDefault="00AE34A0">
        <w:pPr>
          <w:pStyle w:val="Footer"/>
        </w:pPr>
        <w:r>
          <w:rPr>
            <w:noProof/>
            <w:lang w:bidi="ar-SA"/>
          </w:rPr>
          <mc:AlternateContent>
            <mc:Choice Requires="wps">
              <w:drawing>
                <wp:anchor distT="0" distB="0" distL="114300" distR="114300" simplePos="0" relativeHeight="251665408" behindDoc="0" locked="0" layoutInCell="1" allowOverlap="1" wp14:anchorId="180281CE" wp14:editId="1C3B4157">
                  <wp:simplePos x="0" y="0"/>
                  <wp:positionH relativeFrom="margin">
                    <wp:align>center</wp:align>
                  </wp:positionH>
                  <wp:positionV relativeFrom="bottomMargin">
                    <wp:align>center</wp:align>
                  </wp:positionV>
                  <wp:extent cx="551815" cy="333375"/>
                  <wp:effectExtent l="19050" t="19050" r="15240" b="28575"/>
                  <wp:wrapNone/>
                  <wp:docPr id="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333375"/>
                          </a:xfrm>
                          <a:prstGeom prst="bracketPair">
                            <a:avLst>
                              <a:gd name="adj" fmla="val 16667"/>
                            </a:avLst>
                          </a:prstGeom>
                          <a:solidFill>
                            <a:srgbClr val="FFFFFF"/>
                          </a:solidFill>
                          <a:ln w="28575">
                            <a:solidFill>
                              <a:srgbClr val="808080"/>
                            </a:solidFill>
                            <a:round/>
                            <a:headEnd/>
                            <a:tailEnd/>
                          </a:ln>
                        </wps:spPr>
                        <wps:txbx>
                          <w:txbxContent>
                            <w:p w14:paraId="4FDB34AF" w14:textId="0D586AB2" w:rsidR="00AE34A0" w:rsidRDefault="00AE34A0">
                              <w:pPr>
                                <w:jc w:val="center"/>
                              </w:pPr>
                              <w:r>
                                <w:fldChar w:fldCharType="begin"/>
                              </w:r>
                              <w:r>
                                <w:instrText xml:space="preserve"> PAGE    \* MERGEFORMAT </w:instrText>
                              </w:r>
                              <w:r>
                                <w:fldChar w:fldCharType="separate"/>
                              </w:r>
                              <w:r w:rsidR="00124EF4">
                                <w:rPr>
                                  <w:noProof/>
                                  <w:rtl/>
                                </w:rPr>
                                <w:t>83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80281C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7" type="#_x0000_t185" style="position:absolute;left:0;text-align:left;margin-left:0;margin-top:0;width:43.45pt;height:26.25pt;z-index:25166540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" filled="t" strokecolor="gray" strokeweight="2.25pt">
                  <v:textbox inset=",0,,0">
                    <w:txbxContent>
                      <w:p w14:paraId="4FDB34AF" w14:textId="0D586AB2" w:rsidR="00AE34A0" w:rsidRDefault="00AE34A0">
                        <w:pPr>
                          <w:jc w:val="center"/>
                        </w:pPr>
                        <w:r>
                          <w:fldChar w:fldCharType="begin"/>
                        </w:r>
                        <w:r>
                          <w:instrText xml:space="preserve"> PAGE    \* MERGEFORMAT </w:instrText>
                        </w:r>
                        <w:r>
                          <w:fldChar w:fldCharType="separate"/>
                        </w:r>
                        <w:r w:rsidR="00124EF4">
                          <w:rPr>
                            <w:noProof/>
                            <w:rtl/>
                          </w:rPr>
                          <w:t>83</w:t>
                        </w:r>
                        <w:r>
                          <w:rPr>
                            <w:noProof/>
                          </w:rPr>
                          <w:fldChar w:fldCharType="end"/>
                        </w:r>
                      </w:p>
                    </w:txbxContent>
                  </v:textbox>
                  <w10:wrap anchorx="margin" anchory="margin"/>
                </v:shape>
              </w:pict>
            </mc:Fallback>
          </mc:AlternateContent>
        </w:r>
        <w:r>
          <w:rPr>
            <w:noProof/>
            <w:lang w:bidi="ar-SA"/>
          </w:rPr>
          <mc:AlternateContent>
            <mc:Choice Requires="wps">
              <w:drawing>
                <wp:anchor distT="0" distB="0" distL="114300" distR="114300" simplePos="0" relativeHeight="251657216" behindDoc="0" locked="0" layoutInCell="1" allowOverlap="1" wp14:anchorId="666DC378" wp14:editId="284659B5">
                  <wp:simplePos x="0" y="0"/>
                  <wp:positionH relativeFrom="margin">
                    <wp:align>center</wp:align>
                  </wp:positionH>
                  <wp:positionV relativeFrom="bottomMargin">
                    <wp:align>center</wp:align>
                  </wp:positionV>
                  <wp:extent cx="5518150" cy="0"/>
                  <wp:effectExtent l="9525" t="9525" r="6350" b="9525"/>
                  <wp:wrapNone/>
                  <wp:docPr id="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467D29D2" id="_x0000_t32" coordsize="21600,21600" o:spt="32" o:oned="t" path="m,l21600,21600e" filled="f">
                  <v:path arrowok="t" fillok="f" o:connecttype="none"/>
                  <o:lock v:ext="edit" shapetype="t"/>
                </v:shapetype>
                <v:shape id="AutoShape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907FF" w14:textId="77777777" w:rsidR="00CE572D" w:rsidRDefault="00CE572D" w:rsidP="00DA29EA">
      <w:pPr>
        <w:spacing w:after="0" w:line="240" w:lineRule="auto"/>
      </w:pPr>
      <w:r>
        <w:separator/>
      </w:r>
    </w:p>
  </w:footnote>
  <w:footnote w:type="continuationSeparator" w:id="0">
    <w:p w14:paraId="506B8E2E" w14:textId="77777777" w:rsidR="00CE572D" w:rsidRDefault="00CE572D" w:rsidP="00DA29EA">
      <w:pPr>
        <w:spacing w:after="0" w:line="240" w:lineRule="auto"/>
      </w:pPr>
      <w:r>
        <w:continuationSeparator/>
      </w:r>
    </w:p>
  </w:footnote>
  <w:footnote w:id="1">
    <w:p w14:paraId="5CA78822" w14:textId="77777777" w:rsidR="00AE34A0" w:rsidRDefault="00AE34A0" w:rsidP="00AE5465">
      <w:pPr>
        <w:pStyle w:val="FootnoteText"/>
        <w:rPr>
          <w:ins w:id="2004" w:author="Mahmoud" w:date="2017-10-07T19:19:00Z"/>
          <w:lang w:bidi="fa-IR"/>
        </w:rPr>
      </w:pPr>
      <w:ins w:id="2005" w:author="Mahmoud" w:date="2017-10-07T19:19:00Z">
        <w:r w:rsidRPr="00E2341D">
          <w:rPr>
            <w:rStyle w:val="FootnoteReference"/>
          </w:rPr>
          <w:footnoteRef/>
        </w:r>
        <w:r>
          <w:rPr>
            <w:rtl/>
          </w:rPr>
          <w:t xml:space="preserve"> </w:t>
        </w:r>
        <w:r>
          <w:rPr>
            <w:lang w:bidi="fa-IR"/>
          </w:rPr>
          <w:t>Unit Testing</w:t>
        </w:r>
      </w:ins>
    </w:p>
  </w:footnote>
  <w:footnote w:id="2">
    <w:p w14:paraId="221E55FF" w14:textId="77777777" w:rsidR="00AE34A0" w:rsidRDefault="00AE34A0" w:rsidP="00AE5465">
      <w:pPr>
        <w:pStyle w:val="FootnoteText"/>
        <w:rPr>
          <w:ins w:id="2010" w:author="Mahmoud" w:date="2017-10-07T19:19:00Z"/>
        </w:rPr>
      </w:pPr>
      <w:ins w:id="2011" w:author="Mahmoud" w:date="2017-10-07T19:19:00Z">
        <w:r w:rsidRPr="00E2341D">
          <w:rPr>
            <w:rStyle w:val="FootnoteReference"/>
          </w:rPr>
          <w:footnoteRef/>
        </w:r>
        <w:r>
          <w:rPr>
            <w:rtl/>
          </w:rPr>
          <w:t xml:space="preserve"> </w:t>
        </w:r>
        <w:r>
          <w:t>Integration Testing</w:t>
        </w:r>
      </w:ins>
    </w:p>
  </w:footnote>
  <w:footnote w:id="3">
    <w:p w14:paraId="00D5E2B8" w14:textId="77777777" w:rsidR="00AE34A0" w:rsidRDefault="00AE34A0" w:rsidP="00AE5465">
      <w:pPr>
        <w:pStyle w:val="FootnoteText"/>
        <w:rPr>
          <w:ins w:id="2016" w:author="Mahmoud" w:date="2017-10-07T19:19:00Z"/>
        </w:rPr>
      </w:pPr>
      <w:ins w:id="2017" w:author="Mahmoud" w:date="2017-10-07T19:19:00Z">
        <w:r w:rsidRPr="00E2341D">
          <w:rPr>
            <w:rStyle w:val="FootnoteReference"/>
          </w:rPr>
          <w:footnoteRef/>
        </w:r>
        <w:r>
          <w:rPr>
            <w:rtl/>
          </w:rPr>
          <w:t xml:space="preserve"> </w:t>
        </w:r>
        <w:r>
          <w:t>Quality Assurance Testing</w:t>
        </w:r>
      </w:ins>
    </w:p>
  </w:footnote>
  <w:footnote w:id="4">
    <w:p w14:paraId="28676079" w14:textId="77777777" w:rsidR="00AE34A0" w:rsidRDefault="00AE34A0" w:rsidP="00AE5465">
      <w:pPr>
        <w:pStyle w:val="FootnoteText"/>
        <w:rPr>
          <w:ins w:id="2025" w:author="Mahmoud" w:date="2017-10-07T19:19:00Z"/>
        </w:rPr>
      </w:pPr>
      <w:ins w:id="2026" w:author="Mahmoud" w:date="2017-10-07T19:19:00Z">
        <w:r w:rsidRPr="00E2341D">
          <w:rPr>
            <w:rStyle w:val="FootnoteReference"/>
          </w:rPr>
          <w:footnoteRef/>
        </w:r>
        <w:r>
          <w:rPr>
            <w:rtl/>
          </w:rPr>
          <w:t xml:space="preserve"> </w:t>
        </w:r>
        <w:r>
          <w:t>User Acceptance Testing</w:t>
        </w:r>
      </w:ins>
    </w:p>
  </w:footnote>
  <w:footnote w:id="5">
    <w:p w14:paraId="6E62B3AA" w14:textId="77777777" w:rsidR="00AE34A0" w:rsidRDefault="00AE34A0" w:rsidP="00AE5465">
      <w:pPr>
        <w:pStyle w:val="FootnoteText"/>
        <w:rPr>
          <w:ins w:id="2041" w:author="Mahmoud" w:date="2017-10-07T19:19:00Z"/>
          <w:lang w:bidi="fa-IR"/>
        </w:rPr>
      </w:pPr>
      <w:ins w:id="2042" w:author="Mahmoud" w:date="2017-10-07T19:19:00Z">
        <w:r w:rsidRPr="00E2341D">
          <w:rPr>
            <w:rStyle w:val="FootnoteReference"/>
          </w:rPr>
          <w:footnoteRef/>
        </w:r>
        <w:r>
          <w:rPr>
            <w:rtl/>
          </w:rPr>
          <w:t xml:space="preserve"> </w:t>
        </w:r>
        <w:r>
          <w:rPr>
            <w:lang w:bidi="fa-IR"/>
          </w:rPr>
          <w:t>Symbolic Execution</w:t>
        </w:r>
      </w:ins>
    </w:p>
  </w:footnote>
  <w:footnote w:id="6">
    <w:p w14:paraId="09B6C8E7" w14:textId="02B4E698" w:rsidR="00AE34A0" w:rsidRDefault="00AE34A0">
      <w:pPr>
        <w:pStyle w:val="FootnoteText"/>
      </w:pPr>
      <w:r w:rsidRPr="00E2341D">
        <w:rPr>
          <w:rStyle w:val="FootnoteReference"/>
        </w:rPr>
        <w:footnoteRef/>
      </w:r>
      <w:r>
        <w:t xml:space="preserve"> </w:t>
      </w:r>
      <w:r w:rsidRPr="00194273">
        <w:t xml:space="preserve">  Symbolic Execution</w:t>
      </w:r>
    </w:p>
  </w:footnote>
  <w:footnote w:id="7">
    <w:p w14:paraId="48287AF8" w14:textId="1BEE6139" w:rsidR="00AE34A0" w:rsidRDefault="00AE34A0">
      <w:pPr>
        <w:pStyle w:val="FootnoteText"/>
        <w:rPr>
          <w:rtl/>
          <w:lang w:bidi="fa-IR"/>
        </w:rPr>
      </w:pPr>
      <w:r w:rsidRPr="00E2341D">
        <w:rPr>
          <w:rStyle w:val="FootnoteReference"/>
        </w:rPr>
        <w:footnoteRef/>
      </w:r>
      <w:r>
        <w:t xml:space="preserve"> Test case</w:t>
      </w:r>
    </w:p>
  </w:footnote>
  <w:footnote w:id="8">
    <w:p w14:paraId="454F194D" w14:textId="5A31671E" w:rsidR="00AE34A0" w:rsidRDefault="00AE34A0">
      <w:pPr>
        <w:pStyle w:val="FootnoteText"/>
        <w:rPr>
          <w:lang w:bidi="fa-IR"/>
        </w:rPr>
      </w:pPr>
      <w:r w:rsidRPr="00E2341D">
        <w:rPr>
          <w:rStyle w:val="FootnoteReference"/>
        </w:rPr>
        <w:footnoteRef/>
      </w:r>
      <w:r>
        <w:t xml:space="preserve"> </w:t>
      </w:r>
      <w:r>
        <w:rPr>
          <w:lang w:bidi="fa-IR"/>
        </w:rPr>
        <w:t>Code coverage</w:t>
      </w:r>
    </w:p>
  </w:footnote>
  <w:footnote w:id="9">
    <w:p w14:paraId="3EE0AB28" w14:textId="06E1CEEB" w:rsidR="00AE34A0" w:rsidRDefault="00AE34A0" w:rsidP="00927CA4">
      <w:pPr>
        <w:pStyle w:val="FootnoteText"/>
        <w:rPr>
          <w:rtl/>
          <w:lang w:bidi="fa-IR"/>
        </w:rPr>
      </w:pPr>
      <w:r w:rsidRPr="00E2341D">
        <w:rPr>
          <w:rStyle w:val="FootnoteReference"/>
        </w:rPr>
        <w:footnoteRef/>
      </w:r>
      <w:r>
        <w:t xml:space="preserve"> C</w:t>
      </w:r>
      <w:r w:rsidRPr="00927CA4">
        <w:t>onstraint satisfiability</w:t>
      </w:r>
    </w:p>
  </w:footnote>
  <w:footnote w:id="10">
    <w:p w14:paraId="1D20791B" w14:textId="4C385668" w:rsidR="00AE34A0" w:rsidRDefault="00AE34A0">
      <w:pPr>
        <w:pStyle w:val="FootnoteText"/>
        <w:rPr>
          <w:lang w:bidi="fa-IR"/>
        </w:rPr>
      </w:pPr>
      <w:r w:rsidRPr="00E2341D">
        <w:rPr>
          <w:rStyle w:val="FootnoteReference"/>
        </w:rPr>
        <w:footnoteRef/>
      </w:r>
      <w:r>
        <w:t xml:space="preserve"> </w:t>
      </w:r>
      <w:r>
        <w:rPr>
          <w:lang w:bidi="fa-IR"/>
        </w:rPr>
        <w:t>Scaleability</w:t>
      </w:r>
    </w:p>
  </w:footnote>
  <w:footnote w:id="11">
    <w:p w14:paraId="38528523" w14:textId="63A82138" w:rsidR="00AE34A0" w:rsidRDefault="00AE34A0" w:rsidP="007A2B50">
      <w:pPr>
        <w:pStyle w:val="FootnoteText"/>
        <w:rPr>
          <w:rtl/>
          <w:lang w:bidi="fa-IR"/>
        </w:rPr>
      </w:pPr>
      <w:r w:rsidRPr="00E2341D">
        <w:rPr>
          <w:rStyle w:val="FootnoteReference"/>
        </w:rPr>
        <w:footnoteRef/>
      </w:r>
      <w:r>
        <w:t xml:space="preserve"> Exception</w:t>
      </w:r>
    </w:p>
  </w:footnote>
  <w:footnote w:id="12">
    <w:p w14:paraId="7E43C98C" w14:textId="5E49C52A" w:rsidR="00AE34A0" w:rsidRDefault="00AE34A0" w:rsidP="00FB36CE">
      <w:pPr>
        <w:pStyle w:val="FootnoteText"/>
        <w:rPr>
          <w:rtl/>
          <w:lang w:bidi="fa-IR"/>
        </w:rPr>
      </w:pPr>
      <w:r w:rsidRPr="00E2341D">
        <w:rPr>
          <w:rStyle w:val="FootnoteReference"/>
        </w:rPr>
        <w:footnoteRef/>
      </w:r>
      <w:r>
        <w:t xml:space="preserve"> M</w:t>
      </w:r>
      <w:r w:rsidRPr="00FB36CE">
        <w:t>emory corruption</w:t>
      </w:r>
    </w:p>
  </w:footnote>
  <w:footnote w:id="13">
    <w:p w14:paraId="4CB16695" w14:textId="277A2A49" w:rsidR="00AE34A0" w:rsidRDefault="00AE34A0">
      <w:pPr>
        <w:pStyle w:val="FootnoteText"/>
        <w:rPr>
          <w:lang w:bidi="fa-IR"/>
        </w:rPr>
      </w:pPr>
      <w:r w:rsidRPr="00E2341D">
        <w:rPr>
          <w:rStyle w:val="FootnoteReference"/>
        </w:rPr>
        <w:footnoteRef/>
      </w:r>
      <w:r>
        <w:t xml:space="preserve"> </w:t>
      </w:r>
      <w:r>
        <w:rPr>
          <w:lang w:bidi="fa-IR"/>
        </w:rPr>
        <w:t>Symbolic state</w:t>
      </w:r>
    </w:p>
  </w:footnote>
  <w:footnote w:id="14">
    <w:p w14:paraId="1E7CB2B2" w14:textId="49032B98" w:rsidR="00AE34A0" w:rsidRDefault="00AE34A0" w:rsidP="00C82B92">
      <w:pPr>
        <w:pStyle w:val="FootnoteText"/>
        <w:rPr>
          <w:rtl/>
        </w:rPr>
      </w:pPr>
      <w:r w:rsidRPr="00E2341D">
        <w:rPr>
          <w:rStyle w:val="FootnoteReference"/>
        </w:rPr>
        <w:footnoteRef/>
      </w:r>
      <w:r>
        <w:t xml:space="preserve"> Symbolic</w:t>
      </w:r>
      <w:r>
        <w:rPr>
          <w:rFonts w:hint="cs"/>
          <w:rtl/>
        </w:rPr>
        <w:t xml:space="preserve"> </w:t>
      </w:r>
      <w:r>
        <w:t>path constraint</w:t>
      </w:r>
    </w:p>
  </w:footnote>
  <w:footnote w:id="15">
    <w:p w14:paraId="3CE7EA77" w14:textId="21A34471" w:rsidR="00AE34A0" w:rsidRDefault="00AE34A0">
      <w:pPr>
        <w:pStyle w:val="FootnoteText"/>
        <w:rPr>
          <w:rtl/>
          <w:lang w:bidi="fa-IR"/>
        </w:rPr>
      </w:pPr>
      <w:r w:rsidRPr="00E2341D">
        <w:rPr>
          <w:rStyle w:val="FootnoteReference"/>
        </w:rPr>
        <w:footnoteRef/>
      </w:r>
      <w:r>
        <w:t xml:space="preserve"> Constraint solver</w:t>
      </w:r>
    </w:p>
  </w:footnote>
  <w:footnote w:id="16">
    <w:p w14:paraId="4A9366E6" w14:textId="10997D2E" w:rsidR="00AE34A0" w:rsidRDefault="00AE34A0">
      <w:pPr>
        <w:pStyle w:val="FootnoteText"/>
        <w:rPr>
          <w:lang w:bidi="fa-IR"/>
        </w:rPr>
      </w:pPr>
      <w:r w:rsidRPr="00E2341D">
        <w:rPr>
          <w:rStyle w:val="FootnoteReference"/>
        </w:rPr>
        <w:footnoteRef/>
      </w:r>
      <w:r>
        <w:t xml:space="preserve"> </w:t>
      </w:r>
      <w:r>
        <w:rPr>
          <w:lang w:bidi="fa-IR"/>
        </w:rPr>
        <w:t>instance</w:t>
      </w:r>
    </w:p>
  </w:footnote>
  <w:footnote w:id="17">
    <w:p w14:paraId="3B8663BD" w14:textId="283EEB0E" w:rsidR="00AE34A0" w:rsidRDefault="00AE34A0" w:rsidP="006F451F">
      <w:pPr>
        <w:pStyle w:val="FootnoteText"/>
        <w:rPr>
          <w:lang w:bidi="fa-IR"/>
        </w:rPr>
      </w:pPr>
      <w:r w:rsidRPr="00E2341D">
        <w:rPr>
          <w:rStyle w:val="FootnoteReference"/>
        </w:rPr>
        <w:footnoteRef/>
      </w:r>
      <w:r>
        <w:t xml:space="preserve"> C</w:t>
      </w:r>
      <w:r w:rsidRPr="006F451F">
        <w:t>oncrete</w:t>
      </w:r>
    </w:p>
  </w:footnote>
  <w:footnote w:id="18">
    <w:p w14:paraId="3447ED70" w14:textId="6EAAC8AD" w:rsidR="00AE34A0" w:rsidRDefault="00AE34A0">
      <w:pPr>
        <w:pStyle w:val="FootnoteText"/>
        <w:rPr>
          <w:lang w:bidi="fa-IR"/>
        </w:rPr>
      </w:pPr>
      <w:r w:rsidRPr="00E2341D">
        <w:rPr>
          <w:rStyle w:val="FootnoteReference"/>
        </w:rPr>
        <w:footnoteRef/>
      </w:r>
      <w:r>
        <w:t xml:space="preserve"> </w:t>
      </w:r>
      <w:r>
        <w:rPr>
          <w:lang w:bidi="fa-IR"/>
        </w:rPr>
        <w:t>Concolic</w:t>
      </w:r>
    </w:p>
  </w:footnote>
  <w:footnote w:id="19">
    <w:p w14:paraId="10CB699A" w14:textId="1E168595" w:rsidR="00AE34A0" w:rsidRDefault="00AE34A0">
      <w:pPr>
        <w:pStyle w:val="FootnoteText"/>
        <w:rPr>
          <w:lang w:bidi="fa-IR"/>
        </w:rPr>
      </w:pPr>
      <w:r w:rsidRPr="00E2341D">
        <w:rPr>
          <w:rStyle w:val="FootnoteReference"/>
        </w:rPr>
        <w:footnoteRef/>
      </w:r>
      <w:r>
        <w:t xml:space="preserve"> Interface</w:t>
      </w:r>
    </w:p>
  </w:footnote>
  <w:footnote w:id="20">
    <w:p w14:paraId="467E48B4" w14:textId="047B66AA" w:rsidR="00AE34A0" w:rsidRDefault="00AE34A0">
      <w:pPr>
        <w:pStyle w:val="FootnoteText"/>
        <w:rPr>
          <w:rtl/>
          <w:lang w:bidi="fa-IR"/>
        </w:rPr>
      </w:pPr>
      <w:r w:rsidRPr="00E2341D">
        <w:rPr>
          <w:rStyle w:val="FootnoteReference"/>
        </w:rPr>
        <w:footnoteRef/>
      </w:r>
      <w:r>
        <w:t xml:space="preserve"> </w:t>
      </w:r>
      <w:r>
        <w:rPr>
          <w:lang w:bidi="fa-IR"/>
        </w:rPr>
        <w:t>Driver</w:t>
      </w:r>
    </w:p>
  </w:footnote>
  <w:footnote w:id="21">
    <w:p w14:paraId="0D9D7CC3" w14:textId="5A71790F" w:rsidR="00AE34A0" w:rsidRDefault="00AE34A0">
      <w:pPr>
        <w:pStyle w:val="FootnoteText"/>
        <w:rPr>
          <w:lang w:bidi="fa-IR"/>
        </w:rPr>
      </w:pPr>
      <w:r w:rsidRPr="00E2341D">
        <w:rPr>
          <w:rStyle w:val="FootnoteReference"/>
        </w:rPr>
        <w:footnoteRef/>
      </w:r>
      <w:r>
        <w:t xml:space="preserve"> </w:t>
      </w:r>
      <w:r>
        <w:rPr>
          <w:lang w:bidi="fa-IR"/>
        </w:rPr>
        <w:t>Unit testing</w:t>
      </w:r>
    </w:p>
  </w:footnote>
  <w:footnote w:id="22">
    <w:p w14:paraId="4FC873F3" w14:textId="244F5061" w:rsidR="00AE34A0" w:rsidRDefault="00AE34A0">
      <w:pPr>
        <w:pStyle w:val="FootnoteText"/>
        <w:rPr>
          <w:lang w:bidi="fa-IR"/>
        </w:rPr>
      </w:pPr>
      <w:r w:rsidRPr="00E2341D">
        <w:rPr>
          <w:rStyle w:val="FootnoteReference"/>
        </w:rPr>
        <w:footnoteRef/>
      </w:r>
      <w:r>
        <w:t xml:space="preserve"> </w:t>
      </w:r>
      <w:r>
        <w:rPr>
          <w:lang w:bidi="fa-IR"/>
        </w:rPr>
        <w:t>Black box</w:t>
      </w:r>
    </w:p>
  </w:footnote>
  <w:footnote w:id="23">
    <w:p w14:paraId="09BE9488" w14:textId="53D6EFA1" w:rsidR="00AE34A0" w:rsidRDefault="00AE34A0" w:rsidP="00632B7F">
      <w:pPr>
        <w:pStyle w:val="FootnoteText"/>
        <w:rPr>
          <w:lang w:bidi="fa-IR"/>
        </w:rPr>
      </w:pPr>
      <w:r w:rsidRPr="00E2341D">
        <w:rPr>
          <w:rStyle w:val="FootnoteReference"/>
        </w:rPr>
        <w:footnoteRef/>
      </w:r>
      <w:r>
        <w:t xml:space="preserve"> </w:t>
      </w:r>
      <w:r>
        <w:rPr>
          <w:lang w:bidi="fa-IR"/>
        </w:rPr>
        <w:t>Bug</w:t>
      </w:r>
    </w:p>
  </w:footnote>
  <w:footnote w:id="24">
    <w:p w14:paraId="5873440E" w14:textId="77777777" w:rsidR="00AE34A0" w:rsidRDefault="00AE34A0">
      <w:pPr>
        <w:pStyle w:val="FootnoteText"/>
        <w:rPr>
          <w:rtl/>
          <w:lang w:bidi="fa-IR"/>
        </w:rPr>
      </w:pPr>
      <w:r w:rsidRPr="00E2341D">
        <w:rPr>
          <w:rStyle w:val="FootnoteReference"/>
        </w:rPr>
        <w:footnoteRef/>
      </w:r>
      <w:r>
        <w:t xml:space="preserve"> </w:t>
      </w:r>
      <w:r w:rsidRPr="00A2637E">
        <w:t>program crashe</w:t>
      </w:r>
    </w:p>
  </w:footnote>
  <w:footnote w:id="25">
    <w:p w14:paraId="5286F007" w14:textId="6DD156C4" w:rsidR="00AE34A0" w:rsidRDefault="00AE34A0">
      <w:pPr>
        <w:pStyle w:val="FootnoteText"/>
        <w:rPr>
          <w:rtl/>
          <w:lang w:bidi="fa-IR"/>
        </w:rPr>
      </w:pPr>
      <w:r w:rsidRPr="00E2341D">
        <w:rPr>
          <w:rStyle w:val="FootnoteReference"/>
        </w:rPr>
        <w:footnoteRef/>
      </w:r>
      <w:r>
        <w:t xml:space="preserve"> assertion violation</w:t>
      </w:r>
    </w:p>
  </w:footnote>
  <w:footnote w:id="26">
    <w:p w14:paraId="71638B99" w14:textId="4DFBFAAF" w:rsidR="00AE34A0" w:rsidRDefault="00AE34A0">
      <w:pPr>
        <w:pStyle w:val="FootnoteText"/>
        <w:rPr>
          <w:lang w:bidi="fa-IR"/>
        </w:rPr>
      </w:pPr>
      <w:ins w:id="2422" w:author="Windows User" w:date="2017-09-06T19:26:00Z">
        <w:r w:rsidRPr="00E2341D">
          <w:rPr>
            <w:rStyle w:val="FootnoteReference"/>
          </w:rPr>
          <w:footnoteRef/>
        </w:r>
        <w:r>
          <w:t xml:space="preserve"> </w:t>
        </w:r>
        <w:r>
          <w:rPr>
            <w:lang w:bidi="fa-IR"/>
          </w:rPr>
          <w:t>Fuzzing</w:t>
        </w:r>
      </w:ins>
    </w:p>
  </w:footnote>
  <w:footnote w:id="27">
    <w:p w14:paraId="0D0D9F39" w14:textId="6C861DD7" w:rsidR="00AE34A0" w:rsidRDefault="00AE34A0">
      <w:pPr>
        <w:pStyle w:val="FootnoteText"/>
        <w:rPr>
          <w:lang w:bidi="fa-IR"/>
        </w:rPr>
      </w:pPr>
      <w:ins w:id="2430" w:author="Windows User" w:date="2017-09-06T19:34:00Z">
        <w:r w:rsidRPr="00E2341D">
          <w:rPr>
            <w:rStyle w:val="FootnoteReference"/>
          </w:rPr>
          <w:footnoteRef/>
        </w:r>
        <w:r>
          <w:t xml:space="preserve"> </w:t>
        </w:r>
        <w:r>
          <w:rPr>
            <w:lang w:bidi="fa-IR"/>
          </w:rPr>
          <w:t>Code coverage</w:t>
        </w:r>
      </w:ins>
    </w:p>
  </w:footnote>
  <w:footnote w:id="28">
    <w:p w14:paraId="5E8ECAA3" w14:textId="73601742" w:rsidR="00AE34A0" w:rsidRDefault="00AE34A0">
      <w:pPr>
        <w:pStyle w:val="FootnoteText"/>
        <w:rPr>
          <w:lang w:bidi="fa-IR"/>
        </w:rPr>
      </w:pPr>
      <w:ins w:id="2506" w:author="Mahmoud" w:date="2017-09-06T20:10:00Z">
        <w:r w:rsidRPr="00E2341D">
          <w:rPr>
            <w:rStyle w:val="FootnoteReference"/>
          </w:rPr>
          <w:footnoteRef/>
        </w:r>
        <w:r>
          <w:t xml:space="preserve"> </w:t>
        </w:r>
        <w:r>
          <w:rPr>
            <w:lang w:bidi="fa-IR"/>
          </w:rPr>
          <w:t>Path Constraint</w:t>
        </w:r>
      </w:ins>
    </w:p>
  </w:footnote>
  <w:footnote w:id="29">
    <w:p w14:paraId="38C4B900" w14:textId="622CE2EC" w:rsidR="00AE34A0" w:rsidRDefault="00AE34A0">
      <w:pPr>
        <w:pStyle w:val="FootnoteText"/>
        <w:rPr>
          <w:rtl/>
          <w:lang w:bidi="fa-IR"/>
        </w:rPr>
      </w:pPr>
      <w:ins w:id="2595" w:author="Mahmoud" w:date="2017-09-19T20:28:00Z">
        <w:r w:rsidRPr="00E2341D">
          <w:rPr>
            <w:rStyle w:val="FootnoteReference"/>
          </w:rPr>
          <w:footnoteRef/>
        </w:r>
        <w:r>
          <w:t xml:space="preserve"> </w:t>
        </w:r>
        <w:r>
          <w:rPr>
            <w:lang w:bidi="fa-IR"/>
          </w:rPr>
          <w:t>Soundness</w:t>
        </w:r>
      </w:ins>
    </w:p>
  </w:footnote>
  <w:footnote w:id="30">
    <w:p w14:paraId="0AE624B3" w14:textId="4FCC0D73" w:rsidR="00AE34A0" w:rsidRDefault="00AE34A0">
      <w:pPr>
        <w:pStyle w:val="FootnoteText"/>
      </w:pPr>
      <w:ins w:id="2601" w:author="Mahmoud" w:date="2017-09-19T20:28:00Z">
        <w:r w:rsidRPr="00E2341D">
          <w:rPr>
            <w:rStyle w:val="FootnoteReference"/>
          </w:rPr>
          <w:footnoteRef/>
        </w:r>
        <w:r>
          <w:t xml:space="preserve"> Completness</w:t>
        </w:r>
      </w:ins>
    </w:p>
  </w:footnote>
  <w:footnote w:id="31">
    <w:p w14:paraId="68D00787" w14:textId="7B35158B" w:rsidR="00AE34A0" w:rsidRDefault="00AE34A0">
      <w:pPr>
        <w:pStyle w:val="FootnoteText"/>
        <w:rPr>
          <w:ins w:id="2707" w:author="Mahmoud" w:date="2017-09-19T21:08:00Z"/>
          <w:lang w:bidi="fa-IR"/>
        </w:rPr>
      </w:pPr>
      <w:ins w:id="2708" w:author="Mahmoud" w:date="2017-09-19T21:08:00Z">
        <w:r w:rsidRPr="00E2341D">
          <w:rPr>
            <w:rStyle w:val="FootnoteReference"/>
          </w:rPr>
          <w:footnoteRef/>
        </w:r>
        <w:r>
          <w:t xml:space="preserve"> </w:t>
        </w:r>
        <w:r>
          <w:rPr>
            <w:lang w:bidi="fa-IR"/>
          </w:rPr>
          <w:t>f(x,y)</w:t>
        </w:r>
      </w:ins>
    </w:p>
    <w:p w14:paraId="2AC4EEEB" w14:textId="25CDF22A" w:rsidR="00AE34A0" w:rsidRDefault="00AE34A0">
      <w:pPr>
        <w:pStyle w:val="FootnoteText"/>
        <w:rPr>
          <w:rtl/>
          <w:lang w:bidi="fa-IR"/>
        </w:rPr>
      </w:pPr>
    </w:p>
  </w:footnote>
  <w:footnote w:id="32">
    <w:p w14:paraId="49193548" w14:textId="469696C0" w:rsidR="00AE34A0" w:rsidRDefault="00AE34A0">
      <w:pPr>
        <w:pStyle w:val="FootnoteText"/>
        <w:rPr>
          <w:rtl/>
          <w:lang w:bidi="fa-IR"/>
        </w:rPr>
      </w:pPr>
      <w:ins w:id="3187" w:author="Windows User" w:date="2017-09-29T13:02:00Z">
        <w:r w:rsidRPr="00E2341D">
          <w:rPr>
            <w:rStyle w:val="FootnoteReference"/>
          </w:rPr>
          <w:footnoteRef/>
        </w:r>
        <w:r>
          <w:t xml:space="preserve"> </w:t>
        </w:r>
      </w:ins>
      <w:ins w:id="3188" w:author="Windows User" w:date="2017-09-29T13:03:00Z">
        <w:r w:rsidRPr="00C45114">
          <w:t>Concrete Executor Client</w:t>
        </w:r>
      </w:ins>
    </w:p>
  </w:footnote>
  <w:footnote w:id="33">
    <w:p w14:paraId="3EFE15FF" w14:textId="065C4635" w:rsidR="00AE34A0" w:rsidRDefault="00AE34A0">
      <w:pPr>
        <w:pStyle w:val="FootnoteText"/>
        <w:rPr>
          <w:rtl/>
          <w:lang w:bidi="fa-IR"/>
        </w:rPr>
      </w:pPr>
      <w:ins w:id="3196" w:author="Mahmoud" w:date="2017-09-27T11:42:00Z">
        <w:r w:rsidRPr="00E2341D">
          <w:rPr>
            <w:rStyle w:val="FootnoteReference"/>
          </w:rPr>
          <w:footnoteRef/>
        </w:r>
        <w:r>
          <w:t xml:space="preserve"> </w:t>
        </w:r>
        <w:r w:rsidRPr="00901B3F">
          <w:t>Symbolic Execution Server</w:t>
        </w:r>
      </w:ins>
    </w:p>
  </w:footnote>
  <w:footnote w:id="34">
    <w:p w14:paraId="5A102261" w14:textId="548BABF6" w:rsidR="00AE34A0" w:rsidDel="00C45114" w:rsidRDefault="00AE34A0">
      <w:pPr>
        <w:pStyle w:val="FootnoteText"/>
        <w:rPr>
          <w:del w:id="3202" w:author="Windows User" w:date="2017-09-29T13:02:00Z"/>
          <w:rtl/>
          <w:lang w:bidi="fa-IR"/>
        </w:rPr>
      </w:pPr>
      <w:ins w:id="3203" w:author="Mahmoud" w:date="2017-09-27T11:42:00Z">
        <w:del w:id="3204" w:author="Windows User" w:date="2017-09-29T13:02:00Z">
          <w:r w:rsidRPr="00E2341D" w:rsidDel="00C45114">
            <w:rPr>
              <w:rStyle w:val="FootnoteReference"/>
            </w:rPr>
            <w:footnoteRef/>
          </w:r>
          <w:r w:rsidDel="00C45114">
            <w:delText xml:space="preserve"> </w:delText>
          </w:r>
          <w:r w:rsidRPr="00901B3F" w:rsidDel="00C45114">
            <w:delText>Concrete Execution Client</w:delText>
          </w:r>
        </w:del>
      </w:ins>
    </w:p>
  </w:footnote>
  <w:footnote w:id="35">
    <w:p w14:paraId="30A70399" w14:textId="77777777" w:rsidR="00AE34A0" w:rsidRDefault="00AE34A0" w:rsidP="00901B3F">
      <w:pPr>
        <w:pStyle w:val="FootnoteText"/>
        <w:rPr>
          <w:ins w:id="3224" w:author="Mahmoud" w:date="2017-09-27T11:39:00Z"/>
          <w:lang w:bidi="fa-IR"/>
        </w:rPr>
      </w:pPr>
      <w:ins w:id="3225" w:author="Mahmoud" w:date="2017-09-27T11:39:00Z">
        <w:r w:rsidRPr="00E2341D">
          <w:rPr>
            <w:rStyle w:val="FootnoteReference"/>
          </w:rPr>
          <w:footnoteRef/>
        </w:r>
        <w:r>
          <w:t xml:space="preserve"> </w:t>
        </w:r>
        <w:r>
          <w:rPr>
            <w:lang w:bidi="fa-IR"/>
          </w:rPr>
          <w:t>Exploit</w:t>
        </w:r>
      </w:ins>
    </w:p>
  </w:footnote>
  <w:footnote w:id="36">
    <w:p w14:paraId="1241D8A8" w14:textId="77777777" w:rsidR="00AE34A0" w:rsidDel="00C45114" w:rsidRDefault="00AE34A0" w:rsidP="00901B3F">
      <w:pPr>
        <w:pStyle w:val="FootnoteText"/>
        <w:rPr>
          <w:ins w:id="3248" w:author="Mahmoud" w:date="2017-09-27T11:39:00Z"/>
          <w:del w:id="3249" w:author="Windows User" w:date="2017-09-29T13:01:00Z"/>
        </w:rPr>
      </w:pPr>
      <w:ins w:id="3250" w:author="Mahmoud" w:date="2017-09-27T11:39:00Z">
        <w:del w:id="3251" w:author="Windows User" w:date="2017-09-29T13:01:00Z">
          <w:r w:rsidRPr="00E2341D" w:rsidDel="00C45114">
            <w:rPr>
              <w:rStyle w:val="FootnoteReference"/>
            </w:rPr>
            <w:footnoteRef/>
          </w:r>
          <w:r w:rsidDel="00C45114">
            <w:delText xml:space="preserve"> </w:delText>
          </w:r>
          <w:r w:rsidRPr="005B5D71" w:rsidDel="00C45114">
            <w:delText>Concrete Execution Client</w:delText>
          </w:r>
        </w:del>
      </w:ins>
    </w:p>
  </w:footnote>
  <w:footnote w:id="37">
    <w:p w14:paraId="032150DE" w14:textId="77777777" w:rsidR="00AE34A0" w:rsidDel="00752889" w:rsidRDefault="00AE34A0" w:rsidP="00901B3F">
      <w:pPr>
        <w:pStyle w:val="FootnoteText"/>
        <w:rPr>
          <w:ins w:id="3260" w:author="Mahmoud" w:date="2017-09-27T11:39:00Z"/>
          <w:del w:id="3261" w:author="Windows User" w:date="2017-09-29T13:12:00Z"/>
        </w:rPr>
      </w:pPr>
      <w:ins w:id="3262" w:author="Mahmoud" w:date="2017-09-27T11:39:00Z">
        <w:del w:id="3263" w:author="Windows User" w:date="2017-09-29T13:12:00Z">
          <w:r w:rsidRPr="00E2341D" w:rsidDel="00752889">
            <w:rPr>
              <w:rStyle w:val="FootnoteReference"/>
            </w:rPr>
            <w:footnoteRef/>
          </w:r>
          <w:r w:rsidDel="00752889">
            <w:delText xml:space="preserve"> </w:delText>
          </w:r>
          <w:r w:rsidRPr="005B5D71" w:rsidDel="00752889">
            <w:delText>Symbolic Execution Server</w:delText>
          </w:r>
        </w:del>
      </w:ins>
    </w:p>
  </w:footnote>
  <w:footnote w:id="38">
    <w:p w14:paraId="30281217" w14:textId="77777777" w:rsidR="00AE34A0" w:rsidRDefault="00AE34A0" w:rsidP="00901B3F">
      <w:pPr>
        <w:pStyle w:val="FootnoteText"/>
        <w:rPr>
          <w:ins w:id="3282" w:author="Mahmoud" w:date="2017-09-27T11:39:00Z"/>
          <w:lang w:bidi="fa-IR"/>
        </w:rPr>
      </w:pPr>
      <w:ins w:id="3283" w:author="Mahmoud" w:date="2017-09-27T11:39:00Z">
        <w:r w:rsidRPr="00E2341D">
          <w:rPr>
            <w:rStyle w:val="FootnoteReference"/>
          </w:rPr>
          <w:footnoteRef/>
        </w:r>
        <w:r>
          <w:rPr>
            <w:rtl/>
          </w:rPr>
          <w:t xml:space="preserve"> </w:t>
        </w:r>
        <w:r>
          <w:rPr>
            <w:lang w:bidi="fa-IR"/>
          </w:rPr>
          <w:t>Taint Analysis</w:t>
        </w:r>
      </w:ins>
    </w:p>
  </w:footnote>
  <w:footnote w:id="39">
    <w:p w14:paraId="59A57071" w14:textId="7B79806C" w:rsidR="00AE34A0" w:rsidRDefault="00AE34A0">
      <w:pPr>
        <w:pStyle w:val="FootnoteText"/>
        <w:rPr>
          <w:rtl/>
          <w:lang w:bidi="fa-IR"/>
        </w:rPr>
      </w:pPr>
      <w:ins w:id="3351" w:author="Windows User" w:date="2017-09-30T08:43:00Z">
        <w:r w:rsidRPr="00E2341D">
          <w:rPr>
            <w:rStyle w:val="FootnoteReference"/>
          </w:rPr>
          <w:footnoteRef/>
        </w:r>
        <w:r>
          <w:t xml:space="preserve"> </w:t>
        </w:r>
      </w:ins>
      <w:ins w:id="3352" w:author="Windows User" w:date="2017-09-30T08:44:00Z">
        <w:r w:rsidRPr="0000443D">
          <w:t>Path Formula</w:t>
        </w:r>
      </w:ins>
    </w:p>
  </w:footnote>
  <w:footnote w:id="40">
    <w:p w14:paraId="34183FA9" w14:textId="3D215E4E" w:rsidR="00AE34A0" w:rsidRDefault="00AE34A0">
      <w:pPr>
        <w:pStyle w:val="FootnoteText"/>
        <w:rPr>
          <w:rtl/>
          <w:lang w:bidi="fa-IR"/>
        </w:rPr>
      </w:pPr>
      <w:ins w:id="3362" w:author="Windows User" w:date="2017-09-30T08:42:00Z">
        <w:r w:rsidRPr="00E2341D">
          <w:rPr>
            <w:rStyle w:val="FootnoteReference"/>
          </w:rPr>
          <w:footnoteRef/>
        </w:r>
        <w:r>
          <w:t xml:space="preserve"> </w:t>
        </w:r>
      </w:ins>
      <w:ins w:id="3363" w:author="Windows User" w:date="2017-09-30T08:43:00Z">
        <w:r w:rsidRPr="0000443D">
          <w:t>Exploitability Formula</w:t>
        </w:r>
      </w:ins>
    </w:p>
  </w:footnote>
  <w:footnote w:id="41">
    <w:p w14:paraId="26AD9178" w14:textId="49C38DA4" w:rsidR="00AE34A0" w:rsidRDefault="00AE34A0">
      <w:pPr>
        <w:pStyle w:val="FootnoteText"/>
        <w:rPr>
          <w:rtl/>
          <w:lang w:bidi="fa-IR"/>
        </w:rPr>
      </w:pPr>
      <w:ins w:id="3373" w:author="Windows User" w:date="2017-09-30T08:45:00Z">
        <w:r w:rsidRPr="00E2341D">
          <w:rPr>
            <w:rStyle w:val="FootnoteReference"/>
          </w:rPr>
          <w:footnoteRef/>
        </w:r>
        <w:r>
          <w:t xml:space="preserve"> </w:t>
        </w:r>
        <w:r w:rsidRPr="00C116BB">
          <w:t>instruction pointer</w:t>
        </w:r>
        <w:r>
          <w:rPr>
            <w:rFonts w:hint="cs"/>
            <w:rtl/>
          </w:rPr>
          <w:t>:</w:t>
        </w:r>
        <w:r>
          <w:t xml:space="preserve"> </w:t>
        </w:r>
      </w:ins>
      <w:ins w:id="3374" w:author="Windows User" w:date="2017-09-30T08:46:00Z">
        <w:r w:rsidRPr="00C116BB">
          <w:rPr>
            <w:rFonts w:cs="B Nazanin" w:hint="cs"/>
            <w:rtl/>
            <w:lang w:bidi="fa-IR"/>
            <w:rPrChange w:id="3375" w:author="Windows User" w:date="2017-09-30T08:46:00Z">
              <w:rPr>
                <w:rFonts w:hint="cs"/>
                <w:rtl/>
                <w:lang w:bidi="fa-IR"/>
              </w:rPr>
            </w:rPrChange>
          </w:rPr>
          <w:t>اشاره</w:t>
        </w:r>
        <w:r w:rsidRPr="00C116BB">
          <w:rPr>
            <w:rFonts w:cs="B Nazanin"/>
            <w:rtl/>
            <w:lang w:bidi="fa-IR"/>
            <w:rPrChange w:id="3376" w:author="Windows User" w:date="2017-09-30T08:46:00Z">
              <w:rPr>
                <w:rtl/>
                <w:lang w:bidi="fa-IR"/>
              </w:rPr>
            </w:rPrChange>
          </w:rPr>
          <w:t xml:space="preserve"> </w:t>
        </w:r>
        <w:r w:rsidRPr="00C116BB">
          <w:rPr>
            <w:rFonts w:cs="B Nazanin" w:hint="cs"/>
            <w:rtl/>
            <w:lang w:bidi="fa-IR"/>
            <w:rPrChange w:id="3377" w:author="Windows User" w:date="2017-09-30T08:46:00Z">
              <w:rPr>
                <w:rFonts w:hint="cs"/>
                <w:rtl/>
                <w:lang w:bidi="fa-IR"/>
              </w:rPr>
            </w:rPrChange>
          </w:rPr>
          <w:t>گری</w:t>
        </w:r>
        <w:r w:rsidRPr="00C116BB">
          <w:rPr>
            <w:rFonts w:cs="B Nazanin"/>
            <w:rtl/>
            <w:lang w:bidi="fa-IR"/>
            <w:rPrChange w:id="3378" w:author="Windows User" w:date="2017-09-30T08:46:00Z">
              <w:rPr>
                <w:rtl/>
                <w:lang w:bidi="fa-IR"/>
              </w:rPr>
            </w:rPrChange>
          </w:rPr>
          <w:t xml:space="preserve"> </w:t>
        </w:r>
        <w:r w:rsidRPr="00C116BB">
          <w:rPr>
            <w:rFonts w:cs="B Nazanin" w:hint="cs"/>
            <w:rtl/>
            <w:lang w:bidi="fa-IR"/>
            <w:rPrChange w:id="3379" w:author="Windows User" w:date="2017-09-30T08:46:00Z">
              <w:rPr>
                <w:rFonts w:hint="cs"/>
                <w:rtl/>
                <w:lang w:bidi="fa-IR"/>
              </w:rPr>
            </w:rPrChange>
          </w:rPr>
          <w:t>که</w:t>
        </w:r>
        <w:r w:rsidRPr="00C116BB">
          <w:rPr>
            <w:rFonts w:cs="B Nazanin"/>
            <w:rtl/>
            <w:lang w:bidi="fa-IR"/>
            <w:rPrChange w:id="3380" w:author="Windows User" w:date="2017-09-30T08:46:00Z">
              <w:rPr>
                <w:rtl/>
                <w:lang w:bidi="fa-IR"/>
              </w:rPr>
            </w:rPrChange>
          </w:rPr>
          <w:t xml:space="preserve"> </w:t>
        </w:r>
        <w:r w:rsidRPr="00C116BB">
          <w:rPr>
            <w:rFonts w:cs="B Nazanin" w:hint="cs"/>
            <w:rtl/>
            <w:lang w:bidi="fa-IR"/>
            <w:rPrChange w:id="3381" w:author="Windows User" w:date="2017-09-30T08:46:00Z">
              <w:rPr>
                <w:rFonts w:hint="cs"/>
                <w:rtl/>
                <w:lang w:bidi="fa-IR"/>
              </w:rPr>
            </w:rPrChange>
          </w:rPr>
          <w:t>نشنان</w:t>
        </w:r>
        <w:r w:rsidRPr="00C116BB">
          <w:rPr>
            <w:rFonts w:cs="B Nazanin"/>
            <w:rtl/>
            <w:lang w:bidi="fa-IR"/>
            <w:rPrChange w:id="3382" w:author="Windows User" w:date="2017-09-30T08:46:00Z">
              <w:rPr>
                <w:rtl/>
                <w:lang w:bidi="fa-IR"/>
              </w:rPr>
            </w:rPrChange>
          </w:rPr>
          <w:t xml:space="preserve"> </w:t>
        </w:r>
        <w:r w:rsidRPr="00C116BB">
          <w:rPr>
            <w:rFonts w:cs="B Nazanin" w:hint="cs"/>
            <w:rtl/>
            <w:lang w:bidi="fa-IR"/>
            <w:rPrChange w:id="3383" w:author="Windows User" w:date="2017-09-30T08:46:00Z">
              <w:rPr>
                <w:rFonts w:hint="cs"/>
                <w:rtl/>
                <w:lang w:bidi="fa-IR"/>
              </w:rPr>
            </w:rPrChange>
          </w:rPr>
          <w:t>دهنده</w:t>
        </w:r>
        <w:r w:rsidRPr="00C116BB">
          <w:rPr>
            <w:rFonts w:cs="B Nazanin"/>
            <w:rtl/>
            <w:lang w:bidi="fa-IR"/>
            <w:rPrChange w:id="3384" w:author="Windows User" w:date="2017-09-30T08:46:00Z">
              <w:rPr>
                <w:rtl/>
                <w:lang w:bidi="fa-IR"/>
              </w:rPr>
            </w:rPrChange>
          </w:rPr>
          <w:t xml:space="preserve"> </w:t>
        </w:r>
        <w:r w:rsidRPr="00C116BB">
          <w:rPr>
            <w:rFonts w:cs="B Nazanin" w:hint="cs"/>
            <w:rtl/>
            <w:lang w:bidi="fa-IR"/>
            <w:rPrChange w:id="3385" w:author="Windows User" w:date="2017-09-30T08:46:00Z">
              <w:rPr>
                <w:rFonts w:hint="cs"/>
                <w:rtl/>
                <w:lang w:bidi="fa-IR"/>
              </w:rPr>
            </w:rPrChange>
          </w:rPr>
          <w:t>ی</w:t>
        </w:r>
        <w:r w:rsidRPr="00C116BB">
          <w:rPr>
            <w:rFonts w:cs="B Nazanin"/>
            <w:rtl/>
            <w:lang w:bidi="fa-IR"/>
            <w:rPrChange w:id="3386" w:author="Windows User" w:date="2017-09-30T08:46:00Z">
              <w:rPr>
                <w:rtl/>
                <w:lang w:bidi="fa-IR"/>
              </w:rPr>
            </w:rPrChange>
          </w:rPr>
          <w:t xml:space="preserve"> </w:t>
        </w:r>
        <w:r w:rsidRPr="00C116BB">
          <w:rPr>
            <w:rFonts w:cs="B Nazanin" w:hint="cs"/>
            <w:rtl/>
            <w:lang w:bidi="fa-IR"/>
            <w:rPrChange w:id="3387" w:author="Windows User" w:date="2017-09-30T08:46:00Z">
              <w:rPr>
                <w:rFonts w:hint="cs"/>
                <w:rtl/>
                <w:lang w:bidi="fa-IR"/>
              </w:rPr>
            </w:rPrChange>
          </w:rPr>
          <w:t>خط</w:t>
        </w:r>
        <w:r w:rsidRPr="00C116BB">
          <w:rPr>
            <w:rFonts w:cs="B Nazanin"/>
            <w:rtl/>
            <w:lang w:bidi="fa-IR"/>
            <w:rPrChange w:id="3388" w:author="Windows User" w:date="2017-09-30T08:46:00Z">
              <w:rPr>
                <w:rtl/>
                <w:lang w:bidi="fa-IR"/>
              </w:rPr>
            </w:rPrChange>
          </w:rPr>
          <w:t xml:space="preserve"> </w:t>
        </w:r>
        <w:r w:rsidRPr="00C116BB">
          <w:rPr>
            <w:rFonts w:cs="B Nazanin" w:hint="cs"/>
            <w:rtl/>
            <w:lang w:bidi="fa-IR"/>
            <w:rPrChange w:id="3389" w:author="Windows User" w:date="2017-09-30T08:46:00Z">
              <w:rPr>
                <w:rFonts w:hint="cs"/>
                <w:rtl/>
                <w:lang w:bidi="fa-IR"/>
              </w:rPr>
            </w:rPrChange>
          </w:rPr>
          <w:t>بعدی</w:t>
        </w:r>
        <w:r w:rsidRPr="00C116BB">
          <w:rPr>
            <w:rFonts w:cs="B Nazanin"/>
            <w:rtl/>
            <w:lang w:bidi="fa-IR"/>
            <w:rPrChange w:id="3390" w:author="Windows User" w:date="2017-09-30T08:46:00Z">
              <w:rPr>
                <w:rtl/>
                <w:lang w:bidi="fa-IR"/>
              </w:rPr>
            </w:rPrChange>
          </w:rPr>
          <w:t xml:space="preserve"> </w:t>
        </w:r>
        <w:r w:rsidRPr="00C116BB">
          <w:rPr>
            <w:rFonts w:cs="B Nazanin" w:hint="cs"/>
            <w:rtl/>
            <w:lang w:bidi="fa-IR"/>
            <w:rPrChange w:id="3391" w:author="Windows User" w:date="2017-09-30T08:46:00Z">
              <w:rPr>
                <w:rFonts w:hint="cs"/>
                <w:rtl/>
                <w:lang w:bidi="fa-IR"/>
              </w:rPr>
            </w:rPrChange>
          </w:rPr>
          <w:t>برنامه</w:t>
        </w:r>
        <w:r w:rsidRPr="00C116BB">
          <w:rPr>
            <w:rFonts w:cs="B Nazanin"/>
            <w:rtl/>
            <w:lang w:bidi="fa-IR"/>
            <w:rPrChange w:id="3392" w:author="Windows User" w:date="2017-09-30T08:46:00Z">
              <w:rPr>
                <w:rtl/>
                <w:lang w:bidi="fa-IR"/>
              </w:rPr>
            </w:rPrChange>
          </w:rPr>
          <w:t xml:space="preserve"> </w:t>
        </w:r>
        <w:r w:rsidRPr="00C116BB">
          <w:rPr>
            <w:rFonts w:cs="B Nazanin" w:hint="cs"/>
            <w:rtl/>
            <w:lang w:bidi="fa-IR"/>
            <w:rPrChange w:id="3393" w:author="Windows User" w:date="2017-09-30T08:46:00Z">
              <w:rPr>
                <w:rFonts w:hint="cs"/>
                <w:rtl/>
                <w:lang w:bidi="fa-IR"/>
              </w:rPr>
            </w:rPrChange>
          </w:rPr>
          <w:t>برای</w:t>
        </w:r>
        <w:r w:rsidRPr="00C116BB">
          <w:rPr>
            <w:rFonts w:cs="B Nazanin"/>
            <w:rtl/>
            <w:lang w:bidi="fa-IR"/>
            <w:rPrChange w:id="3394" w:author="Windows User" w:date="2017-09-30T08:46:00Z">
              <w:rPr>
                <w:rtl/>
                <w:lang w:bidi="fa-IR"/>
              </w:rPr>
            </w:rPrChange>
          </w:rPr>
          <w:t xml:space="preserve"> </w:t>
        </w:r>
        <w:r w:rsidRPr="00C116BB">
          <w:rPr>
            <w:rFonts w:cs="B Nazanin" w:hint="cs"/>
            <w:rtl/>
            <w:lang w:bidi="fa-IR"/>
            <w:rPrChange w:id="3395" w:author="Windows User" w:date="2017-09-30T08:46:00Z">
              <w:rPr>
                <w:rFonts w:hint="cs"/>
                <w:rtl/>
                <w:lang w:bidi="fa-IR"/>
              </w:rPr>
            </w:rPrChange>
          </w:rPr>
          <w:t>اجرا</w:t>
        </w:r>
        <w:r w:rsidRPr="00C116BB">
          <w:rPr>
            <w:rFonts w:cs="B Nazanin"/>
            <w:rtl/>
            <w:lang w:bidi="fa-IR"/>
            <w:rPrChange w:id="3396" w:author="Windows User" w:date="2017-09-30T08:46:00Z">
              <w:rPr>
                <w:rtl/>
                <w:lang w:bidi="fa-IR"/>
              </w:rPr>
            </w:rPrChange>
          </w:rPr>
          <w:t xml:space="preserve"> </w:t>
        </w:r>
        <w:r w:rsidRPr="00C116BB">
          <w:rPr>
            <w:rFonts w:cs="B Nazanin" w:hint="cs"/>
            <w:rtl/>
            <w:lang w:bidi="fa-IR"/>
            <w:rPrChange w:id="3397" w:author="Windows User" w:date="2017-09-30T08:46:00Z">
              <w:rPr>
                <w:rFonts w:hint="cs"/>
                <w:rtl/>
                <w:lang w:bidi="fa-IR"/>
              </w:rPr>
            </w:rPrChange>
          </w:rPr>
          <w:t>است</w:t>
        </w:r>
      </w:ins>
    </w:p>
  </w:footnote>
  <w:footnote w:id="42">
    <w:p w14:paraId="33D9C110" w14:textId="77777777" w:rsidR="00AE34A0" w:rsidDel="00901B3F" w:rsidRDefault="00AE34A0" w:rsidP="008A660A">
      <w:pPr>
        <w:pStyle w:val="FootnoteText"/>
        <w:rPr>
          <w:ins w:id="3435" w:author="Windows User" w:date="2017-09-23T01:48:00Z"/>
          <w:del w:id="3436" w:author="Mahmoud" w:date="2017-09-27T11:39:00Z"/>
          <w:lang w:bidi="fa-IR"/>
        </w:rPr>
      </w:pPr>
      <w:ins w:id="3437" w:author="Windows User" w:date="2017-09-23T01:48:00Z">
        <w:del w:id="3438" w:author="Mahmoud" w:date="2017-09-27T11:39:00Z">
          <w:r w:rsidRPr="00E2341D" w:rsidDel="00901B3F">
            <w:rPr>
              <w:rStyle w:val="FootnoteReference"/>
            </w:rPr>
            <w:footnoteRef/>
          </w:r>
          <w:r w:rsidDel="00901B3F">
            <w:rPr>
              <w:rtl/>
            </w:rPr>
            <w:delText xml:space="preserve"> </w:delText>
          </w:r>
          <w:r w:rsidDel="00901B3F">
            <w:rPr>
              <w:lang w:bidi="fa-IR"/>
            </w:rPr>
            <w:delText>Taint Analysis</w:delText>
          </w:r>
        </w:del>
      </w:ins>
    </w:p>
  </w:footnote>
  <w:footnote w:id="43">
    <w:p w14:paraId="26785EAD" w14:textId="4C337B63" w:rsidR="00AE34A0" w:rsidRDefault="00AE34A0">
      <w:pPr>
        <w:pStyle w:val="FootnoteText"/>
        <w:rPr>
          <w:rtl/>
          <w:lang w:bidi="fa-IR"/>
        </w:rPr>
      </w:pPr>
      <w:ins w:id="3650" w:author="Windows User" w:date="2017-09-30T11:39:00Z">
        <w:r w:rsidRPr="00E2341D">
          <w:rPr>
            <w:rStyle w:val="FootnoteReference"/>
          </w:rPr>
          <w:footnoteRef/>
        </w:r>
        <w:r>
          <w:t xml:space="preserve"> </w:t>
        </w:r>
        <w:r w:rsidRPr="0081371E">
          <w:t>Checkpoint Restoration</w:t>
        </w:r>
      </w:ins>
    </w:p>
  </w:footnote>
  <w:footnote w:id="44">
    <w:p w14:paraId="0D7AA894" w14:textId="3781B4F2" w:rsidR="00AE34A0" w:rsidRDefault="00AE34A0">
      <w:pPr>
        <w:pStyle w:val="FootnoteText"/>
        <w:rPr>
          <w:lang w:bidi="fa-IR"/>
        </w:rPr>
      </w:pPr>
      <w:ins w:id="3714" w:author="Windows User" w:date="2017-09-30T12:23:00Z">
        <w:r w:rsidRPr="00E2341D">
          <w:rPr>
            <w:rStyle w:val="FootnoteReference"/>
          </w:rPr>
          <w:footnoteRef/>
        </w:r>
        <w:r>
          <w:t>State</w:t>
        </w:r>
      </w:ins>
    </w:p>
  </w:footnote>
  <w:footnote w:id="45">
    <w:p w14:paraId="3B78E048" w14:textId="0157FD9B" w:rsidR="00AE34A0" w:rsidRDefault="00AE34A0" w:rsidP="00B021AE">
      <w:pPr>
        <w:pStyle w:val="FootnoteText"/>
        <w:rPr>
          <w:rtl/>
          <w:lang w:bidi="fa-IR"/>
        </w:rPr>
      </w:pPr>
      <w:ins w:id="3780" w:author="Windows User" w:date="2017-09-30T12:32:00Z">
        <w:r w:rsidRPr="00E2341D">
          <w:rPr>
            <w:rStyle w:val="FootnoteReference"/>
          </w:rPr>
          <w:footnoteRef/>
        </w:r>
        <w:r w:rsidRPr="00B021AE">
          <w:t>Preconditioned Symbolic Execution</w:t>
        </w:r>
      </w:ins>
    </w:p>
  </w:footnote>
  <w:footnote w:id="46">
    <w:p w14:paraId="46088DDA" w14:textId="5F6F43A5" w:rsidR="00AE34A0" w:rsidRDefault="00AE34A0">
      <w:pPr>
        <w:pStyle w:val="FootnoteText"/>
        <w:rPr>
          <w:rtl/>
          <w:lang w:bidi="fa-IR"/>
        </w:rPr>
      </w:pPr>
      <w:ins w:id="3837" w:author="Windows User" w:date="2017-09-30T17:50:00Z">
        <w:r w:rsidRPr="00E2341D">
          <w:rPr>
            <w:rStyle w:val="FootnoteReference"/>
          </w:rPr>
          <w:footnoteRef/>
        </w:r>
        <w:r>
          <w:t xml:space="preserve"> </w:t>
        </w:r>
        <w:r w:rsidRPr="00303086">
          <w:t>symbolic instruction pointer</w:t>
        </w:r>
      </w:ins>
    </w:p>
  </w:footnote>
  <w:footnote w:id="47">
    <w:p w14:paraId="43D0618F" w14:textId="77777777" w:rsidR="00AE34A0" w:rsidRDefault="00AE34A0" w:rsidP="008A660A">
      <w:pPr>
        <w:pStyle w:val="FootnoteText"/>
        <w:rPr>
          <w:ins w:id="3877" w:author="Windows User" w:date="2017-09-23T01:48:00Z"/>
          <w:lang w:bidi="fa-IR"/>
        </w:rPr>
      </w:pPr>
      <w:ins w:id="3878" w:author="Windows User" w:date="2017-09-23T01:48:00Z">
        <w:r w:rsidRPr="00E2341D">
          <w:rPr>
            <w:rStyle w:val="FootnoteReference"/>
          </w:rPr>
          <w:footnoteRef/>
        </w:r>
        <w:r>
          <w:rPr>
            <w:rtl/>
          </w:rPr>
          <w:t xml:space="preserve"> </w:t>
        </w:r>
        <w:r>
          <w:rPr>
            <w:lang w:bidi="fa-IR"/>
          </w:rPr>
          <w:t>Refinement Cache</w:t>
        </w:r>
      </w:ins>
    </w:p>
  </w:footnote>
  <w:footnote w:id="48">
    <w:p w14:paraId="41EA202D" w14:textId="6345AE79" w:rsidR="00AE34A0" w:rsidRDefault="00AE34A0">
      <w:pPr>
        <w:pStyle w:val="FootnoteText"/>
        <w:rPr>
          <w:rtl/>
          <w:lang w:bidi="fa-IR"/>
        </w:rPr>
      </w:pPr>
      <w:ins w:id="3901" w:author="Windows User" w:date="2017-09-30T17:59:00Z">
        <w:r w:rsidRPr="00E2341D">
          <w:rPr>
            <w:rStyle w:val="FootnoteReference"/>
          </w:rPr>
          <w:footnoteRef/>
        </w:r>
        <w:r>
          <w:t xml:space="preserve"> </w:t>
        </w:r>
        <w:r>
          <w:rPr>
            <w:rFonts w:ascii="NimbusRomNo9L-Regu" w:hAnsi="NimbusRomNo9L-Regu" w:cs="NimbusRomNo9L-Regu"/>
          </w:rPr>
          <w:t>canonical representation</w:t>
        </w:r>
      </w:ins>
    </w:p>
  </w:footnote>
  <w:footnote w:id="49">
    <w:p w14:paraId="2C3B8BDF" w14:textId="77777777" w:rsidR="00AE34A0" w:rsidRDefault="00AE34A0" w:rsidP="008A660A">
      <w:pPr>
        <w:pStyle w:val="FootnoteText"/>
        <w:rPr>
          <w:ins w:id="3919" w:author="Windows User" w:date="2017-09-23T01:48:00Z"/>
          <w:lang w:bidi="fa-IR"/>
        </w:rPr>
      </w:pPr>
      <w:ins w:id="3920" w:author="Windows User" w:date="2017-09-23T01:48:00Z">
        <w:r w:rsidRPr="00E2341D">
          <w:rPr>
            <w:rStyle w:val="FootnoteReference"/>
          </w:rPr>
          <w:footnoteRef/>
        </w:r>
        <w:r>
          <w:rPr>
            <w:rtl/>
          </w:rPr>
          <w:t xml:space="preserve"> </w:t>
        </w:r>
        <w:r>
          <w:rPr>
            <w:lang w:bidi="fa-IR"/>
          </w:rPr>
          <w:t>Index Search Trees</w:t>
        </w:r>
      </w:ins>
    </w:p>
  </w:footnote>
  <w:footnote w:id="50">
    <w:p w14:paraId="0D2BF5BA" w14:textId="213EC1A5" w:rsidR="00AE34A0" w:rsidRDefault="00AE34A0">
      <w:pPr>
        <w:pStyle w:val="FootnoteText"/>
        <w:rPr>
          <w:rtl/>
          <w:lang w:bidi="fa-IR"/>
        </w:rPr>
      </w:pPr>
      <w:ins w:id="3925" w:author="Windows User" w:date="2017-09-30T18:03:00Z">
        <w:r w:rsidRPr="00E2341D">
          <w:rPr>
            <w:rStyle w:val="FootnoteReference"/>
          </w:rPr>
          <w:footnoteRef/>
        </w:r>
        <w:r>
          <w:t xml:space="preserve"> </w:t>
        </w:r>
        <w:r w:rsidRPr="00EB055F">
          <w:t>Indexed Search Tree</w:t>
        </w:r>
      </w:ins>
    </w:p>
  </w:footnote>
  <w:footnote w:id="51">
    <w:p w14:paraId="38A862FA" w14:textId="3EE9ABAD" w:rsidR="00AE34A0" w:rsidRDefault="00AE34A0">
      <w:pPr>
        <w:pStyle w:val="FootnoteText"/>
        <w:rPr>
          <w:lang w:bidi="fa-IR"/>
        </w:rPr>
      </w:pPr>
      <w:ins w:id="4020" w:author="Windows User" w:date="2017-09-30T18:36:00Z">
        <w:r w:rsidRPr="00E2341D">
          <w:rPr>
            <w:rStyle w:val="FootnoteReference"/>
          </w:rPr>
          <w:footnoteRef/>
        </w:r>
        <w:r>
          <w:t xml:space="preserve"> </w:t>
        </w:r>
        <w:r>
          <w:rPr>
            <w:lang w:bidi="fa-IR"/>
          </w:rPr>
          <w:t xml:space="preserve">Symbolic </w:t>
        </w:r>
        <w:r w:rsidRPr="001C5901">
          <w:rPr>
            <w:lang w:bidi="fa-IR"/>
          </w:rPr>
          <w:t>region</w:t>
        </w:r>
      </w:ins>
    </w:p>
  </w:footnote>
  <w:footnote w:id="52">
    <w:p w14:paraId="2A140DB5" w14:textId="4818C637" w:rsidR="00AE34A0" w:rsidRDefault="00AE34A0">
      <w:pPr>
        <w:pStyle w:val="FootnoteText"/>
        <w:rPr>
          <w:rtl/>
          <w:lang w:bidi="fa-IR"/>
        </w:rPr>
      </w:pPr>
      <w:ins w:id="4091" w:author="Windows User" w:date="2017-10-04T22:51:00Z">
        <w:r w:rsidRPr="00E2341D">
          <w:rPr>
            <w:rStyle w:val="FootnoteReference"/>
          </w:rPr>
          <w:footnoteRef/>
        </w:r>
        <w:r>
          <w:t xml:space="preserve"> </w:t>
        </w:r>
        <w:r w:rsidRPr="00D7164A">
          <w:t>selective concolic</w:t>
        </w:r>
      </w:ins>
    </w:p>
  </w:footnote>
  <w:footnote w:id="53">
    <w:p w14:paraId="0E4992F0" w14:textId="77777777" w:rsidR="00AE34A0" w:rsidDel="008F62A5" w:rsidRDefault="00AE34A0" w:rsidP="00425757">
      <w:pPr>
        <w:pStyle w:val="FootnoteText"/>
        <w:rPr>
          <w:ins w:id="4104" w:author="Windows User" w:date="2017-09-23T01:47:00Z"/>
          <w:del w:id="4105" w:author="Mahmoud" w:date="2017-10-08T15:09:00Z"/>
          <w:lang w:bidi="fa-IR"/>
        </w:rPr>
      </w:pPr>
      <w:ins w:id="4106" w:author="Windows User" w:date="2017-09-23T01:47:00Z">
        <w:del w:id="4107" w:author="Mahmoud" w:date="2017-10-08T15:09:00Z">
          <w:r w:rsidRPr="00E2341D" w:rsidDel="008F62A5">
            <w:rPr>
              <w:rStyle w:val="FootnoteReference"/>
            </w:rPr>
            <w:footnoteRef/>
          </w:r>
          <w:r w:rsidDel="008F62A5">
            <w:rPr>
              <w:rtl/>
            </w:rPr>
            <w:delText xml:space="preserve"> </w:delText>
          </w:r>
          <w:r w:rsidDel="008F62A5">
            <w:rPr>
              <w:lang w:bidi="fa-IR"/>
            </w:rPr>
            <w:delText>General Input</w:delText>
          </w:r>
        </w:del>
      </w:ins>
    </w:p>
  </w:footnote>
  <w:footnote w:id="54">
    <w:p w14:paraId="3796CAC5" w14:textId="77777777" w:rsidR="00AE34A0" w:rsidDel="008F62A5" w:rsidRDefault="00AE34A0" w:rsidP="00425757">
      <w:pPr>
        <w:pStyle w:val="FootnoteText"/>
        <w:rPr>
          <w:ins w:id="4112" w:author="Windows User" w:date="2017-09-23T01:47:00Z"/>
          <w:del w:id="4113" w:author="Mahmoud" w:date="2017-10-08T15:09:00Z"/>
        </w:rPr>
      </w:pPr>
      <w:ins w:id="4114" w:author="Windows User" w:date="2017-09-23T01:47:00Z">
        <w:del w:id="4115" w:author="Mahmoud" w:date="2017-10-08T15:09:00Z">
          <w:r w:rsidRPr="00E2341D" w:rsidDel="008F62A5">
            <w:rPr>
              <w:rStyle w:val="FootnoteReference"/>
            </w:rPr>
            <w:footnoteRef/>
          </w:r>
          <w:r w:rsidDel="008F62A5">
            <w:rPr>
              <w:rtl/>
            </w:rPr>
            <w:delText xml:space="preserve"> </w:delText>
          </w:r>
          <w:r w:rsidDel="008F62A5">
            <w:delText>Specific Input</w:delText>
          </w:r>
        </w:del>
      </w:ins>
    </w:p>
  </w:footnote>
  <w:footnote w:id="55">
    <w:p w14:paraId="7128092D" w14:textId="4F43176F" w:rsidR="00AE34A0" w:rsidDel="002B5813" w:rsidRDefault="00AE34A0" w:rsidP="001F1AAD">
      <w:pPr>
        <w:pStyle w:val="FootnoteText"/>
        <w:rPr>
          <w:del w:id="4725" w:author="Windows User" w:date="2017-09-06T18:19:00Z"/>
          <w:lang w:bidi="fa-IR"/>
        </w:rPr>
      </w:pPr>
      <w:del w:id="4726" w:author="Windows User" w:date="2017-09-06T18:19:00Z">
        <w:r w:rsidRPr="00E2341D" w:rsidDel="002B5813">
          <w:rPr>
            <w:rStyle w:val="FootnoteReference"/>
          </w:rPr>
          <w:footnoteRef/>
        </w:r>
        <w:r w:rsidDel="002B5813">
          <w:delText xml:space="preserve"> </w:delText>
        </w:r>
        <w:r w:rsidRPr="001F1AAD" w:rsidDel="002B5813">
          <w:rPr>
            <w:lang w:bidi="fa-IR"/>
          </w:rPr>
          <w:delText>Fuzzing</w:delText>
        </w:r>
      </w:del>
    </w:p>
  </w:footnote>
  <w:footnote w:id="56">
    <w:p w14:paraId="723C1C8F" w14:textId="3F65CE43" w:rsidR="00AE34A0" w:rsidRDefault="00AE34A0">
      <w:pPr>
        <w:pStyle w:val="FootnoteText"/>
        <w:rPr>
          <w:rtl/>
          <w:lang w:bidi="fa-IR"/>
        </w:rPr>
      </w:pPr>
      <w:ins w:id="4941" w:author="Windows User" w:date="2017-09-30T18:49:00Z">
        <w:r w:rsidRPr="00E2341D">
          <w:rPr>
            <w:rStyle w:val="FootnoteReference"/>
          </w:rPr>
          <w:footnoteRef/>
        </w:r>
        <w:r>
          <w:t xml:space="preserve"> </w:t>
        </w:r>
        <w:r w:rsidRPr="00AD4B29">
          <w:t>Software Development Kit</w:t>
        </w:r>
      </w:ins>
    </w:p>
  </w:footnote>
  <w:footnote w:id="57">
    <w:p w14:paraId="7503F57F" w14:textId="77777777" w:rsidR="00AE34A0" w:rsidRDefault="00AE34A0" w:rsidP="00D058BE">
      <w:pPr>
        <w:pStyle w:val="FootnoteText"/>
        <w:rPr>
          <w:ins w:id="4944" w:author="Windows User" w:date="2017-09-23T01:51:00Z"/>
          <w:lang w:bidi="fa-IR"/>
        </w:rPr>
      </w:pPr>
      <w:ins w:id="4945" w:author="Windows User" w:date="2017-09-23T01:51:00Z">
        <w:r w:rsidRPr="00E2341D">
          <w:rPr>
            <w:rStyle w:val="FootnoteReference"/>
          </w:rPr>
          <w:footnoteRef/>
        </w:r>
        <w:r>
          <w:rPr>
            <w:rtl/>
          </w:rPr>
          <w:t xml:space="preserve"> </w:t>
        </w:r>
        <w:r>
          <w:rPr>
            <w:lang w:bidi="fa-IR"/>
          </w:rPr>
          <w:t>Inter-process communication</w:t>
        </w:r>
      </w:ins>
    </w:p>
  </w:footnote>
  <w:footnote w:id="58">
    <w:p w14:paraId="4A6E9CCB" w14:textId="3683C53C" w:rsidR="00AE34A0" w:rsidRDefault="00AE34A0">
      <w:pPr>
        <w:pStyle w:val="FootnoteText"/>
        <w:rPr>
          <w:lang w:bidi="fa-IR"/>
        </w:rPr>
      </w:pPr>
      <w:ins w:id="4950" w:author="Windows User" w:date="2017-09-30T18:51:00Z">
        <w:r w:rsidRPr="00E2341D">
          <w:rPr>
            <w:rStyle w:val="FootnoteReference"/>
          </w:rPr>
          <w:footnoteRef/>
        </w:r>
        <w:r>
          <w:t xml:space="preserve"> </w:t>
        </w:r>
        <w:r>
          <w:rPr>
            <w:lang w:bidi="fa-IR"/>
          </w:rPr>
          <w:t>GUI</w:t>
        </w:r>
      </w:ins>
    </w:p>
  </w:footnote>
  <w:footnote w:id="59">
    <w:p w14:paraId="33EDFBEE" w14:textId="77777777" w:rsidR="00AE34A0" w:rsidRDefault="00AE34A0" w:rsidP="00D058BE">
      <w:pPr>
        <w:pStyle w:val="FootnoteText"/>
        <w:rPr>
          <w:ins w:id="4983" w:author="Windows User" w:date="2017-09-23T01:51:00Z"/>
          <w:lang w:bidi="fa-IR"/>
        </w:rPr>
      </w:pPr>
      <w:ins w:id="4984" w:author="Windows User" w:date="2017-09-23T01:51:00Z">
        <w:r w:rsidRPr="00E2341D">
          <w:rPr>
            <w:rStyle w:val="FootnoteReference"/>
          </w:rPr>
          <w:footnoteRef/>
        </w:r>
        <w:r>
          <w:rPr>
            <w:rtl/>
          </w:rPr>
          <w:t xml:space="preserve"> </w:t>
        </w:r>
        <w:r>
          <w:rPr>
            <w:lang w:bidi="fa-IR"/>
          </w:rPr>
          <w:t>Event</w:t>
        </w:r>
      </w:ins>
    </w:p>
  </w:footnote>
  <w:footnote w:id="60">
    <w:p w14:paraId="1D6BA133" w14:textId="2F223506" w:rsidR="00AE34A0" w:rsidRDefault="00AE34A0">
      <w:pPr>
        <w:pStyle w:val="FootnoteText"/>
        <w:rPr>
          <w:lang w:bidi="fa-IR"/>
        </w:rPr>
      </w:pPr>
      <w:ins w:id="4995" w:author="Windows User" w:date="2017-09-30T19:32:00Z">
        <w:r w:rsidRPr="00E2341D">
          <w:rPr>
            <w:rStyle w:val="FootnoteReference"/>
          </w:rPr>
          <w:footnoteRef/>
        </w:r>
        <w:r>
          <w:t xml:space="preserve"> </w:t>
        </w:r>
      </w:ins>
      <w:ins w:id="4996" w:author="Windows User" w:date="2017-09-30T19:33:00Z">
        <w:r>
          <w:rPr>
            <w:lang w:bidi="fa-IR"/>
          </w:rPr>
          <w:t>Tap event</w:t>
        </w:r>
      </w:ins>
    </w:p>
  </w:footnote>
  <w:footnote w:id="61">
    <w:p w14:paraId="684C12C0" w14:textId="77777777" w:rsidR="00AE34A0" w:rsidRDefault="00AE34A0" w:rsidP="00D058BE">
      <w:pPr>
        <w:pStyle w:val="FootnoteText"/>
        <w:rPr>
          <w:ins w:id="5006" w:author="Windows User" w:date="2017-09-23T01:51:00Z"/>
          <w:lang w:bidi="fa-IR"/>
        </w:rPr>
      </w:pPr>
      <w:ins w:id="5007" w:author="Windows User" w:date="2017-09-23T01:51:00Z">
        <w:r w:rsidRPr="00E2341D">
          <w:rPr>
            <w:rStyle w:val="FootnoteReference"/>
          </w:rPr>
          <w:footnoteRef/>
        </w:r>
        <w:r>
          <w:rPr>
            <w:rtl/>
          </w:rPr>
          <w:t xml:space="preserve"> </w:t>
        </w:r>
        <w:r>
          <w:rPr>
            <w:lang w:bidi="fa-IR"/>
          </w:rPr>
          <w:t>Event-Driven Programs</w:t>
        </w:r>
      </w:ins>
    </w:p>
  </w:footnote>
  <w:footnote w:id="62">
    <w:p w14:paraId="275558AD" w14:textId="77777777" w:rsidR="00AE34A0" w:rsidRDefault="00AE34A0" w:rsidP="00D058BE">
      <w:pPr>
        <w:pStyle w:val="FootnoteText"/>
        <w:rPr>
          <w:ins w:id="5486" w:author="Windows User" w:date="2017-09-23T01:51:00Z"/>
          <w:lang w:bidi="fa-IR"/>
        </w:rPr>
      </w:pPr>
      <w:ins w:id="5487" w:author="Windows User" w:date="2017-09-23T01:51:00Z">
        <w:r w:rsidRPr="00E2341D">
          <w:rPr>
            <w:rStyle w:val="FootnoteReference"/>
          </w:rPr>
          <w:footnoteRef/>
        </w:r>
        <w:r>
          <w:rPr>
            <w:rtl/>
          </w:rPr>
          <w:t xml:space="preserve"> </w:t>
        </w:r>
        <w:r>
          <w:rPr>
            <w:lang w:bidi="fa-IR"/>
          </w:rPr>
          <w:t>Tap Event</w:t>
        </w:r>
      </w:ins>
    </w:p>
  </w:footnote>
  <w:footnote w:id="63">
    <w:p w14:paraId="1037B64C" w14:textId="77777777" w:rsidR="00AE34A0" w:rsidRDefault="00AE34A0" w:rsidP="00D058BE">
      <w:pPr>
        <w:pStyle w:val="FootnoteText"/>
        <w:rPr>
          <w:ins w:id="5491" w:author="Windows User" w:date="2017-09-23T01:51:00Z"/>
          <w:lang w:bidi="fa-IR"/>
        </w:rPr>
      </w:pPr>
      <w:ins w:id="5492" w:author="Windows User" w:date="2017-09-23T01:51:00Z">
        <w:r w:rsidRPr="00E2341D">
          <w:rPr>
            <w:rStyle w:val="FootnoteReference"/>
          </w:rPr>
          <w:footnoteRef/>
        </w:r>
        <w:r>
          <w:rPr>
            <w:rtl/>
          </w:rPr>
          <w:t xml:space="preserve"> </w:t>
        </w:r>
        <w:r>
          <w:rPr>
            <w:lang w:bidi="fa-IR"/>
          </w:rPr>
          <w:t>Wiget</w:t>
        </w:r>
      </w:ins>
    </w:p>
  </w:footnote>
  <w:footnote w:id="64">
    <w:p w14:paraId="44594618" w14:textId="77777777" w:rsidR="00AE34A0" w:rsidRDefault="00AE34A0" w:rsidP="00D058BE">
      <w:pPr>
        <w:pStyle w:val="FootnoteText"/>
        <w:rPr>
          <w:ins w:id="5494" w:author="Windows User" w:date="2017-09-23T01:51:00Z"/>
          <w:lang w:bidi="fa-IR"/>
        </w:rPr>
      </w:pPr>
      <w:ins w:id="5495" w:author="Windows User" w:date="2017-09-23T01:51:00Z">
        <w:r w:rsidRPr="00E2341D">
          <w:rPr>
            <w:rStyle w:val="FootnoteReference"/>
          </w:rPr>
          <w:footnoteRef/>
        </w:r>
        <w:r>
          <w:rPr>
            <w:rtl/>
          </w:rPr>
          <w:t xml:space="preserve"> </w:t>
        </w:r>
        <w:r>
          <w:rPr>
            <w:lang w:bidi="fa-IR"/>
          </w:rPr>
          <w:t>TextView</w:t>
        </w:r>
      </w:ins>
    </w:p>
  </w:footnote>
  <w:footnote w:id="65">
    <w:p w14:paraId="2FE2E14F" w14:textId="77777777" w:rsidR="00AE34A0" w:rsidRDefault="00AE34A0" w:rsidP="00D058BE">
      <w:pPr>
        <w:pStyle w:val="FootnoteText"/>
        <w:rPr>
          <w:ins w:id="5612" w:author="Windows User" w:date="2017-09-23T01:51:00Z"/>
          <w:lang w:bidi="fa-IR"/>
        </w:rPr>
      </w:pPr>
      <w:ins w:id="5613" w:author="Windows User" w:date="2017-09-23T01:51:00Z">
        <w:r w:rsidRPr="00E2341D">
          <w:rPr>
            <w:rStyle w:val="FootnoteReference"/>
          </w:rPr>
          <w:footnoteRef/>
        </w:r>
        <w:r>
          <w:rPr>
            <w:rtl/>
          </w:rPr>
          <w:t xml:space="preserve"> </w:t>
        </w:r>
        <w:r>
          <w:rPr>
            <w:lang w:bidi="fa-IR"/>
          </w:rPr>
          <w:t>Manual</w:t>
        </w:r>
      </w:ins>
    </w:p>
  </w:footnote>
  <w:footnote w:id="66">
    <w:p w14:paraId="2DEA5E54" w14:textId="77777777" w:rsidR="00AE34A0" w:rsidRDefault="00AE34A0" w:rsidP="00D058BE">
      <w:pPr>
        <w:pStyle w:val="FootnoteText"/>
        <w:rPr>
          <w:ins w:id="5666" w:author="Windows User" w:date="2017-09-23T01:51:00Z"/>
          <w:lang w:bidi="fa-IR"/>
        </w:rPr>
      </w:pPr>
      <w:ins w:id="5667" w:author="Windows User" w:date="2017-09-23T01:51:00Z">
        <w:r w:rsidRPr="00E2341D">
          <w:rPr>
            <w:rStyle w:val="FootnoteReference"/>
          </w:rPr>
          <w:footnoteRef/>
        </w:r>
        <w:r>
          <w:rPr>
            <w:rtl/>
          </w:rPr>
          <w:t xml:space="preserve"> </w:t>
        </w:r>
        <w:r>
          <w:rPr>
            <w:lang w:bidi="fa-IR"/>
          </w:rPr>
          <w:t>State Transition Diagram</w:t>
        </w:r>
      </w:ins>
    </w:p>
  </w:footnote>
  <w:footnote w:id="67">
    <w:p w14:paraId="13319310" w14:textId="77777777" w:rsidR="00AE34A0" w:rsidRDefault="00AE34A0" w:rsidP="00D058BE">
      <w:pPr>
        <w:pStyle w:val="FootnoteText"/>
        <w:rPr>
          <w:ins w:id="5671" w:author="Windows User" w:date="2017-09-23T01:51:00Z"/>
          <w:lang w:bidi="fa-IR"/>
        </w:rPr>
      </w:pPr>
      <w:ins w:id="5672" w:author="Windows User" w:date="2017-09-23T01:51:00Z">
        <w:r w:rsidRPr="00E2341D">
          <w:rPr>
            <w:rStyle w:val="FootnoteReference"/>
          </w:rPr>
          <w:footnoteRef/>
        </w:r>
        <w:r>
          <w:rPr>
            <w:rtl/>
          </w:rPr>
          <w:t xml:space="preserve"> </w:t>
        </w:r>
        <w:r>
          <w:rPr>
            <w:lang w:bidi="fa-IR"/>
          </w:rPr>
          <w:t>Read Only</w:t>
        </w:r>
      </w:ins>
    </w:p>
  </w:footnote>
  <w:footnote w:id="68">
    <w:p w14:paraId="6FE3786B" w14:textId="77777777" w:rsidR="00AE34A0" w:rsidRDefault="00AE34A0" w:rsidP="00D058BE">
      <w:pPr>
        <w:pStyle w:val="FootnoteText"/>
        <w:rPr>
          <w:ins w:id="5676" w:author="Windows User" w:date="2017-09-23T01:51:00Z"/>
          <w:lang w:bidi="fa-IR"/>
        </w:rPr>
      </w:pPr>
      <w:ins w:id="5677" w:author="Windows User" w:date="2017-09-23T01:51:00Z">
        <w:r w:rsidRPr="00E2341D">
          <w:rPr>
            <w:rStyle w:val="FootnoteReference"/>
          </w:rPr>
          <w:footnoteRef/>
        </w:r>
        <w:r>
          <w:rPr>
            <w:rtl/>
          </w:rPr>
          <w:t xml:space="preserve"> </w:t>
        </w:r>
        <w:r>
          <w:rPr>
            <w:lang w:bidi="fa-IR"/>
          </w:rPr>
          <w:t>Action</w:t>
        </w:r>
      </w:ins>
    </w:p>
  </w:footnote>
  <w:footnote w:id="69">
    <w:p w14:paraId="048F9623" w14:textId="5FF4991C" w:rsidR="00AE34A0" w:rsidRDefault="00AE34A0">
      <w:pPr>
        <w:pStyle w:val="FootnoteText"/>
        <w:tabs>
          <w:tab w:val="left" w:pos="2205"/>
        </w:tabs>
        <w:rPr>
          <w:ins w:id="5693" w:author="Windows User" w:date="2017-09-23T01:51:00Z"/>
          <w:lang w:bidi="fa-IR"/>
        </w:rPr>
        <w:pPrChange w:id="5694" w:author="Windows User" w:date="2017-10-01T02:09:00Z">
          <w:pPr>
            <w:pStyle w:val="FootnoteText"/>
          </w:pPr>
        </w:pPrChange>
      </w:pPr>
      <w:ins w:id="5695" w:author="Windows User" w:date="2017-09-23T01:51:00Z">
        <w:r w:rsidRPr="00E2341D">
          <w:rPr>
            <w:rStyle w:val="FootnoteReference"/>
          </w:rPr>
          <w:footnoteRef/>
        </w:r>
        <w:r>
          <w:rPr>
            <w:rtl/>
          </w:rPr>
          <w:t xml:space="preserve"> </w:t>
        </w:r>
        <w:r>
          <w:rPr>
            <w:lang w:bidi="fa-IR"/>
          </w:rPr>
          <w:t>Incoming Call</w:t>
        </w:r>
      </w:ins>
      <w:ins w:id="5696" w:author="Windows User" w:date="2017-10-01T02:09:00Z">
        <w:r>
          <w:rPr>
            <w:lang w:bidi="fa-IR"/>
          </w:rPr>
          <w:tab/>
        </w:r>
      </w:ins>
    </w:p>
  </w:footnote>
  <w:footnote w:id="70">
    <w:p w14:paraId="14A50FFE" w14:textId="329BA34F" w:rsidR="00AE34A0" w:rsidRDefault="00AE34A0">
      <w:pPr>
        <w:pStyle w:val="FootnoteText"/>
        <w:rPr>
          <w:rtl/>
          <w:lang w:bidi="fa-IR"/>
        </w:rPr>
      </w:pPr>
      <w:ins w:id="5778" w:author="Windows User" w:date="2017-10-05T10:05:00Z">
        <w:r w:rsidRPr="00E2341D">
          <w:rPr>
            <w:rStyle w:val="FootnoteReference"/>
          </w:rPr>
          <w:footnoteRef/>
        </w:r>
        <w:r>
          <w:t xml:space="preserve"> </w:t>
        </w:r>
        <w:r w:rsidRPr="00D30074">
          <w:t>dynamically loaded</w:t>
        </w:r>
      </w:ins>
    </w:p>
  </w:footnote>
  <w:footnote w:id="71">
    <w:p w14:paraId="53E21A68" w14:textId="6BBCDE91" w:rsidR="00AE34A0" w:rsidRDefault="00AE34A0">
      <w:pPr>
        <w:pStyle w:val="FootnoteText"/>
        <w:rPr>
          <w:rtl/>
          <w:lang w:bidi="fa-IR"/>
        </w:rPr>
      </w:pPr>
      <w:ins w:id="5797" w:author="Windows User" w:date="2017-10-05T10:16:00Z">
        <w:r w:rsidRPr="00E2341D">
          <w:rPr>
            <w:rStyle w:val="FootnoteReference"/>
          </w:rPr>
          <w:footnoteRef/>
        </w:r>
        <w:r>
          <w:t xml:space="preserve"> </w:t>
        </w:r>
      </w:ins>
      <w:ins w:id="5798" w:author="Windows User" w:date="2017-10-05T10:17:00Z">
        <w:r w:rsidRPr="00735A13">
          <w:t>static call path analysis</w:t>
        </w:r>
      </w:ins>
    </w:p>
  </w:footnote>
  <w:footnote w:id="72">
    <w:p w14:paraId="32F9B126" w14:textId="76512033" w:rsidR="00AE34A0" w:rsidRDefault="00AE34A0">
      <w:pPr>
        <w:pStyle w:val="FootnoteText"/>
        <w:bidi/>
        <w:rPr>
          <w:rtl/>
          <w:lang w:bidi="fa-IR"/>
        </w:rPr>
        <w:pPrChange w:id="5818" w:author="Windows User" w:date="2017-10-05T10:35:00Z">
          <w:pPr>
            <w:pStyle w:val="FootnoteText"/>
          </w:pPr>
        </w:pPrChange>
      </w:pPr>
      <w:ins w:id="5819" w:author="Windows User" w:date="2017-10-05T10:34:00Z">
        <w:r w:rsidRPr="00E2341D">
          <w:rPr>
            <w:rStyle w:val="FootnoteReference"/>
          </w:rPr>
          <w:footnoteRef/>
        </w:r>
        <w:r>
          <w:t xml:space="preserve"> </w:t>
        </w:r>
        <w:r w:rsidRPr="00A73FF4">
          <w:rPr>
            <w:rFonts w:cs="B Nazanin" w:hint="cs"/>
            <w:rtl/>
            <w:lang w:bidi="fa-IR"/>
            <w:rPrChange w:id="5820" w:author="Windows User" w:date="2017-10-05T11:01:00Z">
              <w:rPr>
                <w:rFonts w:hint="cs"/>
                <w:rtl/>
                <w:lang w:bidi="fa-IR"/>
              </w:rPr>
            </w:rPrChange>
          </w:rPr>
          <w:t>تا</w:t>
        </w:r>
        <w:r w:rsidRPr="00A73FF4">
          <w:rPr>
            <w:rFonts w:cs="B Nazanin"/>
            <w:rtl/>
            <w:lang w:bidi="fa-IR"/>
            <w:rPrChange w:id="5821" w:author="Windows User" w:date="2017-10-05T11:01:00Z">
              <w:rPr>
                <w:rtl/>
                <w:lang w:bidi="fa-IR"/>
              </w:rPr>
            </w:rPrChange>
          </w:rPr>
          <w:t xml:space="preserve"> </w:t>
        </w:r>
        <w:r w:rsidRPr="00A73FF4">
          <w:rPr>
            <w:rFonts w:cs="B Nazanin" w:hint="cs"/>
            <w:rtl/>
            <w:lang w:bidi="fa-IR"/>
            <w:rPrChange w:id="5822" w:author="Windows User" w:date="2017-10-05T11:01:00Z">
              <w:rPr>
                <w:rFonts w:hint="cs"/>
                <w:rtl/>
                <w:lang w:bidi="fa-IR"/>
              </w:rPr>
            </w:rPrChange>
          </w:rPr>
          <w:t>سال</w:t>
        </w:r>
        <w:r w:rsidRPr="00A73FF4">
          <w:rPr>
            <w:rFonts w:cs="B Nazanin"/>
            <w:rtl/>
            <w:lang w:bidi="fa-IR"/>
            <w:rPrChange w:id="5823" w:author="Windows User" w:date="2017-10-05T11:01:00Z">
              <w:rPr>
                <w:rtl/>
                <w:lang w:bidi="fa-IR"/>
              </w:rPr>
            </w:rPrChange>
          </w:rPr>
          <w:t xml:space="preserve"> 2015 </w:t>
        </w:r>
        <w:r w:rsidRPr="00A73FF4">
          <w:rPr>
            <w:rFonts w:cs="B Nazanin" w:hint="cs"/>
            <w:rtl/>
            <w:lang w:bidi="fa-IR"/>
            <w:rPrChange w:id="5824" w:author="Windows User" w:date="2017-10-05T11:01:00Z">
              <w:rPr>
                <w:rFonts w:hint="cs"/>
                <w:rtl/>
                <w:lang w:bidi="fa-IR"/>
              </w:rPr>
            </w:rPrChange>
          </w:rPr>
          <w:t>میلادی</w:t>
        </w:r>
        <w:r w:rsidRPr="00A73FF4">
          <w:rPr>
            <w:rFonts w:cs="B Nazanin"/>
            <w:rtl/>
            <w:lang w:bidi="fa-IR"/>
            <w:rPrChange w:id="5825" w:author="Windows User" w:date="2017-10-05T11:01:00Z">
              <w:rPr>
                <w:rtl/>
                <w:lang w:bidi="fa-IR"/>
              </w:rPr>
            </w:rPrChange>
          </w:rPr>
          <w:t xml:space="preserve"> </w:t>
        </w:r>
        <w:r w:rsidRPr="00A73FF4">
          <w:rPr>
            <w:rFonts w:cs="B Nazanin" w:hint="cs"/>
            <w:rtl/>
            <w:lang w:bidi="fa-IR"/>
            <w:rPrChange w:id="5826" w:author="Windows User" w:date="2017-10-05T11:01:00Z">
              <w:rPr>
                <w:rFonts w:hint="cs"/>
                <w:rtl/>
                <w:lang w:bidi="fa-IR"/>
              </w:rPr>
            </w:rPrChange>
          </w:rPr>
          <w:t>این</w:t>
        </w:r>
        <w:r w:rsidRPr="00A73FF4">
          <w:rPr>
            <w:rFonts w:cs="B Nazanin"/>
            <w:rtl/>
            <w:lang w:bidi="fa-IR"/>
            <w:rPrChange w:id="5827" w:author="Windows User" w:date="2017-10-05T11:01:00Z">
              <w:rPr>
                <w:rtl/>
                <w:lang w:bidi="fa-IR"/>
              </w:rPr>
            </w:rPrChange>
          </w:rPr>
          <w:t xml:space="preserve"> </w:t>
        </w:r>
        <w:r w:rsidRPr="00A73FF4">
          <w:rPr>
            <w:rFonts w:cs="B Nazanin" w:hint="cs"/>
            <w:rtl/>
            <w:lang w:bidi="fa-IR"/>
            <w:rPrChange w:id="5828" w:author="Windows User" w:date="2017-10-05T11:01:00Z">
              <w:rPr>
                <w:rFonts w:hint="cs"/>
                <w:rtl/>
                <w:lang w:bidi="fa-IR"/>
              </w:rPr>
            </w:rPrChange>
          </w:rPr>
          <w:t>امکان</w:t>
        </w:r>
        <w:r w:rsidRPr="00A73FF4">
          <w:rPr>
            <w:rFonts w:cs="B Nazanin"/>
            <w:rtl/>
            <w:lang w:bidi="fa-IR"/>
            <w:rPrChange w:id="5829" w:author="Windows User" w:date="2017-10-05T11:01:00Z">
              <w:rPr>
                <w:rtl/>
                <w:lang w:bidi="fa-IR"/>
              </w:rPr>
            </w:rPrChange>
          </w:rPr>
          <w:t xml:space="preserve"> </w:t>
        </w:r>
        <w:r w:rsidRPr="00A73FF4">
          <w:rPr>
            <w:rFonts w:cs="B Nazanin" w:hint="cs"/>
            <w:rtl/>
            <w:lang w:bidi="fa-IR"/>
            <w:rPrChange w:id="5830" w:author="Windows User" w:date="2017-10-05T11:01:00Z">
              <w:rPr>
                <w:rFonts w:hint="cs"/>
                <w:rtl/>
                <w:lang w:bidi="fa-IR"/>
              </w:rPr>
            </w:rPrChange>
          </w:rPr>
          <w:t>وجود</w:t>
        </w:r>
        <w:r w:rsidRPr="00A73FF4">
          <w:rPr>
            <w:rFonts w:cs="B Nazanin"/>
            <w:rtl/>
            <w:lang w:bidi="fa-IR"/>
            <w:rPrChange w:id="5831" w:author="Windows User" w:date="2017-10-05T11:01:00Z">
              <w:rPr>
                <w:rtl/>
                <w:lang w:bidi="fa-IR"/>
              </w:rPr>
            </w:rPrChange>
          </w:rPr>
          <w:t xml:space="preserve"> </w:t>
        </w:r>
        <w:r w:rsidRPr="00A73FF4">
          <w:rPr>
            <w:rFonts w:cs="B Nazanin" w:hint="cs"/>
            <w:rtl/>
            <w:lang w:bidi="fa-IR"/>
            <w:rPrChange w:id="5832" w:author="Windows User" w:date="2017-10-05T11:01:00Z">
              <w:rPr>
                <w:rFonts w:hint="cs"/>
                <w:rtl/>
                <w:lang w:bidi="fa-IR"/>
              </w:rPr>
            </w:rPrChange>
          </w:rPr>
          <w:t>داشت</w:t>
        </w:r>
        <w:r w:rsidRPr="00A73FF4">
          <w:rPr>
            <w:rFonts w:cs="B Nazanin"/>
            <w:rtl/>
            <w:lang w:bidi="fa-IR"/>
            <w:rPrChange w:id="5833" w:author="Windows User" w:date="2017-10-05T11:01:00Z">
              <w:rPr>
                <w:rtl/>
                <w:lang w:bidi="fa-IR"/>
              </w:rPr>
            </w:rPrChange>
          </w:rPr>
          <w:t xml:space="preserve"> </w:t>
        </w:r>
        <w:r w:rsidRPr="00A73FF4">
          <w:rPr>
            <w:rFonts w:cs="B Nazanin" w:hint="cs"/>
            <w:rtl/>
            <w:lang w:bidi="fa-IR"/>
            <w:rPrChange w:id="5834" w:author="Windows User" w:date="2017-10-05T11:01:00Z">
              <w:rPr>
                <w:rFonts w:hint="cs"/>
                <w:rtl/>
                <w:lang w:bidi="fa-IR"/>
              </w:rPr>
            </w:rPrChange>
          </w:rPr>
          <w:t>زیرا</w:t>
        </w:r>
      </w:ins>
      <w:ins w:id="5835" w:author="Windows User" w:date="2017-10-05T10:35:00Z">
        <w:r w:rsidRPr="00A73FF4">
          <w:rPr>
            <w:rFonts w:cs="B Nazanin"/>
            <w:rtl/>
            <w:lang w:bidi="fa-IR"/>
            <w:rPrChange w:id="5836" w:author="Windows User" w:date="2017-10-05T11:01:00Z">
              <w:rPr>
                <w:rtl/>
                <w:lang w:bidi="fa-IR"/>
              </w:rPr>
            </w:rPrChange>
          </w:rPr>
          <w:t xml:space="preserve"> </w:t>
        </w:r>
        <w:r w:rsidRPr="00A73FF4">
          <w:rPr>
            <w:rFonts w:cs="B Nazanin" w:hint="cs"/>
            <w:rtl/>
            <w:lang w:bidi="fa-IR"/>
            <w:rPrChange w:id="5837" w:author="Windows User" w:date="2017-10-05T11:01:00Z">
              <w:rPr>
                <w:rFonts w:hint="cs"/>
                <w:rtl/>
                <w:lang w:bidi="fa-IR"/>
              </w:rPr>
            </w:rPrChange>
          </w:rPr>
          <w:t>ابزار</w:t>
        </w:r>
        <w:r w:rsidRPr="00A73FF4">
          <w:rPr>
            <w:rFonts w:cs="B Nazanin"/>
            <w:rtl/>
            <w:lang w:bidi="fa-IR"/>
            <w:rPrChange w:id="5838" w:author="Windows User" w:date="2017-10-05T11:01:00Z">
              <w:rPr>
                <w:rtl/>
                <w:lang w:bidi="fa-IR"/>
              </w:rPr>
            </w:rPrChange>
          </w:rPr>
          <w:t xml:space="preserve"> </w:t>
        </w:r>
        <w:r w:rsidRPr="00A73FF4">
          <w:rPr>
            <w:rFonts w:cs="B Nazanin"/>
            <w:lang w:bidi="fa-IR"/>
            <w:rPrChange w:id="5839" w:author="Windows User" w:date="2017-10-05T11:01:00Z">
              <w:rPr>
                <w:lang w:bidi="fa-IR"/>
              </w:rPr>
            </w:rPrChange>
          </w:rPr>
          <w:t>Google Bouncer</w:t>
        </w:r>
      </w:ins>
      <w:ins w:id="5840" w:author="Windows User" w:date="2017-10-05T10:36:00Z">
        <w:r w:rsidRPr="00A73FF4">
          <w:rPr>
            <w:rFonts w:cs="B Nazanin"/>
            <w:rtl/>
            <w:lang w:bidi="fa-IR"/>
            <w:rPrChange w:id="5841" w:author="Windows User" w:date="2017-10-05T11:01:00Z">
              <w:rPr>
                <w:rtl/>
                <w:lang w:bidi="fa-IR"/>
              </w:rPr>
            </w:rPrChange>
          </w:rPr>
          <w:t xml:space="preserve"> </w:t>
        </w:r>
        <w:r w:rsidRPr="00A73FF4">
          <w:rPr>
            <w:rFonts w:cs="B Nazanin" w:hint="cs"/>
            <w:rtl/>
            <w:lang w:bidi="fa-IR"/>
            <w:rPrChange w:id="5842" w:author="Windows User" w:date="2017-10-05T11:01:00Z">
              <w:rPr>
                <w:rFonts w:hint="cs"/>
                <w:rtl/>
                <w:lang w:bidi="fa-IR"/>
              </w:rPr>
            </w:rPrChange>
          </w:rPr>
          <w:t>که</w:t>
        </w:r>
        <w:r w:rsidRPr="00A73FF4">
          <w:rPr>
            <w:rFonts w:cs="B Nazanin"/>
            <w:rtl/>
            <w:lang w:bidi="fa-IR"/>
            <w:rPrChange w:id="5843" w:author="Windows User" w:date="2017-10-05T11:01:00Z">
              <w:rPr>
                <w:rtl/>
                <w:lang w:bidi="fa-IR"/>
              </w:rPr>
            </w:rPrChange>
          </w:rPr>
          <w:t xml:space="preserve"> </w:t>
        </w:r>
        <w:r w:rsidRPr="00A73FF4">
          <w:rPr>
            <w:rFonts w:cs="B Nazanin" w:hint="cs"/>
            <w:rtl/>
            <w:lang w:bidi="fa-IR"/>
            <w:rPrChange w:id="5844" w:author="Windows User" w:date="2017-10-05T11:01:00Z">
              <w:rPr>
                <w:rFonts w:hint="cs"/>
                <w:rtl/>
                <w:lang w:bidi="fa-IR"/>
              </w:rPr>
            </w:rPrChange>
          </w:rPr>
          <w:t>مسئول</w:t>
        </w:r>
        <w:r w:rsidRPr="00A73FF4">
          <w:rPr>
            <w:rFonts w:cs="B Nazanin"/>
            <w:rtl/>
            <w:lang w:bidi="fa-IR"/>
            <w:rPrChange w:id="5845" w:author="Windows User" w:date="2017-10-05T11:01:00Z">
              <w:rPr>
                <w:rtl/>
                <w:lang w:bidi="fa-IR"/>
              </w:rPr>
            </w:rPrChange>
          </w:rPr>
          <w:t xml:space="preserve"> </w:t>
        </w:r>
        <w:r w:rsidRPr="00A73FF4">
          <w:rPr>
            <w:rFonts w:cs="B Nazanin" w:hint="cs"/>
            <w:rtl/>
            <w:lang w:bidi="fa-IR"/>
            <w:rPrChange w:id="5846" w:author="Windows User" w:date="2017-10-05T11:01:00Z">
              <w:rPr>
                <w:rFonts w:hint="cs"/>
                <w:rtl/>
                <w:lang w:bidi="fa-IR"/>
              </w:rPr>
            </w:rPrChange>
          </w:rPr>
          <w:t>ارزیابی</w:t>
        </w:r>
        <w:r w:rsidRPr="00A73FF4">
          <w:rPr>
            <w:rFonts w:cs="B Nazanin"/>
            <w:rtl/>
            <w:lang w:bidi="fa-IR"/>
            <w:rPrChange w:id="5847" w:author="Windows User" w:date="2017-10-05T11:01:00Z">
              <w:rPr>
                <w:rtl/>
                <w:lang w:bidi="fa-IR"/>
              </w:rPr>
            </w:rPrChange>
          </w:rPr>
          <w:t xml:space="preserve"> </w:t>
        </w:r>
        <w:r w:rsidRPr="00A73FF4">
          <w:rPr>
            <w:rFonts w:cs="B Nazanin" w:hint="cs"/>
            <w:rtl/>
            <w:lang w:bidi="fa-IR"/>
            <w:rPrChange w:id="5848" w:author="Windows User" w:date="2017-10-05T11:01:00Z">
              <w:rPr>
                <w:rFonts w:hint="cs"/>
                <w:rtl/>
                <w:lang w:bidi="fa-IR"/>
              </w:rPr>
            </w:rPrChange>
          </w:rPr>
          <w:t>امنیتی</w:t>
        </w:r>
        <w:r w:rsidRPr="00A73FF4">
          <w:rPr>
            <w:rFonts w:cs="B Nazanin"/>
            <w:rtl/>
            <w:lang w:bidi="fa-IR"/>
            <w:rPrChange w:id="5849" w:author="Windows User" w:date="2017-10-05T11:01:00Z">
              <w:rPr>
                <w:rtl/>
                <w:lang w:bidi="fa-IR"/>
              </w:rPr>
            </w:rPrChange>
          </w:rPr>
          <w:t xml:space="preserve"> </w:t>
        </w:r>
        <w:r w:rsidRPr="00A73FF4">
          <w:rPr>
            <w:rFonts w:cs="B Nazanin" w:hint="cs"/>
            <w:rtl/>
            <w:lang w:bidi="fa-IR"/>
            <w:rPrChange w:id="5850" w:author="Windows User" w:date="2017-10-05T11:01:00Z">
              <w:rPr>
                <w:rFonts w:hint="cs"/>
                <w:rtl/>
                <w:lang w:bidi="fa-IR"/>
              </w:rPr>
            </w:rPrChange>
          </w:rPr>
          <w:t>برنامه</w:t>
        </w:r>
        <w:r w:rsidRPr="00A73FF4">
          <w:rPr>
            <w:rFonts w:cs="B Nazanin"/>
            <w:rtl/>
            <w:lang w:bidi="fa-IR"/>
            <w:rPrChange w:id="5851" w:author="Windows User" w:date="2017-10-05T11:01:00Z">
              <w:rPr>
                <w:rtl/>
                <w:lang w:bidi="fa-IR"/>
              </w:rPr>
            </w:rPrChange>
          </w:rPr>
          <w:t xml:space="preserve"> </w:t>
        </w:r>
        <w:r w:rsidRPr="00A73FF4">
          <w:rPr>
            <w:rFonts w:cs="B Nazanin" w:hint="cs"/>
            <w:rtl/>
            <w:lang w:bidi="fa-IR"/>
            <w:rPrChange w:id="5852" w:author="Windows User" w:date="2017-10-05T11:01:00Z">
              <w:rPr>
                <w:rFonts w:hint="cs"/>
                <w:rtl/>
                <w:lang w:bidi="fa-IR"/>
              </w:rPr>
            </w:rPrChange>
          </w:rPr>
          <w:t>های</w:t>
        </w:r>
        <w:r w:rsidRPr="00A73FF4">
          <w:rPr>
            <w:rFonts w:cs="B Nazanin"/>
            <w:rtl/>
            <w:lang w:bidi="fa-IR"/>
            <w:rPrChange w:id="5853" w:author="Windows User" w:date="2017-10-05T11:01:00Z">
              <w:rPr>
                <w:rtl/>
                <w:lang w:bidi="fa-IR"/>
              </w:rPr>
            </w:rPrChange>
          </w:rPr>
          <w:t xml:space="preserve"> </w:t>
        </w:r>
        <w:r w:rsidRPr="00A73FF4">
          <w:rPr>
            <w:rFonts w:cs="B Nazanin" w:hint="cs"/>
            <w:rtl/>
            <w:lang w:bidi="fa-IR"/>
            <w:rPrChange w:id="5854" w:author="Windows User" w:date="2017-10-05T11:01:00Z">
              <w:rPr>
                <w:rFonts w:hint="cs"/>
                <w:rtl/>
                <w:lang w:bidi="fa-IR"/>
              </w:rPr>
            </w:rPrChange>
          </w:rPr>
          <w:t>موجود</w:t>
        </w:r>
        <w:r w:rsidRPr="00A73FF4">
          <w:rPr>
            <w:rFonts w:cs="B Nazanin"/>
            <w:rtl/>
            <w:lang w:bidi="fa-IR"/>
            <w:rPrChange w:id="5855" w:author="Windows User" w:date="2017-10-05T11:01:00Z">
              <w:rPr>
                <w:rtl/>
                <w:lang w:bidi="fa-IR"/>
              </w:rPr>
            </w:rPrChange>
          </w:rPr>
          <w:t xml:space="preserve"> </w:t>
        </w:r>
        <w:r w:rsidRPr="00A73FF4">
          <w:rPr>
            <w:rFonts w:cs="B Nazanin" w:hint="cs"/>
            <w:rtl/>
            <w:lang w:bidi="fa-IR"/>
            <w:rPrChange w:id="5856" w:author="Windows User" w:date="2017-10-05T11:01:00Z">
              <w:rPr>
                <w:rFonts w:hint="cs"/>
                <w:rtl/>
                <w:lang w:bidi="fa-IR"/>
              </w:rPr>
            </w:rPrChange>
          </w:rPr>
          <w:t>در</w:t>
        </w:r>
        <w:r w:rsidRPr="00A73FF4">
          <w:rPr>
            <w:rFonts w:cs="B Nazanin"/>
            <w:lang w:bidi="fa-IR"/>
            <w:rPrChange w:id="5857" w:author="Windows User" w:date="2017-10-05T11:01:00Z">
              <w:rPr>
                <w:lang w:bidi="fa-IR"/>
              </w:rPr>
            </w:rPrChange>
          </w:rPr>
          <w:t>Google play</w:t>
        </w:r>
        <w:r w:rsidRPr="00A73FF4">
          <w:rPr>
            <w:rFonts w:cs="B Nazanin"/>
            <w:rtl/>
            <w:lang w:bidi="fa-IR"/>
            <w:rPrChange w:id="5858" w:author="Windows User" w:date="2017-10-05T11:01:00Z">
              <w:rPr>
                <w:rtl/>
                <w:lang w:bidi="fa-IR"/>
              </w:rPr>
            </w:rPrChange>
          </w:rPr>
          <w:t xml:space="preserve"> </w:t>
        </w:r>
        <w:r w:rsidRPr="00A73FF4">
          <w:rPr>
            <w:rFonts w:cs="B Nazanin" w:hint="cs"/>
            <w:rtl/>
            <w:lang w:bidi="fa-IR"/>
            <w:rPrChange w:id="5859" w:author="Windows User" w:date="2017-10-05T11:01:00Z">
              <w:rPr>
                <w:rFonts w:hint="cs"/>
                <w:rtl/>
                <w:lang w:bidi="fa-IR"/>
              </w:rPr>
            </w:rPrChange>
          </w:rPr>
          <w:t>می</w:t>
        </w:r>
        <w:r w:rsidRPr="00A73FF4">
          <w:rPr>
            <w:rFonts w:cs="B Nazanin"/>
            <w:rtl/>
            <w:lang w:bidi="fa-IR"/>
            <w:rPrChange w:id="5860" w:author="Windows User" w:date="2017-10-05T11:01:00Z">
              <w:rPr>
                <w:rtl/>
                <w:lang w:bidi="fa-IR"/>
              </w:rPr>
            </w:rPrChange>
          </w:rPr>
          <w:t xml:space="preserve"> </w:t>
        </w:r>
        <w:r w:rsidRPr="00A73FF4">
          <w:rPr>
            <w:rFonts w:cs="B Nazanin" w:hint="cs"/>
            <w:rtl/>
            <w:lang w:bidi="fa-IR"/>
            <w:rPrChange w:id="5861" w:author="Windows User" w:date="2017-10-05T11:01:00Z">
              <w:rPr>
                <w:rFonts w:hint="cs"/>
                <w:rtl/>
                <w:lang w:bidi="fa-IR"/>
              </w:rPr>
            </w:rPrChange>
          </w:rPr>
          <w:t>باشد</w:t>
        </w:r>
        <w:r w:rsidRPr="00A73FF4">
          <w:rPr>
            <w:rFonts w:cs="B Nazanin"/>
            <w:rtl/>
            <w:lang w:bidi="fa-IR"/>
            <w:rPrChange w:id="5862" w:author="Windows User" w:date="2017-10-05T11:01:00Z">
              <w:rPr>
                <w:rtl/>
                <w:lang w:bidi="fa-IR"/>
              </w:rPr>
            </w:rPrChange>
          </w:rPr>
          <w:t xml:space="preserve"> </w:t>
        </w:r>
        <w:r w:rsidRPr="00A73FF4">
          <w:rPr>
            <w:rFonts w:cs="B Nazanin" w:hint="cs"/>
            <w:rtl/>
            <w:lang w:bidi="fa-IR"/>
            <w:rPrChange w:id="5863" w:author="Windows User" w:date="2017-10-05T11:01:00Z">
              <w:rPr>
                <w:rFonts w:hint="cs"/>
                <w:rtl/>
                <w:lang w:bidi="fa-IR"/>
              </w:rPr>
            </w:rPrChange>
          </w:rPr>
          <w:t>صرفا</w:t>
        </w:r>
        <w:r w:rsidRPr="00A73FF4">
          <w:rPr>
            <w:rFonts w:cs="B Nazanin"/>
            <w:rtl/>
            <w:lang w:bidi="fa-IR"/>
            <w:rPrChange w:id="5864" w:author="Windows User" w:date="2017-10-05T11:01:00Z">
              <w:rPr>
                <w:rtl/>
                <w:lang w:bidi="fa-IR"/>
              </w:rPr>
            </w:rPrChange>
          </w:rPr>
          <w:t xml:space="preserve"> </w:t>
        </w:r>
        <w:r w:rsidRPr="00A73FF4">
          <w:rPr>
            <w:rFonts w:cs="B Nazanin" w:hint="cs"/>
            <w:rtl/>
            <w:lang w:bidi="fa-IR"/>
            <w:rPrChange w:id="5865" w:author="Windows User" w:date="2017-10-05T11:01:00Z">
              <w:rPr>
                <w:rFonts w:hint="cs"/>
                <w:rtl/>
                <w:lang w:bidi="fa-IR"/>
              </w:rPr>
            </w:rPrChange>
          </w:rPr>
          <w:t>از</w:t>
        </w:r>
        <w:r w:rsidRPr="00A73FF4">
          <w:rPr>
            <w:rFonts w:cs="B Nazanin"/>
            <w:rtl/>
            <w:lang w:bidi="fa-IR"/>
            <w:rPrChange w:id="5866" w:author="Windows User" w:date="2017-10-05T11:01:00Z">
              <w:rPr>
                <w:rtl/>
                <w:lang w:bidi="fa-IR"/>
              </w:rPr>
            </w:rPrChange>
          </w:rPr>
          <w:t xml:space="preserve"> </w:t>
        </w:r>
        <w:r w:rsidRPr="00A73FF4">
          <w:rPr>
            <w:rFonts w:cs="B Nazanin" w:hint="cs"/>
            <w:rtl/>
            <w:lang w:bidi="fa-IR"/>
            <w:rPrChange w:id="5867" w:author="Windows User" w:date="2017-10-05T11:01:00Z">
              <w:rPr>
                <w:rFonts w:hint="cs"/>
                <w:rtl/>
                <w:lang w:bidi="fa-IR"/>
              </w:rPr>
            </w:rPrChange>
          </w:rPr>
          <w:t>تحلیل</w:t>
        </w:r>
        <w:r w:rsidRPr="00A73FF4">
          <w:rPr>
            <w:rFonts w:cs="B Nazanin"/>
            <w:rtl/>
            <w:lang w:bidi="fa-IR"/>
            <w:rPrChange w:id="5868" w:author="Windows User" w:date="2017-10-05T11:01:00Z">
              <w:rPr>
                <w:rtl/>
                <w:lang w:bidi="fa-IR"/>
              </w:rPr>
            </w:rPrChange>
          </w:rPr>
          <w:t xml:space="preserve"> </w:t>
        </w:r>
        <w:r w:rsidRPr="00A73FF4">
          <w:rPr>
            <w:rFonts w:cs="B Nazanin" w:hint="cs"/>
            <w:rtl/>
            <w:lang w:bidi="fa-IR"/>
            <w:rPrChange w:id="5869" w:author="Windows User" w:date="2017-10-05T11:01:00Z">
              <w:rPr>
                <w:rFonts w:hint="cs"/>
                <w:rtl/>
                <w:lang w:bidi="fa-IR"/>
              </w:rPr>
            </w:rPrChange>
          </w:rPr>
          <w:t>ایستا</w:t>
        </w:r>
        <w:r w:rsidRPr="00A73FF4">
          <w:rPr>
            <w:rFonts w:cs="B Nazanin"/>
            <w:rtl/>
            <w:lang w:bidi="fa-IR"/>
            <w:rPrChange w:id="5870" w:author="Windows User" w:date="2017-10-05T11:01:00Z">
              <w:rPr>
                <w:rtl/>
                <w:lang w:bidi="fa-IR"/>
              </w:rPr>
            </w:rPrChange>
          </w:rPr>
          <w:t xml:space="preserve"> </w:t>
        </w:r>
        <w:r w:rsidRPr="00A73FF4">
          <w:rPr>
            <w:rFonts w:cs="B Nazanin" w:hint="cs"/>
            <w:rtl/>
            <w:lang w:bidi="fa-IR"/>
            <w:rPrChange w:id="5871" w:author="Windows User" w:date="2017-10-05T11:01:00Z">
              <w:rPr>
                <w:rFonts w:hint="cs"/>
                <w:rtl/>
                <w:lang w:bidi="fa-IR"/>
              </w:rPr>
            </w:rPrChange>
          </w:rPr>
          <w:t>بهره</w:t>
        </w:r>
        <w:r w:rsidRPr="00A73FF4">
          <w:rPr>
            <w:rFonts w:cs="B Nazanin"/>
            <w:rtl/>
            <w:lang w:bidi="fa-IR"/>
            <w:rPrChange w:id="5872" w:author="Windows User" w:date="2017-10-05T11:01:00Z">
              <w:rPr>
                <w:rtl/>
                <w:lang w:bidi="fa-IR"/>
              </w:rPr>
            </w:rPrChange>
          </w:rPr>
          <w:t xml:space="preserve"> </w:t>
        </w:r>
        <w:r w:rsidRPr="00A73FF4">
          <w:rPr>
            <w:rFonts w:cs="B Nazanin" w:hint="cs"/>
            <w:rtl/>
            <w:lang w:bidi="fa-IR"/>
            <w:rPrChange w:id="5873" w:author="Windows User" w:date="2017-10-05T11:01:00Z">
              <w:rPr>
                <w:rFonts w:hint="cs"/>
                <w:rtl/>
                <w:lang w:bidi="fa-IR"/>
              </w:rPr>
            </w:rPrChange>
          </w:rPr>
          <w:t>می</w:t>
        </w:r>
        <w:r w:rsidRPr="00A73FF4">
          <w:rPr>
            <w:rFonts w:cs="B Nazanin"/>
            <w:rtl/>
            <w:lang w:bidi="fa-IR"/>
            <w:rPrChange w:id="5874" w:author="Windows User" w:date="2017-10-05T11:01:00Z">
              <w:rPr>
                <w:rtl/>
                <w:lang w:bidi="fa-IR"/>
              </w:rPr>
            </w:rPrChange>
          </w:rPr>
          <w:t xml:space="preserve"> </w:t>
        </w:r>
        <w:r w:rsidRPr="00A73FF4">
          <w:rPr>
            <w:rFonts w:cs="B Nazanin" w:hint="cs"/>
            <w:rtl/>
            <w:lang w:bidi="fa-IR"/>
            <w:rPrChange w:id="5875" w:author="Windows User" w:date="2017-10-05T11:01:00Z">
              <w:rPr>
                <w:rFonts w:hint="cs"/>
                <w:rtl/>
                <w:lang w:bidi="fa-IR"/>
              </w:rPr>
            </w:rPrChange>
          </w:rPr>
          <w:t>برد</w:t>
        </w:r>
        <w:r w:rsidRPr="00A73FF4">
          <w:rPr>
            <w:rFonts w:cs="B Nazanin"/>
            <w:rtl/>
            <w:lang w:bidi="fa-IR"/>
            <w:rPrChange w:id="5876" w:author="Windows User" w:date="2017-10-05T11:01:00Z">
              <w:rPr>
                <w:rtl/>
                <w:lang w:bidi="fa-IR"/>
              </w:rPr>
            </w:rPrChange>
          </w:rPr>
          <w:t xml:space="preserve">. </w:t>
        </w:r>
        <w:r w:rsidRPr="00A73FF4">
          <w:rPr>
            <w:rFonts w:cs="B Nazanin" w:hint="cs"/>
            <w:rtl/>
            <w:lang w:bidi="fa-IR"/>
            <w:rPrChange w:id="5877" w:author="Windows User" w:date="2017-10-05T11:01:00Z">
              <w:rPr>
                <w:rFonts w:hint="cs"/>
                <w:rtl/>
                <w:lang w:bidi="fa-IR"/>
              </w:rPr>
            </w:rPrChange>
          </w:rPr>
          <w:t>ممکن</w:t>
        </w:r>
        <w:r w:rsidRPr="00A73FF4">
          <w:rPr>
            <w:rFonts w:cs="B Nazanin"/>
            <w:rtl/>
            <w:lang w:bidi="fa-IR"/>
            <w:rPrChange w:id="5878" w:author="Windows User" w:date="2017-10-05T11:01:00Z">
              <w:rPr>
                <w:rtl/>
                <w:lang w:bidi="fa-IR"/>
              </w:rPr>
            </w:rPrChange>
          </w:rPr>
          <w:t xml:space="preserve"> </w:t>
        </w:r>
      </w:ins>
      <w:ins w:id="5879" w:author="Windows User" w:date="2017-10-05T10:37:00Z">
        <w:r w:rsidRPr="00A73FF4">
          <w:rPr>
            <w:rFonts w:cs="B Nazanin" w:hint="cs"/>
            <w:rtl/>
            <w:lang w:bidi="fa-IR"/>
            <w:rPrChange w:id="5880" w:author="Windows User" w:date="2017-10-05T11:01:00Z">
              <w:rPr>
                <w:rFonts w:hint="cs"/>
                <w:rtl/>
                <w:lang w:bidi="fa-IR"/>
              </w:rPr>
            </w:rPrChange>
          </w:rPr>
          <w:t>است</w:t>
        </w:r>
        <w:r w:rsidRPr="00A73FF4">
          <w:rPr>
            <w:rFonts w:cs="B Nazanin"/>
            <w:rtl/>
            <w:lang w:bidi="fa-IR"/>
            <w:rPrChange w:id="5881" w:author="Windows User" w:date="2017-10-05T11:01:00Z">
              <w:rPr>
                <w:rtl/>
                <w:lang w:bidi="fa-IR"/>
              </w:rPr>
            </w:rPrChange>
          </w:rPr>
          <w:t xml:space="preserve"> </w:t>
        </w:r>
        <w:r w:rsidRPr="00A73FF4">
          <w:rPr>
            <w:rFonts w:cs="B Nazanin" w:hint="cs"/>
            <w:rtl/>
            <w:lang w:bidi="fa-IR"/>
            <w:rPrChange w:id="5882" w:author="Windows User" w:date="2017-10-05T11:01:00Z">
              <w:rPr>
                <w:rFonts w:hint="cs"/>
                <w:rtl/>
                <w:lang w:bidi="fa-IR"/>
              </w:rPr>
            </w:rPrChange>
          </w:rPr>
          <w:t>نسخه</w:t>
        </w:r>
        <w:r w:rsidRPr="00A73FF4">
          <w:rPr>
            <w:rFonts w:cs="B Nazanin"/>
            <w:rtl/>
            <w:lang w:bidi="fa-IR"/>
            <w:rPrChange w:id="5883" w:author="Windows User" w:date="2017-10-05T11:01:00Z">
              <w:rPr>
                <w:rtl/>
                <w:lang w:bidi="fa-IR"/>
              </w:rPr>
            </w:rPrChange>
          </w:rPr>
          <w:t xml:space="preserve"> </w:t>
        </w:r>
        <w:r w:rsidRPr="00A73FF4">
          <w:rPr>
            <w:rFonts w:cs="B Nazanin" w:hint="cs"/>
            <w:rtl/>
            <w:lang w:bidi="fa-IR"/>
            <w:rPrChange w:id="5884" w:author="Windows User" w:date="2017-10-05T11:01:00Z">
              <w:rPr>
                <w:rFonts w:hint="cs"/>
                <w:rtl/>
                <w:lang w:bidi="fa-IR"/>
              </w:rPr>
            </w:rPrChange>
          </w:rPr>
          <w:t>های</w:t>
        </w:r>
        <w:r w:rsidRPr="00A73FF4">
          <w:rPr>
            <w:rFonts w:cs="B Nazanin"/>
            <w:rtl/>
            <w:lang w:bidi="fa-IR"/>
            <w:rPrChange w:id="5885" w:author="Windows User" w:date="2017-10-05T11:01:00Z">
              <w:rPr>
                <w:rtl/>
                <w:lang w:bidi="fa-IR"/>
              </w:rPr>
            </w:rPrChange>
          </w:rPr>
          <w:t xml:space="preserve"> </w:t>
        </w:r>
        <w:r w:rsidRPr="00A73FF4">
          <w:rPr>
            <w:rFonts w:cs="B Nazanin" w:hint="cs"/>
            <w:rtl/>
            <w:lang w:bidi="fa-IR"/>
            <w:rPrChange w:id="5886" w:author="Windows User" w:date="2017-10-05T11:01:00Z">
              <w:rPr>
                <w:rFonts w:hint="cs"/>
                <w:rtl/>
                <w:lang w:bidi="fa-IR"/>
              </w:rPr>
            </w:rPrChange>
          </w:rPr>
          <w:t>جدید</w:t>
        </w:r>
        <w:r w:rsidRPr="00A73FF4">
          <w:rPr>
            <w:rFonts w:cs="B Nazanin"/>
            <w:rtl/>
            <w:lang w:bidi="fa-IR"/>
            <w:rPrChange w:id="5887" w:author="Windows User" w:date="2017-10-05T11:01:00Z">
              <w:rPr>
                <w:rtl/>
                <w:lang w:bidi="fa-IR"/>
              </w:rPr>
            </w:rPrChange>
          </w:rPr>
          <w:t xml:space="preserve"> </w:t>
        </w:r>
        <w:r w:rsidRPr="00A73FF4">
          <w:rPr>
            <w:rFonts w:cs="B Nazanin"/>
            <w:lang w:bidi="fa-IR"/>
            <w:rPrChange w:id="5888" w:author="Windows User" w:date="2017-10-05T11:01:00Z">
              <w:rPr>
                <w:lang w:bidi="fa-IR"/>
              </w:rPr>
            </w:rPrChange>
          </w:rPr>
          <w:t>Google Bouncer</w:t>
        </w:r>
        <w:r w:rsidRPr="00A73FF4">
          <w:rPr>
            <w:rFonts w:cs="B Nazanin"/>
            <w:rtl/>
            <w:lang w:bidi="fa-IR"/>
            <w:rPrChange w:id="5889" w:author="Windows User" w:date="2017-10-05T11:01:00Z">
              <w:rPr>
                <w:rtl/>
                <w:lang w:bidi="fa-IR"/>
              </w:rPr>
            </w:rPrChange>
          </w:rPr>
          <w:t xml:space="preserve"> </w:t>
        </w:r>
        <w:r w:rsidRPr="00A73FF4">
          <w:rPr>
            <w:rFonts w:cs="B Nazanin" w:hint="cs"/>
            <w:rtl/>
            <w:lang w:bidi="fa-IR"/>
            <w:rPrChange w:id="5890" w:author="Windows User" w:date="2017-10-05T11:01:00Z">
              <w:rPr>
                <w:rFonts w:hint="cs"/>
                <w:rtl/>
                <w:lang w:bidi="fa-IR"/>
              </w:rPr>
            </w:rPrChange>
          </w:rPr>
          <w:t>بهبود</w:t>
        </w:r>
        <w:r w:rsidRPr="00A73FF4">
          <w:rPr>
            <w:rFonts w:cs="B Nazanin"/>
            <w:rtl/>
            <w:lang w:bidi="fa-IR"/>
            <w:rPrChange w:id="5891" w:author="Windows User" w:date="2017-10-05T11:01:00Z">
              <w:rPr>
                <w:rtl/>
                <w:lang w:bidi="fa-IR"/>
              </w:rPr>
            </w:rPrChange>
          </w:rPr>
          <w:t xml:space="preserve"> </w:t>
        </w:r>
        <w:r w:rsidRPr="00A73FF4">
          <w:rPr>
            <w:rFonts w:cs="B Nazanin" w:hint="cs"/>
            <w:rtl/>
            <w:lang w:bidi="fa-IR"/>
            <w:rPrChange w:id="5892" w:author="Windows User" w:date="2017-10-05T11:01:00Z">
              <w:rPr>
                <w:rFonts w:hint="cs"/>
                <w:rtl/>
                <w:lang w:bidi="fa-IR"/>
              </w:rPr>
            </w:rPrChange>
          </w:rPr>
          <w:t>یافته</w:t>
        </w:r>
        <w:r w:rsidRPr="00A73FF4">
          <w:rPr>
            <w:rFonts w:cs="B Nazanin"/>
            <w:rtl/>
            <w:lang w:bidi="fa-IR"/>
            <w:rPrChange w:id="5893" w:author="Windows User" w:date="2017-10-05T11:01:00Z">
              <w:rPr>
                <w:rtl/>
                <w:lang w:bidi="fa-IR"/>
              </w:rPr>
            </w:rPrChange>
          </w:rPr>
          <w:t xml:space="preserve"> </w:t>
        </w:r>
        <w:r w:rsidRPr="00A73FF4">
          <w:rPr>
            <w:rFonts w:cs="B Nazanin" w:hint="cs"/>
            <w:rtl/>
            <w:lang w:bidi="fa-IR"/>
            <w:rPrChange w:id="5894" w:author="Windows User" w:date="2017-10-05T11:01:00Z">
              <w:rPr>
                <w:rFonts w:hint="cs"/>
                <w:rtl/>
                <w:lang w:bidi="fa-IR"/>
              </w:rPr>
            </w:rPrChange>
          </w:rPr>
          <w:t>باش</w:t>
        </w:r>
      </w:ins>
      <w:ins w:id="5895" w:author="Windows User" w:date="2017-10-05T10:44:00Z">
        <w:r w:rsidRPr="00A73FF4">
          <w:rPr>
            <w:rFonts w:cs="B Nazanin" w:hint="cs"/>
            <w:rtl/>
            <w:lang w:bidi="fa-IR"/>
            <w:rPrChange w:id="5896" w:author="Windows User" w:date="2017-10-05T11:01:00Z">
              <w:rPr>
                <w:rFonts w:hint="cs"/>
                <w:rtl/>
                <w:lang w:bidi="fa-IR"/>
              </w:rPr>
            </w:rPrChange>
          </w:rPr>
          <w:t>ن</w:t>
        </w:r>
      </w:ins>
      <w:ins w:id="5897" w:author="Windows User" w:date="2017-10-05T10:37:00Z">
        <w:r w:rsidRPr="00A73FF4">
          <w:rPr>
            <w:rFonts w:cs="B Nazanin" w:hint="cs"/>
            <w:rtl/>
            <w:lang w:bidi="fa-IR"/>
            <w:rPrChange w:id="5898" w:author="Windows User" w:date="2017-10-05T11:01:00Z">
              <w:rPr>
                <w:rFonts w:hint="cs"/>
                <w:rtl/>
                <w:lang w:bidi="fa-IR"/>
              </w:rPr>
            </w:rPrChange>
          </w:rPr>
          <w:t>د</w:t>
        </w:r>
        <w:r w:rsidRPr="00A73FF4">
          <w:rPr>
            <w:rFonts w:cs="B Nazanin"/>
            <w:rtl/>
            <w:lang w:bidi="fa-IR"/>
            <w:rPrChange w:id="5899" w:author="Windows User" w:date="2017-10-05T11:01:00Z">
              <w:rPr>
                <w:rtl/>
                <w:lang w:bidi="fa-IR"/>
              </w:rPr>
            </w:rPrChange>
          </w:rPr>
          <w:t xml:space="preserve"> </w:t>
        </w:r>
        <w:r w:rsidRPr="00A73FF4">
          <w:rPr>
            <w:rFonts w:cs="B Nazanin" w:hint="cs"/>
            <w:rtl/>
            <w:lang w:bidi="fa-IR"/>
            <w:rPrChange w:id="5900" w:author="Windows User" w:date="2017-10-05T11:01:00Z">
              <w:rPr>
                <w:rFonts w:hint="cs"/>
                <w:rtl/>
                <w:lang w:bidi="fa-IR"/>
              </w:rPr>
            </w:rPrChange>
          </w:rPr>
          <w:t>که</w:t>
        </w:r>
        <w:r w:rsidRPr="00A73FF4">
          <w:rPr>
            <w:rFonts w:cs="B Nazanin"/>
            <w:rtl/>
            <w:lang w:bidi="fa-IR"/>
            <w:rPrChange w:id="5901" w:author="Windows User" w:date="2017-10-05T11:01:00Z">
              <w:rPr>
                <w:rtl/>
                <w:lang w:bidi="fa-IR"/>
              </w:rPr>
            </w:rPrChange>
          </w:rPr>
          <w:t xml:space="preserve"> </w:t>
        </w:r>
        <w:r w:rsidRPr="00A73FF4">
          <w:rPr>
            <w:rFonts w:cs="B Nazanin" w:hint="cs"/>
            <w:rtl/>
            <w:lang w:bidi="fa-IR"/>
            <w:rPrChange w:id="5902" w:author="Windows User" w:date="2017-10-05T11:01:00Z">
              <w:rPr>
                <w:rFonts w:hint="cs"/>
                <w:rtl/>
                <w:lang w:bidi="fa-IR"/>
              </w:rPr>
            </w:rPrChange>
          </w:rPr>
          <w:t>نیازمند</w:t>
        </w:r>
        <w:r w:rsidRPr="00A73FF4">
          <w:rPr>
            <w:rFonts w:cs="B Nazanin"/>
            <w:rtl/>
            <w:lang w:bidi="fa-IR"/>
            <w:rPrChange w:id="5903" w:author="Windows User" w:date="2017-10-05T11:01:00Z">
              <w:rPr>
                <w:rtl/>
                <w:lang w:bidi="fa-IR"/>
              </w:rPr>
            </w:rPrChange>
          </w:rPr>
          <w:t xml:space="preserve"> </w:t>
        </w:r>
        <w:r w:rsidRPr="00A73FF4">
          <w:rPr>
            <w:rFonts w:cs="B Nazanin" w:hint="cs"/>
            <w:rtl/>
            <w:lang w:bidi="fa-IR"/>
            <w:rPrChange w:id="5904" w:author="Windows User" w:date="2017-10-05T11:01:00Z">
              <w:rPr>
                <w:rFonts w:hint="cs"/>
                <w:rtl/>
                <w:lang w:bidi="fa-IR"/>
              </w:rPr>
            </w:rPrChange>
          </w:rPr>
          <w:t>بررسی</w:t>
        </w:r>
        <w:r w:rsidRPr="00A73FF4">
          <w:rPr>
            <w:rFonts w:cs="B Nazanin"/>
            <w:rtl/>
            <w:lang w:bidi="fa-IR"/>
            <w:rPrChange w:id="5905" w:author="Windows User" w:date="2017-10-05T11:01:00Z">
              <w:rPr>
                <w:rtl/>
                <w:lang w:bidi="fa-IR"/>
              </w:rPr>
            </w:rPrChange>
          </w:rPr>
          <w:t xml:space="preserve"> </w:t>
        </w:r>
        <w:r w:rsidRPr="00A73FF4">
          <w:rPr>
            <w:rFonts w:cs="B Nazanin" w:hint="cs"/>
            <w:rtl/>
            <w:lang w:bidi="fa-IR"/>
            <w:rPrChange w:id="5906" w:author="Windows User" w:date="2017-10-05T11:01:00Z">
              <w:rPr>
                <w:rFonts w:hint="cs"/>
                <w:rtl/>
                <w:lang w:bidi="fa-IR"/>
              </w:rPr>
            </w:rPrChange>
          </w:rPr>
          <w:t>بیش</w:t>
        </w:r>
        <w:r w:rsidRPr="00A73FF4">
          <w:rPr>
            <w:rFonts w:cs="B Nazanin"/>
            <w:rtl/>
            <w:lang w:bidi="fa-IR"/>
            <w:rPrChange w:id="5907" w:author="Windows User" w:date="2017-10-05T11:01:00Z">
              <w:rPr>
                <w:rtl/>
                <w:lang w:bidi="fa-IR"/>
              </w:rPr>
            </w:rPrChange>
          </w:rPr>
          <w:t xml:space="preserve"> </w:t>
        </w:r>
        <w:r w:rsidRPr="00A73FF4">
          <w:rPr>
            <w:rFonts w:cs="B Nazanin" w:hint="cs"/>
            <w:rtl/>
            <w:lang w:bidi="fa-IR"/>
            <w:rPrChange w:id="5908" w:author="Windows User" w:date="2017-10-05T11:01:00Z">
              <w:rPr>
                <w:rFonts w:hint="cs"/>
                <w:rtl/>
                <w:lang w:bidi="fa-IR"/>
              </w:rPr>
            </w:rPrChange>
          </w:rPr>
          <w:t>تری</w:t>
        </w:r>
        <w:r w:rsidRPr="00A73FF4">
          <w:rPr>
            <w:rFonts w:cs="B Nazanin"/>
            <w:rtl/>
            <w:lang w:bidi="fa-IR"/>
            <w:rPrChange w:id="5909" w:author="Windows User" w:date="2017-10-05T11:01:00Z">
              <w:rPr>
                <w:rtl/>
                <w:lang w:bidi="fa-IR"/>
              </w:rPr>
            </w:rPrChange>
          </w:rPr>
          <w:t xml:space="preserve"> </w:t>
        </w:r>
        <w:r w:rsidRPr="00A73FF4">
          <w:rPr>
            <w:rFonts w:cs="B Nazanin" w:hint="cs"/>
            <w:rtl/>
            <w:lang w:bidi="fa-IR"/>
            <w:rPrChange w:id="5910" w:author="Windows User" w:date="2017-10-05T11:01:00Z">
              <w:rPr>
                <w:rFonts w:hint="cs"/>
                <w:rtl/>
                <w:lang w:bidi="fa-IR"/>
              </w:rPr>
            </w:rPrChange>
          </w:rPr>
          <w:t>است</w:t>
        </w:r>
        <w:r w:rsidRPr="00A73FF4">
          <w:rPr>
            <w:rFonts w:cs="B Nazanin"/>
            <w:rtl/>
            <w:lang w:bidi="fa-IR"/>
            <w:rPrChange w:id="5911" w:author="Windows User" w:date="2017-10-05T11:01:00Z">
              <w:rPr>
                <w:rtl/>
                <w:lang w:bidi="fa-IR"/>
              </w:rPr>
            </w:rPrChange>
          </w:rPr>
          <w:t>.</w:t>
        </w:r>
      </w:ins>
    </w:p>
  </w:footnote>
  <w:footnote w:id="73">
    <w:p w14:paraId="4B5CA241" w14:textId="2CA095D5" w:rsidR="00AE34A0" w:rsidRDefault="00AE34A0">
      <w:pPr>
        <w:pStyle w:val="FootnoteText"/>
        <w:rPr>
          <w:lang w:bidi="fa-IR"/>
        </w:rPr>
      </w:pPr>
      <w:ins w:id="5965" w:author="Windows User" w:date="2017-10-05T11:13:00Z">
        <w:r w:rsidRPr="00E2341D">
          <w:rPr>
            <w:rStyle w:val="FootnoteReference"/>
          </w:rPr>
          <w:footnoteRef/>
        </w:r>
        <w:r>
          <w:t xml:space="preserve"> </w:t>
        </w:r>
        <w:r>
          <w:rPr>
            <w:lang w:bidi="fa-IR"/>
          </w:rPr>
          <w:t>Goldfish kernel</w:t>
        </w:r>
      </w:ins>
    </w:p>
  </w:footnote>
  <w:footnote w:id="74">
    <w:p w14:paraId="31A7C370" w14:textId="0BBB441A" w:rsidR="00AE34A0" w:rsidRDefault="00AE34A0">
      <w:pPr>
        <w:pStyle w:val="FootnoteText"/>
        <w:rPr>
          <w:rtl/>
          <w:lang w:bidi="fa-IR"/>
        </w:rPr>
      </w:pPr>
      <w:ins w:id="6311" w:author="Windows User" w:date="2017-10-03T23:53:00Z">
        <w:r w:rsidRPr="00E2341D">
          <w:rPr>
            <w:rStyle w:val="FootnoteReference"/>
          </w:rPr>
          <w:footnoteRef/>
        </w:r>
        <w:r>
          <w:t xml:space="preserve"> </w:t>
        </w:r>
        <w:r w:rsidRPr="0048201A">
          <w:t>Java Path Finder</w:t>
        </w:r>
      </w:ins>
    </w:p>
  </w:footnote>
  <w:footnote w:id="75">
    <w:p w14:paraId="7CC3DB67" w14:textId="12CEE8C5" w:rsidR="00AE34A0" w:rsidRDefault="00AE34A0">
      <w:pPr>
        <w:pStyle w:val="FootnoteText"/>
        <w:rPr>
          <w:rtl/>
          <w:lang w:bidi="fa-IR"/>
        </w:rPr>
      </w:pPr>
      <w:ins w:id="6464" w:author="Windows User" w:date="2017-10-05T15:43:00Z">
        <w:r w:rsidRPr="00E2341D">
          <w:rPr>
            <w:rStyle w:val="FootnoteReference"/>
          </w:rPr>
          <w:footnoteRef/>
        </w:r>
        <w:r>
          <w:t xml:space="preserve"> </w:t>
        </w:r>
        <w:r w:rsidRPr="00A20B69">
          <w:t>Event-space Constraint Guided Symbolic Execution</w:t>
        </w:r>
      </w:ins>
    </w:p>
  </w:footnote>
  <w:footnote w:id="76">
    <w:p w14:paraId="3B803F77" w14:textId="3EE0417E" w:rsidR="00AE34A0" w:rsidRDefault="00AE34A0">
      <w:pPr>
        <w:pStyle w:val="FootnoteText"/>
        <w:rPr>
          <w:lang w:bidi="fa-IR"/>
        </w:rPr>
      </w:pPr>
      <w:ins w:id="7118" w:author="Mahmoud" w:date="2017-10-08T10:47:00Z">
        <w:r w:rsidRPr="00E2341D">
          <w:rPr>
            <w:rStyle w:val="FootnoteReference"/>
          </w:rPr>
          <w:footnoteRef/>
        </w:r>
        <w:r>
          <w:t xml:space="preserve"> </w:t>
        </w:r>
        <w:r>
          <w:rPr>
            <w:lang w:bidi="fa-IR"/>
          </w:rPr>
          <w:t>Sand</w:t>
        </w:r>
        <w:r>
          <w:rPr>
            <w:lang w:bidi="fa-IR"/>
          </w:rPr>
          <w:softHyphen/>
          <w:t>box</w:t>
        </w:r>
      </w:ins>
    </w:p>
  </w:footnote>
  <w:footnote w:id="77">
    <w:p w14:paraId="50EF1F96" w14:textId="130E61F9" w:rsidR="00AE34A0" w:rsidRDefault="00AE34A0">
      <w:pPr>
        <w:pStyle w:val="FootnoteText"/>
        <w:rPr>
          <w:lang w:bidi="fa-IR"/>
        </w:rPr>
      </w:pPr>
      <w:ins w:id="7221" w:author="Windows User" w:date="2017-10-08T00:30:00Z">
        <w:r w:rsidRPr="00E2341D">
          <w:rPr>
            <w:rStyle w:val="FootnoteReference"/>
          </w:rPr>
          <w:footnoteRef/>
        </w:r>
        <w:r>
          <w:t xml:space="preserve"> </w:t>
        </w:r>
        <w:r>
          <w:rPr>
            <w:lang w:bidi="fa-IR"/>
          </w:rPr>
          <w:t>Executable and Linkable Format</w:t>
        </w:r>
      </w:ins>
    </w:p>
  </w:footnote>
  <w:footnote w:id="78">
    <w:p w14:paraId="0CBD0CE6" w14:textId="02C6C49A" w:rsidR="00AE34A0" w:rsidRDefault="00AE34A0">
      <w:pPr>
        <w:pStyle w:val="FootnoteText"/>
        <w:rPr>
          <w:lang w:bidi="fa-IR"/>
        </w:rPr>
      </w:pPr>
      <w:ins w:id="7223" w:author="Windows User" w:date="2017-10-08T00:31:00Z">
        <w:r w:rsidRPr="00E2341D">
          <w:rPr>
            <w:rStyle w:val="FootnoteReference"/>
          </w:rPr>
          <w:footnoteRef/>
        </w:r>
        <w:r>
          <w:t xml:space="preserve"> </w:t>
        </w:r>
      </w:ins>
      <w:ins w:id="7224" w:author="Windows User" w:date="2017-10-08T00:32:00Z">
        <w:r>
          <w:rPr>
            <w:lang w:bidi="fa-IR"/>
          </w:rPr>
          <w:t>Function Call</w:t>
        </w:r>
      </w:ins>
    </w:p>
  </w:footnote>
  <w:footnote w:id="79">
    <w:p w14:paraId="07291585" w14:textId="18017E74" w:rsidR="00AE34A0" w:rsidRDefault="00AE34A0">
      <w:pPr>
        <w:pStyle w:val="FootnoteText"/>
        <w:rPr>
          <w:rtl/>
          <w:lang w:bidi="fa-IR"/>
        </w:rPr>
      </w:pPr>
      <w:ins w:id="7296" w:author="Windows User" w:date="2017-10-08T01:29:00Z">
        <w:r w:rsidRPr="00E2341D">
          <w:rPr>
            <w:rStyle w:val="FootnoteReference"/>
          </w:rPr>
          <w:footnoteRef/>
        </w:r>
        <w:r>
          <w:t xml:space="preserve"> </w:t>
        </w:r>
        <w:r>
          <w:rPr>
            <w:lang w:bidi="fa-IR"/>
          </w:rPr>
          <w:t>Intent</w:t>
        </w:r>
      </w:ins>
    </w:p>
  </w:footnote>
  <w:footnote w:id="80">
    <w:p w14:paraId="7685A60E" w14:textId="7147DD59" w:rsidR="00AE34A0" w:rsidRDefault="00AE34A0">
      <w:pPr>
        <w:pStyle w:val="FootnoteText"/>
        <w:rPr>
          <w:lang w:bidi="fa-IR"/>
        </w:rPr>
      </w:pPr>
      <w:ins w:id="7455" w:author="Windows User" w:date="2017-09-12T21:07:00Z">
        <w:r w:rsidRPr="00E2341D">
          <w:rPr>
            <w:rStyle w:val="FootnoteReference"/>
          </w:rPr>
          <w:footnoteRef/>
        </w:r>
        <w:r>
          <w:t xml:space="preserve"> </w:t>
        </w:r>
        <w:r>
          <w:rPr>
            <w:lang w:bidi="fa-IR"/>
          </w:rPr>
          <w:t>Worm</w:t>
        </w:r>
      </w:ins>
    </w:p>
  </w:footnote>
  <w:footnote w:id="81">
    <w:p w14:paraId="3E7C62FC" w14:textId="07313EFD" w:rsidR="00AE34A0" w:rsidRDefault="00AE34A0">
      <w:pPr>
        <w:pStyle w:val="FootnoteText"/>
        <w:rPr>
          <w:lang w:bidi="fa-IR"/>
        </w:rPr>
      </w:pPr>
      <w:ins w:id="7456" w:author="Windows User" w:date="2017-09-12T21:07:00Z">
        <w:r w:rsidRPr="00E2341D">
          <w:rPr>
            <w:rStyle w:val="FootnoteReference"/>
          </w:rPr>
          <w:footnoteRef/>
        </w:r>
        <w:r>
          <w:t xml:space="preserve"> </w:t>
        </w:r>
        <w:r>
          <w:rPr>
            <w:lang w:bidi="fa-IR"/>
          </w:rPr>
          <w:t xml:space="preserve">Distributed Denial of </w:t>
        </w:r>
      </w:ins>
      <w:ins w:id="7457" w:author="Windows User" w:date="2017-09-12T21:08:00Z">
        <w:r>
          <w:rPr>
            <w:lang w:bidi="fa-IR"/>
          </w:rPr>
          <w:t>S</w:t>
        </w:r>
      </w:ins>
      <w:ins w:id="7458" w:author="Windows User" w:date="2017-09-12T21:07:00Z">
        <w:r>
          <w:rPr>
            <w:lang w:bidi="fa-IR"/>
          </w:rPr>
          <w:t>ervice</w:t>
        </w:r>
      </w:ins>
      <w:ins w:id="7459" w:author="Windows User" w:date="2017-09-12T21:08:00Z">
        <w:r>
          <w:rPr>
            <w:lang w:bidi="fa-IR"/>
          </w:rPr>
          <w:t>(DDoS)</w:t>
        </w:r>
      </w:ins>
    </w:p>
  </w:footnote>
  <w:footnote w:id="82">
    <w:p w14:paraId="4AF9A51B" w14:textId="6460A1AE" w:rsidR="00AE34A0" w:rsidRDefault="00AE34A0">
      <w:pPr>
        <w:pStyle w:val="FootnoteText"/>
        <w:rPr>
          <w:rtl/>
          <w:lang w:bidi="fa-IR"/>
        </w:rPr>
      </w:pPr>
      <w:ins w:id="7483" w:author="Windows User" w:date="2017-09-12T21:17:00Z">
        <w:r w:rsidRPr="00E2341D">
          <w:rPr>
            <w:rStyle w:val="FootnoteReference"/>
          </w:rPr>
          <w:footnoteRef/>
        </w:r>
        <w:r>
          <w:t xml:space="preserve"> Zombie</w:t>
        </w:r>
      </w:ins>
    </w:p>
  </w:footnote>
  <w:footnote w:id="83">
    <w:p w14:paraId="046C6256" w14:textId="677B11C8" w:rsidR="00AE34A0" w:rsidRDefault="00AE34A0">
      <w:pPr>
        <w:pStyle w:val="FootnoteText"/>
        <w:rPr>
          <w:lang w:bidi="fa-IR"/>
        </w:rPr>
      </w:pPr>
      <w:ins w:id="7494" w:author="Windows User" w:date="2017-09-12T21:20:00Z">
        <w:r w:rsidRPr="00E2341D">
          <w:rPr>
            <w:rStyle w:val="FootnoteReference"/>
          </w:rPr>
          <w:footnoteRef/>
        </w:r>
        <w:r>
          <w:t xml:space="preserve"> T</w:t>
        </w:r>
        <w:r w:rsidRPr="00A633F1">
          <w:t>rigger-based behavior</w:t>
        </w:r>
      </w:ins>
    </w:p>
  </w:footnote>
  <w:footnote w:id="84">
    <w:p w14:paraId="1AD1B0FA" w14:textId="7FD5C665" w:rsidR="00AE34A0" w:rsidRDefault="00AE34A0">
      <w:pPr>
        <w:pStyle w:val="FootnoteText"/>
        <w:rPr>
          <w:lang w:bidi="fa-IR"/>
        </w:rPr>
      </w:pPr>
      <w:ins w:id="7503" w:author="Windows User" w:date="2017-09-14T17:49:00Z">
        <w:r w:rsidRPr="00E2341D">
          <w:rPr>
            <w:rStyle w:val="FootnoteReference"/>
          </w:rPr>
          <w:footnoteRef/>
        </w:r>
        <w:r>
          <w:t xml:space="preserve"> </w:t>
        </w:r>
        <w:r>
          <w:rPr>
            <w:lang w:bidi="fa-IR"/>
          </w:rPr>
          <w:t>Trigger</w:t>
        </w:r>
      </w:ins>
    </w:p>
  </w:footnote>
  <w:footnote w:id="85">
    <w:p w14:paraId="51939C6D" w14:textId="2200B1A3" w:rsidR="00AE34A0" w:rsidRDefault="00AE34A0">
      <w:pPr>
        <w:pStyle w:val="FootnoteText"/>
        <w:rPr>
          <w:lang w:bidi="fa-IR"/>
        </w:rPr>
      </w:pPr>
      <w:ins w:id="7506" w:author="Windows User" w:date="2017-09-14T17:52:00Z">
        <w:r w:rsidRPr="00E2341D">
          <w:rPr>
            <w:rStyle w:val="FootnoteReference"/>
          </w:rPr>
          <w:footnoteRef/>
        </w:r>
        <w:r>
          <w:t xml:space="preserve"> </w:t>
        </w:r>
        <w:r>
          <w:rPr>
            <w:lang w:bidi="fa-IR"/>
          </w:rPr>
          <w:t>System events</w:t>
        </w:r>
      </w:ins>
    </w:p>
  </w:footnote>
  <w:footnote w:id="86">
    <w:p w14:paraId="110E4ABA" w14:textId="3DAA4992" w:rsidR="00AE34A0" w:rsidRDefault="00AE34A0">
      <w:pPr>
        <w:pStyle w:val="FootnoteText"/>
        <w:rPr>
          <w:lang w:bidi="fa-IR"/>
        </w:rPr>
      </w:pPr>
      <w:ins w:id="7647" w:author="Windows User" w:date="2017-09-14T18:16:00Z">
        <w:r w:rsidRPr="00E2341D">
          <w:rPr>
            <w:rStyle w:val="FootnoteReference"/>
          </w:rPr>
          <w:footnoteRef/>
        </w:r>
        <w:r>
          <w:t xml:space="preserve"> </w:t>
        </w:r>
        <w:r>
          <w:rPr>
            <w:lang w:bidi="fa-IR"/>
          </w:rPr>
          <w:t>Disassembeling</w:t>
        </w:r>
      </w:ins>
    </w:p>
  </w:footnote>
  <w:footnote w:id="87">
    <w:p w14:paraId="45792FA3" w14:textId="3FAC26F3" w:rsidR="00AE34A0" w:rsidRDefault="00AE34A0">
      <w:pPr>
        <w:pStyle w:val="FootnoteText"/>
        <w:rPr>
          <w:lang w:bidi="fa-IR"/>
        </w:rPr>
      </w:pPr>
      <w:ins w:id="7701" w:author="Windows User" w:date="2017-09-14T18:39:00Z">
        <w:r w:rsidRPr="00E2341D">
          <w:rPr>
            <w:rStyle w:val="FootnoteReference"/>
          </w:rPr>
          <w:footnoteRef/>
        </w:r>
        <w:r>
          <w:t xml:space="preserve"> </w:t>
        </w:r>
        <w:r>
          <w:rPr>
            <w:lang w:bidi="fa-IR"/>
          </w:rPr>
          <w:t>Conditional jump</w:t>
        </w:r>
      </w:ins>
    </w:p>
  </w:footnote>
  <w:footnote w:id="88">
    <w:p w14:paraId="34842D18" w14:textId="64749F57" w:rsidR="00AE34A0" w:rsidRDefault="00AE34A0">
      <w:pPr>
        <w:pStyle w:val="FootnoteText"/>
        <w:rPr>
          <w:lang w:bidi="fa-IR"/>
        </w:rPr>
      </w:pPr>
      <w:ins w:id="7721" w:author="Windows User" w:date="2017-09-15T14:34:00Z">
        <w:r w:rsidRPr="00E2341D">
          <w:rPr>
            <w:rStyle w:val="FootnoteReference"/>
          </w:rPr>
          <w:footnoteRef/>
        </w:r>
        <w:r>
          <w:t xml:space="preserve"> </w:t>
        </w:r>
        <w:r>
          <w:rPr>
            <w:lang w:bidi="fa-IR"/>
          </w:rPr>
          <w:t>Trigger condition</w:t>
        </w:r>
      </w:ins>
    </w:p>
  </w:footnote>
  <w:footnote w:id="89">
    <w:p w14:paraId="48531227" w14:textId="7BC7A0F5" w:rsidR="00AE34A0" w:rsidRDefault="00AE34A0">
      <w:pPr>
        <w:pStyle w:val="FootnoteText"/>
        <w:rPr>
          <w:lang w:bidi="fa-IR"/>
        </w:rPr>
      </w:pPr>
      <w:ins w:id="7725" w:author="Windows User" w:date="2017-09-15T14:35:00Z">
        <w:r w:rsidRPr="00E2341D">
          <w:rPr>
            <w:rStyle w:val="FootnoteReference"/>
          </w:rPr>
          <w:footnoteRef/>
        </w:r>
        <w:r>
          <w:t xml:space="preserve"> </w:t>
        </w:r>
        <w:r>
          <w:rPr>
            <w:lang w:bidi="fa-IR"/>
          </w:rPr>
          <w:t>Trige</w:t>
        </w:r>
      </w:ins>
    </w:p>
  </w:footnote>
  <w:footnote w:id="90">
    <w:p w14:paraId="276E6CCC" w14:textId="1EBCF6F9" w:rsidR="00AE34A0" w:rsidRDefault="00AE34A0">
      <w:pPr>
        <w:pStyle w:val="FootnoteText"/>
        <w:rPr>
          <w:lang w:bidi="fa-IR"/>
        </w:rPr>
      </w:pPr>
      <w:ins w:id="7768" w:author="Windows User" w:date="2017-09-15T16:11:00Z">
        <w:r w:rsidRPr="00E2341D">
          <w:rPr>
            <w:rStyle w:val="FootnoteReference"/>
          </w:rPr>
          <w:footnoteRef/>
        </w:r>
        <w:r>
          <w:t xml:space="preserve"> </w:t>
        </w:r>
        <w:r>
          <w:rPr>
            <w:lang w:bidi="fa-IR"/>
          </w:rPr>
          <w:t>Binary instructions</w:t>
        </w:r>
      </w:ins>
    </w:p>
  </w:footnote>
  <w:footnote w:id="91">
    <w:p w14:paraId="7A840F80" w14:textId="5389575B" w:rsidR="00AE34A0" w:rsidRDefault="00AE34A0">
      <w:pPr>
        <w:pStyle w:val="FootnoteText"/>
        <w:rPr>
          <w:lang w:bidi="fa-IR"/>
        </w:rPr>
      </w:pPr>
      <w:ins w:id="7771" w:author="Windows User" w:date="2017-09-15T16:13:00Z">
        <w:r w:rsidRPr="00E2341D">
          <w:rPr>
            <w:rStyle w:val="FootnoteReference"/>
          </w:rPr>
          <w:footnoteRef/>
        </w:r>
        <w:r>
          <w:t xml:space="preserve"> </w:t>
        </w:r>
        <w:r>
          <w:rPr>
            <w:lang w:bidi="fa-IR"/>
          </w:rPr>
          <w:t>Symbolically</w:t>
        </w:r>
      </w:ins>
    </w:p>
  </w:footnote>
  <w:footnote w:id="92">
    <w:p w14:paraId="1DA847C5" w14:textId="63F33CA8" w:rsidR="00AE34A0" w:rsidRDefault="00AE34A0" w:rsidP="00D332F9">
      <w:pPr>
        <w:pStyle w:val="FootnoteText"/>
        <w:rPr>
          <w:rtl/>
          <w:lang w:bidi="fa-IR"/>
        </w:rPr>
      </w:pPr>
      <w:ins w:id="7809" w:author="Mahmoud" w:date="2017-09-16T11:47:00Z">
        <w:r w:rsidRPr="00E2341D">
          <w:rPr>
            <w:rStyle w:val="FootnoteReference"/>
          </w:rPr>
          <w:footnoteRef/>
        </w:r>
        <w:r>
          <w:t xml:space="preserve"> </w:t>
        </w:r>
      </w:ins>
      <w:ins w:id="7810" w:author="Mahmoud" w:date="2017-09-16T11:48:00Z">
        <w:r>
          <w:t>O</w:t>
        </w:r>
      </w:ins>
      <w:ins w:id="7811" w:author="Mahmoud" w:date="2017-09-16T11:47:00Z">
        <w:r w:rsidRPr="00D332F9">
          <w:t>bfuscated</w:t>
        </w:r>
      </w:ins>
    </w:p>
  </w:footnote>
  <w:footnote w:id="93">
    <w:p w14:paraId="3B03A22B" w14:textId="025B2D1E" w:rsidR="00AE34A0" w:rsidRDefault="00AE34A0" w:rsidP="00D332F9">
      <w:pPr>
        <w:pStyle w:val="FootnoteText"/>
        <w:rPr>
          <w:rtl/>
          <w:lang w:bidi="fa-IR"/>
        </w:rPr>
      </w:pPr>
      <w:ins w:id="7814" w:author="Mahmoud" w:date="2017-09-16T11:47:00Z">
        <w:r w:rsidRPr="00E2341D">
          <w:rPr>
            <w:rStyle w:val="FootnoteReference"/>
          </w:rPr>
          <w:footnoteRef/>
        </w:r>
        <w:r>
          <w:t xml:space="preserve"> </w:t>
        </w:r>
      </w:ins>
      <w:ins w:id="7815" w:author="Mahmoud" w:date="2017-09-16T11:48:00Z">
        <w:r>
          <w:t>P</w:t>
        </w:r>
      </w:ins>
      <w:ins w:id="7816" w:author="Mahmoud" w:date="2017-09-16T11:47:00Z">
        <w:r w:rsidRPr="00D332F9">
          <w:t>acked</w:t>
        </w:r>
      </w:ins>
    </w:p>
  </w:footnote>
  <w:footnote w:id="94">
    <w:p w14:paraId="54955190" w14:textId="603EA675" w:rsidR="00AE34A0" w:rsidRDefault="00AE34A0">
      <w:pPr>
        <w:pStyle w:val="FootnoteText"/>
        <w:rPr>
          <w:lang w:bidi="fa-IR"/>
        </w:rPr>
      </w:pPr>
      <w:ins w:id="7900" w:author="Mahmoud" w:date="2017-09-16T16:59:00Z">
        <w:r w:rsidRPr="00E2341D">
          <w:rPr>
            <w:rStyle w:val="FootnoteReference"/>
          </w:rPr>
          <w:footnoteRef/>
        </w:r>
        <w:r>
          <w:t xml:space="preserve"> </w:t>
        </w:r>
        <w:r>
          <w:rPr>
            <w:lang w:bidi="fa-IR"/>
          </w:rPr>
          <w:t>Trigger input</w:t>
        </w:r>
      </w:ins>
    </w:p>
  </w:footnote>
  <w:footnote w:id="95">
    <w:p w14:paraId="65030EE9" w14:textId="68A7C01D" w:rsidR="00AE34A0" w:rsidRPr="00775A4D" w:rsidRDefault="00AE34A0">
      <w:pPr>
        <w:pStyle w:val="FootnoteText"/>
        <w:bidi/>
        <w:rPr>
          <w:rFonts w:cs="B Nazanin"/>
          <w:lang w:bidi="fa-IR"/>
          <w:rPrChange w:id="7958" w:author="Windows User" w:date="2017-10-04T22:39:00Z">
            <w:rPr>
              <w:lang w:bidi="fa-IR"/>
            </w:rPr>
          </w:rPrChange>
        </w:rPr>
        <w:pPrChange w:id="7959" w:author="Mahmoud" w:date="2017-09-18T20:34:00Z">
          <w:pPr>
            <w:pStyle w:val="FootnoteText"/>
          </w:pPr>
        </w:pPrChange>
      </w:pPr>
      <w:ins w:id="7960" w:author="Mahmoud" w:date="2017-09-18T20:30:00Z">
        <w:r w:rsidRPr="00E2341D">
          <w:rPr>
            <w:rStyle w:val="FootnoteReference"/>
          </w:rPr>
          <w:footnoteRef/>
        </w:r>
      </w:ins>
      <w:ins w:id="7961" w:author="Mahmoud" w:date="2017-09-18T20:31:00Z">
        <w:r w:rsidRPr="00775A4D">
          <w:rPr>
            <w:rFonts w:cs="B Nazanin" w:hint="cs"/>
            <w:rtl/>
            <w:lang w:bidi="fa-IR"/>
            <w:rPrChange w:id="7962" w:author="Windows User" w:date="2017-10-04T22:39:00Z">
              <w:rPr>
                <w:rFonts w:hint="cs"/>
                <w:rtl/>
                <w:lang w:bidi="fa-IR"/>
              </w:rPr>
            </w:rPrChange>
          </w:rPr>
          <w:t>برای</w:t>
        </w:r>
        <w:r w:rsidRPr="00775A4D">
          <w:rPr>
            <w:rFonts w:cs="B Nazanin"/>
            <w:rtl/>
            <w:lang w:bidi="fa-IR"/>
            <w:rPrChange w:id="7963" w:author="Windows User" w:date="2017-10-04T22:39:00Z">
              <w:rPr>
                <w:rtl/>
                <w:lang w:bidi="fa-IR"/>
              </w:rPr>
            </w:rPrChange>
          </w:rPr>
          <w:t xml:space="preserve"> </w:t>
        </w:r>
        <w:r w:rsidRPr="00775A4D">
          <w:rPr>
            <w:rFonts w:cs="B Nazanin" w:hint="cs"/>
            <w:rtl/>
            <w:lang w:bidi="fa-IR"/>
            <w:rPrChange w:id="7964" w:author="Windows User" w:date="2017-10-04T22:39:00Z">
              <w:rPr>
                <w:rFonts w:hint="cs"/>
                <w:rtl/>
                <w:lang w:bidi="fa-IR"/>
              </w:rPr>
            </w:rPrChange>
          </w:rPr>
          <w:t>هر</w:t>
        </w:r>
        <w:r w:rsidRPr="00775A4D">
          <w:rPr>
            <w:rFonts w:cs="B Nazanin"/>
            <w:rtl/>
            <w:lang w:bidi="fa-IR"/>
            <w:rPrChange w:id="7965" w:author="Windows User" w:date="2017-10-04T22:39:00Z">
              <w:rPr>
                <w:rtl/>
                <w:lang w:bidi="fa-IR"/>
              </w:rPr>
            </w:rPrChange>
          </w:rPr>
          <w:t xml:space="preserve"> </w:t>
        </w:r>
        <w:r w:rsidRPr="00775A4D">
          <w:rPr>
            <w:rFonts w:cs="B Nazanin" w:hint="cs"/>
            <w:rtl/>
            <w:lang w:bidi="fa-IR"/>
            <w:rPrChange w:id="7966" w:author="Windows User" w:date="2017-10-04T22:39:00Z">
              <w:rPr>
                <w:rFonts w:hint="cs"/>
                <w:rtl/>
                <w:lang w:bidi="fa-IR"/>
              </w:rPr>
            </w:rPrChange>
          </w:rPr>
          <w:t>مسیر</w:t>
        </w:r>
        <w:r w:rsidRPr="00775A4D">
          <w:rPr>
            <w:rFonts w:cs="B Nazanin"/>
            <w:rtl/>
            <w:lang w:bidi="fa-IR"/>
            <w:rPrChange w:id="7967" w:author="Windows User" w:date="2017-10-04T22:39:00Z">
              <w:rPr>
                <w:rtl/>
                <w:lang w:bidi="fa-IR"/>
              </w:rPr>
            </w:rPrChange>
          </w:rPr>
          <w:t xml:space="preserve"> </w:t>
        </w:r>
        <w:r w:rsidRPr="00775A4D">
          <w:rPr>
            <w:rFonts w:cs="B Nazanin" w:hint="cs"/>
            <w:rtl/>
            <w:lang w:bidi="fa-IR"/>
            <w:rPrChange w:id="7968" w:author="Windows User" w:date="2017-10-04T22:39:00Z">
              <w:rPr>
                <w:rFonts w:hint="cs"/>
                <w:rtl/>
                <w:lang w:bidi="fa-IR"/>
              </w:rPr>
            </w:rPrChange>
          </w:rPr>
          <w:t>اجرا</w:t>
        </w:r>
      </w:ins>
      <w:ins w:id="7969" w:author="Mahmoud" w:date="2017-09-18T20:32:00Z">
        <w:r w:rsidRPr="00775A4D">
          <w:rPr>
            <w:rFonts w:cs="B Nazanin" w:hint="cs"/>
            <w:rtl/>
            <w:lang w:bidi="fa-IR"/>
            <w:rPrChange w:id="7970" w:author="Windows User" w:date="2017-10-04T22:39:00Z">
              <w:rPr>
                <w:rFonts w:hint="cs"/>
                <w:rtl/>
                <w:lang w:bidi="fa-IR"/>
              </w:rPr>
            </w:rPrChange>
          </w:rPr>
          <w:t>یی</w:t>
        </w:r>
        <w:r w:rsidRPr="00775A4D">
          <w:rPr>
            <w:rFonts w:cs="B Nazanin"/>
            <w:rtl/>
            <w:lang w:bidi="fa-IR"/>
            <w:rPrChange w:id="7971" w:author="Windows User" w:date="2017-10-04T22:39:00Z">
              <w:rPr>
                <w:rtl/>
                <w:lang w:bidi="fa-IR"/>
              </w:rPr>
            </w:rPrChange>
          </w:rPr>
          <w:t xml:space="preserve"> </w:t>
        </w:r>
        <w:r w:rsidRPr="00775A4D">
          <w:rPr>
            <w:rFonts w:cs="B Nazanin" w:hint="cs"/>
            <w:rtl/>
            <w:lang w:bidi="fa-IR"/>
            <w:rPrChange w:id="7972" w:author="Windows User" w:date="2017-10-04T22:39:00Z">
              <w:rPr>
                <w:rFonts w:hint="cs"/>
                <w:rtl/>
                <w:lang w:bidi="fa-IR"/>
              </w:rPr>
            </w:rPrChange>
          </w:rPr>
          <w:t>از</w:t>
        </w:r>
        <w:r w:rsidRPr="00775A4D">
          <w:rPr>
            <w:rFonts w:cs="B Nazanin"/>
            <w:rtl/>
            <w:lang w:bidi="fa-IR"/>
            <w:rPrChange w:id="7973" w:author="Windows User" w:date="2017-10-04T22:39:00Z">
              <w:rPr>
                <w:rtl/>
                <w:lang w:bidi="fa-IR"/>
              </w:rPr>
            </w:rPrChange>
          </w:rPr>
          <w:t xml:space="preserve"> </w:t>
        </w:r>
        <w:r w:rsidRPr="00775A4D">
          <w:rPr>
            <w:rFonts w:cs="B Nazanin" w:hint="cs"/>
            <w:rtl/>
            <w:lang w:bidi="fa-IR"/>
            <w:rPrChange w:id="7974" w:author="Windows User" w:date="2017-10-04T22:39:00Z">
              <w:rPr>
                <w:rFonts w:hint="cs"/>
                <w:rtl/>
                <w:lang w:bidi="fa-IR"/>
              </w:rPr>
            </w:rPrChange>
          </w:rPr>
          <w:t>یک</w:t>
        </w:r>
        <w:r w:rsidRPr="00775A4D">
          <w:rPr>
            <w:rFonts w:cs="B Nazanin"/>
            <w:rtl/>
            <w:lang w:bidi="fa-IR"/>
            <w:rPrChange w:id="7975" w:author="Windows User" w:date="2017-10-04T22:39:00Z">
              <w:rPr>
                <w:rtl/>
                <w:lang w:bidi="fa-IR"/>
              </w:rPr>
            </w:rPrChange>
          </w:rPr>
          <w:t xml:space="preserve"> </w:t>
        </w:r>
        <w:r w:rsidRPr="00775A4D">
          <w:rPr>
            <w:rFonts w:cs="B Nazanin" w:hint="cs"/>
            <w:rtl/>
            <w:lang w:bidi="fa-IR"/>
            <w:rPrChange w:id="7976" w:author="Windows User" w:date="2017-10-04T22:39:00Z">
              <w:rPr>
                <w:rFonts w:hint="cs"/>
                <w:rtl/>
                <w:lang w:bidi="fa-IR"/>
              </w:rPr>
            </w:rPrChange>
          </w:rPr>
          <w:t>برنامه</w:t>
        </w:r>
      </w:ins>
      <w:ins w:id="7977" w:author="Mahmoud" w:date="2017-09-18T20:31:00Z">
        <w:r w:rsidRPr="00775A4D">
          <w:rPr>
            <w:rFonts w:cs="B Nazanin"/>
            <w:rtl/>
            <w:lang w:bidi="fa-IR"/>
            <w:rPrChange w:id="7978" w:author="Windows User" w:date="2017-10-04T22:39:00Z">
              <w:rPr>
                <w:rtl/>
                <w:lang w:bidi="fa-IR"/>
              </w:rPr>
            </w:rPrChange>
          </w:rPr>
          <w:t xml:space="preserve"> </w:t>
        </w:r>
        <w:r w:rsidRPr="00775A4D">
          <w:rPr>
            <w:rFonts w:cs="B Nazanin" w:hint="cs"/>
            <w:rtl/>
            <w:lang w:bidi="fa-IR"/>
            <w:rPrChange w:id="7979" w:author="Windows User" w:date="2017-10-04T22:39:00Z">
              <w:rPr>
                <w:rFonts w:hint="cs"/>
                <w:rtl/>
                <w:lang w:bidi="fa-IR"/>
              </w:rPr>
            </w:rPrChange>
          </w:rPr>
          <w:t>مجموعه</w:t>
        </w:r>
        <w:r w:rsidRPr="00775A4D">
          <w:rPr>
            <w:rFonts w:cs="B Nazanin"/>
            <w:rtl/>
            <w:lang w:bidi="fa-IR"/>
            <w:rPrChange w:id="7980" w:author="Windows User" w:date="2017-10-04T22:39:00Z">
              <w:rPr>
                <w:rtl/>
                <w:lang w:bidi="fa-IR"/>
              </w:rPr>
            </w:rPrChange>
          </w:rPr>
          <w:t xml:space="preserve"> </w:t>
        </w:r>
        <w:r w:rsidRPr="00775A4D">
          <w:rPr>
            <w:rFonts w:cs="B Nazanin" w:hint="cs"/>
            <w:rtl/>
            <w:lang w:bidi="fa-IR"/>
            <w:rPrChange w:id="7981" w:author="Windows User" w:date="2017-10-04T22:39:00Z">
              <w:rPr>
                <w:rFonts w:hint="cs"/>
                <w:rtl/>
                <w:lang w:bidi="fa-IR"/>
              </w:rPr>
            </w:rPrChange>
          </w:rPr>
          <w:t>ای</w:t>
        </w:r>
        <w:r w:rsidRPr="00775A4D">
          <w:rPr>
            <w:rFonts w:cs="B Nazanin"/>
            <w:rtl/>
            <w:lang w:bidi="fa-IR"/>
            <w:rPrChange w:id="7982" w:author="Windows User" w:date="2017-10-04T22:39:00Z">
              <w:rPr>
                <w:rtl/>
                <w:lang w:bidi="fa-IR"/>
              </w:rPr>
            </w:rPrChange>
          </w:rPr>
          <w:t xml:space="preserve"> </w:t>
        </w:r>
        <w:r w:rsidRPr="00775A4D">
          <w:rPr>
            <w:rFonts w:cs="B Nazanin" w:hint="cs"/>
            <w:rtl/>
            <w:lang w:bidi="fa-IR"/>
            <w:rPrChange w:id="7983" w:author="Windows User" w:date="2017-10-04T22:39:00Z">
              <w:rPr>
                <w:rFonts w:hint="cs"/>
                <w:rtl/>
                <w:lang w:bidi="fa-IR"/>
              </w:rPr>
            </w:rPrChange>
          </w:rPr>
          <w:t>از</w:t>
        </w:r>
        <w:r w:rsidRPr="00775A4D">
          <w:rPr>
            <w:rFonts w:cs="B Nazanin"/>
            <w:rtl/>
            <w:lang w:bidi="fa-IR"/>
            <w:rPrChange w:id="7984" w:author="Windows User" w:date="2017-10-04T22:39:00Z">
              <w:rPr>
                <w:rtl/>
                <w:lang w:bidi="fa-IR"/>
              </w:rPr>
            </w:rPrChange>
          </w:rPr>
          <w:t xml:space="preserve"> </w:t>
        </w:r>
        <w:r w:rsidRPr="00775A4D">
          <w:rPr>
            <w:rFonts w:cs="B Nazanin" w:hint="cs"/>
            <w:rtl/>
            <w:lang w:bidi="fa-IR"/>
            <w:rPrChange w:id="7985" w:author="Windows User" w:date="2017-10-04T22:39:00Z">
              <w:rPr>
                <w:rFonts w:hint="cs"/>
                <w:rtl/>
                <w:lang w:bidi="fa-IR"/>
              </w:rPr>
            </w:rPrChange>
          </w:rPr>
          <w:t>شروط</w:t>
        </w:r>
        <w:r w:rsidRPr="00775A4D">
          <w:rPr>
            <w:rFonts w:cs="B Nazanin"/>
            <w:rtl/>
            <w:lang w:bidi="fa-IR"/>
            <w:rPrChange w:id="7986" w:author="Windows User" w:date="2017-10-04T22:39:00Z">
              <w:rPr>
                <w:rtl/>
                <w:lang w:bidi="fa-IR"/>
              </w:rPr>
            </w:rPrChange>
          </w:rPr>
          <w:t xml:space="preserve"> </w:t>
        </w:r>
        <w:r w:rsidRPr="00775A4D">
          <w:rPr>
            <w:rFonts w:cs="B Nazanin" w:hint="cs"/>
            <w:rtl/>
            <w:lang w:bidi="fa-IR"/>
            <w:rPrChange w:id="7987" w:author="Windows User" w:date="2017-10-04T22:39:00Z">
              <w:rPr>
                <w:rFonts w:hint="cs"/>
                <w:rtl/>
                <w:lang w:bidi="fa-IR"/>
              </w:rPr>
            </w:rPrChange>
          </w:rPr>
          <w:t>به</w:t>
        </w:r>
        <w:r w:rsidRPr="00775A4D">
          <w:rPr>
            <w:rFonts w:cs="B Nazanin"/>
            <w:rtl/>
            <w:lang w:bidi="fa-IR"/>
            <w:rPrChange w:id="7988" w:author="Windows User" w:date="2017-10-04T22:39:00Z">
              <w:rPr>
                <w:rtl/>
                <w:lang w:bidi="fa-IR"/>
              </w:rPr>
            </w:rPrChange>
          </w:rPr>
          <w:t xml:space="preserve"> </w:t>
        </w:r>
        <w:r w:rsidRPr="00775A4D">
          <w:rPr>
            <w:rFonts w:cs="B Nazanin" w:hint="cs"/>
            <w:rtl/>
            <w:lang w:bidi="fa-IR"/>
            <w:rPrChange w:id="7989" w:author="Windows User" w:date="2017-10-04T22:39:00Z">
              <w:rPr>
                <w:rFonts w:hint="cs"/>
                <w:rtl/>
                <w:lang w:bidi="fa-IR"/>
              </w:rPr>
            </w:rPrChange>
          </w:rPr>
          <w:t>دست</w:t>
        </w:r>
        <w:r w:rsidRPr="00775A4D">
          <w:rPr>
            <w:rFonts w:cs="B Nazanin"/>
            <w:rtl/>
            <w:lang w:bidi="fa-IR"/>
            <w:rPrChange w:id="7990" w:author="Windows User" w:date="2017-10-04T22:39:00Z">
              <w:rPr>
                <w:rtl/>
                <w:lang w:bidi="fa-IR"/>
              </w:rPr>
            </w:rPrChange>
          </w:rPr>
          <w:t xml:space="preserve"> </w:t>
        </w:r>
        <w:r w:rsidRPr="00775A4D">
          <w:rPr>
            <w:rFonts w:cs="B Nazanin" w:hint="cs"/>
            <w:rtl/>
            <w:lang w:bidi="fa-IR"/>
            <w:rPrChange w:id="7991" w:author="Windows User" w:date="2017-10-04T22:39:00Z">
              <w:rPr>
                <w:rFonts w:hint="cs"/>
                <w:rtl/>
                <w:lang w:bidi="fa-IR"/>
              </w:rPr>
            </w:rPrChange>
          </w:rPr>
          <w:t>می</w:t>
        </w:r>
        <w:r w:rsidRPr="00775A4D">
          <w:rPr>
            <w:rFonts w:cs="B Nazanin"/>
            <w:rtl/>
            <w:lang w:bidi="fa-IR"/>
            <w:rPrChange w:id="7992" w:author="Windows User" w:date="2017-10-04T22:39:00Z">
              <w:rPr>
                <w:rtl/>
                <w:lang w:bidi="fa-IR"/>
              </w:rPr>
            </w:rPrChange>
          </w:rPr>
          <w:t xml:space="preserve"> </w:t>
        </w:r>
        <w:r w:rsidRPr="00775A4D">
          <w:rPr>
            <w:rFonts w:cs="B Nazanin" w:hint="cs"/>
            <w:rtl/>
            <w:lang w:bidi="fa-IR"/>
            <w:rPrChange w:id="7993" w:author="Windows User" w:date="2017-10-04T22:39:00Z">
              <w:rPr>
                <w:rFonts w:hint="cs"/>
                <w:rtl/>
                <w:lang w:bidi="fa-IR"/>
              </w:rPr>
            </w:rPrChange>
          </w:rPr>
          <w:t>آید</w:t>
        </w:r>
        <w:r w:rsidRPr="00775A4D">
          <w:rPr>
            <w:rFonts w:cs="B Nazanin"/>
            <w:rtl/>
            <w:lang w:bidi="fa-IR"/>
            <w:rPrChange w:id="7994" w:author="Windows User" w:date="2017-10-04T22:39:00Z">
              <w:rPr>
                <w:rtl/>
                <w:lang w:bidi="fa-IR"/>
              </w:rPr>
            </w:rPrChange>
          </w:rPr>
          <w:t xml:space="preserve"> </w:t>
        </w:r>
        <w:r w:rsidRPr="00775A4D">
          <w:rPr>
            <w:rFonts w:cs="B Nazanin" w:hint="cs"/>
            <w:rtl/>
            <w:lang w:bidi="fa-IR"/>
            <w:rPrChange w:id="7995" w:author="Windows User" w:date="2017-10-04T22:39:00Z">
              <w:rPr>
                <w:rFonts w:hint="cs"/>
                <w:rtl/>
                <w:lang w:bidi="fa-IR"/>
              </w:rPr>
            </w:rPrChange>
          </w:rPr>
          <w:t>که</w:t>
        </w:r>
        <w:r w:rsidRPr="00775A4D">
          <w:rPr>
            <w:rFonts w:cs="B Nazanin"/>
            <w:rtl/>
            <w:lang w:bidi="fa-IR"/>
            <w:rPrChange w:id="7996" w:author="Windows User" w:date="2017-10-04T22:39:00Z">
              <w:rPr>
                <w:rtl/>
                <w:lang w:bidi="fa-IR"/>
              </w:rPr>
            </w:rPrChange>
          </w:rPr>
          <w:t xml:space="preserve"> </w:t>
        </w:r>
        <w:r w:rsidRPr="00775A4D">
          <w:rPr>
            <w:rFonts w:cs="B Nazanin" w:hint="cs"/>
            <w:rtl/>
            <w:lang w:bidi="fa-IR"/>
            <w:rPrChange w:id="7997" w:author="Windows User" w:date="2017-10-04T22:39:00Z">
              <w:rPr>
                <w:rFonts w:hint="cs"/>
                <w:rtl/>
                <w:lang w:bidi="fa-IR"/>
              </w:rPr>
            </w:rPrChange>
          </w:rPr>
          <w:t>نشان</w:t>
        </w:r>
        <w:r w:rsidRPr="00775A4D">
          <w:rPr>
            <w:rFonts w:cs="B Nazanin"/>
            <w:rtl/>
            <w:lang w:bidi="fa-IR"/>
            <w:rPrChange w:id="7998" w:author="Windows User" w:date="2017-10-04T22:39:00Z">
              <w:rPr>
                <w:rtl/>
                <w:lang w:bidi="fa-IR"/>
              </w:rPr>
            </w:rPrChange>
          </w:rPr>
          <w:t xml:space="preserve"> </w:t>
        </w:r>
        <w:r w:rsidRPr="00775A4D">
          <w:rPr>
            <w:rFonts w:cs="B Nazanin" w:hint="cs"/>
            <w:rtl/>
            <w:lang w:bidi="fa-IR"/>
            <w:rPrChange w:id="7999" w:author="Windows User" w:date="2017-10-04T22:39:00Z">
              <w:rPr>
                <w:rFonts w:hint="cs"/>
                <w:rtl/>
                <w:lang w:bidi="fa-IR"/>
              </w:rPr>
            </w:rPrChange>
          </w:rPr>
          <w:t>دهنده</w:t>
        </w:r>
        <w:r w:rsidRPr="00775A4D">
          <w:rPr>
            <w:rFonts w:cs="B Nazanin"/>
            <w:rtl/>
            <w:lang w:bidi="fa-IR"/>
            <w:rPrChange w:id="8000" w:author="Windows User" w:date="2017-10-04T22:39:00Z">
              <w:rPr>
                <w:rtl/>
                <w:lang w:bidi="fa-IR"/>
              </w:rPr>
            </w:rPrChange>
          </w:rPr>
          <w:t xml:space="preserve"> </w:t>
        </w:r>
        <w:r w:rsidRPr="00775A4D">
          <w:rPr>
            <w:rFonts w:cs="B Nazanin" w:hint="cs"/>
            <w:rtl/>
            <w:lang w:bidi="fa-IR"/>
            <w:rPrChange w:id="8001" w:author="Windows User" w:date="2017-10-04T22:39:00Z">
              <w:rPr>
                <w:rFonts w:hint="cs"/>
                <w:rtl/>
                <w:lang w:bidi="fa-IR"/>
              </w:rPr>
            </w:rPrChange>
          </w:rPr>
          <w:t>ی</w:t>
        </w:r>
        <w:r w:rsidRPr="00775A4D">
          <w:rPr>
            <w:rFonts w:cs="B Nazanin"/>
            <w:rtl/>
            <w:lang w:bidi="fa-IR"/>
            <w:rPrChange w:id="8002" w:author="Windows User" w:date="2017-10-04T22:39:00Z">
              <w:rPr>
                <w:rtl/>
                <w:lang w:bidi="fa-IR"/>
              </w:rPr>
            </w:rPrChange>
          </w:rPr>
          <w:t xml:space="preserve"> </w:t>
        </w:r>
      </w:ins>
      <w:ins w:id="8003" w:author="Mahmoud" w:date="2017-09-18T20:32:00Z">
        <w:r w:rsidRPr="00775A4D">
          <w:rPr>
            <w:rFonts w:cs="B Nazanin" w:hint="cs"/>
            <w:rtl/>
            <w:lang w:bidi="fa-IR"/>
            <w:rPrChange w:id="8004" w:author="Windows User" w:date="2017-10-04T22:39:00Z">
              <w:rPr>
                <w:rFonts w:hint="cs"/>
                <w:rtl/>
                <w:lang w:bidi="fa-IR"/>
              </w:rPr>
            </w:rPrChange>
          </w:rPr>
          <w:t>آن</w:t>
        </w:r>
        <w:r w:rsidRPr="00775A4D">
          <w:rPr>
            <w:rFonts w:cs="B Nazanin"/>
            <w:rtl/>
            <w:lang w:bidi="fa-IR"/>
            <w:rPrChange w:id="8005" w:author="Windows User" w:date="2017-10-04T22:39:00Z">
              <w:rPr>
                <w:rtl/>
                <w:lang w:bidi="fa-IR"/>
              </w:rPr>
            </w:rPrChange>
          </w:rPr>
          <w:t xml:space="preserve"> </w:t>
        </w:r>
        <w:r w:rsidRPr="00775A4D">
          <w:rPr>
            <w:rFonts w:cs="B Nazanin" w:hint="cs"/>
            <w:rtl/>
            <w:lang w:bidi="fa-IR"/>
            <w:rPrChange w:id="8006" w:author="Windows User" w:date="2017-10-04T22:39:00Z">
              <w:rPr>
                <w:rFonts w:hint="cs"/>
                <w:rtl/>
                <w:lang w:bidi="fa-IR"/>
              </w:rPr>
            </w:rPrChange>
          </w:rPr>
          <w:t>مسیر</w:t>
        </w:r>
        <w:r w:rsidRPr="00775A4D">
          <w:rPr>
            <w:rFonts w:cs="B Nazanin"/>
            <w:rtl/>
            <w:lang w:bidi="fa-IR"/>
            <w:rPrChange w:id="8007" w:author="Windows User" w:date="2017-10-04T22:39:00Z">
              <w:rPr>
                <w:rtl/>
                <w:lang w:bidi="fa-IR"/>
              </w:rPr>
            </w:rPrChange>
          </w:rPr>
          <w:t xml:space="preserve"> </w:t>
        </w:r>
        <w:r w:rsidRPr="00775A4D">
          <w:rPr>
            <w:rFonts w:cs="B Nazanin" w:hint="cs"/>
            <w:rtl/>
            <w:lang w:bidi="fa-IR"/>
            <w:rPrChange w:id="8008" w:author="Windows User" w:date="2017-10-04T22:39:00Z">
              <w:rPr>
                <w:rFonts w:hint="cs"/>
                <w:rtl/>
                <w:lang w:bidi="fa-IR"/>
              </w:rPr>
            </w:rPrChange>
          </w:rPr>
          <w:t>مشخص</w:t>
        </w:r>
        <w:r w:rsidRPr="00775A4D">
          <w:rPr>
            <w:rFonts w:cs="B Nazanin"/>
            <w:rtl/>
            <w:lang w:bidi="fa-IR"/>
            <w:rPrChange w:id="8009" w:author="Windows User" w:date="2017-10-04T22:39:00Z">
              <w:rPr>
                <w:rtl/>
                <w:lang w:bidi="fa-IR"/>
              </w:rPr>
            </w:rPrChange>
          </w:rPr>
          <w:t xml:space="preserve"> </w:t>
        </w:r>
      </w:ins>
      <w:ins w:id="8010" w:author="Mahmoud" w:date="2017-09-18T20:34:00Z">
        <w:r w:rsidRPr="00775A4D">
          <w:rPr>
            <w:rFonts w:cs="B Nazanin"/>
            <w:rtl/>
            <w:lang w:bidi="fa-IR"/>
            <w:rPrChange w:id="8011" w:author="Windows User" w:date="2017-10-04T22:39:00Z">
              <w:rPr>
                <w:rtl/>
                <w:lang w:bidi="fa-IR"/>
              </w:rPr>
            </w:rPrChange>
          </w:rPr>
          <w:t xml:space="preserve"> </w:t>
        </w:r>
        <w:r w:rsidRPr="00775A4D">
          <w:rPr>
            <w:rFonts w:cs="B Nazanin" w:hint="cs"/>
            <w:rtl/>
            <w:lang w:bidi="fa-IR"/>
            <w:rPrChange w:id="8012" w:author="Windows User" w:date="2017-10-04T22:39:00Z">
              <w:rPr>
                <w:rFonts w:hint="cs"/>
                <w:rtl/>
                <w:lang w:bidi="fa-IR"/>
              </w:rPr>
            </w:rPrChange>
          </w:rPr>
          <w:t>از</w:t>
        </w:r>
        <w:r w:rsidRPr="00775A4D">
          <w:rPr>
            <w:rFonts w:cs="B Nazanin"/>
            <w:rtl/>
            <w:lang w:bidi="fa-IR"/>
            <w:rPrChange w:id="8013" w:author="Windows User" w:date="2017-10-04T22:39:00Z">
              <w:rPr>
                <w:rtl/>
                <w:lang w:bidi="fa-IR"/>
              </w:rPr>
            </w:rPrChange>
          </w:rPr>
          <w:t xml:space="preserve"> </w:t>
        </w:r>
        <w:r w:rsidRPr="00775A4D">
          <w:rPr>
            <w:rFonts w:cs="B Nazanin" w:hint="cs"/>
            <w:rtl/>
            <w:lang w:bidi="fa-IR"/>
            <w:rPrChange w:id="8014" w:author="Windows User" w:date="2017-10-04T22:39:00Z">
              <w:rPr>
                <w:rFonts w:hint="cs"/>
                <w:rtl/>
                <w:lang w:bidi="fa-IR"/>
              </w:rPr>
            </w:rPrChange>
          </w:rPr>
          <w:t>برنامه</w:t>
        </w:r>
        <w:r w:rsidRPr="00775A4D">
          <w:rPr>
            <w:rFonts w:cs="B Nazanin"/>
            <w:rtl/>
            <w:lang w:bidi="fa-IR"/>
            <w:rPrChange w:id="8015" w:author="Windows User" w:date="2017-10-04T22:39:00Z">
              <w:rPr>
                <w:rtl/>
                <w:lang w:bidi="fa-IR"/>
              </w:rPr>
            </w:rPrChange>
          </w:rPr>
          <w:t xml:space="preserve">  </w:t>
        </w:r>
        <w:r w:rsidRPr="00775A4D">
          <w:rPr>
            <w:rFonts w:cs="B Nazanin" w:hint="cs"/>
            <w:rtl/>
            <w:lang w:bidi="fa-IR"/>
            <w:rPrChange w:id="8016" w:author="Windows User" w:date="2017-10-04T22:39:00Z">
              <w:rPr>
                <w:rFonts w:hint="cs"/>
                <w:rtl/>
                <w:lang w:bidi="fa-IR"/>
              </w:rPr>
            </w:rPrChange>
          </w:rPr>
          <w:t>می</w:t>
        </w:r>
        <w:r w:rsidRPr="00775A4D">
          <w:rPr>
            <w:rFonts w:cs="B Nazanin"/>
            <w:rtl/>
            <w:lang w:bidi="fa-IR"/>
            <w:rPrChange w:id="8017" w:author="Windows User" w:date="2017-10-04T22:39:00Z">
              <w:rPr>
                <w:rtl/>
                <w:lang w:bidi="fa-IR"/>
              </w:rPr>
            </w:rPrChange>
          </w:rPr>
          <w:t xml:space="preserve"> </w:t>
        </w:r>
        <w:r w:rsidRPr="00775A4D">
          <w:rPr>
            <w:rFonts w:cs="B Nazanin" w:hint="cs"/>
            <w:rtl/>
            <w:lang w:bidi="fa-IR"/>
            <w:rPrChange w:id="8018" w:author="Windows User" w:date="2017-10-04T22:39:00Z">
              <w:rPr>
                <w:rFonts w:hint="cs"/>
                <w:rtl/>
                <w:lang w:bidi="fa-IR"/>
              </w:rPr>
            </w:rPrChange>
          </w:rPr>
          <w:t>باشد،</w:t>
        </w:r>
        <w:r w:rsidRPr="00775A4D">
          <w:rPr>
            <w:rFonts w:cs="B Nazanin"/>
            <w:rtl/>
            <w:lang w:bidi="fa-IR"/>
            <w:rPrChange w:id="8019" w:author="Windows User" w:date="2017-10-04T22:39:00Z">
              <w:rPr>
                <w:rtl/>
                <w:lang w:bidi="fa-IR"/>
              </w:rPr>
            </w:rPrChange>
          </w:rPr>
          <w:t xml:space="preserve"> </w:t>
        </w:r>
      </w:ins>
      <w:ins w:id="8020" w:author="Mahmoud" w:date="2017-09-18T20:32:00Z">
        <w:r w:rsidRPr="00775A4D">
          <w:rPr>
            <w:rFonts w:cs="B Nazanin" w:hint="cs"/>
            <w:rtl/>
            <w:lang w:bidi="fa-IR"/>
            <w:rPrChange w:id="8021" w:author="Windows User" w:date="2017-10-04T22:39:00Z">
              <w:rPr>
                <w:rFonts w:hint="cs"/>
                <w:rtl/>
                <w:lang w:bidi="fa-IR"/>
              </w:rPr>
            </w:rPrChange>
          </w:rPr>
          <w:t>به</w:t>
        </w:r>
        <w:r w:rsidRPr="00775A4D">
          <w:rPr>
            <w:rFonts w:cs="B Nazanin"/>
            <w:rtl/>
            <w:lang w:bidi="fa-IR"/>
            <w:rPrChange w:id="8022" w:author="Windows User" w:date="2017-10-04T22:39:00Z">
              <w:rPr>
                <w:rtl/>
                <w:lang w:bidi="fa-IR"/>
              </w:rPr>
            </w:rPrChange>
          </w:rPr>
          <w:t xml:space="preserve"> </w:t>
        </w:r>
        <w:r w:rsidRPr="00775A4D">
          <w:rPr>
            <w:rFonts w:cs="B Nazanin" w:hint="cs"/>
            <w:rtl/>
            <w:lang w:bidi="fa-IR"/>
            <w:rPrChange w:id="8023" w:author="Windows User" w:date="2017-10-04T22:39:00Z">
              <w:rPr>
                <w:rFonts w:hint="cs"/>
                <w:rtl/>
                <w:lang w:bidi="fa-IR"/>
              </w:rPr>
            </w:rPrChange>
          </w:rPr>
          <w:t>این</w:t>
        </w:r>
        <w:r w:rsidRPr="00775A4D">
          <w:rPr>
            <w:rFonts w:cs="B Nazanin"/>
            <w:rtl/>
            <w:lang w:bidi="fa-IR"/>
            <w:rPrChange w:id="8024" w:author="Windows User" w:date="2017-10-04T22:39:00Z">
              <w:rPr>
                <w:rtl/>
                <w:lang w:bidi="fa-IR"/>
              </w:rPr>
            </w:rPrChange>
          </w:rPr>
          <w:t xml:space="preserve"> </w:t>
        </w:r>
        <w:r w:rsidRPr="00775A4D">
          <w:rPr>
            <w:rFonts w:cs="B Nazanin" w:hint="cs"/>
            <w:rtl/>
            <w:lang w:bidi="fa-IR"/>
            <w:rPrChange w:id="8025" w:author="Windows User" w:date="2017-10-04T22:39:00Z">
              <w:rPr>
                <w:rFonts w:hint="cs"/>
                <w:rtl/>
                <w:lang w:bidi="fa-IR"/>
              </w:rPr>
            </w:rPrChange>
          </w:rPr>
          <w:t>مجموعه</w:t>
        </w:r>
        <w:r w:rsidRPr="00775A4D">
          <w:rPr>
            <w:rFonts w:cs="B Nazanin"/>
            <w:rtl/>
            <w:lang w:bidi="fa-IR"/>
            <w:rPrChange w:id="8026" w:author="Windows User" w:date="2017-10-04T22:39:00Z">
              <w:rPr>
                <w:rtl/>
                <w:lang w:bidi="fa-IR"/>
              </w:rPr>
            </w:rPrChange>
          </w:rPr>
          <w:t xml:space="preserve"> </w:t>
        </w:r>
        <w:r w:rsidRPr="00775A4D">
          <w:rPr>
            <w:rFonts w:cs="B Nazanin" w:hint="cs"/>
            <w:rtl/>
            <w:lang w:bidi="fa-IR"/>
            <w:rPrChange w:id="8027" w:author="Windows User" w:date="2017-10-04T22:39:00Z">
              <w:rPr>
                <w:rFonts w:hint="cs"/>
                <w:rtl/>
                <w:lang w:bidi="fa-IR"/>
              </w:rPr>
            </w:rPrChange>
          </w:rPr>
          <w:t>از</w:t>
        </w:r>
        <w:r w:rsidRPr="00775A4D">
          <w:rPr>
            <w:rFonts w:cs="B Nazanin"/>
            <w:rtl/>
            <w:lang w:bidi="fa-IR"/>
            <w:rPrChange w:id="8028" w:author="Windows User" w:date="2017-10-04T22:39:00Z">
              <w:rPr>
                <w:rtl/>
                <w:lang w:bidi="fa-IR"/>
              </w:rPr>
            </w:rPrChange>
          </w:rPr>
          <w:t xml:space="preserve"> </w:t>
        </w:r>
        <w:r w:rsidRPr="00775A4D">
          <w:rPr>
            <w:rFonts w:cs="B Nazanin" w:hint="cs"/>
            <w:rtl/>
            <w:lang w:bidi="fa-IR"/>
            <w:rPrChange w:id="8029" w:author="Windows User" w:date="2017-10-04T22:39:00Z">
              <w:rPr>
                <w:rFonts w:hint="cs"/>
                <w:rtl/>
                <w:lang w:bidi="fa-IR"/>
              </w:rPr>
            </w:rPrChange>
          </w:rPr>
          <w:t>شروط</w:t>
        </w:r>
        <w:r w:rsidRPr="00775A4D">
          <w:rPr>
            <w:rFonts w:cs="B Nazanin"/>
            <w:rtl/>
            <w:lang w:bidi="fa-IR"/>
            <w:rPrChange w:id="8030" w:author="Windows User" w:date="2017-10-04T22:39:00Z">
              <w:rPr>
                <w:rtl/>
                <w:lang w:bidi="fa-IR"/>
              </w:rPr>
            </w:rPrChange>
          </w:rPr>
          <w:t xml:space="preserve"> </w:t>
        </w:r>
        <w:r w:rsidRPr="00775A4D">
          <w:rPr>
            <w:rFonts w:cs="B Nazanin" w:hint="cs"/>
            <w:rtl/>
            <w:lang w:bidi="fa-IR"/>
            <w:rPrChange w:id="8031" w:author="Windows User" w:date="2017-10-04T22:39:00Z">
              <w:rPr>
                <w:rFonts w:hint="cs"/>
                <w:rtl/>
                <w:lang w:bidi="fa-IR"/>
              </w:rPr>
            </w:rPrChange>
          </w:rPr>
          <w:t>مسند</w:t>
        </w:r>
        <w:r w:rsidRPr="00775A4D">
          <w:rPr>
            <w:rFonts w:cs="B Nazanin"/>
            <w:rtl/>
            <w:lang w:bidi="fa-IR"/>
            <w:rPrChange w:id="8032" w:author="Windows User" w:date="2017-10-04T22:39:00Z">
              <w:rPr>
                <w:rtl/>
                <w:lang w:bidi="fa-IR"/>
              </w:rPr>
            </w:rPrChange>
          </w:rPr>
          <w:t xml:space="preserve"> </w:t>
        </w:r>
        <w:r w:rsidRPr="00775A4D">
          <w:rPr>
            <w:rFonts w:cs="B Nazanin" w:hint="cs"/>
            <w:rtl/>
            <w:lang w:bidi="fa-IR"/>
            <w:rPrChange w:id="8033" w:author="Windows User" w:date="2017-10-04T22:39:00Z">
              <w:rPr>
                <w:rFonts w:hint="cs"/>
                <w:rtl/>
                <w:lang w:bidi="fa-IR"/>
              </w:rPr>
            </w:rPrChange>
          </w:rPr>
          <w:t>مسیر</w:t>
        </w:r>
        <w:r w:rsidRPr="00775A4D">
          <w:rPr>
            <w:rFonts w:cs="B Nazanin"/>
            <w:rtl/>
            <w:lang w:bidi="fa-IR"/>
            <w:rPrChange w:id="8034" w:author="Windows User" w:date="2017-10-04T22:39:00Z">
              <w:rPr>
                <w:rtl/>
                <w:lang w:bidi="fa-IR"/>
              </w:rPr>
            </w:rPrChange>
          </w:rPr>
          <w:t xml:space="preserve"> </w:t>
        </w:r>
        <w:r w:rsidRPr="00775A4D">
          <w:rPr>
            <w:rFonts w:cs="B Nazanin" w:hint="cs"/>
            <w:rtl/>
            <w:lang w:bidi="fa-IR"/>
            <w:rPrChange w:id="8035" w:author="Windows User" w:date="2017-10-04T22:39:00Z">
              <w:rPr>
                <w:rFonts w:hint="cs"/>
                <w:rtl/>
                <w:lang w:bidi="fa-IR"/>
              </w:rPr>
            </w:rPrChange>
          </w:rPr>
          <w:t>یا</w:t>
        </w:r>
      </w:ins>
      <w:ins w:id="8036" w:author="Mahmoud" w:date="2017-09-18T20:33:00Z">
        <w:r w:rsidRPr="00775A4D">
          <w:rPr>
            <w:rFonts w:cs="B Nazanin"/>
            <w:lang w:bidi="fa-IR"/>
            <w:rPrChange w:id="8037" w:author="Windows User" w:date="2017-10-04T22:39:00Z">
              <w:rPr>
                <w:lang w:bidi="fa-IR"/>
              </w:rPr>
            </w:rPrChange>
          </w:rPr>
          <w:t xml:space="preserve"> Path predicate</w:t>
        </w:r>
      </w:ins>
      <w:ins w:id="8038" w:author="Mahmoud" w:date="2017-09-18T20:34:00Z">
        <w:r w:rsidRPr="00775A4D">
          <w:rPr>
            <w:rFonts w:cs="B Nazanin" w:hint="cs"/>
            <w:rtl/>
            <w:lang w:bidi="fa-IR"/>
            <w:rPrChange w:id="8039" w:author="Windows User" w:date="2017-10-04T22:39:00Z">
              <w:rPr>
                <w:rFonts w:hint="cs"/>
                <w:rtl/>
                <w:lang w:bidi="fa-IR"/>
              </w:rPr>
            </w:rPrChange>
          </w:rPr>
          <w:t>گویند</w:t>
        </w:r>
        <w:r w:rsidRPr="00775A4D">
          <w:rPr>
            <w:rFonts w:cs="B Nazanin"/>
            <w:rtl/>
            <w:lang w:bidi="fa-IR"/>
            <w:rPrChange w:id="8040" w:author="Windows User" w:date="2017-10-04T22:39:00Z">
              <w:rPr>
                <w:rtl/>
                <w:lang w:bidi="fa-IR"/>
              </w:rPr>
            </w:rPrChange>
          </w:rPr>
          <w:t>.</w:t>
        </w:r>
      </w:ins>
    </w:p>
  </w:footnote>
  <w:footnote w:id="96">
    <w:p w14:paraId="3397230D" w14:textId="20097DDD" w:rsidR="00AE34A0" w:rsidRDefault="00AE34A0">
      <w:pPr>
        <w:pStyle w:val="FootnoteText"/>
        <w:rPr>
          <w:lang w:bidi="fa-IR"/>
        </w:rPr>
      </w:pPr>
      <w:ins w:id="8100" w:author="Mahmoud" w:date="2017-09-19T17:42:00Z">
        <w:r w:rsidRPr="00E2341D">
          <w:rPr>
            <w:rStyle w:val="FootnoteReference"/>
          </w:rPr>
          <w:footnoteRef/>
        </w:r>
        <w:r>
          <w:t xml:space="preserve"> </w:t>
        </w:r>
        <w:r>
          <w:rPr>
            <w:lang w:bidi="fa-IR"/>
          </w:rPr>
          <w:t>Runner</w:t>
        </w:r>
      </w:ins>
    </w:p>
  </w:footnote>
  <w:footnote w:id="97">
    <w:p w14:paraId="1E94FD89" w14:textId="66B41953" w:rsidR="00AE34A0" w:rsidRPr="002648AB" w:rsidRDefault="00AE34A0">
      <w:pPr>
        <w:pStyle w:val="FootnoteText"/>
        <w:bidi/>
        <w:rPr>
          <w:rFonts w:cs="B Nazanin"/>
          <w:rtl/>
          <w:lang w:bidi="fa-IR"/>
          <w:rPrChange w:id="8150" w:author="Windows User" w:date="2017-10-05T16:35:00Z">
            <w:rPr>
              <w:rtl/>
              <w:lang w:bidi="fa-IR"/>
            </w:rPr>
          </w:rPrChange>
        </w:rPr>
        <w:pPrChange w:id="8151" w:author="Mahmoud" w:date="2017-09-19T17:20:00Z">
          <w:pPr>
            <w:pStyle w:val="FootnoteText"/>
          </w:pPr>
        </w:pPrChange>
      </w:pPr>
      <w:ins w:id="8152" w:author="Mahmoud" w:date="2017-09-19T17:06:00Z">
        <w:r w:rsidRPr="00E2341D">
          <w:rPr>
            <w:rStyle w:val="FootnoteReference"/>
          </w:rPr>
          <w:footnoteRef/>
        </w:r>
        <w:r w:rsidRPr="002648AB">
          <w:rPr>
            <w:rFonts w:cs="B Nazanin"/>
            <w:rPrChange w:id="8153" w:author="Windows User" w:date="2017-10-05T16:35:00Z">
              <w:rPr/>
            </w:rPrChange>
          </w:rPr>
          <w:t xml:space="preserve"> </w:t>
        </w:r>
      </w:ins>
      <w:ins w:id="8154" w:author="Mahmoud" w:date="2017-09-19T17:20:00Z">
        <w:r w:rsidRPr="002648AB">
          <w:rPr>
            <w:rFonts w:cs="B Nazanin" w:hint="cs"/>
            <w:rtl/>
            <w:rPrChange w:id="8155" w:author="Windows User" w:date="2017-10-05T16:35:00Z">
              <w:rPr>
                <w:rFonts w:hint="cs"/>
                <w:rtl/>
              </w:rPr>
            </w:rPrChange>
          </w:rPr>
          <w:t>اجرای</w:t>
        </w:r>
        <w:r w:rsidRPr="002648AB">
          <w:rPr>
            <w:rFonts w:cs="B Nazanin"/>
            <w:rtl/>
            <w:rPrChange w:id="8156" w:author="Windows User" w:date="2017-10-05T16:35:00Z">
              <w:rPr>
                <w:rtl/>
              </w:rPr>
            </w:rPrChange>
          </w:rPr>
          <w:t xml:space="preserve"> </w:t>
        </w:r>
        <w:r w:rsidRPr="002648AB">
          <w:rPr>
            <w:rFonts w:cs="B Nazanin" w:hint="cs"/>
            <w:rtl/>
            <w:rPrChange w:id="8157" w:author="Windows User" w:date="2017-10-05T16:35:00Z">
              <w:rPr>
                <w:rFonts w:hint="cs"/>
                <w:rtl/>
              </w:rPr>
            </w:rPrChange>
          </w:rPr>
          <w:t>پویانمادین</w:t>
        </w:r>
        <w:r w:rsidRPr="002648AB">
          <w:rPr>
            <w:rFonts w:cs="B Nazanin"/>
            <w:rtl/>
            <w:rPrChange w:id="8158" w:author="Windows User" w:date="2017-10-05T16:35:00Z">
              <w:rPr>
                <w:rtl/>
              </w:rPr>
            </w:rPrChange>
          </w:rPr>
          <w:t xml:space="preserve"> </w:t>
        </w:r>
        <w:r w:rsidRPr="002648AB">
          <w:rPr>
            <w:rFonts w:cs="B Nazanin" w:hint="cs"/>
            <w:rtl/>
            <w:rPrChange w:id="8159" w:author="Windows User" w:date="2017-10-05T16:35:00Z">
              <w:rPr>
                <w:rFonts w:hint="cs"/>
                <w:rtl/>
              </w:rPr>
            </w:rPrChange>
          </w:rPr>
          <w:t>در</w:t>
        </w:r>
        <w:r w:rsidRPr="002648AB">
          <w:rPr>
            <w:rFonts w:cs="B Nazanin"/>
            <w:rtl/>
            <w:rPrChange w:id="8160" w:author="Windows User" w:date="2017-10-05T16:35:00Z">
              <w:rPr>
                <w:rtl/>
              </w:rPr>
            </w:rPrChange>
          </w:rPr>
          <w:t xml:space="preserve"> </w:t>
        </w:r>
        <w:r w:rsidRPr="002648AB">
          <w:rPr>
            <w:rFonts w:cs="B Nazanin" w:hint="cs"/>
            <w:rtl/>
            <w:rPrChange w:id="8161" w:author="Windows User" w:date="2017-10-05T16:35:00Z">
              <w:rPr>
                <w:rFonts w:hint="cs"/>
                <w:rtl/>
              </w:rPr>
            </w:rPrChange>
          </w:rPr>
          <w:t>این</w:t>
        </w:r>
        <w:r w:rsidRPr="002648AB">
          <w:rPr>
            <w:rFonts w:cs="B Nazanin"/>
            <w:rtl/>
            <w:rPrChange w:id="8162" w:author="Windows User" w:date="2017-10-05T16:35:00Z">
              <w:rPr>
                <w:rtl/>
              </w:rPr>
            </w:rPrChange>
          </w:rPr>
          <w:t xml:space="preserve"> </w:t>
        </w:r>
        <w:r w:rsidRPr="002648AB">
          <w:rPr>
            <w:rFonts w:cs="B Nazanin" w:hint="cs"/>
            <w:rtl/>
            <w:rPrChange w:id="8163" w:author="Windows User" w:date="2017-10-05T16:35:00Z">
              <w:rPr>
                <w:rFonts w:hint="cs"/>
                <w:rtl/>
              </w:rPr>
            </w:rPrChange>
          </w:rPr>
          <w:t>نوشتگان</w:t>
        </w:r>
      </w:ins>
      <w:ins w:id="8164" w:author="Windows User" w:date="2017-10-05T16:35:00Z">
        <w:r w:rsidRPr="002648AB">
          <w:rPr>
            <w:rFonts w:cs="B Nazanin"/>
            <w:rtl/>
            <w:rPrChange w:id="8165" w:author="Windows User" w:date="2017-10-05T16:35:00Z">
              <w:rPr>
                <w:rtl/>
              </w:rPr>
            </w:rPrChange>
          </w:rPr>
          <w:t xml:space="preserve"> </w:t>
        </w:r>
        <w:r w:rsidRPr="002648AB">
          <w:rPr>
            <w:rFonts w:cs="B Nazanin" w:hint="cs"/>
            <w:rtl/>
            <w:rPrChange w:id="8166" w:author="Windows User" w:date="2017-10-05T16:35:00Z">
              <w:rPr>
                <w:rFonts w:hint="cs"/>
                <w:rtl/>
              </w:rPr>
            </w:rPrChange>
          </w:rPr>
          <w:t>این</w:t>
        </w:r>
        <w:r w:rsidRPr="002648AB">
          <w:rPr>
            <w:rFonts w:cs="B Nazanin"/>
            <w:rtl/>
            <w:rPrChange w:id="8167" w:author="Windows User" w:date="2017-10-05T16:35:00Z">
              <w:rPr>
                <w:rtl/>
              </w:rPr>
            </w:rPrChange>
          </w:rPr>
          <w:t xml:space="preserve"> </w:t>
        </w:r>
        <w:r w:rsidRPr="002648AB">
          <w:rPr>
            <w:rFonts w:cs="B Nazanin" w:hint="cs"/>
            <w:rtl/>
            <w:rPrChange w:id="8168" w:author="Windows User" w:date="2017-10-05T16:35:00Z">
              <w:rPr>
                <w:rFonts w:hint="cs"/>
                <w:rtl/>
              </w:rPr>
            </w:rPrChange>
          </w:rPr>
          <w:t>مقاله</w:t>
        </w:r>
      </w:ins>
      <w:ins w:id="8169" w:author="Mahmoud" w:date="2017-09-19T17:20:00Z">
        <w:r w:rsidRPr="002648AB">
          <w:rPr>
            <w:rFonts w:cs="B Nazanin"/>
            <w:rtl/>
            <w:rPrChange w:id="8170" w:author="Windows User" w:date="2017-10-05T16:35:00Z">
              <w:rPr>
                <w:rtl/>
              </w:rPr>
            </w:rPrChange>
          </w:rPr>
          <w:t xml:space="preserve"> </w:t>
        </w:r>
      </w:ins>
      <w:ins w:id="8171" w:author="Mahmoud" w:date="2017-09-19T17:21:00Z">
        <w:r w:rsidRPr="002648AB">
          <w:rPr>
            <w:rFonts w:cs="B Nazanin" w:hint="cs"/>
            <w:rtl/>
            <w:rPrChange w:id="8172" w:author="Windows User" w:date="2017-10-05T16:35:00Z">
              <w:rPr>
                <w:rFonts w:hint="cs"/>
                <w:rtl/>
              </w:rPr>
            </w:rPrChange>
          </w:rPr>
          <w:t>با</w:t>
        </w:r>
        <w:r w:rsidRPr="002648AB">
          <w:rPr>
            <w:rFonts w:cs="B Nazanin"/>
            <w:rtl/>
            <w:rPrChange w:id="8173" w:author="Windows User" w:date="2017-10-05T16:35:00Z">
              <w:rPr>
                <w:rtl/>
              </w:rPr>
            </w:rPrChange>
          </w:rPr>
          <w:t xml:space="preserve"> </w:t>
        </w:r>
        <w:r w:rsidRPr="002648AB">
          <w:rPr>
            <w:rFonts w:cs="B Nazanin" w:hint="cs"/>
            <w:rtl/>
            <w:rPrChange w:id="8174" w:author="Windows User" w:date="2017-10-05T16:35:00Z">
              <w:rPr>
                <w:rFonts w:hint="cs"/>
                <w:rtl/>
              </w:rPr>
            </w:rPrChange>
          </w:rPr>
          <w:t>واژه</w:t>
        </w:r>
        <w:r w:rsidRPr="002648AB">
          <w:rPr>
            <w:rFonts w:cs="B Nazanin"/>
            <w:rtl/>
            <w:rPrChange w:id="8175" w:author="Windows User" w:date="2017-10-05T16:35:00Z">
              <w:rPr>
                <w:rtl/>
              </w:rPr>
            </w:rPrChange>
          </w:rPr>
          <w:t xml:space="preserve"> </w:t>
        </w:r>
        <w:r w:rsidRPr="002648AB">
          <w:rPr>
            <w:rFonts w:cs="B Nazanin" w:hint="cs"/>
            <w:rtl/>
            <w:rPrChange w:id="8176" w:author="Windows User" w:date="2017-10-05T16:35:00Z">
              <w:rPr>
                <w:rFonts w:hint="cs"/>
                <w:rtl/>
              </w:rPr>
            </w:rPrChange>
          </w:rPr>
          <w:t>ی</w:t>
        </w:r>
        <w:r w:rsidRPr="002648AB">
          <w:rPr>
            <w:rFonts w:cs="B Nazanin"/>
            <w:rtl/>
            <w:rPrChange w:id="8177" w:author="Windows User" w:date="2017-10-05T16:35:00Z">
              <w:rPr>
                <w:rtl/>
              </w:rPr>
            </w:rPrChange>
          </w:rPr>
          <w:t xml:space="preserve"> </w:t>
        </w:r>
        <w:r w:rsidRPr="002648AB">
          <w:rPr>
            <w:rFonts w:cs="B Nazanin"/>
            <w:rPrChange w:id="8178" w:author="Windows User" w:date="2017-10-05T16:35:00Z">
              <w:rPr/>
            </w:rPrChange>
          </w:rPr>
          <w:t>Mixed</w:t>
        </w:r>
      </w:ins>
      <w:ins w:id="8179" w:author="Mahmoud" w:date="2017-09-19T17:29:00Z">
        <w:r w:rsidRPr="002648AB">
          <w:rPr>
            <w:rFonts w:cs="B Nazanin"/>
            <w:rPrChange w:id="8180" w:author="Windows User" w:date="2017-10-05T16:35:00Z">
              <w:rPr/>
            </w:rPrChange>
          </w:rPr>
          <w:t xml:space="preserve"> execution </w:t>
        </w:r>
        <w:r w:rsidRPr="002648AB">
          <w:rPr>
            <w:rFonts w:cs="B Nazanin"/>
            <w:rtl/>
            <w:lang w:bidi="fa-IR"/>
            <w:rPrChange w:id="8181" w:author="Windows User" w:date="2017-10-05T16:35:00Z">
              <w:rPr>
                <w:rtl/>
                <w:lang w:bidi="fa-IR"/>
              </w:rPr>
            </w:rPrChange>
          </w:rPr>
          <w:t xml:space="preserve"> </w:t>
        </w:r>
        <w:r w:rsidRPr="002648AB">
          <w:rPr>
            <w:rFonts w:cs="B Nazanin" w:hint="cs"/>
            <w:rtl/>
            <w:lang w:bidi="fa-IR"/>
            <w:rPrChange w:id="8182" w:author="Windows User" w:date="2017-10-05T16:35:00Z">
              <w:rPr>
                <w:rFonts w:hint="cs"/>
                <w:rtl/>
                <w:lang w:bidi="fa-IR"/>
              </w:rPr>
            </w:rPrChange>
          </w:rPr>
          <w:t>ذکر</w:t>
        </w:r>
        <w:r w:rsidRPr="002648AB">
          <w:rPr>
            <w:rFonts w:cs="B Nazanin"/>
            <w:rtl/>
            <w:lang w:bidi="fa-IR"/>
            <w:rPrChange w:id="8183" w:author="Windows User" w:date="2017-10-05T16:35:00Z">
              <w:rPr>
                <w:rtl/>
                <w:lang w:bidi="fa-IR"/>
              </w:rPr>
            </w:rPrChange>
          </w:rPr>
          <w:t xml:space="preserve"> </w:t>
        </w:r>
        <w:r w:rsidRPr="002648AB">
          <w:rPr>
            <w:rFonts w:cs="B Nazanin" w:hint="cs"/>
            <w:rtl/>
            <w:lang w:bidi="fa-IR"/>
            <w:rPrChange w:id="8184" w:author="Windows User" w:date="2017-10-05T16:35:00Z">
              <w:rPr>
                <w:rFonts w:hint="cs"/>
                <w:rtl/>
                <w:lang w:bidi="fa-IR"/>
              </w:rPr>
            </w:rPrChange>
          </w:rPr>
          <w:t>شده</w:t>
        </w:r>
        <w:r w:rsidRPr="002648AB">
          <w:rPr>
            <w:rFonts w:cs="B Nazanin"/>
            <w:rtl/>
            <w:lang w:bidi="fa-IR"/>
            <w:rPrChange w:id="8185" w:author="Windows User" w:date="2017-10-05T16:35:00Z">
              <w:rPr>
                <w:rtl/>
                <w:lang w:bidi="fa-IR"/>
              </w:rPr>
            </w:rPrChange>
          </w:rPr>
          <w:t xml:space="preserve"> </w:t>
        </w:r>
        <w:r w:rsidRPr="002648AB">
          <w:rPr>
            <w:rFonts w:cs="B Nazanin" w:hint="cs"/>
            <w:rtl/>
            <w:lang w:bidi="fa-IR"/>
            <w:rPrChange w:id="8186" w:author="Windows User" w:date="2017-10-05T16:35:00Z">
              <w:rPr>
                <w:rFonts w:hint="cs"/>
                <w:rtl/>
                <w:lang w:bidi="fa-IR"/>
              </w:rPr>
            </w:rPrChange>
          </w:rPr>
          <w:t>است</w:t>
        </w:r>
        <w:r w:rsidRPr="002648AB">
          <w:rPr>
            <w:rFonts w:cs="B Nazanin"/>
            <w:rtl/>
            <w:lang w:bidi="fa-IR"/>
            <w:rPrChange w:id="8187" w:author="Windows User" w:date="2017-10-05T16:35:00Z">
              <w:rPr>
                <w:rtl/>
                <w:lang w:bidi="fa-IR"/>
              </w:rPr>
            </w:rPrChange>
          </w:rPr>
          <w:t>.</w:t>
        </w:r>
      </w:ins>
    </w:p>
  </w:footnote>
  <w:footnote w:id="98">
    <w:p w14:paraId="146F655A" w14:textId="51B5FE2A" w:rsidR="00AE34A0" w:rsidDel="00DD5B49" w:rsidRDefault="00AE34A0">
      <w:pPr>
        <w:pStyle w:val="FootnoteText"/>
        <w:rPr>
          <w:del w:id="8427" w:author="Windows User" w:date="2017-10-14T00:30:00Z"/>
          <w:rtl/>
          <w:lang w:bidi="fa-IR"/>
        </w:rPr>
      </w:pPr>
      <w:ins w:id="8428" w:author="Mahmoud" w:date="2017-10-06T12:27:00Z">
        <w:del w:id="8429" w:author="Windows User" w:date="2017-10-14T00:30:00Z">
          <w:r w:rsidRPr="00E2341D" w:rsidDel="00DD5B49">
            <w:rPr>
              <w:rStyle w:val="FootnoteReference"/>
            </w:rPr>
            <w:footnoteRef/>
          </w:r>
          <w:r w:rsidDel="00DD5B49">
            <w:delText xml:space="preserve"> </w:delText>
          </w:r>
          <w:r w:rsidRPr="00CC1B67" w:rsidDel="00DD5B49">
            <w:delText>control flow decision</w:delText>
          </w:r>
        </w:del>
      </w:ins>
    </w:p>
  </w:footnote>
  <w:footnote w:id="99">
    <w:p w14:paraId="4B93A60F" w14:textId="77777777" w:rsidR="00AE34A0" w:rsidRDefault="00AE34A0" w:rsidP="00853FE4">
      <w:pPr>
        <w:pStyle w:val="FootnoteText"/>
        <w:rPr>
          <w:ins w:id="8867" w:author="Windows User" w:date="2017-09-23T01:56:00Z"/>
          <w:lang w:bidi="fa-IR"/>
        </w:rPr>
      </w:pPr>
      <w:ins w:id="8868" w:author="Windows User" w:date="2017-09-23T01:56:00Z">
        <w:r w:rsidRPr="00E2341D">
          <w:rPr>
            <w:rStyle w:val="FootnoteReference"/>
          </w:rPr>
          <w:footnoteRef/>
        </w:r>
        <w:r>
          <w:rPr>
            <w:rtl/>
          </w:rPr>
          <w:t xml:space="preserve"> </w:t>
        </w:r>
        <w:r>
          <w:rPr>
            <w:lang w:bidi="fa-IR"/>
          </w:rPr>
          <w:t>Text Mining</w:t>
        </w:r>
      </w:ins>
    </w:p>
  </w:footnote>
  <w:footnote w:id="100">
    <w:p w14:paraId="10AA66A1" w14:textId="77777777" w:rsidR="00AE34A0" w:rsidDel="009B3EC6" w:rsidRDefault="00AE34A0" w:rsidP="00853FE4">
      <w:pPr>
        <w:pStyle w:val="FootnoteText"/>
        <w:rPr>
          <w:ins w:id="8923" w:author="Windows User" w:date="2017-09-23T01:57:00Z"/>
          <w:del w:id="8924" w:author="Mahmoud" w:date="2017-10-08T15:10:00Z"/>
        </w:rPr>
      </w:pPr>
      <w:ins w:id="8925" w:author="Windows User" w:date="2017-09-23T01:57:00Z">
        <w:del w:id="8926" w:author="Mahmoud" w:date="2017-10-08T15:10:00Z">
          <w:r w:rsidRPr="00E2341D" w:rsidDel="009B3EC6">
            <w:rPr>
              <w:rStyle w:val="FootnoteReference"/>
            </w:rPr>
            <w:footnoteRef/>
          </w:r>
          <w:r w:rsidDel="009B3EC6">
            <w:rPr>
              <w:rtl/>
            </w:rPr>
            <w:delText xml:space="preserve"> </w:delText>
          </w:r>
          <w:r w:rsidDel="009B3EC6">
            <w:delText>Race Condition</w:delText>
          </w:r>
        </w:del>
      </w:ins>
    </w:p>
  </w:footnote>
  <w:footnote w:id="101">
    <w:p w14:paraId="3F1A72B9" w14:textId="77777777" w:rsidR="00AE34A0" w:rsidRDefault="00AE34A0" w:rsidP="000C4C6A">
      <w:pPr>
        <w:pStyle w:val="FootnoteText"/>
        <w:rPr>
          <w:ins w:id="8964" w:author="Mahmoud" w:date="2017-09-25T16:25:00Z"/>
        </w:rPr>
      </w:pPr>
      <w:ins w:id="8965" w:author="Mahmoud" w:date="2017-09-25T16:25:00Z">
        <w:r w:rsidRPr="00E2341D">
          <w:rPr>
            <w:rStyle w:val="FootnoteReference"/>
          </w:rPr>
          <w:footnoteRef/>
        </w:r>
        <w:r>
          <w:rPr>
            <w:rtl/>
          </w:rPr>
          <w:t xml:space="preserve"> </w:t>
        </w:r>
        <w:r w:rsidRPr="00274EBF">
          <w:t>Specific targeted attacks</w:t>
        </w:r>
      </w:ins>
    </w:p>
  </w:footnote>
  <w:footnote w:id="102">
    <w:p w14:paraId="74AFF04E" w14:textId="77777777" w:rsidR="00AE34A0" w:rsidRDefault="00AE34A0" w:rsidP="000C4C6A">
      <w:pPr>
        <w:pStyle w:val="FootnoteText"/>
        <w:rPr>
          <w:ins w:id="8967" w:author="Mahmoud" w:date="2017-09-25T16:25:00Z"/>
        </w:rPr>
      </w:pPr>
      <w:ins w:id="8968" w:author="Mahmoud" w:date="2017-09-25T16:25:00Z">
        <w:r w:rsidRPr="00E2341D">
          <w:rPr>
            <w:rStyle w:val="FootnoteReference"/>
          </w:rPr>
          <w:footnoteRef/>
        </w:r>
        <w:r>
          <w:rPr>
            <w:rtl/>
          </w:rPr>
          <w:t xml:space="preserve"> </w:t>
        </w:r>
        <w:r w:rsidRPr="00274EBF">
          <w:t>Advanced Persistent Threat</w:t>
        </w:r>
      </w:ins>
    </w:p>
  </w:footnote>
  <w:footnote w:id="103">
    <w:p w14:paraId="1CA2E87C" w14:textId="77777777" w:rsidR="00AE34A0" w:rsidRDefault="00AE34A0" w:rsidP="000C4C6A">
      <w:pPr>
        <w:pStyle w:val="FootnoteText"/>
        <w:rPr>
          <w:ins w:id="8981" w:author="Mahmoud" w:date="2017-09-25T16:25:00Z"/>
        </w:rPr>
      </w:pPr>
      <w:ins w:id="8982" w:author="Mahmoud" w:date="2017-09-25T16:25:00Z">
        <w:r w:rsidRPr="00E2341D">
          <w:rPr>
            <w:rStyle w:val="FootnoteReference"/>
          </w:rPr>
          <w:footnoteRef/>
        </w:r>
        <w:r>
          <w:rPr>
            <w:rStyle w:val="FootnoteReference"/>
          </w:rPr>
          <w:footnoteRef/>
        </w:r>
        <w:r>
          <w:rPr>
            <w:rtl/>
          </w:rPr>
          <w:t xml:space="preserve"> </w:t>
        </w:r>
        <w:r>
          <w:t>T</w:t>
        </w:r>
        <w:r w:rsidRPr="00A77B65">
          <w:t>raditional malware</w:t>
        </w:r>
      </w:ins>
    </w:p>
  </w:footnote>
  <w:footnote w:id="104">
    <w:p w14:paraId="30BD922C" w14:textId="77777777" w:rsidR="00AE34A0" w:rsidRDefault="00AE34A0" w:rsidP="000C4C6A">
      <w:pPr>
        <w:pStyle w:val="FootnoteText"/>
        <w:rPr>
          <w:ins w:id="8994" w:author="Mahmoud" w:date="2017-09-25T16:25:00Z"/>
        </w:rPr>
      </w:pPr>
      <w:ins w:id="8995" w:author="Mahmoud" w:date="2017-09-25T16:25:00Z">
        <w:r w:rsidRPr="00E2341D">
          <w:rPr>
            <w:rStyle w:val="FootnoteReference"/>
          </w:rPr>
          <w:footnoteRef/>
        </w:r>
        <w:r>
          <w:rPr>
            <w:rtl/>
          </w:rPr>
          <w:t xml:space="preserve"> </w:t>
        </w:r>
        <w:r w:rsidRPr="003F5518">
          <w:t>obfuscation</w:t>
        </w:r>
      </w:ins>
    </w:p>
  </w:footnote>
  <w:footnote w:id="105">
    <w:p w14:paraId="739D7381" w14:textId="77777777" w:rsidR="00AE34A0" w:rsidRDefault="00AE34A0" w:rsidP="000C4C6A">
      <w:pPr>
        <w:pStyle w:val="FootnoteText"/>
        <w:rPr>
          <w:ins w:id="8997" w:author="Mahmoud" w:date="2017-09-25T16:25:00Z"/>
        </w:rPr>
      </w:pPr>
      <w:ins w:id="8998" w:author="Mahmoud" w:date="2017-09-25T16:25:00Z">
        <w:r w:rsidRPr="00E2341D">
          <w:rPr>
            <w:rStyle w:val="FootnoteReference"/>
          </w:rPr>
          <w:footnoteRef/>
        </w:r>
        <w:r>
          <w:rPr>
            <w:rtl/>
          </w:rPr>
          <w:t xml:space="preserve"> </w:t>
        </w:r>
        <w:r>
          <w:rPr>
            <w:lang w:bidi="fa-IR"/>
          </w:rPr>
          <w:t>Dynamic code loading</w:t>
        </w:r>
      </w:ins>
    </w:p>
  </w:footnote>
  <w:footnote w:id="106">
    <w:p w14:paraId="7A650DAD" w14:textId="77777777" w:rsidR="00AE34A0" w:rsidRDefault="00AE34A0" w:rsidP="000C4C6A">
      <w:pPr>
        <w:pStyle w:val="FootnoteText"/>
        <w:rPr>
          <w:ins w:id="9000" w:author="Mahmoud" w:date="2017-09-25T16:25:00Z"/>
        </w:rPr>
      </w:pPr>
      <w:ins w:id="9001" w:author="Mahmoud" w:date="2017-09-25T16:25:00Z">
        <w:r w:rsidRPr="00E2341D">
          <w:rPr>
            <w:rStyle w:val="FootnoteReference"/>
          </w:rPr>
          <w:footnoteRef/>
        </w:r>
        <w:r>
          <w:rPr>
            <w:rtl/>
          </w:rPr>
          <w:t xml:space="preserve"> </w:t>
        </w:r>
        <w:r>
          <w:rPr>
            <w:lang w:bidi="fa-IR"/>
          </w:rPr>
          <w:t>Native code</w:t>
        </w:r>
      </w:ins>
    </w:p>
  </w:footnote>
  <w:footnote w:id="107">
    <w:p w14:paraId="11CAA2C2" w14:textId="77777777" w:rsidR="00AE34A0" w:rsidRDefault="00AE34A0" w:rsidP="000C4C6A">
      <w:pPr>
        <w:pStyle w:val="FootnoteText"/>
        <w:rPr>
          <w:ins w:id="9005" w:author="Mahmoud" w:date="2017-09-25T16:25:00Z"/>
        </w:rPr>
      </w:pPr>
      <w:ins w:id="9006" w:author="Mahmoud" w:date="2017-09-25T16:25:00Z">
        <w:r w:rsidRPr="00E2341D">
          <w:rPr>
            <w:rStyle w:val="FootnoteReference"/>
          </w:rPr>
          <w:footnoteRef/>
        </w:r>
        <w:r>
          <w:rPr>
            <w:rtl/>
          </w:rPr>
          <w:t xml:space="preserve"> </w:t>
        </w:r>
        <w:r>
          <w:rPr>
            <w:lang w:bidi="fa-IR"/>
          </w:rPr>
          <w:t>Trigger</w:t>
        </w:r>
      </w:ins>
    </w:p>
  </w:footnote>
  <w:footnote w:id="108">
    <w:p w14:paraId="25D29829" w14:textId="77777777" w:rsidR="00AE34A0" w:rsidRDefault="00AE34A0" w:rsidP="000C4C6A">
      <w:pPr>
        <w:pStyle w:val="FootnoteText"/>
        <w:rPr>
          <w:ins w:id="9008" w:author="Mahmoud" w:date="2017-09-25T16:25:00Z"/>
        </w:rPr>
      </w:pPr>
      <w:ins w:id="9009" w:author="Mahmoud" w:date="2017-09-25T16:25:00Z">
        <w:r w:rsidRPr="00E2341D">
          <w:rPr>
            <w:rStyle w:val="FootnoteReference"/>
          </w:rPr>
          <w:footnoteRef/>
        </w:r>
        <w:r>
          <w:rPr>
            <w:rtl/>
          </w:rPr>
          <w:t xml:space="preserve"> </w:t>
        </w:r>
        <w:r>
          <w:rPr>
            <w:lang w:bidi="fa-IR"/>
          </w:rPr>
          <w:t>Payload</w:t>
        </w:r>
      </w:ins>
    </w:p>
  </w:footnote>
  <w:footnote w:id="109">
    <w:p w14:paraId="1B2432C4" w14:textId="77777777" w:rsidR="00AE34A0" w:rsidRDefault="00AE34A0" w:rsidP="000C4C6A">
      <w:pPr>
        <w:pStyle w:val="FootnoteText"/>
        <w:rPr>
          <w:ins w:id="9025" w:author="Mahmoud" w:date="2017-09-25T16:25:00Z"/>
        </w:rPr>
      </w:pPr>
      <w:ins w:id="9026" w:author="Mahmoud" w:date="2017-09-25T16:25:00Z">
        <w:r w:rsidRPr="00E2341D">
          <w:rPr>
            <w:rStyle w:val="FootnoteReference"/>
          </w:rPr>
          <w:footnoteRef/>
        </w:r>
        <w:r>
          <w:rPr>
            <w:rtl/>
          </w:rPr>
          <w:t xml:space="preserve"> </w:t>
        </w:r>
        <w:r w:rsidRPr="00BD1AC5">
          <w:t>emulator</w:t>
        </w:r>
      </w:ins>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3FD57" w14:textId="67835706" w:rsidR="00AE34A0" w:rsidRDefault="00AE34A0">
    <w:pPr>
      <w:pStyle w:val="Header"/>
      <w:pBdr>
        <w:bottom w:val="single" w:sz="4" w:space="1" w:color="auto"/>
      </w:pBdr>
      <w:rPr>
        <w:rtl/>
      </w:rPr>
      <w:pPrChange w:id="13" w:author="Mahmoud" w:date="2017-10-06T15:37:00Z">
        <w:pPr>
          <w:pStyle w:val="Header"/>
        </w:pPr>
      </w:pPrChange>
    </w:pPr>
    <w:ins w:id="14" w:author="Mahmoud" w:date="2017-10-06T15:37:00Z">
      <w:r>
        <w:rPr>
          <w:rFonts w:hint="cs"/>
          <w:rtl/>
        </w:rPr>
        <w:t>چکیده</w:t>
      </w:r>
    </w:ins>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F8823" w14:textId="510AB1F3" w:rsidR="00AE34A0" w:rsidRDefault="00AE34A0">
    <w:pPr>
      <w:pStyle w:val="Header"/>
      <w:pBdr>
        <w:bottom w:val="single" w:sz="4" w:space="1" w:color="auto"/>
      </w:pBdr>
      <w:tabs>
        <w:tab w:val="clear" w:pos="4680"/>
        <w:tab w:val="left" w:pos="1825"/>
      </w:tabs>
      <w:pPrChange w:id="7330" w:author="Mahmoud" w:date="2017-10-06T15:57:00Z">
        <w:pPr>
          <w:pStyle w:val="Header"/>
          <w:pBdr>
            <w:bottom w:val="double" w:sz="4" w:space="1" w:color="auto"/>
          </w:pBdr>
        </w:pPr>
      </w:pPrChange>
    </w:pPr>
    <w:del w:id="7331" w:author="Mahmoud" w:date="2017-10-06T15:49:00Z">
      <w:r w:rsidDel="00AC0E5B">
        <w:rPr>
          <w:rtl/>
        </w:rPr>
        <w:fldChar w:fldCharType="begin"/>
      </w:r>
      <w:r w:rsidDel="00AC0E5B">
        <w:rPr>
          <w:rtl/>
        </w:rPr>
        <w:delInstrText xml:space="preserve"> </w:delInstrText>
      </w:r>
      <w:r w:rsidDel="00AC0E5B">
        <w:rPr>
          <w:rFonts w:hint="cs"/>
        </w:rPr>
        <w:delInstrText>REF</w:delInstrText>
      </w:r>
      <w:r w:rsidDel="00AC0E5B">
        <w:rPr>
          <w:rFonts w:hint="cs"/>
          <w:rtl/>
        </w:rPr>
        <w:delInstrText xml:space="preserve"> _</w:delInstrText>
      </w:r>
      <w:r w:rsidDel="00AC0E5B">
        <w:rPr>
          <w:rFonts w:hint="cs"/>
        </w:rPr>
        <w:delInstrText>Ref461311927 \h</w:delInstrText>
      </w:r>
      <w:r w:rsidDel="00AC0E5B">
        <w:rPr>
          <w:rtl/>
        </w:rPr>
        <w:delInstrText xml:space="preserve"> </w:delInstrText>
      </w:r>
      <w:r w:rsidDel="00AC0E5B">
        <w:rPr>
          <w:rtl/>
        </w:rPr>
      </w:r>
      <w:r w:rsidDel="00AC0E5B">
        <w:rPr>
          <w:rtl/>
        </w:rPr>
        <w:fldChar w:fldCharType="separate"/>
      </w:r>
      <w:r w:rsidDel="00AC0E5B">
        <w:rPr>
          <w:rFonts w:hint="cs"/>
          <w:rtl/>
        </w:rPr>
        <w:delText>بحث و نتیجه‌گیری</w:delText>
      </w:r>
      <w:r w:rsidDel="00AC0E5B">
        <w:rPr>
          <w:rtl/>
        </w:rPr>
        <w:fldChar w:fldCharType="end"/>
      </w:r>
    </w:del>
    <w:ins w:id="7332" w:author="Mahmoud" w:date="2017-10-06T15:49:00Z">
      <w:r>
        <w:rPr>
          <w:rFonts w:hint="cs"/>
          <w:rtl/>
        </w:rPr>
        <w:t xml:space="preserve">فصل </w:t>
      </w:r>
    </w:ins>
    <w:ins w:id="7333" w:author="Mahmoud" w:date="2017-10-06T15:54:00Z">
      <w:r>
        <w:rPr>
          <w:rFonts w:hint="cs"/>
          <w:rtl/>
        </w:rPr>
        <w:t>پنجم</w:t>
      </w:r>
    </w:ins>
    <w:ins w:id="7334" w:author="Mahmoud" w:date="2017-10-06T15:49:00Z">
      <w:r>
        <w:rPr>
          <w:rFonts w:hint="cs"/>
          <w:rtl/>
        </w:rPr>
        <w:t>:</w:t>
      </w:r>
    </w:ins>
    <w:ins w:id="7335" w:author="Mahmoud" w:date="2017-10-06T15:54:00Z">
      <w:r>
        <w:rPr>
          <w:rFonts w:hint="cs"/>
          <w:rtl/>
        </w:rPr>
        <w:t>روش های تشخیص دژافزار</w:t>
      </w:r>
    </w:ins>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A50BD" w14:textId="47D222AD" w:rsidR="00AE34A0" w:rsidRDefault="00AE34A0">
    <w:pPr>
      <w:pStyle w:val="Header"/>
      <w:pBdr>
        <w:bottom w:val="single" w:sz="4" w:space="1" w:color="auto"/>
      </w:pBdr>
      <w:tabs>
        <w:tab w:val="clear" w:pos="4680"/>
        <w:tab w:val="left" w:pos="1825"/>
      </w:tabs>
      <w:pPrChange w:id="8557" w:author="Mahmoud" w:date="2017-10-06T15:57:00Z">
        <w:pPr>
          <w:pStyle w:val="Header"/>
          <w:pBdr>
            <w:bottom w:val="double" w:sz="4" w:space="1" w:color="auto"/>
          </w:pBdr>
        </w:pPr>
      </w:pPrChange>
    </w:pPr>
    <w:del w:id="8558" w:author="Mahmoud" w:date="2017-10-06T15:49:00Z">
      <w:r w:rsidDel="00AC0E5B">
        <w:rPr>
          <w:rtl/>
        </w:rPr>
        <w:fldChar w:fldCharType="begin"/>
      </w:r>
      <w:r w:rsidDel="00AC0E5B">
        <w:rPr>
          <w:rtl/>
        </w:rPr>
        <w:delInstrText xml:space="preserve"> </w:delInstrText>
      </w:r>
      <w:r w:rsidDel="00AC0E5B">
        <w:rPr>
          <w:rFonts w:hint="cs"/>
        </w:rPr>
        <w:delInstrText>REF</w:delInstrText>
      </w:r>
      <w:r w:rsidDel="00AC0E5B">
        <w:rPr>
          <w:rFonts w:hint="cs"/>
          <w:rtl/>
        </w:rPr>
        <w:delInstrText xml:space="preserve"> _</w:delInstrText>
      </w:r>
      <w:r w:rsidDel="00AC0E5B">
        <w:rPr>
          <w:rFonts w:hint="cs"/>
        </w:rPr>
        <w:delInstrText>Ref461311927 \h</w:delInstrText>
      </w:r>
      <w:r w:rsidDel="00AC0E5B">
        <w:rPr>
          <w:rtl/>
        </w:rPr>
        <w:delInstrText xml:space="preserve"> </w:delInstrText>
      </w:r>
      <w:r w:rsidDel="00AC0E5B">
        <w:rPr>
          <w:rtl/>
        </w:rPr>
      </w:r>
      <w:r w:rsidDel="00AC0E5B">
        <w:rPr>
          <w:rtl/>
        </w:rPr>
        <w:fldChar w:fldCharType="separate"/>
      </w:r>
      <w:r w:rsidDel="00AC0E5B">
        <w:rPr>
          <w:rFonts w:hint="cs"/>
          <w:rtl/>
        </w:rPr>
        <w:delText>بحث و نتیجه‌گیری</w:delText>
      </w:r>
      <w:r w:rsidDel="00AC0E5B">
        <w:rPr>
          <w:rtl/>
        </w:rPr>
        <w:fldChar w:fldCharType="end"/>
      </w:r>
    </w:del>
    <w:ins w:id="8559" w:author="Mahmoud" w:date="2017-10-06T15:49:00Z">
      <w:r>
        <w:rPr>
          <w:rFonts w:hint="cs"/>
          <w:rtl/>
        </w:rPr>
        <w:t xml:space="preserve">فصل </w:t>
      </w:r>
    </w:ins>
    <w:ins w:id="8560" w:author="Mahmoud" w:date="2017-10-06T15:55:00Z">
      <w:r>
        <w:rPr>
          <w:rFonts w:hint="cs"/>
          <w:rtl/>
        </w:rPr>
        <w:t>ششم</w:t>
      </w:r>
    </w:ins>
    <w:ins w:id="8561" w:author="Mahmoud" w:date="2017-10-06T15:49:00Z">
      <w:r>
        <w:rPr>
          <w:rFonts w:hint="cs"/>
          <w:rtl/>
        </w:rPr>
        <w:t>:</w:t>
      </w:r>
    </w:ins>
    <w:ins w:id="8562" w:author="Mahmoud" w:date="2017-10-06T15:55:00Z">
      <w:r>
        <w:rPr>
          <w:rFonts w:hint="cs"/>
          <w:rtl/>
        </w:rPr>
        <w:t>کارهای پیشین در اجرای پویانمادین با هدف تشخیص یا تحلیل دژافزار</w:t>
      </w:r>
    </w:ins>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C1227" w14:textId="70BAC82D" w:rsidR="00AE34A0" w:rsidRDefault="00AE34A0">
    <w:pPr>
      <w:pStyle w:val="Header"/>
      <w:pBdr>
        <w:bottom w:val="single" w:sz="4" w:space="1" w:color="auto"/>
      </w:pBdr>
      <w:tabs>
        <w:tab w:val="clear" w:pos="4680"/>
        <w:tab w:val="left" w:pos="1825"/>
      </w:tabs>
      <w:pPrChange w:id="9120" w:author="Mahmoud" w:date="2017-10-06T15:57:00Z">
        <w:pPr>
          <w:pStyle w:val="Header"/>
          <w:pBdr>
            <w:bottom w:val="double" w:sz="4" w:space="1" w:color="auto"/>
          </w:pBdr>
        </w:pPr>
      </w:pPrChange>
    </w:pPr>
    <w:del w:id="9121" w:author="Mahmoud" w:date="2017-10-06T15:49:00Z">
      <w:r w:rsidDel="00AC0E5B">
        <w:rPr>
          <w:rtl/>
        </w:rPr>
        <w:fldChar w:fldCharType="begin"/>
      </w:r>
      <w:r w:rsidDel="00AC0E5B">
        <w:rPr>
          <w:rtl/>
        </w:rPr>
        <w:delInstrText xml:space="preserve"> </w:delInstrText>
      </w:r>
      <w:r w:rsidDel="00AC0E5B">
        <w:rPr>
          <w:rFonts w:hint="cs"/>
        </w:rPr>
        <w:delInstrText>REF</w:delInstrText>
      </w:r>
      <w:r w:rsidDel="00AC0E5B">
        <w:rPr>
          <w:rFonts w:hint="cs"/>
          <w:rtl/>
        </w:rPr>
        <w:delInstrText xml:space="preserve"> _</w:delInstrText>
      </w:r>
      <w:r w:rsidDel="00AC0E5B">
        <w:rPr>
          <w:rFonts w:hint="cs"/>
        </w:rPr>
        <w:delInstrText>Ref461311927 \h</w:delInstrText>
      </w:r>
      <w:r w:rsidDel="00AC0E5B">
        <w:rPr>
          <w:rtl/>
        </w:rPr>
        <w:delInstrText xml:space="preserve"> </w:delInstrText>
      </w:r>
      <w:r w:rsidDel="00AC0E5B">
        <w:rPr>
          <w:rtl/>
        </w:rPr>
      </w:r>
      <w:r w:rsidDel="00AC0E5B">
        <w:rPr>
          <w:rtl/>
        </w:rPr>
        <w:fldChar w:fldCharType="separate"/>
      </w:r>
      <w:r w:rsidDel="00AC0E5B">
        <w:rPr>
          <w:rFonts w:hint="cs"/>
          <w:rtl/>
        </w:rPr>
        <w:delText>بحث و نتیجه‌گیری</w:delText>
      </w:r>
      <w:r w:rsidDel="00AC0E5B">
        <w:rPr>
          <w:rtl/>
        </w:rPr>
        <w:fldChar w:fldCharType="end"/>
      </w:r>
    </w:del>
    <w:ins w:id="9122" w:author="Mahmoud" w:date="2017-10-06T15:49:00Z">
      <w:r>
        <w:rPr>
          <w:rFonts w:hint="cs"/>
          <w:rtl/>
        </w:rPr>
        <w:t xml:space="preserve">فصل </w:t>
      </w:r>
    </w:ins>
    <w:ins w:id="9123" w:author="Mahmoud" w:date="2017-10-06T15:56:00Z">
      <w:r>
        <w:rPr>
          <w:rFonts w:hint="cs"/>
          <w:rtl/>
        </w:rPr>
        <w:t>هفتم</w:t>
      </w:r>
    </w:ins>
    <w:ins w:id="9124" w:author="Mahmoud" w:date="2017-10-06T15:49:00Z">
      <w:r>
        <w:rPr>
          <w:rFonts w:hint="cs"/>
          <w:rtl/>
        </w:rPr>
        <w:t>:</w:t>
      </w:r>
    </w:ins>
    <w:ins w:id="9125" w:author="Mahmoud" w:date="2017-10-06T15:56:00Z">
      <w:r>
        <w:rPr>
          <w:rFonts w:hint="cs"/>
          <w:rtl/>
        </w:rPr>
        <w:t>بحث و نتیجه گیری</w:t>
      </w:r>
    </w:ins>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2B92" w14:textId="6C95C045" w:rsidR="00AE34A0" w:rsidRDefault="00AE34A0">
    <w:pPr>
      <w:pStyle w:val="Header"/>
      <w:pBdr>
        <w:bottom w:val="single" w:sz="4" w:space="1" w:color="auto"/>
      </w:pBdr>
      <w:tabs>
        <w:tab w:val="clear" w:pos="4680"/>
        <w:tab w:val="left" w:pos="1825"/>
      </w:tabs>
      <w:pPrChange w:id="9410" w:author="Mahmoud" w:date="2017-10-06T15:58:00Z">
        <w:pPr>
          <w:pStyle w:val="Header"/>
          <w:pBdr>
            <w:bottom w:val="double" w:sz="4" w:space="1" w:color="auto"/>
          </w:pBdr>
        </w:pPr>
      </w:pPrChange>
    </w:pPr>
    <w:del w:id="9411" w:author="Mahmoud" w:date="2017-10-06T15:49:00Z">
      <w:r w:rsidDel="00AC0E5B">
        <w:rPr>
          <w:rtl/>
        </w:rPr>
        <w:fldChar w:fldCharType="begin"/>
      </w:r>
      <w:r w:rsidDel="00AC0E5B">
        <w:rPr>
          <w:rtl/>
        </w:rPr>
        <w:delInstrText xml:space="preserve"> </w:delInstrText>
      </w:r>
      <w:r w:rsidDel="00AC0E5B">
        <w:rPr>
          <w:rFonts w:hint="cs"/>
        </w:rPr>
        <w:delInstrText>REF</w:delInstrText>
      </w:r>
      <w:r w:rsidDel="00AC0E5B">
        <w:rPr>
          <w:rFonts w:hint="cs"/>
          <w:rtl/>
        </w:rPr>
        <w:delInstrText xml:space="preserve"> _</w:delInstrText>
      </w:r>
      <w:r w:rsidDel="00AC0E5B">
        <w:rPr>
          <w:rFonts w:hint="cs"/>
        </w:rPr>
        <w:delInstrText>Ref461311927 \h</w:delInstrText>
      </w:r>
      <w:r w:rsidDel="00AC0E5B">
        <w:rPr>
          <w:rtl/>
        </w:rPr>
        <w:delInstrText xml:space="preserve"> </w:delInstrText>
      </w:r>
      <w:r w:rsidDel="00AC0E5B">
        <w:rPr>
          <w:rtl/>
        </w:rPr>
      </w:r>
      <w:r w:rsidDel="00AC0E5B">
        <w:rPr>
          <w:rtl/>
        </w:rPr>
        <w:fldChar w:fldCharType="separate"/>
      </w:r>
      <w:r w:rsidDel="00AC0E5B">
        <w:rPr>
          <w:rFonts w:hint="cs"/>
          <w:rtl/>
        </w:rPr>
        <w:delText>بحث و نتیجه‌گیری</w:delText>
      </w:r>
      <w:r w:rsidDel="00AC0E5B">
        <w:rPr>
          <w:rtl/>
        </w:rPr>
        <w:fldChar w:fldCharType="end"/>
      </w:r>
    </w:del>
    <w:ins w:id="9412" w:author="Mahmoud" w:date="2017-10-06T15:49:00Z">
      <w:r>
        <w:rPr>
          <w:rFonts w:hint="cs"/>
          <w:rtl/>
        </w:rPr>
        <w:t xml:space="preserve">فصل </w:t>
      </w:r>
    </w:ins>
    <w:ins w:id="9413" w:author="Mahmoud" w:date="2017-10-06T15:56:00Z">
      <w:r>
        <w:rPr>
          <w:rFonts w:hint="cs"/>
          <w:rtl/>
        </w:rPr>
        <w:t>ه</w:t>
      </w:r>
    </w:ins>
    <w:ins w:id="9414" w:author="Mahmoud" w:date="2017-10-06T15:59:00Z">
      <w:r>
        <w:rPr>
          <w:rFonts w:hint="cs"/>
          <w:rtl/>
        </w:rPr>
        <w:t>شت</w:t>
      </w:r>
    </w:ins>
    <w:ins w:id="9415" w:author="Mahmoud" w:date="2017-10-06T15:56:00Z">
      <w:r>
        <w:rPr>
          <w:rFonts w:hint="cs"/>
          <w:rtl/>
        </w:rPr>
        <w:t>م</w:t>
      </w:r>
    </w:ins>
    <w:ins w:id="9416" w:author="Mahmoud" w:date="2017-10-06T15:49:00Z">
      <w:r>
        <w:rPr>
          <w:rFonts w:hint="cs"/>
          <w:rtl/>
        </w:rPr>
        <w:t>:</w:t>
      </w:r>
    </w:ins>
    <w:ins w:id="9417" w:author="Mahmoud" w:date="2017-10-06T15:58:00Z">
      <w:r>
        <w:rPr>
          <w:rFonts w:hint="cs"/>
          <w:rtl/>
        </w:rPr>
        <w:t>مراجع</w:t>
      </w:r>
    </w:ins>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EE804" w14:textId="423DB498" w:rsidR="00AE34A0" w:rsidRPr="00050A8D" w:rsidRDefault="00AE34A0">
    <w:pPr>
      <w:pStyle w:val="Header"/>
      <w:pBdr>
        <w:bottom w:val="single" w:sz="4" w:space="1" w:color="auto"/>
      </w:pBdr>
      <w:pPrChange w:id="9418" w:author="Mahmoud" w:date="2017-10-06T16:01:00Z">
        <w:pPr>
          <w:pStyle w:val="Header"/>
        </w:pPr>
      </w:pPrChange>
    </w:pPr>
    <w:ins w:id="9419" w:author="Mahmoud" w:date="2017-10-06T15:59:00Z">
      <w:r>
        <w:rPr>
          <w:rFonts w:hint="cs"/>
          <w:rtl/>
        </w:rPr>
        <w:t>فصل هشتم:مراجع</w:t>
      </w:r>
    </w:ins>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6A462" w14:textId="41316B61" w:rsidR="00AE34A0" w:rsidRDefault="00AE34A0">
    <w:pPr>
      <w:pStyle w:val="Header"/>
      <w:pBdr>
        <w:bottom w:val="double" w:sz="4" w:space="1" w:color="auto"/>
      </w:pBdr>
      <w:tabs>
        <w:tab w:val="clear" w:pos="4680"/>
      </w:tabs>
      <w:rPr>
        <w:rtl/>
      </w:rPr>
      <w:pPrChange w:id="155" w:author="Mahmoud" w:date="2017-10-06T13:33:00Z">
        <w:pPr>
          <w:pStyle w:val="Header"/>
        </w:pPr>
      </w:pPrChange>
    </w:pPr>
    <w:ins w:id="156" w:author="Mahmoud" w:date="2017-10-06T13:34:00Z">
      <w:r>
        <w:rPr>
          <w:rFonts w:hint="cs"/>
          <w:rtl/>
        </w:rPr>
        <w:t xml:space="preserve">فهرست </w:t>
      </w:r>
    </w:ins>
    <w:ins w:id="157" w:author="Mahmoud" w:date="2017-10-06T13:35:00Z">
      <w:r>
        <w:rPr>
          <w:rFonts w:hint="cs"/>
          <w:rtl/>
        </w:rPr>
        <w:t>مطالب</w:t>
      </w:r>
    </w:ins>
    <w:ins w:id="158" w:author="Mahmoud" w:date="2017-10-06T13:33:00Z">
      <w:r>
        <w:rPr>
          <w:rtl/>
        </w:rPr>
        <w:tab/>
      </w:r>
    </w:ins>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117C3" w14:textId="516BCB0F" w:rsidR="00AE34A0" w:rsidRDefault="00AE34A0">
    <w:pPr>
      <w:pStyle w:val="Header"/>
      <w:pBdr>
        <w:bottom w:val="single" w:sz="4" w:space="1" w:color="auto"/>
      </w:pBdr>
      <w:rPr>
        <w:rtl/>
      </w:rPr>
      <w:pPrChange w:id="985" w:author="Mahmoud" w:date="2017-10-06T15:37:00Z">
        <w:pPr>
          <w:pStyle w:val="Header"/>
        </w:pPr>
      </w:pPrChange>
    </w:pPr>
    <w:ins w:id="986" w:author="Mahmoud" w:date="2017-10-06T15:39:00Z">
      <w:r>
        <w:rPr>
          <w:rFonts w:hint="cs"/>
          <w:rtl/>
        </w:rPr>
        <w:t>فهرست مطالب</w:t>
      </w:r>
    </w:ins>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22B34" w14:textId="415830C5" w:rsidR="00AE34A0" w:rsidRDefault="00AE34A0">
    <w:pPr>
      <w:pBdr>
        <w:bottom w:val="single" w:sz="4" w:space="1" w:color="auto"/>
      </w:pBdr>
      <w:pPrChange w:id="1843" w:author="Mahmoud" w:date="2017-10-06T15:47:00Z">
        <w:pPr/>
      </w:pPrChange>
    </w:pPr>
    <w:ins w:id="1844" w:author="Mahmoud" w:date="2017-10-06T15:43:00Z">
      <w:r>
        <w:rPr>
          <w:rFonts w:hint="cs"/>
          <w:rtl/>
        </w:rPr>
        <w:t>فهرست شکل ها</w:t>
      </w:r>
    </w:ins>
    <w:del w:id="1845" w:author="Mahmoud" w:date="2017-10-06T15:47:00Z">
      <w:r w:rsidDel="00AC0E5B">
        <w:cr/>
      </w:r>
    </w:del>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7DBF5" w14:textId="4655A2E3" w:rsidR="00AE34A0" w:rsidRDefault="00AE34A0">
    <w:pPr>
      <w:pBdr>
        <w:bottom w:val="single" w:sz="4" w:space="1" w:color="auto"/>
      </w:pBdr>
      <w:pPrChange w:id="1878" w:author="Mahmoud" w:date="2017-10-08T13:59:00Z">
        <w:pPr/>
      </w:pPrChange>
    </w:pPr>
    <w:ins w:id="1879" w:author="Mahmoud" w:date="2017-10-06T15:47:00Z">
      <w:r>
        <w:rPr>
          <w:rFonts w:hint="cs"/>
          <w:rtl/>
        </w:rPr>
        <w:t xml:space="preserve">فصل اول: </w:t>
      </w:r>
    </w:ins>
    <w:ins w:id="1880" w:author="Mahmoud" w:date="2017-10-08T13:59:00Z">
      <w:r>
        <w:rPr>
          <w:rFonts w:hint="cs"/>
          <w:rtl/>
        </w:rPr>
        <w:t>فهرست جداول</w:t>
      </w:r>
    </w:ins>
    <w:del w:id="1881" w:author="Mahmoud" w:date="2017-10-06T15:47:00Z">
      <w:r w:rsidDel="00AC0E5B">
        <w:cr/>
      </w:r>
    </w:del>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BB119" w14:textId="4BDE1AF1" w:rsidR="00AE34A0" w:rsidRDefault="00AE34A0">
    <w:pPr>
      <w:pBdr>
        <w:bottom w:val="single" w:sz="4" w:space="1" w:color="auto"/>
      </w:pBdr>
      <w:pPrChange w:id="2202" w:author="Mahmoud" w:date="2017-10-08T14:00:00Z">
        <w:pPr/>
      </w:pPrChange>
    </w:pPr>
    <w:ins w:id="2203" w:author="Mahmoud" w:date="2017-10-06T15:47:00Z">
      <w:r>
        <w:rPr>
          <w:rFonts w:hint="cs"/>
          <w:rtl/>
        </w:rPr>
        <w:t xml:space="preserve">فصل اول: </w:t>
      </w:r>
    </w:ins>
    <w:ins w:id="2204" w:author="Mahmoud" w:date="2017-10-08T14:00:00Z">
      <w:r>
        <w:rPr>
          <w:rFonts w:hint="cs"/>
          <w:rtl/>
        </w:rPr>
        <w:t>مقدمه</w:t>
      </w:r>
    </w:ins>
    <w:del w:id="2205" w:author="Mahmoud" w:date="2017-10-06T15:47:00Z">
      <w:r w:rsidDel="00AC0E5B">
        <w:cr/>
      </w:r>
    </w:del>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C23C3" w14:textId="06A6BD6C" w:rsidR="00AE34A0" w:rsidRDefault="00AE34A0">
    <w:pPr>
      <w:pBdr>
        <w:bottom w:val="single" w:sz="4" w:space="1" w:color="auto"/>
      </w:pBdr>
      <w:pPrChange w:id="2315" w:author="Mahmoud" w:date="2017-10-06T16:12:00Z">
        <w:pPr/>
      </w:pPrChange>
    </w:pPr>
    <w:ins w:id="2316" w:author="Mahmoud" w:date="2017-10-06T15:47:00Z">
      <w:r>
        <w:rPr>
          <w:rFonts w:hint="cs"/>
          <w:rtl/>
        </w:rPr>
        <w:t xml:space="preserve">فصل </w:t>
      </w:r>
    </w:ins>
    <w:ins w:id="2317" w:author="Mahmoud" w:date="2017-10-06T16:12:00Z">
      <w:r>
        <w:rPr>
          <w:rFonts w:hint="cs"/>
          <w:rtl/>
        </w:rPr>
        <w:t>دوم</w:t>
      </w:r>
    </w:ins>
    <w:ins w:id="2318" w:author="Mahmoud" w:date="2017-10-06T15:47:00Z">
      <w:r>
        <w:rPr>
          <w:rFonts w:hint="cs"/>
          <w:rtl/>
        </w:rPr>
        <w:t>:</w:t>
      </w:r>
    </w:ins>
    <w:ins w:id="2319" w:author="Mahmoud" w:date="2017-10-06T15:48:00Z">
      <w:r>
        <w:rPr>
          <w:rFonts w:hint="cs"/>
          <w:rtl/>
        </w:rPr>
        <w:t xml:space="preserve"> </w:t>
      </w:r>
    </w:ins>
    <w:ins w:id="2320" w:author="Mahmoud" w:date="2017-10-06T15:47:00Z">
      <w:r>
        <w:rPr>
          <w:rFonts w:hint="cs"/>
          <w:rtl/>
        </w:rPr>
        <w:t>ا</w:t>
      </w:r>
    </w:ins>
    <w:ins w:id="2321" w:author="Mahmoud" w:date="2017-10-06T15:48:00Z">
      <w:r>
        <w:rPr>
          <w:rFonts w:hint="cs"/>
          <w:rtl/>
        </w:rPr>
        <w:t>جرای پویانمادین</w:t>
      </w:r>
    </w:ins>
    <w:del w:id="2322" w:author="Mahmoud" w:date="2017-10-06T15:47:00Z">
      <w:r w:rsidDel="00AC0E5B">
        <w:cr/>
      </w:r>
    </w:del>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A613" w14:textId="5368B145" w:rsidR="00AE34A0" w:rsidRDefault="00AE34A0">
    <w:pPr>
      <w:pBdr>
        <w:bottom w:val="single" w:sz="4" w:space="1" w:color="auto"/>
      </w:pBdr>
      <w:pPrChange w:id="4639" w:author="Mahmoud" w:date="2017-10-06T16:12:00Z">
        <w:pPr/>
      </w:pPrChange>
    </w:pPr>
    <w:ins w:id="4640" w:author="Mahmoud" w:date="2017-10-06T15:47:00Z">
      <w:r>
        <w:rPr>
          <w:rFonts w:hint="cs"/>
          <w:rtl/>
        </w:rPr>
        <w:t xml:space="preserve">فصل </w:t>
      </w:r>
    </w:ins>
    <w:ins w:id="4641" w:author="Mahmoud" w:date="2017-10-06T16:12:00Z">
      <w:r>
        <w:rPr>
          <w:rFonts w:hint="cs"/>
          <w:rtl/>
        </w:rPr>
        <w:t>سوم</w:t>
      </w:r>
    </w:ins>
    <w:ins w:id="4642" w:author="Mahmoud" w:date="2017-10-06T15:47:00Z">
      <w:r>
        <w:rPr>
          <w:rFonts w:hint="cs"/>
          <w:rtl/>
        </w:rPr>
        <w:t>:</w:t>
      </w:r>
    </w:ins>
    <w:ins w:id="4643" w:author="Mahmoud" w:date="2017-10-06T16:13:00Z">
      <w:r>
        <w:rPr>
          <w:rFonts w:hint="cs"/>
          <w:rtl/>
        </w:rPr>
        <w:t>ابزار های</w:t>
      </w:r>
    </w:ins>
    <w:ins w:id="4644" w:author="Mahmoud" w:date="2017-10-06T15:48:00Z">
      <w:r>
        <w:rPr>
          <w:rFonts w:hint="cs"/>
          <w:rtl/>
        </w:rPr>
        <w:t xml:space="preserve"> </w:t>
      </w:r>
    </w:ins>
    <w:ins w:id="4645" w:author="Mahmoud" w:date="2017-10-06T15:47:00Z">
      <w:r>
        <w:rPr>
          <w:rFonts w:hint="cs"/>
          <w:rtl/>
        </w:rPr>
        <w:t>ا</w:t>
      </w:r>
    </w:ins>
    <w:ins w:id="4646" w:author="Mahmoud" w:date="2017-10-06T15:48:00Z">
      <w:r>
        <w:rPr>
          <w:rFonts w:hint="cs"/>
          <w:rtl/>
        </w:rPr>
        <w:t>جرای پویانمادین</w:t>
      </w:r>
    </w:ins>
    <w:ins w:id="4647" w:author="Mahmoud" w:date="2017-10-06T16:13:00Z">
      <w:r>
        <w:rPr>
          <w:rFonts w:hint="cs"/>
          <w:rtl/>
        </w:rPr>
        <w:t xml:space="preserve"> برای تحلیل برنامه</w:t>
      </w:r>
    </w:ins>
    <w:del w:id="4648" w:author="Mahmoud" w:date="2017-10-06T15:47:00Z">
      <w:r w:rsidDel="00AC0E5B">
        <w:cr/>
      </w:r>
    </w:del>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E3BB0" w14:textId="0F6F9324" w:rsidR="00AE34A0" w:rsidRDefault="00AE34A0">
    <w:pPr>
      <w:pStyle w:val="Header"/>
      <w:pBdr>
        <w:bottom w:val="single" w:sz="4" w:space="1" w:color="auto"/>
      </w:pBdr>
      <w:tabs>
        <w:tab w:val="clear" w:pos="4680"/>
        <w:tab w:val="left" w:pos="1825"/>
      </w:tabs>
      <w:pPrChange w:id="6787" w:author="Mahmoud" w:date="2017-10-06T15:56:00Z">
        <w:pPr>
          <w:pStyle w:val="Header"/>
          <w:pBdr>
            <w:bottom w:val="double" w:sz="4" w:space="1" w:color="auto"/>
          </w:pBdr>
        </w:pPr>
      </w:pPrChange>
    </w:pPr>
    <w:del w:id="6788" w:author="Mahmoud" w:date="2017-10-06T15:49:00Z">
      <w:r w:rsidDel="00AC0E5B">
        <w:rPr>
          <w:rtl/>
        </w:rPr>
        <w:fldChar w:fldCharType="begin"/>
      </w:r>
      <w:r w:rsidDel="00AC0E5B">
        <w:rPr>
          <w:rtl/>
        </w:rPr>
        <w:delInstrText xml:space="preserve"> </w:delInstrText>
      </w:r>
      <w:r w:rsidDel="00AC0E5B">
        <w:rPr>
          <w:rFonts w:hint="cs"/>
        </w:rPr>
        <w:delInstrText>REF</w:delInstrText>
      </w:r>
      <w:r w:rsidDel="00AC0E5B">
        <w:rPr>
          <w:rFonts w:hint="cs"/>
          <w:rtl/>
        </w:rPr>
        <w:delInstrText xml:space="preserve"> _</w:delInstrText>
      </w:r>
      <w:r w:rsidDel="00AC0E5B">
        <w:rPr>
          <w:rFonts w:hint="cs"/>
        </w:rPr>
        <w:delInstrText>Ref461311927 \h</w:delInstrText>
      </w:r>
      <w:r w:rsidDel="00AC0E5B">
        <w:rPr>
          <w:rtl/>
        </w:rPr>
        <w:delInstrText xml:space="preserve"> </w:delInstrText>
      </w:r>
      <w:r w:rsidDel="00AC0E5B">
        <w:rPr>
          <w:rtl/>
        </w:rPr>
      </w:r>
      <w:r w:rsidDel="00AC0E5B">
        <w:rPr>
          <w:rtl/>
        </w:rPr>
        <w:fldChar w:fldCharType="separate"/>
      </w:r>
      <w:r w:rsidDel="00AC0E5B">
        <w:rPr>
          <w:rFonts w:hint="cs"/>
          <w:rtl/>
        </w:rPr>
        <w:delText>بحث و نتیجه‌گیری</w:delText>
      </w:r>
      <w:r w:rsidDel="00AC0E5B">
        <w:rPr>
          <w:rtl/>
        </w:rPr>
        <w:fldChar w:fldCharType="end"/>
      </w:r>
    </w:del>
    <w:ins w:id="6789" w:author="Mahmoud" w:date="2017-10-06T15:49:00Z">
      <w:r>
        <w:rPr>
          <w:rFonts w:hint="cs"/>
          <w:rtl/>
        </w:rPr>
        <w:t xml:space="preserve">فصل </w:t>
      </w:r>
    </w:ins>
    <w:ins w:id="6790" w:author="Mahmoud" w:date="2017-10-06T15:53:00Z">
      <w:r>
        <w:rPr>
          <w:rFonts w:hint="cs"/>
          <w:rtl/>
        </w:rPr>
        <w:t>چهارم</w:t>
      </w:r>
    </w:ins>
    <w:ins w:id="6791" w:author="Mahmoud" w:date="2017-10-06T15:49:00Z">
      <w:r>
        <w:rPr>
          <w:rFonts w:hint="cs"/>
          <w:rtl/>
        </w:rPr>
        <w:t>:</w:t>
      </w:r>
    </w:ins>
    <w:ins w:id="6792" w:author="Mahmoud" w:date="2017-10-06T15:53:00Z">
      <w:r>
        <w:rPr>
          <w:rFonts w:hint="cs"/>
          <w:rtl/>
        </w:rPr>
        <w:t>ابزار های اجرای پویانمادین برای تحلیل برنامه های اندرویدی</w:t>
      </w:r>
    </w:ins>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5363"/>
    <w:multiLevelType w:val="hybridMultilevel"/>
    <w:tmpl w:val="98A6A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E0D13"/>
    <w:multiLevelType w:val="hybridMultilevel"/>
    <w:tmpl w:val="2B167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834EE"/>
    <w:multiLevelType w:val="hybridMultilevel"/>
    <w:tmpl w:val="8F84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637F1"/>
    <w:multiLevelType w:val="hybridMultilevel"/>
    <w:tmpl w:val="6776AD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8477F"/>
    <w:multiLevelType w:val="hybridMultilevel"/>
    <w:tmpl w:val="4F12DEAA"/>
    <w:lvl w:ilvl="0" w:tplc="B71E8ED4">
      <w:start w:val="1"/>
      <w:numFmt w:val="bullet"/>
      <w:lvlText w:val="•"/>
      <w:lvlJc w:val="left"/>
      <w:pPr>
        <w:tabs>
          <w:tab w:val="num" w:pos="720"/>
        </w:tabs>
        <w:ind w:left="720" w:hanging="360"/>
      </w:pPr>
      <w:rPr>
        <w:rFonts w:ascii="Arial" w:hAnsi="Arial" w:hint="default"/>
      </w:rPr>
    </w:lvl>
    <w:lvl w:ilvl="1" w:tplc="CF94D646" w:tentative="1">
      <w:start w:val="1"/>
      <w:numFmt w:val="bullet"/>
      <w:lvlText w:val="•"/>
      <w:lvlJc w:val="left"/>
      <w:pPr>
        <w:tabs>
          <w:tab w:val="num" w:pos="1440"/>
        </w:tabs>
        <w:ind w:left="1440" w:hanging="360"/>
      </w:pPr>
      <w:rPr>
        <w:rFonts w:ascii="Arial" w:hAnsi="Arial" w:hint="default"/>
      </w:rPr>
    </w:lvl>
    <w:lvl w:ilvl="2" w:tplc="CFCE8664" w:tentative="1">
      <w:start w:val="1"/>
      <w:numFmt w:val="bullet"/>
      <w:lvlText w:val="•"/>
      <w:lvlJc w:val="left"/>
      <w:pPr>
        <w:tabs>
          <w:tab w:val="num" w:pos="2160"/>
        </w:tabs>
        <w:ind w:left="2160" w:hanging="360"/>
      </w:pPr>
      <w:rPr>
        <w:rFonts w:ascii="Arial" w:hAnsi="Arial" w:hint="default"/>
      </w:rPr>
    </w:lvl>
    <w:lvl w:ilvl="3" w:tplc="19D0AD8A" w:tentative="1">
      <w:start w:val="1"/>
      <w:numFmt w:val="bullet"/>
      <w:lvlText w:val="•"/>
      <w:lvlJc w:val="left"/>
      <w:pPr>
        <w:tabs>
          <w:tab w:val="num" w:pos="2880"/>
        </w:tabs>
        <w:ind w:left="2880" w:hanging="360"/>
      </w:pPr>
      <w:rPr>
        <w:rFonts w:ascii="Arial" w:hAnsi="Arial" w:hint="default"/>
      </w:rPr>
    </w:lvl>
    <w:lvl w:ilvl="4" w:tplc="358206BE" w:tentative="1">
      <w:start w:val="1"/>
      <w:numFmt w:val="bullet"/>
      <w:lvlText w:val="•"/>
      <w:lvlJc w:val="left"/>
      <w:pPr>
        <w:tabs>
          <w:tab w:val="num" w:pos="3600"/>
        </w:tabs>
        <w:ind w:left="3600" w:hanging="360"/>
      </w:pPr>
      <w:rPr>
        <w:rFonts w:ascii="Arial" w:hAnsi="Arial" w:hint="default"/>
      </w:rPr>
    </w:lvl>
    <w:lvl w:ilvl="5" w:tplc="1CDA3F6E" w:tentative="1">
      <w:start w:val="1"/>
      <w:numFmt w:val="bullet"/>
      <w:lvlText w:val="•"/>
      <w:lvlJc w:val="left"/>
      <w:pPr>
        <w:tabs>
          <w:tab w:val="num" w:pos="4320"/>
        </w:tabs>
        <w:ind w:left="4320" w:hanging="360"/>
      </w:pPr>
      <w:rPr>
        <w:rFonts w:ascii="Arial" w:hAnsi="Arial" w:hint="default"/>
      </w:rPr>
    </w:lvl>
    <w:lvl w:ilvl="6" w:tplc="C82CC2E2" w:tentative="1">
      <w:start w:val="1"/>
      <w:numFmt w:val="bullet"/>
      <w:lvlText w:val="•"/>
      <w:lvlJc w:val="left"/>
      <w:pPr>
        <w:tabs>
          <w:tab w:val="num" w:pos="5040"/>
        </w:tabs>
        <w:ind w:left="5040" w:hanging="360"/>
      </w:pPr>
      <w:rPr>
        <w:rFonts w:ascii="Arial" w:hAnsi="Arial" w:hint="default"/>
      </w:rPr>
    </w:lvl>
    <w:lvl w:ilvl="7" w:tplc="F1D661D0" w:tentative="1">
      <w:start w:val="1"/>
      <w:numFmt w:val="bullet"/>
      <w:lvlText w:val="•"/>
      <w:lvlJc w:val="left"/>
      <w:pPr>
        <w:tabs>
          <w:tab w:val="num" w:pos="5760"/>
        </w:tabs>
        <w:ind w:left="5760" w:hanging="360"/>
      </w:pPr>
      <w:rPr>
        <w:rFonts w:ascii="Arial" w:hAnsi="Arial" w:hint="default"/>
      </w:rPr>
    </w:lvl>
    <w:lvl w:ilvl="8" w:tplc="C10EF0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4874FA0"/>
    <w:multiLevelType w:val="hybridMultilevel"/>
    <w:tmpl w:val="D20E2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9F429E"/>
    <w:multiLevelType w:val="hybridMultilevel"/>
    <w:tmpl w:val="D4A07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525759"/>
    <w:multiLevelType w:val="hybridMultilevel"/>
    <w:tmpl w:val="6F7C4354"/>
    <w:lvl w:ilvl="0" w:tplc="04090011">
      <w:start w:val="1"/>
      <w:numFmt w:val="decimal"/>
      <w:lvlText w:val="%1)"/>
      <w:lvlJc w:val="left"/>
      <w:pPr>
        <w:ind w:left="720" w:hanging="360"/>
      </w:p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5860F7"/>
    <w:multiLevelType w:val="hybridMultilevel"/>
    <w:tmpl w:val="F1F01F3A"/>
    <w:lvl w:ilvl="0" w:tplc="ADF4E614">
      <w:numFmt w:val="bullet"/>
      <w:lvlText w:val="-"/>
      <w:lvlJc w:val="left"/>
      <w:pPr>
        <w:ind w:left="720" w:hanging="360"/>
      </w:pPr>
      <w:rPr>
        <w:rFonts w:ascii="Times New Roman" w:eastAsiaTheme="minorHAnsi" w:hAnsi="Times New Roman" w:cs="B Nazani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005FA8"/>
    <w:multiLevelType w:val="hybridMultilevel"/>
    <w:tmpl w:val="D0247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F8641B"/>
    <w:multiLevelType w:val="hybridMultilevel"/>
    <w:tmpl w:val="6DE4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2C397C"/>
    <w:multiLevelType w:val="hybridMultilevel"/>
    <w:tmpl w:val="FBC8C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6431B3"/>
    <w:multiLevelType w:val="hybridMultilevel"/>
    <w:tmpl w:val="A52AB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A31165"/>
    <w:multiLevelType w:val="hybridMultilevel"/>
    <w:tmpl w:val="EEE42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7A3AB4"/>
    <w:multiLevelType w:val="hybridMultilevel"/>
    <w:tmpl w:val="2222DEBA"/>
    <w:lvl w:ilvl="0" w:tplc="349E1FEC">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CC7D26"/>
    <w:multiLevelType w:val="hybridMultilevel"/>
    <w:tmpl w:val="D4FA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B60BB0"/>
    <w:multiLevelType w:val="hybridMultilevel"/>
    <w:tmpl w:val="0868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EB7660"/>
    <w:multiLevelType w:val="hybridMultilevel"/>
    <w:tmpl w:val="4260A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4D11C6"/>
    <w:multiLevelType w:val="hybridMultilevel"/>
    <w:tmpl w:val="10FCDB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17250955"/>
    <w:multiLevelType w:val="hybridMultilevel"/>
    <w:tmpl w:val="1144C1E8"/>
    <w:lvl w:ilvl="0" w:tplc="34725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3029CC"/>
    <w:multiLevelType w:val="hybridMultilevel"/>
    <w:tmpl w:val="6C36D6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F46884"/>
    <w:multiLevelType w:val="multilevel"/>
    <w:tmpl w:val="C6DE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592D40"/>
    <w:multiLevelType w:val="hybridMultilevel"/>
    <w:tmpl w:val="50740898"/>
    <w:lvl w:ilvl="0" w:tplc="F9748B9A">
      <w:start w:val="1"/>
      <w:numFmt w:val="decimal"/>
      <w:lvlText w:val="%1."/>
      <w:lvlJc w:val="left"/>
      <w:pPr>
        <w:tabs>
          <w:tab w:val="num" w:pos="720"/>
        </w:tabs>
        <w:ind w:left="720" w:hanging="360"/>
      </w:pPr>
    </w:lvl>
    <w:lvl w:ilvl="1" w:tplc="11622020" w:tentative="1">
      <w:start w:val="1"/>
      <w:numFmt w:val="decimal"/>
      <w:lvlText w:val="%2."/>
      <w:lvlJc w:val="left"/>
      <w:pPr>
        <w:tabs>
          <w:tab w:val="num" w:pos="1440"/>
        </w:tabs>
        <w:ind w:left="1440" w:hanging="360"/>
      </w:pPr>
    </w:lvl>
    <w:lvl w:ilvl="2" w:tplc="F3D285B2" w:tentative="1">
      <w:start w:val="1"/>
      <w:numFmt w:val="decimal"/>
      <w:lvlText w:val="%3."/>
      <w:lvlJc w:val="left"/>
      <w:pPr>
        <w:tabs>
          <w:tab w:val="num" w:pos="2160"/>
        </w:tabs>
        <w:ind w:left="2160" w:hanging="360"/>
      </w:pPr>
    </w:lvl>
    <w:lvl w:ilvl="3" w:tplc="88C0AE0A" w:tentative="1">
      <w:start w:val="1"/>
      <w:numFmt w:val="decimal"/>
      <w:lvlText w:val="%4."/>
      <w:lvlJc w:val="left"/>
      <w:pPr>
        <w:tabs>
          <w:tab w:val="num" w:pos="2880"/>
        </w:tabs>
        <w:ind w:left="2880" w:hanging="360"/>
      </w:pPr>
    </w:lvl>
    <w:lvl w:ilvl="4" w:tplc="63F0494A" w:tentative="1">
      <w:start w:val="1"/>
      <w:numFmt w:val="decimal"/>
      <w:lvlText w:val="%5."/>
      <w:lvlJc w:val="left"/>
      <w:pPr>
        <w:tabs>
          <w:tab w:val="num" w:pos="3600"/>
        </w:tabs>
        <w:ind w:left="3600" w:hanging="360"/>
      </w:pPr>
    </w:lvl>
    <w:lvl w:ilvl="5" w:tplc="EE1AE170" w:tentative="1">
      <w:start w:val="1"/>
      <w:numFmt w:val="decimal"/>
      <w:lvlText w:val="%6."/>
      <w:lvlJc w:val="left"/>
      <w:pPr>
        <w:tabs>
          <w:tab w:val="num" w:pos="4320"/>
        </w:tabs>
        <w:ind w:left="4320" w:hanging="360"/>
      </w:pPr>
    </w:lvl>
    <w:lvl w:ilvl="6" w:tplc="2BAEF722" w:tentative="1">
      <w:start w:val="1"/>
      <w:numFmt w:val="decimal"/>
      <w:lvlText w:val="%7."/>
      <w:lvlJc w:val="left"/>
      <w:pPr>
        <w:tabs>
          <w:tab w:val="num" w:pos="5040"/>
        </w:tabs>
        <w:ind w:left="5040" w:hanging="360"/>
      </w:pPr>
    </w:lvl>
    <w:lvl w:ilvl="7" w:tplc="8242AEC2" w:tentative="1">
      <w:start w:val="1"/>
      <w:numFmt w:val="decimal"/>
      <w:lvlText w:val="%8."/>
      <w:lvlJc w:val="left"/>
      <w:pPr>
        <w:tabs>
          <w:tab w:val="num" w:pos="5760"/>
        </w:tabs>
        <w:ind w:left="5760" w:hanging="360"/>
      </w:pPr>
    </w:lvl>
    <w:lvl w:ilvl="8" w:tplc="FBD81D1E" w:tentative="1">
      <w:start w:val="1"/>
      <w:numFmt w:val="decimal"/>
      <w:lvlText w:val="%9."/>
      <w:lvlJc w:val="left"/>
      <w:pPr>
        <w:tabs>
          <w:tab w:val="num" w:pos="6480"/>
        </w:tabs>
        <w:ind w:left="6480" w:hanging="360"/>
      </w:pPr>
    </w:lvl>
  </w:abstractNum>
  <w:abstractNum w:abstractNumId="23" w15:restartNumberingAfterBreak="0">
    <w:nsid w:val="1DC959D4"/>
    <w:multiLevelType w:val="hybridMultilevel"/>
    <w:tmpl w:val="A974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B848E4"/>
    <w:multiLevelType w:val="hybridMultilevel"/>
    <w:tmpl w:val="3C6C5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DD44EE"/>
    <w:multiLevelType w:val="hybridMultilevel"/>
    <w:tmpl w:val="4620AD16"/>
    <w:lvl w:ilvl="0" w:tplc="C060CB72">
      <w:start w:val="1"/>
      <w:numFmt w:val="decimal"/>
      <w:lvlText w:val="%1."/>
      <w:lvlJc w:val="left"/>
      <w:pPr>
        <w:tabs>
          <w:tab w:val="num" w:pos="720"/>
        </w:tabs>
        <w:ind w:left="720" w:hanging="360"/>
      </w:pPr>
    </w:lvl>
    <w:lvl w:ilvl="1" w:tplc="7C66BC72" w:tentative="1">
      <w:start w:val="1"/>
      <w:numFmt w:val="decimal"/>
      <w:lvlText w:val="%2."/>
      <w:lvlJc w:val="left"/>
      <w:pPr>
        <w:tabs>
          <w:tab w:val="num" w:pos="1440"/>
        </w:tabs>
        <w:ind w:left="1440" w:hanging="360"/>
      </w:pPr>
    </w:lvl>
    <w:lvl w:ilvl="2" w:tplc="17A6C206" w:tentative="1">
      <w:start w:val="1"/>
      <w:numFmt w:val="decimal"/>
      <w:lvlText w:val="%3."/>
      <w:lvlJc w:val="left"/>
      <w:pPr>
        <w:tabs>
          <w:tab w:val="num" w:pos="2160"/>
        </w:tabs>
        <w:ind w:left="2160" w:hanging="360"/>
      </w:pPr>
    </w:lvl>
    <w:lvl w:ilvl="3" w:tplc="095C85FE" w:tentative="1">
      <w:start w:val="1"/>
      <w:numFmt w:val="decimal"/>
      <w:lvlText w:val="%4."/>
      <w:lvlJc w:val="left"/>
      <w:pPr>
        <w:tabs>
          <w:tab w:val="num" w:pos="2880"/>
        </w:tabs>
        <w:ind w:left="2880" w:hanging="360"/>
      </w:pPr>
    </w:lvl>
    <w:lvl w:ilvl="4" w:tplc="CF4C4A74" w:tentative="1">
      <w:start w:val="1"/>
      <w:numFmt w:val="decimal"/>
      <w:lvlText w:val="%5."/>
      <w:lvlJc w:val="left"/>
      <w:pPr>
        <w:tabs>
          <w:tab w:val="num" w:pos="3600"/>
        </w:tabs>
        <w:ind w:left="3600" w:hanging="360"/>
      </w:pPr>
    </w:lvl>
    <w:lvl w:ilvl="5" w:tplc="95D6B372" w:tentative="1">
      <w:start w:val="1"/>
      <w:numFmt w:val="decimal"/>
      <w:lvlText w:val="%6."/>
      <w:lvlJc w:val="left"/>
      <w:pPr>
        <w:tabs>
          <w:tab w:val="num" w:pos="4320"/>
        </w:tabs>
        <w:ind w:left="4320" w:hanging="360"/>
      </w:pPr>
    </w:lvl>
    <w:lvl w:ilvl="6" w:tplc="89AE7EE6" w:tentative="1">
      <w:start w:val="1"/>
      <w:numFmt w:val="decimal"/>
      <w:lvlText w:val="%7."/>
      <w:lvlJc w:val="left"/>
      <w:pPr>
        <w:tabs>
          <w:tab w:val="num" w:pos="5040"/>
        </w:tabs>
        <w:ind w:left="5040" w:hanging="360"/>
      </w:pPr>
    </w:lvl>
    <w:lvl w:ilvl="7" w:tplc="9FF023EE" w:tentative="1">
      <w:start w:val="1"/>
      <w:numFmt w:val="decimal"/>
      <w:lvlText w:val="%8."/>
      <w:lvlJc w:val="left"/>
      <w:pPr>
        <w:tabs>
          <w:tab w:val="num" w:pos="5760"/>
        </w:tabs>
        <w:ind w:left="5760" w:hanging="360"/>
      </w:pPr>
    </w:lvl>
    <w:lvl w:ilvl="8" w:tplc="E5045A08" w:tentative="1">
      <w:start w:val="1"/>
      <w:numFmt w:val="decimal"/>
      <w:lvlText w:val="%9."/>
      <w:lvlJc w:val="left"/>
      <w:pPr>
        <w:tabs>
          <w:tab w:val="num" w:pos="6480"/>
        </w:tabs>
        <w:ind w:left="6480" w:hanging="360"/>
      </w:pPr>
    </w:lvl>
  </w:abstractNum>
  <w:abstractNum w:abstractNumId="26" w15:restartNumberingAfterBreak="0">
    <w:nsid w:val="22A01599"/>
    <w:multiLevelType w:val="hybridMultilevel"/>
    <w:tmpl w:val="95626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26694E"/>
    <w:multiLevelType w:val="hybridMultilevel"/>
    <w:tmpl w:val="20082B10"/>
    <w:lvl w:ilvl="0" w:tplc="67FE1022">
      <w:start w:val="1"/>
      <w:numFmt w:val="bullet"/>
      <w:lvlText w:val="•"/>
      <w:lvlJc w:val="left"/>
      <w:pPr>
        <w:tabs>
          <w:tab w:val="num" w:pos="720"/>
        </w:tabs>
        <w:ind w:left="720" w:hanging="360"/>
      </w:pPr>
      <w:rPr>
        <w:rFonts w:ascii="Arial" w:hAnsi="Arial" w:hint="default"/>
      </w:rPr>
    </w:lvl>
    <w:lvl w:ilvl="1" w:tplc="3A52AFB6" w:tentative="1">
      <w:start w:val="1"/>
      <w:numFmt w:val="bullet"/>
      <w:lvlText w:val="•"/>
      <w:lvlJc w:val="left"/>
      <w:pPr>
        <w:tabs>
          <w:tab w:val="num" w:pos="1440"/>
        </w:tabs>
        <w:ind w:left="1440" w:hanging="360"/>
      </w:pPr>
      <w:rPr>
        <w:rFonts w:ascii="Arial" w:hAnsi="Arial" w:hint="default"/>
      </w:rPr>
    </w:lvl>
    <w:lvl w:ilvl="2" w:tplc="5776AF08" w:tentative="1">
      <w:start w:val="1"/>
      <w:numFmt w:val="bullet"/>
      <w:lvlText w:val="•"/>
      <w:lvlJc w:val="left"/>
      <w:pPr>
        <w:tabs>
          <w:tab w:val="num" w:pos="2160"/>
        </w:tabs>
        <w:ind w:left="2160" w:hanging="360"/>
      </w:pPr>
      <w:rPr>
        <w:rFonts w:ascii="Arial" w:hAnsi="Arial" w:hint="default"/>
      </w:rPr>
    </w:lvl>
    <w:lvl w:ilvl="3" w:tplc="7A9E7828" w:tentative="1">
      <w:start w:val="1"/>
      <w:numFmt w:val="bullet"/>
      <w:lvlText w:val="•"/>
      <w:lvlJc w:val="left"/>
      <w:pPr>
        <w:tabs>
          <w:tab w:val="num" w:pos="2880"/>
        </w:tabs>
        <w:ind w:left="2880" w:hanging="360"/>
      </w:pPr>
      <w:rPr>
        <w:rFonts w:ascii="Arial" w:hAnsi="Arial" w:hint="default"/>
      </w:rPr>
    </w:lvl>
    <w:lvl w:ilvl="4" w:tplc="06CE5EB8" w:tentative="1">
      <w:start w:val="1"/>
      <w:numFmt w:val="bullet"/>
      <w:lvlText w:val="•"/>
      <w:lvlJc w:val="left"/>
      <w:pPr>
        <w:tabs>
          <w:tab w:val="num" w:pos="3600"/>
        </w:tabs>
        <w:ind w:left="3600" w:hanging="360"/>
      </w:pPr>
      <w:rPr>
        <w:rFonts w:ascii="Arial" w:hAnsi="Arial" w:hint="default"/>
      </w:rPr>
    </w:lvl>
    <w:lvl w:ilvl="5" w:tplc="43768E3A" w:tentative="1">
      <w:start w:val="1"/>
      <w:numFmt w:val="bullet"/>
      <w:lvlText w:val="•"/>
      <w:lvlJc w:val="left"/>
      <w:pPr>
        <w:tabs>
          <w:tab w:val="num" w:pos="4320"/>
        </w:tabs>
        <w:ind w:left="4320" w:hanging="360"/>
      </w:pPr>
      <w:rPr>
        <w:rFonts w:ascii="Arial" w:hAnsi="Arial" w:hint="default"/>
      </w:rPr>
    </w:lvl>
    <w:lvl w:ilvl="6" w:tplc="A8E61F1A" w:tentative="1">
      <w:start w:val="1"/>
      <w:numFmt w:val="bullet"/>
      <w:lvlText w:val="•"/>
      <w:lvlJc w:val="left"/>
      <w:pPr>
        <w:tabs>
          <w:tab w:val="num" w:pos="5040"/>
        </w:tabs>
        <w:ind w:left="5040" w:hanging="360"/>
      </w:pPr>
      <w:rPr>
        <w:rFonts w:ascii="Arial" w:hAnsi="Arial" w:hint="default"/>
      </w:rPr>
    </w:lvl>
    <w:lvl w:ilvl="7" w:tplc="6F6C0316" w:tentative="1">
      <w:start w:val="1"/>
      <w:numFmt w:val="bullet"/>
      <w:lvlText w:val="•"/>
      <w:lvlJc w:val="left"/>
      <w:pPr>
        <w:tabs>
          <w:tab w:val="num" w:pos="5760"/>
        </w:tabs>
        <w:ind w:left="5760" w:hanging="360"/>
      </w:pPr>
      <w:rPr>
        <w:rFonts w:ascii="Arial" w:hAnsi="Arial" w:hint="default"/>
      </w:rPr>
    </w:lvl>
    <w:lvl w:ilvl="8" w:tplc="DEA0211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5D50C1E"/>
    <w:multiLevelType w:val="hybridMultilevel"/>
    <w:tmpl w:val="83F48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2D367C"/>
    <w:multiLevelType w:val="hybridMultilevel"/>
    <w:tmpl w:val="C1044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A80F3E"/>
    <w:multiLevelType w:val="hybridMultilevel"/>
    <w:tmpl w:val="74CAF782"/>
    <w:lvl w:ilvl="0" w:tplc="B35E9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5C4643"/>
    <w:multiLevelType w:val="hybridMultilevel"/>
    <w:tmpl w:val="7E9492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2B935DD7"/>
    <w:multiLevelType w:val="hybridMultilevel"/>
    <w:tmpl w:val="8DE89D32"/>
    <w:lvl w:ilvl="0" w:tplc="250CA524">
      <w:start w:val="1"/>
      <w:numFmt w:val="bullet"/>
      <w:lvlText w:val="•"/>
      <w:lvlJc w:val="left"/>
      <w:pPr>
        <w:tabs>
          <w:tab w:val="num" w:pos="720"/>
        </w:tabs>
        <w:ind w:left="720" w:hanging="360"/>
      </w:pPr>
      <w:rPr>
        <w:rFonts w:ascii="Arial" w:hAnsi="Arial" w:hint="default"/>
      </w:rPr>
    </w:lvl>
    <w:lvl w:ilvl="1" w:tplc="EBF26744" w:tentative="1">
      <w:start w:val="1"/>
      <w:numFmt w:val="bullet"/>
      <w:lvlText w:val="•"/>
      <w:lvlJc w:val="left"/>
      <w:pPr>
        <w:tabs>
          <w:tab w:val="num" w:pos="1440"/>
        </w:tabs>
        <w:ind w:left="1440" w:hanging="360"/>
      </w:pPr>
      <w:rPr>
        <w:rFonts w:ascii="Arial" w:hAnsi="Arial" w:hint="default"/>
      </w:rPr>
    </w:lvl>
    <w:lvl w:ilvl="2" w:tplc="0E341D42" w:tentative="1">
      <w:start w:val="1"/>
      <w:numFmt w:val="bullet"/>
      <w:lvlText w:val="•"/>
      <w:lvlJc w:val="left"/>
      <w:pPr>
        <w:tabs>
          <w:tab w:val="num" w:pos="2160"/>
        </w:tabs>
        <w:ind w:left="2160" w:hanging="360"/>
      </w:pPr>
      <w:rPr>
        <w:rFonts w:ascii="Arial" w:hAnsi="Arial" w:hint="default"/>
      </w:rPr>
    </w:lvl>
    <w:lvl w:ilvl="3" w:tplc="F3C8E300" w:tentative="1">
      <w:start w:val="1"/>
      <w:numFmt w:val="bullet"/>
      <w:lvlText w:val="•"/>
      <w:lvlJc w:val="left"/>
      <w:pPr>
        <w:tabs>
          <w:tab w:val="num" w:pos="2880"/>
        </w:tabs>
        <w:ind w:left="2880" w:hanging="360"/>
      </w:pPr>
      <w:rPr>
        <w:rFonts w:ascii="Arial" w:hAnsi="Arial" w:hint="default"/>
      </w:rPr>
    </w:lvl>
    <w:lvl w:ilvl="4" w:tplc="29AAD596" w:tentative="1">
      <w:start w:val="1"/>
      <w:numFmt w:val="bullet"/>
      <w:lvlText w:val="•"/>
      <w:lvlJc w:val="left"/>
      <w:pPr>
        <w:tabs>
          <w:tab w:val="num" w:pos="3600"/>
        </w:tabs>
        <w:ind w:left="3600" w:hanging="360"/>
      </w:pPr>
      <w:rPr>
        <w:rFonts w:ascii="Arial" w:hAnsi="Arial" w:hint="default"/>
      </w:rPr>
    </w:lvl>
    <w:lvl w:ilvl="5" w:tplc="7C0C75CA" w:tentative="1">
      <w:start w:val="1"/>
      <w:numFmt w:val="bullet"/>
      <w:lvlText w:val="•"/>
      <w:lvlJc w:val="left"/>
      <w:pPr>
        <w:tabs>
          <w:tab w:val="num" w:pos="4320"/>
        </w:tabs>
        <w:ind w:left="4320" w:hanging="360"/>
      </w:pPr>
      <w:rPr>
        <w:rFonts w:ascii="Arial" w:hAnsi="Arial" w:hint="default"/>
      </w:rPr>
    </w:lvl>
    <w:lvl w:ilvl="6" w:tplc="22FC6580" w:tentative="1">
      <w:start w:val="1"/>
      <w:numFmt w:val="bullet"/>
      <w:lvlText w:val="•"/>
      <w:lvlJc w:val="left"/>
      <w:pPr>
        <w:tabs>
          <w:tab w:val="num" w:pos="5040"/>
        </w:tabs>
        <w:ind w:left="5040" w:hanging="360"/>
      </w:pPr>
      <w:rPr>
        <w:rFonts w:ascii="Arial" w:hAnsi="Arial" w:hint="default"/>
      </w:rPr>
    </w:lvl>
    <w:lvl w:ilvl="7" w:tplc="46081A10" w:tentative="1">
      <w:start w:val="1"/>
      <w:numFmt w:val="bullet"/>
      <w:lvlText w:val="•"/>
      <w:lvlJc w:val="left"/>
      <w:pPr>
        <w:tabs>
          <w:tab w:val="num" w:pos="5760"/>
        </w:tabs>
        <w:ind w:left="5760" w:hanging="360"/>
      </w:pPr>
      <w:rPr>
        <w:rFonts w:ascii="Arial" w:hAnsi="Arial" w:hint="default"/>
      </w:rPr>
    </w:lvl>
    <w:lvl w:ilvl="8" w:tplc="36EA096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C2B3588"/>
    <w:multiLevelType w:val="hybridMultilevel"/>
    <w:tmpl w:val="D3D6779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2E3612CD"/>
    <w:multiLevelType w:val="hybridMultilevel"/>
    <w:tmpl w:val="052E1A96"/>
    <w:lvl w:ilvl="0" w:tplc="3A846480">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2142C6"/>
    <w:multiLevelType w:val="hybridMultilevel"/>
    <w:tmpl w:val="CC7E848C"/>
    <w:lvl w:ilvl="0" w:tplc="0CA20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242955"/>
    <w:multiLevelType w:val="hybridMultilevel"/>
    <w:tmpl w:val="C78E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516215"/>
    <w:multiLevelType w:val="hybridMultilevel"/>
    <w:tmpl w:val="2E0620DC"/>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38" w15:restartNumberingAfterBreak="0">
    <w:nsid w:val="3341052D"/>
    <w:multiLevelType w:val="hybridMultilevel"/>
    <w:tmpl w:val="5D5044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AE5F7D"/>
    <w:multiLevelType w:val="hybridMultilevel"/>
    <w:tmpl w:val="1D1871E8"/>
    <w:lvl w:ilvl="0" w:tplc="54129F9A">
      <w:start w:val="1"/>
      <w:numFmt w:val="bullet"/>
      <w:lvlText w:val="•"/>
      <w:lvlJc w:val="left"/>
      <w:pPr>
        <w:tabs>
          <w:tab w:val="num" w:pos="720"/>
        </w:tabs>
        <w:ind w:left="720" w:hanging="360"/>
      </w:pPr>
      <w:rPr>
        <w:rFonts w:ascii="Arial" w:hAnsi="Arial" w:hint="default"/>
      </w:rPr>
    </w:lvl>
    <w:lvl w:ilvl="1" w:tplc="6128A5AA" w:tentative="1">
      <w:start w:val="1"/>
      <w:numFmt w:val="bullet"/>
      <w:lvlText w:val="•"/>
      <w:lvlJc w:val="left"/>
      <w:pPr>
        <w:tabs>
          <w:tab w:val="num" w:pos="1440"/>
        </w:tabs>
        <w:ind w:left="1440" w:hanging="360"/>
      </w:pPr>
      <w:rPr>
        <w:rFonts w:ascii="Arial" w:hAnsi="Arial" w:hint="default"/>
      </w:rPr>
    </w:lvl>
    <w:lvl w:ilvl="2" w:tplc="F74A9ADE" w:tentative="1">
      <w:start w:val="1"/>
      <w:numFmt w:val="bullet"/>
      <w:lvlText w:val="•"/>
      <w:lvlJc w:val="left"/>
      <w:pPr>
        <w:tabs>
          <w:tab w:val="num" w:pos="2160"/>
        </w:tabs>
        <w:ind w:left="2160" w:hanging="360"/>
      </w:pPr>
      <w:rPr>
        <w:rFonts w:ascii="Arial" w:hAnsi="Arial" w:hint="default"/>
      </w:rPr>
    </w:lvl>
    <w:lvl w:ilvl="3" w:tplc="C2DAC3E6" w:tentative="1">
      <w:start w:val="1"/>
      <w:numFmt w:val="bullet"/>
      <w:lvlText w:val="•"/>
      <w:lvlJc w:val="left"/>
      <w:pPr>
        <w:tabs>
          <w:tab w:val="num" w:pos="2880"/>
        </w:tabs>
        <w:ind w:left="2880" w:hanging="360"/>
      </w:pPr>
      <w:rPr>
        <w:rFonts w:ascii="Arial" w:hAnsi="Arial" w:hint="default"/>
      </w:rPr>
    </w:lvl>
    <w:lvl w:ilvl="4" w:tplc="D662F418" w:tentative="1">
      <w:start w:val="1"/>
      <w:numFmt w:val="bullet"/>
      <w:lvlText w:val="•"/>
      <w:lvlJc w:val="left"/>
      <w:pPr>
        <w:tabs>
          <w:tab w:val="num" w:pos="3600"/>
        </w:tabs>
        <w:ind w:left="3600" w:hanging="360"/>
      </w:pPr>
      <w:rPr>
        <w:rFonts w:ascii="Arial" w:hAnsi="Arial" w:hint="default"/>
      </w:rPr>
    </w:lvl>
    <w:lvl w:ilvl="5" w:tplc="05EA2676" w:tentative="1">
      <w:start w:val="1"/>
      <w:numFmt w:val="bullet"/>
      <w:lvlText w:val="•"/>
      <w:lvlJc w:val="left"/>
      <w:pPr>
        <w:tabs>
          <w:tab w:val="num" w:pos="4320"/>
        </w:tabs>
        <w:ind w:left="4320" w:hanging="360"/>
      </w:pPr>
      <w:rPr>
        <w:rFonts w:ascii="Arial" w:hAnsi="Arial" w:hint="default"/>
      </w:rPr>
    </w:lvl>
    <w:lvl w:ilvl="6" w:tplc="EC88D332" w:tentative="1">
      <w:start w:val="1"/>
      <w:numFmt w:val="bullet"/>
      <w:lvlText w:val="•"/>
      <w:lvlJc w:val="left"/>
      <w:pPr>
        <w:tabs>
          <w:tab w:val="num" w:pos="5040"/>
        </w:tabs>
        <w:ind w:left="5040" w:hanging="360"/>
      </w:pPr>
      <w:rPr>
        <w:rFonts w:ascii="Arial" w:hAnsi="Arial" w:hint="default"/>
      </w:rPr>
    </w:lvl>
    <w:lvl w:ilvl="7" w:tplc="C0AABF96" w:tentative="1">
      <w:start w:val="1"/>
      <w:numFmt w:val="bullet"/>
      <w:lvlText w:val="•"/>
      <w:lvlJc w:val="left"/>
      <w:pPr>
        <w:tabs>
          <w:tab w:val="num" w:pos="5760"/>
        </w:tabs>
        <w:ind w:left="5760" w:hanging="360"/>
      </w:pPr>
      <w:rPr>
        <w:rFonts w:ascii="Arial" w:hAnsi="Arial" w:hint="default"/>
      </w:rPr>
    </w:lvl>
    <w:lvl w:ilvl="8" w:tplc="9056C18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48F0063"/>
    <w:multiLevelType w:val="hybridMultilevel"/>
    <w:tmpl w:val="109C6C8C"/>
    <w:lvl w:ilvl="0" w:tplc="AE14BD56">
      <w:start w:val="1"/>
      <w:numFmt w:val="bullet"/>
      <w:lvlText w:val="•"/>
      <w:lvlJc w:val="left"/>
      <w:pPr>
        <w:tabs>
          <w:tab w:val="num" w:pos="720"/>
        </w:tabs>
        <w:ind w:left="720" w:hanging="360"/>
      </w:pPr>
      <w:rPr>
        <w:rFonts w:ascii="Arial" w:hAnsi="Arial" w:hint="default"/>
      </w:rPr>
    </w:lvl>
    <w:lvl w:ilvl="1" w:tplc="47B44E7E" w:tentative="1">
      <w:start w:val="1"/>
      <w:numFmt w:val="bullet"/>
      <w:lvlText w:val="•"/>
      <w:lvlJc w:val="left"/>
      <w:pPr>
        <w:tabs>
          <w:tab w:val="num" w:pos="1440"/>
        </w:tabs>
        <w:ind w:left="1440" w:hanging="360"/>
      </w:pPr>
      <w:rPr>
        <w:rFonts w:ascii="Arial" w:hAnsi="Arial" w:hint="default"/>
      </w:rPr>
    </w:lvl>
    <w:lvl w:ilvl="2" w:tplc="A61E41FA" w:tentative="1">
      <w:start w:val="1"/>
      <w:numFmt w:val="bullet"/>
      <w:lvlText w:val="•"/>
      <w:lvlJc w:val="left"/>
      <w:pPr>
        <w:tabs>
          <w:tab w:val="num" w:pos="2160"/>
        </w:tabs>
        <w:ind w:left="2160" w:hanging="360"/>
      </w:pPr>
      <w:rPr>
        <w:rFonts w:ascii="Arial" w:hAnsi="Arial" w:hint="default"/>
      </w:rPr>
    </w:lvl>
    <w:lvl w:ilvl="3" w:tplc="AA424188" w:tentative="1">
      <w:start w:val="1"/>
      <w:numFmt w:val="bullet"/>
      <w:lvlText w:val="•"/>
      <w:lvlJc w:val="left"/>
      <w:pPr>
        <w:tabs>
          <w:tab w:val="num" w:pos="2880"/>
        </w:tabs>
        <w:ind w:left="2880" w:hanging="360"/>
      </w:pPr>
      <w:rPr>
        <w:rFonts w:ascii="Arial" w:hAnsi="Arial" w:hint="default"/>
      </w:rPr>
    </w:lvl>
    <w:lvl w:ilvl="4" w:tplc="4E00E37C" w:tentative="1">
      <w:start w:val="1"/>
      <w:numFmt w:val="bullet"/>
      <w:lvlText w:val="•"/>
      <w:lvlJc w:val="left"/>
      <w:pPr>
        <w:tabs>
          <w:tab w:val="num" w:pos="3600"/>
        </w:tabs>
        <w:ind w:left="3600" w:hanging="360"/>
      </w:pPr>
      <w:rPr>
        <w:rFonts w:ascii="Arial" w:hAnsi="Arial" w:hint="default"/>
      </w:rPr>
    </w:lvl>
    <w:lvl w:ilvl="5" w:tplc="C66EED1E" w:tentative="1">
      <w:start w:val="1"/>
      <w:numFmt w:val="bullet"/>
      <w:lvlText w:val="•"/>
      <w:lvlJc w:val="left"/>
      <w:pPr>
        <w:tabs>
          <w:tab w:val="num" w:pos="4320"/>
        </w:tabs>
        <w:ind w:left="4320" w:hanging="360"/>
      </w:pPr>
      <w:rPr>
        <w:rFonts w:ascii="Arial" w:hAnsi="Arial" w:hint="default"/>
      </w:rPr>
    </w:lvl>
    <w:lvl w:ilvl="6" w:tplc="20A0F786" w:tentative="1">
      <w:start w:val="1"/>
      <w:numFmt w:val="bullet"/>
      <w:lvlText w:val="•"/>
      <w:lvlJc w:val="left"/>
      <w:pPr>
        <w:tabs>
          <w:tab w:val="num" w:pos="5040"/>
        </w:tabs>
        <w:ind w:left="5040" w:hanging="360"/>
      </w:pPr>
      <w:rPr>
        <w:rFonts w:ascii="Arial" w:hAnsi="Arial" w:hint="default"/>
      </w:rPr>
    </w:lvl>
    <w:lvl w:ilvl="7" w:tplc="771C078A" w:tentative="1">
      <w:start w:val="1"/>
      <w:numFmt w:val="bullet"/>
      <w:lvlText w:val="•"/>
      <w:lvlJc w:val="left"/>
      <w:pPr>
        <w:tabs>
          <w:tab w:val="num" w:pos="5760"/>
        </w:tabs>
        <w:ind w:left="5760" w:hanging="360"/>
      </w:pPr>
      <w:rPr>
        <w:rFonts w:ascii="Arial" w:hAnsi="Arial" w:hint="default"/>
      </w:rPr>
    </w:lvl>
    <w:lvl w:ilvl="8" w:tplc="A4889DC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4AD19A8"/>
    <w:multiLevelType w:val="hybridMultilevel"/>
    <w:tmpl w:val="0C50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CE046F"/>
    <w:multiLevelType w:val="hybridMultilevel"/>
    <w:tmpl w:val="AB5EB1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CE761F"/>
    <w:multiLevelType w:val="hybridMultilevel"/>
    <w:tmpl w:val="90EC3B6A"/>
    <w:lvl w:ilvl="0" w:tplc="9D0076A6">
      <w:start w:val="1"/>
      <w:numFmt w:val="bullet"/>
      <w:lvlText w:val="•"/>
      <w:lvlJc w:val="left"/>
      <w:pPr>
        <w:tabs>
          <w:tab w:val="num" w:pos="720"/>
        </w:tabs>
        <w:ind w:left="720" w:hanging="360"/>
      </w:pPr>
      <w:rPr>
        <w:rFonts w:ascii="Arial" w:hAnsi="Arial" w:hint="default"/>
      </w:rPr>
    </w:lvl>
    <w:lvl w:ilvl="1" w:tplc="5178C0A6" w:tentative="1">
      <w:start w:val="1"/>
      <w:numFmt w:val="bullet"/>
      <w:lvlText w:val="•"/>
      <w:lvlJc w:val="left"/>
      <w:pPr>
        <w:tabs>
          <w:tab w:val="num" w:pos="1440"/>
        </w:tabs>
        <w:ind w:left="1440" w:hanging="360"/>
      </w:pPr>
      <w:rPr>
        <w:rFonts w:ascii="Arial" w:hAnsi="Arial" w:hint="default"/>
      </w:rPr>
    </w:lvl>
    <w:lvl w:ilvl="2" w:tplc="2FFEA018" w:tentative="1">
      <w:start w:val="1"/>
      <w:numFmt w:val="bullet"/>
      <w:lvlText w:val="•"/>
      <w:lvlJc w:val="left"/>
      <w:pPr>
        <w:tabs>
          <w:tab w:val="num" w:pos="2160"/>
        </w:tabs>
        <w:ind w:left="2160" w:hanging="360"/>
      </w:pPr>
      <w:rPr>
        <w:rFonts w:ascii="Arial" w:hAnsi="Arial" w:hint="default"/>
      </w:rPr>
    </w:lvl>
    <w:lvl w:ilvl="3" w:tplc="47B45300" w:tentative="1">
      <w:start w:val="1"/>
      <w:numFmt w:val="bullet"/>
      <w:lvlText w:val="•"/>
      <w:lvlJc w:val="left"/>
      <w:pPr>
        <w:tabs>
          <w:tab w:val="num" w:pos="2880"/>
        </w:tabs>
        <w:ind w:left="2880" w:hanging="360"/>
      </w:pPr>
      <w:rPr>
        <w:rFonts w:ascii="Arial" w:hAnsi="Arial" w:hint="default"/>
      </w:rPr>
    </w:lvl>
    <w:lvl w:ilvl="4" w:tplc="9E280214" w:tentative="1">
      <w:start w:val="1"/>
      <w:numFmt w:val="bullet"/>
      <w:lvlText w:val="•"/>
      <w:lvlJc w:val="left"/>
      <w:pPr>
        <w:tabs>
          <w:tab w:val="num" w:pos="3600"/>
        </w:tabs>
        <w:ind w:left="3600" w:hanging="360"/>
      </w:pPr>
      <w:rPr>
        <w:rFonts w:ascii="Arial" w:hAnsi="Arial" w:hint="default"/>
      </w:rPr>
    </w:lvl>
    <w:lvl w:ilvl="5" w:tplc="19646ED2" w:tentative="1">
      <w:start w:val="1"/>
      <w:numFmt w:val="bullet"/>
      <w:lvlText w:val="•"/>
      <w:lvlJc w:val="left"/>
      <w:pPr>
        <w:tabs>
          <w:tab w:val="num" w:pos="4320"/>
        </w:tabs>
        <w:ind w:left="4320" w:hanging="360"/>
      </w:pPr>
      <w:rPr>
        <w:rFonts w:ascii="Arial" w:hAnsi="Arial" w:hint="default"/>
      </w:rPr>
    </w:lvl>
    <w:lvl w:ilvl="6" w:tplc="EF063CCC" w:tentative="1">
      <w:start w:val="1"/>
      <w:numFmt w:val="bullet"/>
      <w:lvlText w:val="•"/>
      <w:lvlJc w:val="left"/>
      <w:pPr>
        <w:tabs>
          <w:tab w:val="num" w:pos="5040"/>
        </w:tabs>
        <w:ind w:left="5040" w:hanging="360"/>
      </w:pPr>
      <w:rPr>
        <w:rFonts w:ascii="Arial" w:hAnsi="Arial" w:hint="default"/>
      </w:rPr>
    </w:lvl>
    <w:lvl w:ilvl="7" w:tplc="D730018C" w:tentative="1">
      <w:start w:val="1"/>
      <w:numFmt w:val="bullet"/>
      <w:lvlText w:val="•"/>
      <w:lvlJc w:val="left"/>
      <w:pPr>
        <w:tabs>
          <w:tab w:val="num" w:pos="5760"/>
        </w:tabs>
        <w:ind w:left="5760" w:hanging="360"/>
      </w:pPr>
      <w:rPr>
        <w:rFonts w:ascii="Arial" w:hAnsi="Arial" w:hint="default"/>
      </w:rPr>
    </w:lvl>
    <w:lvl w:ilvl="8" w:tplc="CB2AA85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5A82995"/>
    <w:multiLevelType w:val="hybridMultilevel"/>
    <w:tmpl w:val="F2C4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6C97486"/>
    <w:multiLevelType w:val="hybridMultilevel"/>
    <w:tmpl w:val="35AC5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1174EC"/>
    <w:multiLevelType w:val="hybridMultilevel"/>
    <w:tmpl w:val="BA503E1A"/>
    <w:lvl w:ilvl="0" w:tplc="929E4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511E4E"/>
    <w:multiLevelType w:val="hybridMultilevel"/>
    <w:tmpl w:val="0C9AD93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CDD2083"/>
    <w:multiLevelType w:val="hybridMultilevel"/>
    <w:tmpl w:val="FA427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980725"/>
    <w:multiLevelType w:val="hybridMultilevel"/>
    <w:tmpl w:val="4A6C8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EB90B3A"/>
    <w:multiLevelType w:val="hybridMultilevel"/>
    <w:tmpl w:val="C1BA8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ED52CEA"/>
    <w:multiLevelType w:val="hybridMultilevel"/>
    <w:tmpl w:val="A3F2F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D64729"/>
    <w:multiLevelType w:val="multilevel"/>
    <w:tmpl w:val="7CD0AA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E0408D"/>
    <w:multiLevelType w:val="hybridMultilevel"/>
    <w:tmpl w:val="EDDCABAA"/>
    <w:lvl w:ilvl="0" w:tplc="7FBCE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181529"/>
    <w:multiLevelType w:val="hybridMultilevel"/>
    <w:tmpl w:val="0B121A2C"/>
    <w:lvl w:ilvl="0" w:tplc="4FA85192">
      <w:start w:val="1"/>
      <w:numFmt w:val="bullet"/>
      <w:lvlText w:val="•"/>
      <w:lvlJc w:val="left"/>
      <w:pPr>
        <w:tabs>
          <w:tab w:val="num" w:pos="720"/>
        </w:tabs>
        <w:ind w:left="720" w:hanging="360"/>
      </w:pPr>
      <w:rPr>
        <w:rFonts w:ascii="Arial" w:hAnsi="Arial" w:hint="default"/>
      </w:rPr>
    </w:lvl>
    <w:lvl w:ilvl="1" w:tplc="E36C307E" w:tentative="1">
      <w:start w:val="1"/>
      <w:numFmt w:val="bullet"/>
      <w:lvlText w:val="•"/>
      <w:lvlJc w:val="left"/>
      <w:pPr>
        <w:tabs>
          <w:tab w:val="num" w:pos="1440"/>
        </w:tabs>
        <w:ind w:left="1440" w:hanging="360"/>
      </w:pPr>
      <w:rPr>
        <w:rFonts w:ascii="Arial" w:hAnsi="Arial" w:hint="default"/>
      </w:rPr>
    </w:lvl>
    <w:lvl w:ilvl="2" w:tplc="DCB46AC2" w:tentative="1">
      <w:start w:val="1"/>
      <w:numFmt w:val="bullet"/>
      <w:lvlText w:val="•"/>
      <w:lvlJc w:val="left"/>
      <w:pPr>
        <w:tabs>
          <w:tab w:val="num" w:pos="2160"/>
        </w:tabs>
        <w:ind w:left="2160" w:hanging="360"/>
      </w:pPr>
      <w:rPr>
        <w:rFonts w:ascii="Arial" w:hAnsi="Arial" w:hint="default"/>
      </w:rPr>
    </w:lvl>
    <w:lvl w:ilvl="3" w:tplc="285EF532" w:tentative="1">
      <w:start w:val="1"/>
      <w:numFmt w:val="bullet"/>
      <w:lvlText w:val="•"/>
      <w:lvlJc w:val="left"/>
      <w:pPr>
        <w:tabs>
          <w:tab w:val="num" w:pos="2880"/>
        </w:tabs>
        <w:ind w:left="2880" w:hanging="360"/>
      </w:pPr>
      <w:rPr>
        <w:rFonts w:ascii="Arial" w:hAnsi="Arial" w:hint="default"/>
      </w:rPr>
    </w:lvl>
    <w:lvl w:ilvl="4" w:tplc="18D62456" w:tentative="1">
      <w:start w:val="1"/>
      <w:numFmt w:val="bullet"/>
      <w:lvlText w:val="•"/>
      <w:lvlJc w:val="left"/>
      <w:pPr>
        <w:tabs>
          <w:tab w:val="num" w:pos="3600"/>
        </w:tabs>
        <w:ind w:left="3600" w:hanging="360"/>
      </w:pPr>
      <w:rPr>
        <w:rFonts w:ascii="Arial" w:hAnsi="Arial" w:hint="default"/>
      </w:rPr>
    </w:lvl>
    <w:lvl w:ilvl="5" w:tplc="657EED5C" w:tentative="1">
      <w:start w:val="1"/>
      <w:numFmt w:val="bullet"/>
      <w:lvlText w:val="•"/>
      <w:lvlJc w:val="left"/>
      <w:pPr>
        <w:tabs>
          <w:tab w:val="num" w:pos="4320"/>
        </w:tabs>
        <w:ind w:left="4320" w:hanging="360"/>
      </w:pPr>
      <w:rPr>
        <w:rFonts w:ascii="Arial" w:hAnsi="Arial" w:hint="default"/>
      </w:rPr>
    </w:lvl>
    <w:lvl w:ilvl="6" w:tplc="608AF1DA" w:tentative="1">
      <w:start w:val="1"/>
      <w:numFmt w:val="bullet"/>
      <w:lvlText w:val="•"/>
      <w:lvlJc w:val="left"/>
      <w:pPr>
        <w:tabs>
          <w:tab w:val="num" w:pos="5040"/>
        </w:tabs>
        <w:ind w:left="5040" w:hanging="360"/>
      </w:pPr>
      <w:rPr>
        <w:rFonts w:ascii="Arial" w:hAnsi="Arial" w:hint="default"/>
      </w:rPr>
    </w:lvl>
    <w:lvl w:ilvl="7" w:tplc="BA0AAD2C" w:tentative="1">
      <w:start w:val="1"/>
      <w:numFmt w:val="bullet"/>
      <w:lvlText w:val="•"/>
      <w:lvlJc w:val="left"/>
      <w:pPr>
        <w:tabs>
          <w:tab w:val="num" w:pos="5760"/>
        </w:tabs>
        <w:ind w:left="5760" w:hanging="360"/>
      </w:pPr>
      <w:rPr>
        <w:rFonts w:ascii="Arial" w:hAnsi="Arial" w:hint="default"/>
      </w:rPr>
    </w:lvl>
    <w:lvl w:ilvl="8" w:tplc="EE920E24"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4600238D"/>
    <w:multiLevelType w:val="hybridMultilevel"/>
    <w:tmpl w:val="8C0ACA0C"/>
    <w:lvl w:ilvl="0" w:tplc="0CA20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2D6821"/>
    <w:multiLevelType w:val="hybridMultilevel"/>
    <w:tmpl w:val="2A7E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71B11B2"/>
    <w:multiLevelType w:val="hybridMultilevel"/>
    <w:tmpl w:val="2E8CF6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FB1B97"/>
    <w:multiLevelType w:val="hybridMultilevel"/>
    <w:tmpl w:val="D6A070BA"/>
    <w:lvl w:ilvl="0" w:tplc="ADF4E614">
      <w:numFmt w:val="bullet"/>
      <w:lvlText w:val="-"/>
      <w:lvlJc w:val="left"/>
      <w:pPr>
        <w:ind w:left="720" w:hanging="360"/>
      </w:pPr>
      <w:rPr>
        <w:rFonts w:ascii="Times New Roman" w:eastAsiaTheme="minorHAnsi" w:hAnsi="Times New Roman" w:cs="B Nazanin" w:hint="default"/>
        <w:sz w:val="28"/>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187F70"/>
    <w:multiLevelType w:val="hybridMultilevel"/>
    <w:tmpl w:val="8482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93E1902"/>
    <w:multiLevelType w:val="hybridMultilevel"/>
    <w:tmpl w:val="B3B6BFF8"/>
    <w:lvl w:ilvl="0" w:tplc="A89E236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9812EAA"/>
    <w:multiLevelType w:val="hybridMultilevel"/>
    <w:tmpl w:val="E0AE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9E21DA6"/>
    <w:multiLevelType w:val="hybridMultilevel"/>
    <w:tmpl w:val="8830333A"/>
    <w:lvl w:ilvl="0" w:tplc="5BA2A9B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D914C4"/>
    <w:multiLevelType w:val="hybridMultilevel"/>
    <w:tmpl w:val="A8D22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CC14D59"/>
    <w:multiLevelType w:val="multilevel"/>
    <w:tmpl w:val="2D965D5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E51D94"/>
    <w:multiLevelType w:val="hybridMultilevel"/>
    <w:tmpl w:val="C92E90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6" w15:restartNumberingAfterBreak="0">
    <w:nsid w:val="4FBA5783"/>
    <w:multiLevelType w:val="hybridMultilevel"/>
    <w:tmpl w:val="F9362C46"/>
    <w:lvl w:ilvl="0" w:tplc="347251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FBB0164"/>
    <w:multiLevelType w:val="hybridMultilevel"/>
    <w:tmpl w:val="02783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FCC154A"/>
    <w:multiLevelType w:val="hybridMultilevel"/>
    <w:tmpl w:val="1F7645EC"/>
    <w:lvl w:ilvl="0" w:tplc="F2402D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B752C6"/>
    <w:multiLevelType w:val="hybridMultilevel"/>
    <w:tmpl w:val="87E83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7B11CF"/>
    <w:multiLevelType w:val="hybridMultilevel"/>
    <w:tmpl w:val="E9BA43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29C60B0"/>
    <w:multiLevelType w:val="hybridMultilevel"/>
    <w:tmpl w:val="115680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0074D7"/>
    <w:multiLevelType w:val="hybridMultilevel"/>
    <w:tmpl w:val="6E065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36A594F"/>
    <w:multiLevelType w:val="hybridMultilevel"/>
    <w:tmpl w:val="68120F18"/>
    <w:lvl w:ilvl="0" w:tplc="0F0A59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55D18DA"/>
    <w:multiLevelType w:val="hybridMultilevel"/>
    <w:tmpl w:val="28DE3BDE"/>
    <w:lvl w:ilvl="0" w:tplc="2716E530">
      <w:start w:val="1"/>
      <w:numFmt w:val="bullet"/>
      <w:lvlText w:val="•"/>
      <w:lvlJc w:val="left"/>
      <w:pPr>
        <w:tabs>
          <w:tab w:val="num" w:pos="720"/>
        </w:tabs>
        <w:ind w:left="720" w:hanging="360"/>
      </w:pPr>
      <w:rPr>
        <w:rFonts w:ascii="Arial" w:hAnsi="Arial" w:hint="default"/>
      </w:rPr>
    </w:lvl>
    <w:lvl w:ilvl="1" w:tplc="06C29BF0" w:tentative="1">
      <w:start w:val="1"/>
      <w:numFmt w:val="bullet"/>
      <w:lvlText w:val="•"/>
      <w:lvlJc w:val="left"/>
      <w:pPr>
        <w:tabs>
          <w:tab w:val="num" w:pos="1440"/>
        </w:tabs>
        <w:ind w:left="1440" w:hanging="360"/>
      </w:pPr>
      <w:rPr>
        <w:rFonts w:ascii="Arial" w:hAnsi="Arial" w:hint="default"/>
      </w:rPr>
    </w:lvl>
    <w:lvl w:ilvl="2" w:tplc="CD4C8BFC" w:tentative="1">
      <w:start w:val="1"/>
      <w:numFmt w:val="bullet"/>
      <w:lvlText w:val="•"/>
      <w:lvlJc w:val="left"/>
      <w:pPr>
        <w:tabs>
          <w:tab w:val="num" w:pos="2160"/>
        </w:tabs>
        <w:ind w:left="2160" w:hanging="360"/>
      </w:pPr>
      <w:rPr>
        <w:rFonts w:ascii="Arial" w:hAnsi="Arial" w:hint="default"/>
      </w:rPr>
    </w:lvl>
    <w:lvl w:ilvl="3" w:tplc="D1F65EB4" w:tentative="1">
      <w:start w:val="1"/>
      <w:numFmt w:val="bullet"/>
      <w:lvlText w:val="•"/>
      <w:lvlJc w:val="left"/>
      <w:pPr>
        <w:tabs>
          <w:tab w:val="num" w:pos="2880"/>
        </w:tabs>
        <w:ind w:left="2880" w:hanging="360"/>
      </w:pPr>
      <w:rPr>
        <w:rFonts w:ascii="Arial" w:hAnsi="Arial" w:hint="default"/>
      </w:rPr>
    </w:lvl>
    <w:lvl w:ilvl="4" w:tplc="920EBC86" w:tentative="1">
      <w:start w:val="1"/>
      <w:numFmt w:val="bullet"/>
      <w:lvlText w:val="•"/>
      <w:lvlJc w:val="left"/>
      <w:pPr>
        <w:tabs>
          <w:tab w:val="num" w:pos="3600"/>
        </w:tabs>
        <w:ind w:left="3600" w:hanging="360"/>
      </w:pPr>
      <w:rPr>
        <w:rFonts w:ascii="Arial" w:hAnsi="Arial" w:hint="default"/>
      </w:rPr>
    </w:lvl>
    <w:lvl w:ilvl="5" w:tplc="EA3472AA" w:tentative="1">
      <w:start w:val="1"/>
      <w:numFmt w:val="bullet"/>
      <w:lvlText w:val="•"/>
      <w:lvlJc w:val="left"/>
      <w:pPr>
        <w:tabs>
          <w:tab w:val="num" w:pos="4320"/>
        </w:tabs>
        <w:ind w:left="4320" w:hanging="360"/>
      </w:pPr>
      <w:rPr>
        <w:rFonts w:ascii="Arial" w:hAnsi="Arial" w:hint="default"/>
      </w:rPr>
    </w:lvl>
    <w:lvl w:ilvl="6" w:tplc="7D6AA7B2" w:tentative="1">
      <w:start w:val="1"/>
      <w:numFmt w:val="bullet"/>
      <w:lvlText w:val="•"/>
      <w:lvlJc w:val="left"/>
      <w:pPr>
        <w:tabs>
          <w:tab w:val="num" w:pos="5040"/>
        </w:tabs>
        <w:ind w:left="5040" w:hanging="360"/>
      </w:pPr>
      <w:rPr>
        <w:rFonts w:ascii="Arial" w:hAnsi="Arial" w:hint="default"/>
      </w:rPr>
    </w:lvl>
    <w:lvl w:ilvl="7" w:tplc="F8FC8C4A" w:tentative="1">
      <w:start w:val="1"/>
      <w:numFmt w:val="bullet"/>
      <w:lvlText w:val="•"/>
      <w:lvlJc w:val="left"/>
      <w:pPr>
        <w:tabs>
          <w:tab w:val="num" w:pos="5760"/>
        </w:tabs>
        <w:ind w:left="5760" w:hanging="360"/>
      </w:pPr>
      <w:rPr>
        <w:rFonts w:ascii="Arial" w:hAnsi="Arial" w:hint="default"/>
      </w:rPr>
    </w:lvl>
    <w:lvl w:ilvl="8" w:tplc="7918EB08"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5B246FD"/>
    <w:multiLevelType w:val="hybridMultilevel"/>
    <w:tmpl w:val="3666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5F265DE"/>
    <w:multiLevelType w:val="hybridMultilevel"/>
    <w:tmpl w:val="AA64339C"/>
    <w:lvl w:ilvl="0" w:tplc="34725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6AB2616"/>
    <w:multiLevelType w:val="hybridMultilevel"/>
    <w:tmpl w:val="9ABCC0A0"/>
    <w:lvl w:ilvl="0" w:tplc="3A846480">
      <w:start w:val="1"/>
      <w:numFmt w:val="bullet"/>
      <w:lvlText w:val="•"/>
      <w:lvlJc w:val="left"/>
      <w:pPr>
        <w:tabs>
          <w:tab w:val="num" w:pos="720"/>
        </w:tabs>
        <w:ind w:left="720" w:hanging="360"/>
      </w:pPr>
      <w:rPr>
        <w:rFonts w:ascii="Arial" w:hAnsi="Arial" w:hint="default"/>
      </w:rPr>
    </w:lvl>
    <w:lvl w:ilvl="1" w:tplc="04C2FF06" w:tentative="1">
      <w:start w:val="1"/>
      <w:numFmt w:val="bullet"/>
      <w:lvlText w:val="•"/>
      <w:lvlJc w:val="left"/>
      <w:pPr>
        <w:tabs>
          <w:tab w:val="num" w:pos="1440"/>
        </w:tabs>
        <w:ind w:left="1440" w:hanging="360"/>
      </w:pPr>
      <w:rPr>
        <w:rFonts w:ascii="Arial" w:hAnsi="Arial" w:hint="default"/>
      </w:rPr>
    </w:lvl>
    <w:lvl w:ilvl="2" w:tplc="58005B26" w:tentative="1">
      <w:start w:val="1"/>
      <w:numFmt w:val="bullet"/>
      <w:lvlText w:val="•"/>
      <w:lvlJc w:val="left"/>
      <w:pPr>
        <w:tabs>
          <w:tab w:val="num" w:pos="2160"/>
        </w:tabs>
        <w:ind w:left="2160" w:hanging="360"/>
      </w:pPr>
      <w:rPr>
        <w:rFonts w:ascii="Arial" w:hAnsi="Arial" w:hint="default"/>
      </w:rPr>
    </w:lvl>
    <w:lvl w:ilvl="3" w:tplc="21BA50DA" w:tentative="1">
      <w:start w:val="1"/>
      <w:numFmt w:val="bullet"/>
      <w:lvlText w:val="•"/>
      <w:lvlJc w:val="left"/>
      <w:pPr>
        <w:tabs>
          <w:tab w:val="num" w:pos="2880"/>
        </w:tabs>
        <w:ind w:left="2880" w:hanging="360"/>
      </w:pPr>
      <w:rPr>
        <w:rFonts w:ascii="Arial" w:hAnsi="Arial" w:hint="default"/>
      </w:rPr>
    </w:lvl>
    <w:lvl w:ilvl="4" w:tplc="3702BEDE" w:tentative="1">
      <w:start w:val="1"/>
      <w:numFmt w:val="bullet"/>
      <w:lvlText w:val="•"/>
      <w:lvlJc w:val="left"/>
      <w:pPr>
        <w:tabs>
          <w:tab w:val="num" w:pos="3600"/>
        </w:tabs>
        <w:ind w:left="3600" w:hanging="360"/>
      </w:pPr>
      <w:rPr>
        <w:rFonts w:ascii="Arial" w:hAnsi="Arial" w:hint="default"/>
      </w:rPr>
    </w:lvl>
    <w:lvl w:ilvl="5" w:tplc="049649E2" w:tentative="1">
      <w:start w:val="1"/>
      <w:numFmt w:val="bullet"/>
      <w:lvlText w:val="•"/>
      <w:lvlJc w:val="left"/>
      <w:pPr>
        <w:tabs>
          <w:tab w:val="num" w:pos="4320"/>
        </w:tabs>
        <w:ind w:left="4320" w:hanging="360"/>
      </w:pPr>
      <w:rPr>
        <w:rFonts w:ascii="Arial" w:hAnsi="Arial" w:hint="default"/>
      </w:rPr>
    </w:lvl>
    <w:lvl w:ilvl="6" w:tplc="E43A1B06" w:tentative="1">
      <w:start w:val="1"/>
      <w:numFmt w:val="bullet"/>
      <w:lvlText w:val="•"/>
      <w:lvlJc w:val="left"/>
      <w:pPr>
        <w:tabs>
          <w:tab w:val="num" w:pos="5040"/>
        </w:tabs>
        <w:ind w:left="5040" w:hanging="360"/>
      </w:pPr>
      <w:rPr>
        <w:rFonts w:ascii="Arial" w:hAnsi="Arial" w:hint="default"/>
      </w:rPr>
    </w:lvl>
    <w:lvl w:ilvl="7" w:tplc="33466B00" w:tentative="1">
      <w:start w:val="1"/>
      <w:numFmt w:val="bullet"/>
      <w:lvlText w:val="•"/>
      <w:lvlJc w:val="left"/>
      <w:pPr>
        <w:tabs>
          <w:tab w:val="num" w:pos="5760"/>
        </w:tabs>
        <w:ind w:left="5760" w:hanging="360"/>
      </w:pPr>
      <w:rPr>
        <w:rFonts w:ascii="Arial" w:hAnsi="Arial" w:hint="default"/>
      </w:rPr>
    </w:lvl>
    <w:lvl w:ilvl="8" w:tplc="3998CC8C"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8C66AFB"/>
    <w:multiLevelType w:val="hybridMultilevel"/>
    <w:tmpl w:val="D884B9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9887D4B"/>
    <w:multiLevelType w:val="hybridMultilevel"/>
    <w:tmpl w:val="035EADC8"/>
    <w:lvl w:ilvl="0" w:tplc="49665BAE">
      <w:start w:val="1"/>
      <w:numFmt w:val="bullet"/>
      <w:lvlText w:val=""/>
      <w:lvlJc w:val="left"/>
      <w:pPr>
        <w:tabs>
          <w:tab w:val="num" w:pos="720"/>
        </w:tabs>
        <w:ind w:left="720" w:hanging="360"/>
      </w:pPr>
      <w:rPr>
        <w:rFonts w:ascii="Wingdings" w:hAnsi="Wingdings" w:hint="default"/>
      </w:rPr>
    </w:lvl>
    <w:lvl w:ilvl="1" w:tplc="8236BEEE" w:tentative="1">
      <w:start w:val="1"/>
      <w:numFmt w:val="bullet"/>
      <w:lvlText w:val=""/>
      <w:lvlJc w:val="left"/>
      <w:pPr>
        <w:tabs>
          <w:tab w:val="num" w:pos="1440"/>
        </w:tabs>
        <w:ind w:left="1440" w:hanging="360"/>
      </w:pPr>
      <w:rPr>
        <w:rFonts w:ascii="Wingdings" w:hAnsi="Wingdings" w:hint="default"/>
      </w:rPr>
    </w:lvl>
    <w:lvl w:ilvl="2" w:tplc="4EBCF4A8" w:tentative="1">
      <w:start w:val="1"/>
      <w:numFmt w:val="bullet"/>
      <w:lvlText w:val=""/>
      <w:lvlJc w:val="left"/>
      <w:pPr>
        <w:tabs>
          <w:tab w:val="num" w:pos="2160"/>
        </w:tabs>
        <w:ind w:left="2160" w:hanging="360"/>
      </w:pPr>
      <w:rPr>
        <w:rFonts w:ascii="Wingdings" w:hAnsi="Wingdings" w:hint="default"/>
      </w:rPr>
    </w:lvl>
    <w:lvl w:ilvl="3" w:tplc="5A6C64FE" w:tentative="1">
      <w:start w:val="1"/>
      <w:numFmt w:val="bullet"/>
      <w:lvlText w:val=""/>
      <w:lvlJc w:val="left"/>
      <w:pPr>
        <w:tabs>
          <w:tab w:val="num" w:pos="2880"/>
        </w:tabs>
        <w:ind w:left="2880" w:hanging="360"/>
      </w:pPr>
      <w:rPr>
        <w:rFonts w:ascii="Wingdings" w:hAnsi="Wingdings" w:hint="default"/>
      </w:rPr>
    </w:lvl>
    <w:lvl w:ilvl="4" w:tplc="E9666C66" w:tentative="1">
      <w:start w:val="1"/>
      <w:numFmt w:val="bullet"/>
      <w:lvlText w:val=""/>
      <w:lvlJc w:val="left"/>
      <w:pPr>
        <w:tabs>
          <w:tab w:val="num" w:pos="3600"/>
        </w:tabs>
        <w:ind w:left="3600" w:hanging="360"/>
      </w:pPr>
      <w:rPr>
        <w:rFonts w:ascii="Wingdings" w:hAnsi="Wingdings" w:hint="default"/>
      </w:rPr>
    </w:lvl>
    <w:lvl w:ilvl="5" w:tplc="EE8E6140" w:tentative="1">
      <w:start w:val="1"/>
      <w:numFmt w:val="bullet"/>
      <w:lvlText w:val=""/>
      <w:lvlJc w:val="left"/>
      <w:pPr>
        <w:tabs>
          <w:tab w:val="num" w:pos="4320"/>
        </w:tabs>
        <w:ind w:left="4320" w:hanging="360"/>
      </w:pPr>
      <w:rPr>
        <w:rFonts w:ascii="Wingdings" w:hAnsi="Wingdings" w:hint="default"/>
      </w:rPr>
    </w:lvl>
    <w:lvl w:ilvl="6" w:tplc="3676B3DA" w:tentative="1">
      <w:start w:val="1"/>
      <w:numFmt w:val="bullet"/>
      <w:lvlText w:val=""/>
      <w:lvlJc w:val="left"/>
      <w:pPr>
        <w:tabs>
          <w:tab w:val="num" w:pos="5040"/>
        </w:tabs>
        <w:ind w:left="5040" w:hanging="360"/>
      </w:pPr>
      <w:rPr>
        <w:rFonts w:ascii="Wingdings" w:hAnsi="Wingdings" w:hint="default"/>
      </w:rPr>
    </w:lvl>
    <w:lvl w:ilvl="7" w:tplc="385C74FC" w:tentative="1">
      <w:start w:val="1"/>
      <w:numFmt w:val="bullet"/>
      <w:lvlText w:val=""/>
      <w:lvlJc w:val="left"/>
      <w:pPr>
        <w:tabs>
          <w:tab w:val="num" w:pos="5760"/>
        </w:tabs>
        <w:ind w:left="5760" w:hanging="360"/>
      </w:pPr>
      <w:rPr>
        <w:rFonts w:ascii="Wingdings" w:hAnsi="Wingdings" w:hint="default"/>
      </w:rPr>
    </w:lvl>
    <w:lvl w:ilvl="8" w:tplc="79B6A608"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B0F08E5"/>
    <w:multiLevelType w:val="hybridMultilevel"/>
    <w:tmpl w:val="B06A5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6F49FE"/>
    <w:multiLevelType w:val="hybridMultilevel"/>
    <w:tmpl w:val="D494D0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CEE5E4C"/>
    <w:multiLevelType w:val="hybridMultilevel"/>
    <w:tmpl w:val="AD8E95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CF20C0A"/>
    <w:multiLevelType w:val="hybridMultilevel"/>
    <w:tmpl w:val="1B2A7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28641D"/>
    <w:multiLevelType w:val="hybridMultilevel"/>
    <w:tmpl w:val="E4AE9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0F14040"/>
    <w:multiLevelType w:val="hybridMultilevel"/>
    <w:tmpl w:val="2F72A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4D62A63"/>
    <w:multiLevelType w:val="hybridMultilevel"/>
    <w:tmpl w:val="C44C4800"/>
    <w:lvl w:ilvl="0" w:tplc="B4965A9A">
      <w:start w:val="1"/>
      <w:numFmt w:val="decimal"/>
      <w:lvlText w:val="%1."/>
      <w:lvlJc w:val="left"/>
      <w:pPr>
        <w:tabs>
          <w:tab w:val="num" w:pos="720"/>
        </w:tabs>
        <w:ind w:left="720" w:hanging="360"/>
      </w:pPr>
    </w:lvl>
    <w:lvl w:ilvl="1" w:tplc="53DEEDF0" w:tentative="1">
      <w:start w:val="1"/>
      <w:numFmt w:val="decimal"/>
      <w:lvlText w:val="%2."/>
      <w:lvlJc w:val="left"/>
      <w:pPr>
        <w:tabs>
          <w:tab w:val="num" w:pos="1440"/>
        </w:tabs>
        <w:ind w:left="1440" w:hanging="360"/>
      </w:pPr>
    </w:lvl>
    <w:lvl w:ilvl="2" w:tplc="C1D6E582" w:tentative="1">
      <w:start w:val="1"/>
      <w:numFmt w:val="decimal"/>
      <w:lvlText w:val="%3."/>
      <w:lvlJc w:val="left"/>
      <w:pPr>
        <w:tabs>
          <w:tab w:val="num" w:pos="2160"/>
        </w:tabs>
        <w:ind w:left="2160" w:hanging="360"/>
      </w:pPr>
    </w:lvl>
    <w:lvl w:ilvl="3" w:tplc="3EA8189E" w:tentative="1">
      <w:start w:val="1"/>
      <w:numFmt w:val="decimal"/>
      <w:lvlText w:val="%4."/>
      <w:lvlJc w:val="left"/>
      <w:pPr>
        <w:tabs>
          <w:tab w:val="num" w:pos="2880"/>
        </w:tabs>
        <w:ind w:left="2880" w:hanging="360"/>
      </w:pPr>
    </w:lvl>
    <w:lvl w:ilvl="4" w:tplc="DD48BEE4" w:tentative="1">
      <w:start w:val="1"/>
      <w:numFmt w:val="decimal"/>
      <w:lvlText w:val="%5."/>
      <w:lvlJc w:val="left"/>
      <w:pPr>
        <w:tabs>
          <w:tab w:val="num" w:pos="3600"/>
        </w:tabs>
        <w:ind w:left="3600" w:hanging="360"/>
      </w:pPr>
    </w:lvl>
    <w:lvl w:ilvl="5" w:tplc="EA30BDD6" w:tentative="1">
      <w:start w:val="1"/>
      <w:numFmt w:val="decimal"/>
      <w:lvlText w:val="%6."/>
      <w:lvlJc w:val="left"/>
      <w:pPr>
        <w:tabs>
          <w:tab w:val="num" w:pos="4320"/>
        </w:tabs>
        <w:ind w:left="4320" w:hanging="360"/>
      </w:pPr>
    </w:lvl>
    <w:lvl w:ilvl="6" w:tplc="65620052" w:tentative="1">
      <w:start w:val="1"/>
      <w:numFmt w:val="decimal"/>
      <w:lvlText w:val="%7."/>
      <w:lvlJc w:val="left"/>
      <w:pPr>
        <w:tabs>
          <w:tab w:val="num" w:pos="5040"/>
        </w:tabs>
        <w:ind w:left="5040" w:hanging="360"/>
      </w:pPr>
    </w:lvl>
    <w:lvl w:ilvl="7" w:tplc="AB36E24A" w:tentative="1">
      <w:start w:val="1"/>
      <w:numFmt w:val="decimal"/>
      <w:lvlText w:val="%8."/>
      <w:lvlJc w:val="left"/>
      <w:pPr>
        <w:tabs>
          <w:tab w:val="num" w:pos="5760"/>
        </w:tabs>
        <w:ind w:left="5760" w:hanging="360"/>
      </w:pPr>
    </w:lvl>
    <w:lvl w:ilvl="8" w:tplc="B95E02B0" w:tentative="1">
      <w:start w:val="1"/>
      <w:numFmt w:val="decimal"/>
      <w:lvlText w:val="%9."/>
      <w:lvlJc w:val="left"/>
      <w:pPr>
        <w:tabs>
          <w:tab w:val="num" w:pos="6480"/>
        </w:tabs>
        <w:ind w:left="6480" w:hanging="360"/>
      </w:pPr>
    </w:lvl>
  </w:abstractNum>
  <w:abstractNum w:abstractNumId="87" w15:restartNumberingAfterBreak="0">
    <w:nsid w:val="69314D16"/>
    <w:multiLevelType w:val="hybridMultilevel"/>
    <w:tmpl w:val="356CD510"/>
    <w:lvl w:ilvl="0" w:tplc="0409000F">
      <w:start w:val="1"/>
      <w:numFmt w:val="decimal"/>
      <w:lvlText w:val="%1."/>
      <w:lvlJc w:val="left"/>
      <w:pPr>
        <w:ind w:left="916" w:hanging="360"/>
      </w:pPr>
      <w:rPr>
        <w:rFonts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88" w15:restartNumberingAfterBreak="0">
    <w:nsid w:val="69C875C7"/>
    <w:multiLevelType w:val="hybridMultilevel"/>
    <w:tmpl w:val="4BC8C164"/>
    <w:lvl w:ilvl="0" w:tplc="D21E69DE">
      <w:start w:val="1"/>
      <w:numFmt w:val="bullet"/>
      <w:lvlText w:val="•"/>
      <w:lvlJc w:val="left"/>
      <w:pPr>
        <w:tabs>
          <w:tab w:val="num" w:pos="720"/>
        </w:tabs>
        <w:ind w:left="720" w:hanging="360"/>
      </w:pPr>
      <w:rPr>
        <w:rFonts w:ascii="Arial" w:hAnsi="Arial" w:hint="default"/>
      </w:rPr>
    </w:lvl>
    <w:lvl w:ilvl="1" w:tplc="E392FD28" w:tentative="1">
      <w:start w:val="1"/>
      <w:numFmt w:val="bullet"/>
      <w:lvlText w:val="•"/>
      <w:lvlJc w:val="left"/>
      <w:pPr>
        <w:tabs>
          <w:tab w:val="num" w:pos="1440"/>
        </w:tabs>
        <w:ind w:left="1440" w:hanging="360"/>
      </w:pPr>
      <w:rPr>
        <w:rFonts w:ascii="Arial" w:hAnsi="Arial" w:hint="default"/>
      </w:rPr>
    </w:lvl>
    <w:lvl w:ilvl="2" w:tplc="9A4CF846" w:tentative="1">
      <w:start w:val="1"/>
      <w:numFmt w:val="bullet"/>
      <w:lvlText w:val="•"/>
      <w:lvlJc w:val="left"/>
      <w:pPr>
        <w:tabs>
          <w:tab w:val="num" w:pos="2160"/>
        </w:tabs>
        <w:ind w:left="2160" w:hanging="360"/>
      </w:pPr>
      <w:rPr>
        <w:rFonts w:ascii="Arial" w:hAnsi="Arial" w:hint="default"/>
      </w:rPr>
    </w:lvl>
    <w:lvl w:ilvl="3" w:tplc="622CA4EE" w:tentative="1">
      <w:start w:val="1"/>
      <w:numFmt w:val="bullet"/>
      <w:lvlText w:val="•"/>
      <w:lvlJc w:val="left"/>
      <w:pPr>
        <w:tabs>
          <w:tab w:val="num" w:pos="2880"/>
        </w:tabs>
        <w:ind w:left="2880" w:hanging="360"/>
      </w:pPr>
      <w:rPr>
        <w:rFonts w:ascii="Arial" w:hAnsi="Arial" w:hint="default"/>
      </w:rPr>
    </w:lvl>
    <w:lvl w:ilvl="4" w:tplc="D2C42794" w:tentative="1">
      <w:start w:val="1"/>
      <w:numFmt w:val="bullet"/>
      <w:lvlText w:val="•"/>
      <w:lvlJc w:val="left"/>
      <w:pPr>
        <w:tabs>
          <w:tab w:val="num" w:pos="3600"/>
        </w:tabs>
        <w:ind w:left="3600" w:hanging="360"/>
      </w:pPr>
      <w:rPr>
        <w:rFonts w:ascii="Arial" w:hAnsi="Arial" w:hint="default"/>
      </w:rPr>
    </w:lvl>
    <w:lvl w:ilvl="5" w:tplc="E0363BA8" w:tentative="1">
      <w:start w:val="1"/>
      <w:numFmt w:val="bullet"/>
      <w:lvlText w:val="•"/>
      <w:lvlJc w:val="left"/>
      <w:pPr>
        <w:tabs>
          <w:tab w:val="num" w:pos="4320"/>
        </w:tabs>
        <w:ind w:left="4320" w:hanging="360"/>
      </w:pPr>
      <w:rPr>
        <w:rFonts w:ascii="Arial" w:hAnsi="Arial" w:hint="default"/>
      </w:rPr>
    </w:lvl>
    <w:lvl w:ilvl="6" w:tplc="309E81E4" w:tentative="1">
      <w:start w:val="1"/>
      <w:numFmt w:val="bullet"/>
      <w:lvlText w:val="•"/>
      <w:lvlJc w:val="left"/>
      <w:pPr>
        <w:tabs>
          <w:tab w:val="num" w:pos="5040"/>
        </w:tabs>
        <w:ind w:left="5040" w:hanging="360"/>
      </w:pPr>
      <w:rPr>
        <w:rFonts w:ascii="Arial" w:hAnsi="Arial" w:hint="default"/>
      </w:rPr>
    </w:lvl>
    <w:lvl w:ilvl="7" w:tplc="8194A134" w:tentative="1">
      <w:start w:val="1"/>
      <w:numFmt w:val="bullet"/>
      <w:lvlText w:val="•"/>
      <w:lvlJc w:val="left"/>
      <w:pPr>
        <w:tabs>
          <w:tab w:val="num" w:pos="5760"/>
        </w:tabs>
        <w:ind w:left="5760" w:hanging="360"/>
      </w:pPr>
      <w:rPr>
        <w:rFonts w:ascii="Arial" w:hAnsi="Arial" w:hint="default"/>
      </w:rPr>
    </w:lvl>
    <w:lvl w:ilvl="8" w:tplc="E1E46A0E"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6AF763A6"/>
    <w:multiLevelType w:val="hybridMultilevel"/>
    <w:tmpl w:val="53E4A688"/>
    <w:lvl w:ilvl="0" w:tplc="0409000F">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C8C7B40"/>
    <w:multiLevelType w:val="hybridMultilevel"/>
    <w:tmpl w:val="4120BB46"/>
    <w:lvl w:ilvl="0" w:tplc="472E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D7B5650"/>
    <w:multiLevelType w:val="hybridMultilevel"/>
    <w:tmpl w:val="7820EDDE"/>
    <w:lvl w:ilvl="0" w:tplc="04090011">
      <w:start w:val="1"/>
      <w:numFmt w:val="decimal"/>
      <w:lvlText w:val="%1)"/>
      <w:lvlJc w:val="left"/>
      <w:pPr>
        <w:ind w:left="720" w:hanging="360"/>
      </w:pPr>
    </w:lvl>
    <w:lvl w:ilvl="1" w:tplc="FF6A52D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D942149"/>
    <w:multiLevelType w:val="hybridMultilevel"/>
    <w:tmpl w:val="68D05CFC"/>
    <w:lvl w:ilvl="0" w:tplc="A600E238">
      <w:start w:val="1"/>
      <w:numFmt w:val="decimal"/>
      <w:lvlText w:val="%1."/>
      <w:lvlJc w:val="left"/>
      <w:pPr>
        <w:tabs>
          <w:tab w:val="num" w:pos="720"/>
        </w:tabs>
        <w:ind w:left="720" w:hanging="360"/>
      </w:pPr>
    </w:lvl>
    <w:lvl w:ilvl="1" w:tplc="389044F4" w:tentative="1">
      <w:start w:val="1"/>
      <w:numFmt w:val="decimal"/>
      <w:lvlText w:val="%2."/>
      <w:lvlJc w:val="left"/>
      <w:pPr>
        <w:tabs>
          <w:tab w:val="num" w:pos="1440"/>
        </w:tabs>
        <w:ind w:left="1440" w:hanging="360"/>
      </w:pPr>
    </w:lvl>
    <w:lvl w:ilvl="2" w:tplc="A35815D4" w:tentative="1">
      <w:start w:val="1"/>
      <w:numFmt w:val="decimal"/>
      <w:lvlText w:val="%3."/>
      <w:lvlJc w:val="left"/>
      <w:pPr>
        <w:tabs>
          <w:tab w:val="num" w:pos="2160"/>
        </w:tabs>
        <w:ind w:left="2160" w:hanging="360"/>
      </w:pPr>
    </w:lvl>
    <w:lvl w:ilvl="3" w:tplc="EAA43610" w:tentative="1">
      <w:start w:val="1"/>
      <w:numFmt w:val="decimal"/>
      <w:lvlText w:val="%4."/>
      <w:lvlJc w:val="left"/>
      <w:pPr>
        <w:tabs>
          <w:tab w:val="num" w:pos="2880"/>
        </w:tabs>
        <w:ind w:left="2880" w:hanging="360"/>
      </w:pPr>
    </w:lvl>
    <w:lvl w:ilvl="4" w:tplc="8F82E26A" w:tentative="1">
      <w:start w:val="1"/>
      <w:numFmt w:val="decimal"/>
      <w:lvlText w:val="%5."/>
      <w:lvlJc w:val="left"/>
      <w:pPr>
        <w:tabs>
          <w:tab w:val="num" w:pos="3600"/>
        </w:tabs>
        <w:ind w:left="3600" w:hanging="360"/>
      </w:pPr>
    </w:lvl>
    <w:lvl w:ilvl="5" w:tplc="B5E6D25A" w:tentative="1">
      <w:start w:val="1"/>
      <w:numFmt w:val="decimal"/>
      <w:lvlText w:val="%6."/>
      <w:lvlJc w:val="left"/>
      <w:pPr>
        <w:tabs>
          <w:tab w:val="num" w:pos="4320"/>
        </w:tabs>
        <w:ind w:left="4320" w:hanging="360"/>
      </w:pPr>
    </w:lvl>
    <w:lvl w:ilvl="6" w:tplc="5E2893E4" w:tentative="1">
      <w:start w:val="1"/>
      <w:numFmt w:val="decimal"/>
      <w:lvlText w:val="%7."/>
      <w:lvlJc w:val="left"/>
      <w:pPr>
        <w:tabs>
          <w:tab w:val="num" w:pos="5040"/>
        </w:tabs>
        <w:ind w:left="5040" w:hanging="360"/>
      </w:pPr>
    </w:lvl>
    <w:lvl w:ilvl="7" w:tplc="2F3211B0" w:tentative="1">
      <w:start w:val="1"/>
      <w:numFmt w:val="decimal"/>
      <w:lvlText w:val="%8."/>
      <w:lvlJc w:val="left"/>
      <w:pPr>
        <w:tabs>
          <w:tab w:val="num" w:pos="5760"/>
        </w:tabs>
        <w:ind w:left="5760" w:hanging="360"/>
      </w:pPr>
    </w:lvl>
    <w:lvl w:ilvl="8" w:tplc="04D4996C" w:tentative="1">
      <w:start w:val="1"/>
      <w:numFmt w:val="decimal"/>
      <w:lvlText w:val="%9."/>
      <w:lvlJc w:val="left"/>
      <w:pPr>
        <w:tabs>
          <w:tab w:val="num" w:pos="6480"/>
        </w:tabs>
        <w:ind w:left="6480" w:hanging="360"/>
      </w:pPr>
    </w:lvl>
  </w:abstractNum>
  <w:abstractNum w:abstractNumId="93" w15:restartNumberingAfterBreak="0">
    <w:nsid w:val="71DE1238"/>
    <w:multiLevelType w:val="hybridMultilevel"/>
    <w:tmpl w:val="42AE7F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3537E89"/>
    <w:multiLevelType w:val="hybridMultilevel"/>
    <w:tmpl w:val="6804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546168"/>
    <w:multiLevelType w:val="hybridMultilevel"/>
    <w:tmpl w:val="42C26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6C1211A"/>
    <w:multiLevelType w:val="hybridMultilevel"/>
    <w:tmpl w:val="583A418E"/>
    <w:lvl w:ilvl="0" w:tplc="A9E65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7E73724"/>
    <w:multiLevelType w:val="hybridMultilevel"/>
    <w:tmpl w:val="4D9227CA"/>
    <w:lvl w:ilvl="0" w:tplc="0CA20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852245C"/>
    <w:multiLevelType w:val="hybridMultilevel"/>
    <w:tmpl w:val="403A6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A916600"/>
    <w:multiLevelType w:val="hybridMultilevel"/>
    <w:tmpl w:val="C0CE25E8"/>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B8A2FDC"/>
    <w:multiLevelType w:val="hybridMultilevel"/>
    <w:tmpl w:val="904C2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BC50619"/>
    <w:multiLevelType w:val="hybridMultilevel"/>
    <w:tmpl w:val="5296D3EC"/>
    <w:lvl w:ilvl="0" w:tplc="A89E236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BFB182F"/>
    <w:multiLevelType w:val="hybridMultilevel"/>
    <w:tmpl w:val="54B40B90"/>
    <w:lvl w:ilvl="0" w:tplc="8998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EC4680D"/>
    <w:multiLevelType w:val="hybridMultilevel"/>
    <w:tmpl w:val="16B2E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0"/>
  </w:num>
  <w:num w:numId="2">
    <w:abstractNumId w:val="98"/>
  </w:num>
  <w:num w:numId="3">
    <w:abstractNumId w:val="62"/>
  </w:num>
  <w:num w:numId="4">
    <w:abstractNumId w:val="73"/>
  </w:num>
  <w:num w:numId="5">
    <w:abstractNumId w:val="33"/>
  </w:num>
  <w:num w:numId="6">
    <w:abstractNumId w:val="42"/>
  </w:num>
  <w:num w:numId="7">
    <w:abstractNumId w:val="53"/>
  </w:num>
  <w:num w:numId="8">
    <w:abstractNumId w:val="100"/>
  </w:num>
  <w:num w:numId="9">
    <w:abstractNumId w:val="96"/>
  </w:num>
  <w:num w:numId="10">
    <w:abstractNumId w:val="52"/>
  </w:num>
  <w:num w:numId="11">
    <w:abstractNumId w:val="1"/>
  </w:num>
  <w:num w:numId="12">
    <w:abstractNumId w:val="48"/>
  </w:num>
  <w:num w:numId="13">
    <w:abstractNumId w:val="83"/>
  </w:num>
  <w:num w:numId="14">
    <w:abstractNumId w:val="5"/>
  </w:num>
  <w:num w:numId="15">
    <w:abstractNumId w:val="45"/>
  </w:num>
  <w:num w:numId="16">
    <w:abstractNumId w:val="9"/>
  </w:num>
  <w:num w:numId="17">
    <w:abstractNumId w:val="16"/>
  </w:num>
  <w:num w:numId="18">
    <w:abstractNumId w:val="59"/>
  </w:num>
  <w:num w:numId="19">
    <w:abstractNumId w:val="103"/>
  </w:num>
  <w:num w:numId="20">
    <w:abstractNumId w:val="21"/>
  </w:num>
  <w:num w:numId="21">
    <w:abstractNumId w:val="72"/>
  </w:num>
  <w:num w:numId="22">
    <w:abstractNumId w:val="15"/>
  </w:num>
  <w:num w:numId="23">
    <w:abstractNumId w:val="17"/>
  </w:num>
  <w:num w:numId="24">
    <w:abstractNumId w:val="44"/>
  </w:num>
  <w:num w:numId="25">
    <w:abstractNumId w:val="28"/>
  </w:num>
  <w:num w:numId="26">
    <w:abstractNumId w:val="64"/>
  </w:num>
  <w:num w:numId="27">
    <w:abstractNumId w:val="2"/>
  </w:num>
  <w:num w:numId="28">
    <w:abstractNumId w:val="36"/>
  </w:num>
  <w:num w:numId="29">
    <w:abstractNumId w:val="68"/>
  </w:num>
  <w:num w:numId="30">
    <w:abstractNumId w:val="79"/>
  </w:num>
  <w:num w:numId="31">
    <w:abstractNumId w:val="102"/>
  </w:num>
  <w:num w:numId="32">
    <w:abstractNumId w:val="46"/>
  </w:num>
  <w:num w:numId="33">
    <w:abstractNumId w:val="92"/>
  </w:num>
  <w:num w:numId="34">
    <w:abstractNumId w:val="25"/>
  </w:num>
  <w:num w:numId="35">
    <w:abstractNumId w:val="22"/>
  </w:num>
  <w:num w:numId="36">
    <w:abstractNumId w:val="86"/>
  </w:num>
  <w:num w:numId="37">
    <w:abstractNumId w:val="58"/>
  </w:num>
  <w:num w:numId="38">
    <w:abstractNumId w:val="8"/>
  </w:num>
  <w:num w:numId="39">
    <w:abstractNumId w:val="31"/>
  </w:num>
  <w:num w:numId="40">
    <w:abstractNumId w:val="78"/>
  </w:num>
  <w:num w:numId="41">
    <w:abstractNumId w:val="95"/>
  </w:num>
  <w:num w:numId="42">
    <w:abstractNumId w:val="60"/>
  </w:num>
  <w:num w:numId="43">
    <w:abstractNumId w:val="101"/>
  </w:num>
  <w:num w:numId="44">
    <w:abstractNumId w:val="89"/>
  </w:num>
  <w:num w:numId="45">
    <w:abstractNumId w:val="82"/>
  </w:num>
  <w:num w:numId="46">
    <w:abstractNumId w:val="18"/>
  </w:num>
  <w:num w:numId="47">
    <w:abstractNumId w:val="26"/>
  </w:num>
  <w:num w:numId="48">
    <w:abstractNumId w:val="12"/>
  </w:num>
  <w:num w:numId="49">
    <w:abstractNumId w:val="84"/>
  </w:num>
  <w:num w:numId="50">
    <w:abstractNumId w:val="0"/>
  </w:num>
  <w:num w:numId="51">
    <w:abstractNumId w:val="49"/>
  </w:num>
  <w:num w:numId="52">
    <w:abstractNumId w:val="29"/>
  </w:num>
  <w:num w:numId="53">
    <w:abstractNumId w:val="23"/>
  </w:num>
  <w:num w:numId="54">
    <w:abstractNumId w:val="24"/>
  </w:num>
  <w:num w:numId="55">
    <w:abstractNumId w:val="57"/>
  </w:num>
  <w:num w:numId="56">
    <w:abstractNumId w:val="69"/>
  </w:num>
  <w:num w:numId="57">
    <w:abstractNumId w:val="14"/>
  </w:num>
  <w:num w:numId="58">
    <w:abstractNumId w:val="56"/>
  </w:num>
  <w:num w:numId="59">
    <w:abstractNumId w:val="71"/>
  </w:num>
  <w:num w:numId="60">
    <w:abstractNumId w:val="55"/>
  </w:num>
  <w:num w:numId="61">
    <w:abstractNumId w:val="97"/>
  </w:num>
  <w:num w:numId="62">
    <w:abstractNumId w:val="85"/>
  </w:num>
  <w:num w:numId="63">
    <w:abstractNumId w:val="63"/>
  </w:num>
  <w:num w:numId="64">
    <w:abstractNumId w:val="6"/>
  </w:num>
  <w:num w:numId="65">
    <w:abstractNumId w:val="93"/>
  </w:num>
  <w:num w:numId="66">
    <w:abstractNumId w:val="91"/>
  </w:num>
  <w:num w:numId="67">
    <w:abstractNumId w:val="35"/>
  </w:num>
  <w:num w:numId="68">
    <w:abstractNumId w:val="11"/>
  </w:num>
  <w:num w:numId="69">
    <w:abstractNumId w:val="20"/>
  </w:num>
  <w:num w:numId="70">
    <w:abstractNumId w:val="38"/>
  </w:num>
  <w:num w:numId="71">
    <w:abstractNumId w:val="7"/>
  </w:num>
  <w:num w:numId="72">
    <w:abstractNumId w:val="81"/>
  </w:num>
  <w:num w:numId="73">
    <w:abstractNumId w:val="99"/>
  </w:num>
  <w:num w:numId="74">
    <w:abstractNumId w:val="41"/>
  </w:num>
  <w:num w:numId="75">
    <w:abstractNumId w:val="47"/>
  </w:num>
  <w:num w:numId="76">
    <w:abstractNumId w:val="13"/>
  </w:num>
  <w:num w:numId="77">
    <w:abstractNumId w:val="50"/>
  </w:num>
  <w:num w:numId="78">
    <w:abstractNumId w:val="3"/>
  </w:num>
  <w:num w:numId="79">
    <w:abstractNumId w:val="75"/>
  </w:num>
  <w:num w:numId="80">
    <w:abstractNumId w:val="90"/>
  </w:num>
  <w:num w:numId="81">
    <w:abstractNumId w:val="30"/>
  </w:num>
  <w:num w:numId="82">
    <w:abstractNumId w:val="67"/>
  </w:num>
  <w:num w:numId="83">
    <w:abstractNumId w:val="19"/>
  </w:num>
  <w:num w:numId="84">
    <w:abstractNumId w:val="66"/>
  </w:num>
  <w:num w:numId="85">
    <w:abstractNumId w:val="76"/>
  </w:num>
  <w:num w:numId="86">
    <w:abstractNumId w:val="37"/>
  </w:num>
  <w:num w:numId="87">
    <w:abstractNumId w:val="61"/>
  </w:num>
  <w:num w:numId="88">
    <w:abstractNumId w:val="94"/>
  </w:num>
  <w:num w:numId="89">
    <w:abstractNumId w:val="87"/>
  </w:num>
  <w:num w:numId="90">
    <w:abstractNumId w:val="10"/>
  </w:num>
  <w:num w:numId="91">
    <w:abstractNumId w:val="70"/>
  </w:num>
  <w:num w:numId="92">
    <w:abstractNumId w:val="65"/>
  </w:num>
  <w:num w:numId="93">
    <w:abstractNumId w:val="40"/>
  </w:num>
  <w:num w:numId="94">
    <w:abstractNumId w:val="4"/>
  </w:num>
  <w:num w:numId="95">
    <w:abstractNumId w:val="43"/>
  </w:num>
  <w:num w:numId="96">
    <w:abstractNumId w:val="32"/>
  </w:num>
  <w:num w:numId="97">
    <w:abstractNumId w:val="77"/>
  </w:num>
  <w:num w:numId="98">
    <w:abstractNumId w:val="74"/>
  </w:num>
  <w:num w:numId="99">
    <w:abstractNumId w:val="27"/>
  </w:num>
  <w:num w:numId="100">
    <w:abstractNumId w:val="54"/>
  </w:num>
  <w:num w:numId="101">
    <w:abstractNumId w:val="39"/>
  </w:num>
  <w:num w:numId="102">
    <w:abstractNumId w:val="88"/>
  </w:num>
  <w:num w:numId="103">
    <w:abstractNumId w:val="34"/>
  </w:num>
  <w:num w:numId="104">
    <w:abstractNumId w:val="51"/>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Mahmoud">
    <w15:presenceInfo w15:providerId="None" w15:userId="Mahmoud"/>
  </w15:person>
  <w15:person w15:author="ehsan edalat">
    <w15:presenceInfo w15:providerId="Windows Live" w15:userId="0964c5812ae79ca7"/>
  </w15:person>
  <w15:person w15:author="Mahmoud [2]">
    <w15:presenceInfo w15:providerId="Windows Live" w15:userId="8e62b8c47df89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ocumentProtection w:edit="trackedChanges" w:enforcement="0"/>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3MDCxMLcwMDMxMDZW0lEKTi0uzszPAykwrQUASt2MsSwAAAA="/>
  </w:docVars>
  <w:rsids>
    <w:rsidRoot w:val="00791160"/>
    <w:rsid w:val="00002134"/>
    <w:rsid w:val="0000443D"/>
    <w:rsid w:val="000060B1"/>
    <w:rsid w:val="0000659A"/>
    <w:rsid w:val="00006E7C"/>
    <w:rsid w:val="00007A7A"/>
    <w:rsid w:val="00010081"/>
    <w:rsid w:val="00010D82"/>
    <w:rsid w:val="0001208F"/>
    <w:rsid w:val="0001296F"/>
    <w:rsid w:val="000162D0"/>
    <w:rsid w:val="00017D75"/>
    <w:rsid w:val="000201C0"/>
    <w:rsid w:val="00020B58"/>
    <w:rsid w:val="00020FC7"/>
    <w:rsid w:val="00022743"/>
    <w:rsid w:val="00023268"/>
    <w:rsid w:val="00024655"/>
    <w:rsid w:val="00024911"/>
    <w:rsid w:val="00024E6D"/>
    <w:rsid w:val="000265F4"/>
    <w:rsid w:val="00026F86"/>
    <w:rsid w:val="00032A81"/>
    <w:rsid w:val="00034E93"/>
    <w:rsid w:val="00035CDB"/>
    <w:rsid w:val="00036E93"/>
    <w:rsid w:val="00037382"/>
    <w:rsid w:val="00037444"/>
    <w:rsid w:val="00037DAA"/>
    <w:rsid w:val="00047B57"/>
    <w:rsid w:val="00050A8D"/>
    <w:rsid w:val="00052C77"/>
    <w:rsid w:val="0006114C"/>
    <w:rsid w:val="000622EB"/>
    <w:rsid w:val="0006363E"/>
    <w:rsid w:val="00064986"/>
    <w:rsid w:val="00064FCA"/>
    <w:rsid w:val="0006674B"/>
    <w:rsid w:val="00066B00"/>
    <w:rsid w:val="00073992"/>
    <w:rsid w:val="00073F53"/>
    <w:rsid w:val="0007593C"/>
    <w:rsid w:val="00083E44"/>
    <w:rsid w:val="00084D4A"/>
    <w:rsid w:val="00085CD8"/>
    <w:rsid w:val="00086E53"/>
    <w:rsid w:val="00087316"/>
    <w:rsid w:val="00095CF6"/>
    <w:rsid w:val="00097C39"/>
    <w:rsid w:val="00097FB3"/>
    <w:rsid w:val="000A1CBF"/>
    <w:rsid w:val="000A2AD9"/>
    <w:rsid w:val="000A2C34"/>
    <w:rsid w:val="000A4AF1"/>
    <w:rsid w:val="000A64B6"/>
    <w:rsid w:val="000A68C0"/>
    <w:rsid w:val="000A6DB9"/>
    <w:rsid w:val="000B26AD"/>
    <w:rsid w:val="000B4756"/>
    <w:rsid w:val="000B5133"/>
    <w:rsid w:val="000B53AD"/>
    <w:rsid w:val="000B5C1D"/>
    <w:rsid w:val="000C4C6A"/>
    <w:rsid w:val="000D1E70"/>
    <w:rsid w:val="000D2602"/>
    <w:rsid w:val="000D26A4"/>
    <w:rsid w:val="000D26C2"/>
    <w:rsid w:val="000D2CCA"/>
    <w:rsid w:val="000D5978"/>
    <w:rsid w:val="000D5C77"/>
    <w:rsid w:val="000D5E73"/>
    <w:rsid w:val="000D73C5"/>
    <w:rsid w:val="000D7892"/>
    <w:rsid w:val="000E02CF"/>
    <w:rsid w:val="000E0F98"/>
    <w:rsid w:val="000E1D51"/>
    <w:rsid w:val="000E2EE1"/>
    <w:rsid w:val="000E40C1"/>
    <w:rsid w:val="000E5898"/>
    <w:rsid w:val="000F1845"/>
    <w:rsid w:val="000F19F6"/>
    <w:rsid w:val="000F3066"/>
    <w:rsid w:val="000F3BE0"/>
    <w:rsid w:val="000F421B"/>
    <w:rsid w:val="000F5351"/>
    <w:rsid w:val="000F586B"/>
    <w:rsid w:val="000F5C24"/>
    <w:rsid w:val="000F651D"/>
    <w:rsid w:val="000F7301"/>
    <w:rsid w:val="000F79FA"/>
    <w:rsid w:val="001001B3"/>
    <w:rsid w:val="00101E6A"/>
    <w:rsid w:val="00102A8B"/>
    <w:rsid w:val="00102DF9"/>
    <w:rsid w:val="00105584"/>
    <w:rsid w:val="001063F7"/>
    <w:rsid w:val="001134FA"/>
    <w:rsid w:val="00114D3D"/>
    <w:rsid w:val="00116FD4"/>
    <w:rsid w:val="00117118"/>
    <w:rsid w:val="00117542"/>
    <w:rsid w:val="00120537"/>
    <w:rsid w:val="00121CEB"/>
    <w:rsid w:val="00123366"/>
    <w:rsid w:val="00123D96"/>
    <w:rsid w:val="00124958"/>
    <w:rsid w:val="00124EF4"/>
    <w:rsid w:val="00125319"/>
    <w:rsid w:val="001269FB"/>
    <w:rsid w:val="00135043"/>
    <w:rsid w:val="00142268"/>
    <w:rsid w:val="00144720"/>
    <w:rsid w:val="001465EE"/>
    <w:rsid w:val="001536DA"/>
    <w:rsid w:val="001548C9"/>
    <w:rsid w:val="001552E0"/>
    <w:rsid w:val="00155335"/>
    <w:rsid w:val="00155D15"/>
    <w:rsid w:val="00155DC1"/>
    <w:rsid w:val="00156555"/>
    <w:rsid w:val="00156B1D"/>
    <w:rsid w:val="001576F4"/>
    <w:rsid w:val="00162E15"/>
    <w:rsid w:val="00163222"/>
    <w:rsid w:val="0016325B"/>
    <w:rsid w:val="001634A5"/>
    <w:rsid w:val="00164A63"/>
    <w:rsid w:val="00165282"/>
    <w:rsid w:val="00165390"/>
    <w:rsid w:val="001654B5"/>
    <w:rsid w:val="001678B2"/>
    <w:rsid w:val="00170824"/>
    <w:rsid w:val="00171169"/>
    <w:rsid w:val="001718B8"/>
    <w:rsid w:val="00171C09"/>
    <w:rsid w:val="00171DCA"/>
    <w:rsid w:val="00171DEA"/>
    <w:rsid w:val="00175A70"/>
    <w:rsid w:val="001843F7"/>
    <w:rsid w:val="00187AC2"/>
    <w:rsid w:val="00187C34"/>
    <w:rsid w:val="00187F59"/>
    <w:rsid w:val="00193959"/>
    <w:rsid w:val="001940D1"/>
    <w:rsid w:val="00194273"/>
    <w:rsid w:val="001945B1"/>
    <w:rsid w:val="001950D2"/>
    <w:rsid w:val="00195BEF"/>
    <w:rsid w:val="001961A9"/>
    <w:rsid w:val="001974C5"/>
    <w:rsid w:val="00197B5E"/>
    <w:rsid w:val="001A009B"/>
    <w:rsid w:val="001A1D47"/>
    <w:rsid w:val="001A3E99"/>
    <w:rsid w:val="001A3EF5"/>
    <w:rsid w:val="001A48BB"/>
    <w:rsid w:val="001A5214"/>
    <w:rsid w:val="001A5CD1"/>
    <w:rsid w:val="001A7249"/>
    <w:rsid w:val="001A78F9"/>
    <w:rsid w:val="001A79A8"/>
    <w:rsid w:val="001B01A7"/>
    <w:rsid w:val="001B1CBD"/>
    <w:rsid w:val="001B24E8"/>
    <w:rsid w:val="001B2FBB"/>
    <w:rsid w:val="001B3F61"/>
    <w:rsid w:val="001B6602"/>
    <w:rsid w:val="001B6F96"/>
    <w:rsid w:val="001C2948"/>
    <w:rsid w:val="001C2D8B"/>
    <w:rsid w:val="001C54B5"/>
    <w:rsid w:val="001C5901"/>
    <w:rsid w:val="001C5D0F"/>
    <w:rsid w:val="001C7FA6"/>
    <w:rsid w:val="001D00AD"/>
    <w:rsid w:val="001D02C8"/>
    <w:rsid w:val="001D126E"/>
    <w:rsid w:val="001D18A2"/>
    <w:rsid w:val="001D2F20"/>
    <w:rsid w:val="001D3EE1"/>
    <w:rsid w:val="001D4E7A"/>
    <w:rsid w:val="001D4F6D"/>
    <w:rsid w:val="001D5AFC"/>
    <w:rsid w:val="001D5DB6"/>
    <w:rsid w:val="001D6A80"/>
    <w:rsid w:val="001D7115"/>
    <w:rsid w:val="001E28FD"/>
    <w:rsid w:val="001E2A55"/>
    <w:rsid w:val="001E5FE5"/>
    <w:rsid w:val="001E702E"/>
    <w:rsid w:val="001F08B4"/>
    <w:rsid w:val="001F1AAD"/>
    <w:rsid w:val="001F4612"/>
    <w:rsid w:val="001F5427"/>
    <w:rsid w:val="00200A36"/>
    <w:rsid w:val="002014CD"/>
    <w:rsid w:val="00204D43"/>
    <w:rsid w:val="00205C44"/>
    <w:rsid w:val="002107DF"/>
    <w:rsid w:val="00212636"/>
    <w:rsid w:val="00212B5C"/>
    <w:rsid w:val="00213C98"/>
    <w:rsid w:val="00214BAE"/>
    <w:rsid w:val="002207A7"/>
    <w:rsid w:val="00223B9E"/>
    <w:rsid w:val="00224F52"/>
    <w:rsid w:val="0022531A"/>
    <w:rsid w:val="00227751"/>
    <w:rsid w:val="00231B50"/>
    <w:rsid w:val="00232EE2"/>
    <w:rsid w:val="002331D0"/>
    <w:rsid w:val="002335F0"/>
    <w:rsid w:val="00235530"/>
    <w:rsid w:val="00241BE5"/>
    <w:rsid w:val="00243B05"/>
    <w:rsid w:val="0024427B"/>
    <w:rsid w:val="002453CF"/>
    <w:rsid w:val="00245D05"/>
    <w:rsid w:val="002465DA"/>
    <w:rsid w:val="00246A14"/>
    <w:rsid w:val="00251B0C"/>
    <w:rsid w:val="00252D2A"/>
    <w:rsid w:val="0025368B"/>
    <w:rsid w:val="002548E1"/>
    <w:rsid w:val="00254AEB"/>
    <w:rsid w:val="00254DCF"/>
    <w:rsid w:val="00256659"/>
    <w:rsid w:val="00256FC3"/>
    <w:rsid w:val="0025758C"/>
    <w:rsid w:val="0026038E"/>
    <w:rsid w:val="002630A7"/>
    <w:rsid w:val="00264487"/>
    <w:rsid w:val="002648AB"/>
    <w:rsid w:val="00264D55"/>
    <w:rsid w:val="00264E53"/>
    <w:rsid w:val="002655C2"/>
    <w:rsid w:val="0026643F"/>
    <w:rsid w:val="00266FD5"/>
    <w:rsid w:val="002722B4"/>
    <w:rsid w:val="0027305E"/>
    <w:rsid w:val="00273277"/>
    <w:rsid w:val="00276660"/>
    <w:rsid w:val="00284854"/>
    <w:rsid w:val="00285181"/>
    <w:rsid w:val="00285F32"/>
    <w:rsid w:val="00286B1F"/>
    <w:rsid w:val="00290ECF"/>
    <w:rsid w:val="002943D7"/>
    <w:rsid w:val="0029443E"/>
    <w:rsid w:val="002A04BF"/>
    <w:rsid w:val="002A35CC"/>
    <w:rsid w:val="002A420A"/>
    <w:rsid w:val="002A75F6"/>
    <w:rsid w:val="002A7A97"/>
    <w:rsid w:val="002A7B26"/>
    <w:rsid w:val="002B1234"/>
    <w:rsid w:val="002B1DEE"/>
    <w:rsid w:val="002B3D99"/>
    <w:rsid w:val="002B5813"/>
    <w:rsid w:val="002C2639"/>
    <w:rsid w:val="002C29BA"/>
    <w:rsid w:val="002C6D41"/>
    <w:rsid w:val="002D0CED"/>
    <w:rsid w:val="002D1C2F"/>
    <w:rsid w:val="002D2113"/>
    <w:rsid w:val="002D24BF"/>
    <w:rsid w:val="002D3C4D"/>
    <w:rsid w:val="002D494D"/>
    <w:rsid w:val="002D4968"/>
    <w:rsid w:val="002D4974"/>
    <w:rsid w:val="002D4E7B"/>
    <w:rsid w:val="002D72ED"/>
    <w:rsid w:val="002D75CD"/>
    <w:rsid w:val="002D7860"/>
    <w:rsid w:val="002D7876"/>
    <w:rsid w:val="002E0125"/>
    <w:rsid w:val="002E1397"/>
    <w:rsid w:val="002E1401"/>
    <w:rsid w:val="002E1638"/>
    <w:rsid w:val="002E3692"/>
    <w:rsid w:val="002E435E"/>
    <w:rsid w:val="002E5B46"/>
    <w:rsid w:val="002E5BC2"/>
    <w:rsid w:val="002E61F4"/>
    <w:rsid w:val="002E73FB"/>
    <w:rsid w:val="002E7452"/>
    <w:rsid w:val="002E7AF3"/>
    <w:rsid w:val="002F0727"/>
    <w:rsid w:val="002F0FCC"/>
    <w:rsid w:val="002F2CC4"/>
    <w:rsid w:val="002F5546"/>
    <w:rsid w:val="002F60C9"/>
    <w:rsid w:val="002F6210"/>
    <w:rsid w:val="002F6A99"/>
    <w:rsid w:val="002F788F"/>
    <w:rsid w:val="002F7DD6"/>
    <w:rsid w:val="00300BBC"/>
    <w:rsid w:val="00301ABC"/>
    <w:rsid w:val="00303086"/>
    <w:rsid w:val="00303730"/>
    <w:rsid w:val="00303E42"/>
    <w:rsid w:val="003051E2"/>
    <w:rsid w:val="00306229"/>
    <w:rsid w:val="00306313"/>
    <w:rsid w:val="003064FD"/>
    <w:rsid w:val="0030747B"/>
    <w:rsid w:val="003076D5"/>
    <w:rsid w:val="00311DCD"/>
    <w:rsid w:val="0031285A"/>
    <w:rsid w:val="00312E12"/>
    <w:rsid w:val="0031368C"/>
    <w:rsid w:val="0031462B"/>
    <w:rsid w:val="00314AAF"/>
    <w:rsid w:val="00315E3A"/>
    <w:rsid w:val="003177D2"/>
    <w:rsid w:val="00317CDA"/>
    <w:rsid w:val="00322549"/>
    <w:rsid w:val="0032345D"/>
    <w:rsid w:val="00323BB4"/>
    <w:rsid w:val="003240FD"/>
    <w:rsid w:val="00324AB1"/>
    <w:rsid w:val="0032586D"/>
    <w:rsid w:val="00325B11"/>
    <w:rsid w:val="00325CE1"/>
    <w:rsid w:val="003262C8"/>
    <w:rsid w:val="00326306"/>
    <w:rsid w:val="00330B75"/>
    <w:rsid w:val="003332D7"/>
    <w:rsid w:val="00333C51"/>
    <w:rsid w:val="00333FB5"/>
    <w:rsid w:val="00336D84"/>
    <w:rsid w:val="003417C5"/>
    <w:rsid w:val="0034183E"/>
    <w:rsid w:val="00344BA9"/>
    <w:rsid w:val="00344F04"/>
    <w:rsid w:val="003464A5"/>
    <w:rsid w:val="00350A37"/>
    <w:rsid w:val="003537B2"/>
    <w:rsid w:val="00354A57"/>
    <w:rsid w:val="00356C05"/>
    <w:rsid w:val="00357EB5"/>
    <w:rsid w:val="00361D19"/>
    <w:rsid w:val="00362D9B"/>
    <w:rsid w:val="00364412"/>
    <w:rsid w:val="00366640"/>
    <w:rsid w:val="00370859"/>
    <w:rsid w:val="003717B4"/>
    <w:rsid w:val="003730D6"/>
    <w:rsid w:val="0037483D"/>
    <w:rsid w:val="00375FF8"/>
    <w:rsid w:val="00376F30"/>
    <w:rsid w:val="003777C9"/>
    <w:rsid w:val="00377C21"/>
    <w:rsid w:val="00381F23"/>
    <w:rsid w:val="003833B9"/>
    <w:rsid w:val="003841A7"/>
    <w:rsid w:val="00384AFA"/>
    <w:rsid w:val="00385B39"/>
    <w:rsid w:val="003862D6"/>
    <w:rsid w:val="003877B1"/>
    <w:rsid w:val="0039001D"/>
    <w:rsid w:val="00390155"/>
    <w:rsid w:val="00390446"/>
    <w:rsid w:val="00391A8E"/>
    <w:rsid w:val="00393011"/>
    <w:rsid w:val="003948B4"/>
    <w:rsid w:val="0039551B"/>
    <w:rsid w:val="003957EC"/>
    <w:rsid w:val="003963DD"/>
    <w:rsid w:val="003A3C63"/>
    <w:rsid w:val="003A5C84"/>
    <w:rsid w:val="003A75F6"/>
    <w:rsid w:val="003B0A7C"/>
    <w:rsid w:val="003B1C93"/>
    <w:rsid w:val="003B50DD"/>
    <w:rsid w:val="003B5D83"/>
    <w:rsid w:val="003B6FAC"/>
    <w:rsid w:val="003B7B15"/>
    <w:rsid w:val="003C28CF"/>
    <w:rsid w:val="003C4DF6"/>
    <w:rsid w:val="003C593D"/>
    <w:rsid w:val="003C6615"/>
    <w:rsid w:val="003C6DC6"/>
    <w:rsid w:val="003D1EE0"/>
    <w:rsid w:val="003D4C08"/>
    <w:rsid w:val="003D6048"/>
    <w:rsid w:val="003D6B08"/>
    <w:rsid w:val="003D7CF2"/>
    <w:rsid w:val="003E0A60"/>
    <w:rsid w:val="003E0E22"/>
    <w:rsid w:val="003E0E78"/>
    <w:rsid w:val="003E42A2"/>
    <w:rsid w:val="003E4B4F"/>
    <w:rsid w:val="003E5459"/>
    <w:rsid w:val="003E5ABC"/>
    <w:rsid w:val="003E7552"/>
    <w:rsid w:val="003F02D6"/>
    <w:rsid w:val="003F1A87"/>
    <w:rsid w:val="003F2316"/>
    <w:rsid w:val="003F2727"/>
    <w:rsid w:val="003F6641"/>
    <w:rsid w:val="003F6F1C"/>
    <w:rsid w:val="003F7640"/>
    <w:rsid w:val="0040026C"/>
    <w:rsid w:val="00400CA4"/>
    <w:rsid w:val="00400E77"/>
    <w:rsid w:val="00402E94"/>
    <w:rsid w:val="00406C15"/>
    <w:rsid w:val="004077E3"/>
    <w:rsid w:val="0041090E"/>
    <w:rsid w:val="00412B1F"/>
    <w:rsid w:val="00417072"/>
    <w:rsid w:val="004170CB"/>
    <w:rsid w:val="0041799D"/>
    <w:rsid w:val="0042020B"/>
    <w:rsid w:val="004219C9"/>
    <w:rsid w:val="00422A7D"/>
    <w:rsid w:val="0042311D"/>
    <w:rsid w:val="00425570"/>
    <w:rsid w:val="00425757"/>
    <w:rsid w:val="00426244"/>
    <w:rsid w:val="00426DF7"/>
    <w:rsid w:val="00426EFE"/>
    <w:rsid w:val="004276E7"/>
    <w:rsid w:val="00431E51"/>
    <w:rsid w:val="0043288E"/>
    <w:rsid w:val="00433007"/>
    <w:rsid w:val="00433837"/>
    <w:rsid w:val="004345D5"/>
    <w:rsid w:val="0043574A"/>
    <w:rsid w:val="00435BCB"/>
    <w:rsid w:val="00436254"/>
    <w:rsid w:val="00436B0B"/>
    <w:rsid w:val="00436B24"/>
    <w:rsid w:val="004375B3"/>
    <w:rsid w:val="00441FF9"/>
    <w:rsid w:val="004433C1"/>
    <w:rsid w:val="00444888"/>
    <w:rsid w:val="00445BE8"/>
    <w:rsid w:val="00446330"/>
    <w:rsid w:val="004463EB"/>
    <w:rsid w:val="0045022E"/>
    <w:rsid w:val="00450FEE"/>
    <w:rsid w:val="00452D51"/>
    <w:rsid w:val="00453916"/>
    <w:rsid w:val="0045421A"/>
    <w:rsid w:val="00455D1D"/>
    <w:rsid w:val="00457629"/>
    <w:rsid w:val="004578D9"/>
    <w:rsid w:val="00460698"/>
    <w:rsid w:val="00461926"/>
    <w:rsid w:val="00461A10"/>
    <w:rsid w:val="00461E5B"/>
    <w:rsid w:val="00462724"/>
    <w:rsid w:val="00464003"/>
    <w:rsid w:val="004642A6"/>
    <w:rsid w:val="00464C25"/>
    <w:rsid w:val="00466059"/>
    <w:rsid w:val="00467586"/>
    <w:rsid w:val="00467761"/>
    <w:rsid w:val="00467BF3"/>
    <w:rsid w:val="00470E75"/>
    <w:rsid w:val="004719CF"/>
    <w:rsid w:val="0047648A"/>
    <w:rsid w:val="00480DD8"/>
    <w:rsid w:val="0048201A"/>
    <w:rsid w:val="0048388A"/>
    <w:rsid w:val="004847D7"/>
    <w:rsid w:val="00484BEE"/>
    <w:rsid w:val="004861BC"/>
    <w:rsid w:val="0048655D"/>
    <w:rsid w:val="004917B8"/>
    <w:rsid w:val="00491B89"/>
    <w:rsid w:val="00495272"/>
    <w:rsid w:val="004A038D"/>
    <w:rsid w:val="004A1C55"/>
    <w:rsid w:val="004A2FE6"/>
    <w:rsid w:val="004A4EB6"/>
    <w:rsid w:val="004A6D61"/>
    <w:rsid w:val="004A7842"/>
    <w:rsid w:val="004A7C64"/>
    <w:rsid w:val="004B09A2"/>
    <w:rsid w:val="004B0A25"/>
    <w:rsid w:val="004B2C65"/>
    <w:rsid w:val="004B2FEF"/>
    <w:rsid w:val="004B43D8"/>
    <w:rsid w:val="004B606C"/>
    <w:rsid w:val="004B6E6D"/>
    <w:rsid w:val="004B7F82"/>
    <w:rsid w:val="004C0037"/>
    <w:rsid w:val="004C380C"/>
    <w:rsid w:val="004C4C89"/>
    <w:rsid w:val="004C505D"/>
    <w:rsid w:val="004C661B"/>
    <w:rsid w:val="004C7266"/>
    <w:rsid w:val="004C7419"/>
    <w:rsid w:val="004C7F99"/>
    <w:rsid w:val="004D0278"/>
    <w:rsid w:val="004D1345"/>
    <w:rsid w:val="004D1EB6"/>
    <w:rsid w:val="004E0F36"/>
    <w:rsid w:val="004E4283"/>
    <w:rsid w:val="004E43E6"/>
    <w:rsid w:val="004E4B0E"/>
    <w:rsid w:val="004F0BBC"/>
    <w:rsid w:val="004F1186"/>
    <w:rsid w:val="004F1FDD"/>
    <w:rsid w:val="004F39A4"/>
    <w:rsid w:val="004F44B8"/>
    <w:rsid w:val="004F4579"/>
    <w:rsid w:val="004F5312"/>
    <w:rsid w:val="004F62B7"/>
    <w:rsid w:val="004F6FBD"/>
    <w:rsid w:val="004F7F03"/>
    <w:rsid w:val="005052A6"/>
    <w:rsid w:val="00505967"/>
    <w:rsid w:val="0050686F"/>
    <w:rsid w:val="00506C54"/>
    <w:rsid w:val="00507EDB"/>
    <w:rsid w:val="00511B9B"/>
    <w:rsid w:val="00512232"/>
    <w:rsid w:val="0051224E"/>
    <w:rsid w:val="005127EF"/>
    <w:rsid w:val="00512F7F"/>
    <w:rsid w:val="00513EEB"/>
    <w:rsid w:val="0051506E"/>
    <w:rsid w:val="00516E43"/>
    <w:rsid w:val="0052347B"/>
    <w:rsid w:val="00524882"/>
    <w:rsid w:val="00525B5B"/>
    <w:rsid w:val="0052637B"/>
    <w:rsid w:val="00526EC6"/>
    <w:rsid w:val="00531DD1"/>
    <w:rsid w:val="005338D6"/>
    <w:rsid w:val="00536F17"/>
    <w:rsid w:val="005406ED"/>
    <w:rsid w:val="005428B1"/>
    <w:rsid w:val="00543629"/>
    <w:rsid w:val="00546573"/>
    <w:rsid w:val="00546741"/>
    <w:rsid w:val="0054683C"/>
    <w:rsid w:val="00547390"/>
    <w:rsid w:val="00551433"/>
    <w:rsid w:val="00552D42"/>
    <w:rsid w:val="005534B4"/>
    <w:rsid w:val="00553B40"/>
    <w:rsid w:val="005557FF"/>
    <w:rsid w:val="00557E9A"/>
    <w:rsid w:val="00562A3D"/>
    <w:rsid w:val="00562D2F"/>
    <w:rsid w:val="00563E71"/>
    <w:rsid w:val="00565498"/>
    <w:rsid w:val="00565BA4"/>
    <w:rsid w:val="005667E1"/>
    <w:rsid w:val="00566BB9"/>
    <w:rsid w:val="00570928"/>
    <w:rsid w:val="00572686"/>
    <w:rsid w:val="00572B41"/>
    <w:rsid w:val="00572F41"/>
    <w:rsid w:val="005734F2"/>
    <w:rsid w:val="00573569"/>
    <w:rsid w:val="00573967"/>
    <w:rsid w:val="00574468"/>
    <w:rsid w:val="0057715B"/>
    <w:rsid w:val="005779C9"/>
    <w:rsid w:val="00580900"/>
    <w:rsid w:val="00580909"/>
    <w:rsid w:val="0058138B"/>
    <w:rsid w:val="00583973"/>
    <w:rsid w:val="00584462"/>
    <w:rsid w:val="00584AD9"/>
    <w:rsid w:val="00585F6C"/>
    <w:rsid w:val="0058682C"/>
    <w:rsid w:val="00586D9B"/>
    <w:rsid w:val="005902A7"/>
    <w:rsid w:val="0059255A"/>
    <w:rsid w:val="00594105"/>
    <w:rsid w:val="005947BA"/>
    <w:rsid w:val="0059481A"/>
    <w:rsid w:val="0059585E"/>
    <w:rsid w:val="0059621B"/>
    <w:rsid w:val="005966EC"/>
    <w:rsid w:val="0059735A"/>
    <w:rsid w:val="005975EA"/>
    <w:rsid w:val="00597B77"/>
    <w:rsid w:val="005A0086"/>
    <w:rsid w:val="005A2575"/>
    <w:rsid w:val="005A269A"/>
    <w:rsid w:val="005A35D0"/>
    <w:rsid w:val="005A3619"/>
    <w:rsid w:val="005A52D4"/>
    <w:rsid w:val="005A57F0"/>
    <w:rsid w:val="005A5C75"/>
    <w:rsid w:val="005B1677"/>
    <w:rsid w:val="005B5D71"/>
    <w:rsid w:val="005B6599"/>
    <w:rsid w:val="005C1629"/>
    <w:rsid w:val="005C1A0C"/>
    <w:rsid w:val="005C5F61"/>
    <w:rsid w:val="005C6F1A"/>
    <w:rsid w:val="005C77F7"/>
    <w:rsid w:val="005D176F"/>
    <w:rsid w:val="005D29CF"/>
    <w:rsid w:val="005D3EAB"/>
    <w:rsid w:val="005D4336"/>
    <w:rsid w:val="005D47FD"/>
    <w:rsid w:val="005D4EE8"/>
    <w:rsid w:val="005D512E"/>
    <w:rsid w:val="005E2223"/>
    <w:rsid w:val="005E3B79"/>
    <w:rsid w:val="005E40B9"/>
    <w:rsid w:val="005E4318"/>
    <w:rsid w:val="005E450D"/>
    <w:rsid w:val="005E5F24"/>
    <w:rsid w:val="005E756F"/>
    <w:rsid w:val="005F4772"/>
    <w:rsid w:val="005F76B6"/>
    <w:rsid w:val="005F7E02"/>
    <w:rsid w:val="005F7FBF"/>
    <w:rsid w:val="00600476"/>
    <w:rsid w:val="0060188D"/>
    <w:rsid w:val="00604519"/>
    <w:rsid w:val="006051D6"/>
    <w:rsid w:val="00606AB3"/>
    <w:rsid w:val="006076F3"/>
    <w:rsid w:val="006115C4"/>
    <w:rsid w:val="006126BA"/>
    <w:rsid w:val="006142FF"/>
    <w:rsid w:val="00616065"/>
    <w:rsid w:val="0061690F"/>
    <w:rsid w:val="006176D5"/>
    <w:rsid w:val="006210BE"/>
    <w:rsid w:val="006230AD"/>
    <w:rsid w:val="0062338E"/>
    <w:rsid w:val="0062382C"/>
    <w:rsid w:val="00624462"/>
    <w:rsid w:val="0062541D"/>
    <w:rsid w:val="00625A20"/>
    <w:rsid w:val="00627C47"/>
    <w:rsid w:val="00631047"/>
    <w:rsid w:val="00632B7F"/>
    <w:rsid w:val="00633C1D"/>
    <w:rsid w:val="00633C3D"/>
    <w:rsid w:val="00636886"/>
    <w:rsid w:val="00640194"/>
    <w:rsid w:val="006411FC"/>
    <w:rsid w:val="006426D2"/>
    <w:rsid w:val="006474DF"/>
    <w:rsid w:val="00654309"/>
    <w:rsid w:val="00655117"/>
    <w:rsid w:val="0065570E"/>
    <w:rsid w:val="00655F8C"/>
    <w:rsid w:val="00656DE5"/>
    <w:rsid w:val="0066098E"/>
    <w:rsid w:val="006616B8"/>
    <w:rsid w:val="006618F4"/>
    <w:rsid w:val="00663AF4"/>
    <w:rsid w:val="00664E60"/>
    <w:rsid w:val="0066580C"/>
    <w:rsid w:val="00667B24"/>
    <w:rsid w:val="00670276"/>
    <w:rsid w:val="00670A68"/>
    <w:rsid w:val="006714E9"/>
    <w:rsid w:val="00671846"/>
    <w:rsid w:val="00671E74"/>
    <w:rsid w:val="00672349"/>
    <w:rsid w:val="00672C25"/>
    <w:rsid w:val="0067348E"/>
    <w:rsid w:val="00673567"/>
    <w:rsid w:val="006740F8"/>
    <w:rsid w:val="006742FB"/>
    <w:rsid w:val="00677BD3"/>
    <w:rsid w:val="00677FDD"/>
    <w:rsid w:val="0068096D"/>
    <w:rsid w:val="00681D1A"/>
    <w:rsid w:val="00683C93"/>
    <w:rsid w:val="00685503"/>
    <w:rsid w:val="00686534"/>
    <w:rsid w:val="006871FA"/>
    <w:rsid w:val="0069109E"/>
    <w:rsid w:val="00691C44"/>
    <w:rsid w:val="00693B03"/>
    <w:rsid w:val="006945F7"/>
    <w:rsid w:val="006A0308"/>
    <w:rsid w:val="006A0F06"/>
    <w:rsid w:val="006A1095"/>
    <w:rsid w:val="006A2FEA"/>
    <w:rsid w:val="006A5010"/>
    <w:rsid w:val="006A7122"/>
    <w:rsid w:val="006B01F7"/>
    <w:rsid w:val="006B0A0A"/>
    <w:rsid w:val="006B220C"/>
    <w:rsid w:val="006B24F9"/>
    <w:rsid w:val="006B5EF1"/>
    <w:rsid w:val="006B6C3F"/>
    <w:rsid w:val="006C0042"/>
    <w:rsid w:val="006C01B5"/>
    <w:rsid w:val="006C0312"/>
    <w:rsid w:val="006C0C2C"/>
    <w:rsid w:val="006C2480"/>
    <w:rsid w:val="006C3870"/>
    <w:rsid w:val="006C4251"/>
    <w:rsid w:val="006C535A"/>
    <w:rsid w:val="006C56D6"/>
    <w:rsid w:val="006C61D2"/>
    <w:rsid w:val="006C7D1B"/>
    <w:rsid w:val="006D1314"/>
    <w:rsid w:val="006D18F5"/>
    <w:rsid w:val="006D2C31"/>
    <w:rsid w:val="006D5558"/>
    <w:rsid w:val="006D60E5"/>
    <w:rsid w:val="006D691D"/>
    <w:rsid w:val="006D6FF0"/>
    <w:rsid w:val="006D721D"/>
    <w:rsid w:val="006D7A1C"/>
    <w:rsid w:val="006E2A94"/>
    <w:rsid w:val="006E4C32"/>
    <w:rsid w:val="006E580B"/>
    <w:rsid w:val="006E59F6"/>
    <w:rsid w:val="006E6DBD"/>
    <w:rsid w:val="006E6F05"/>
    <w:rsid w:val="006F06D2"/>
    <w:rsid w:val="006F0A42"/>
    <w:rsid w:val="006F21AB"/>
    <w:rsid w:val="006F255A"/>
    <w:rsid w:val="006F451F"/>
    <w:rsid w:val="006F6DD1"/>
    <w:rsid w:val="006F7478"/>
    <w:rsid w:val="007029CA"/>
    <w:rsid w:val="007034C2"/>
    <w:rsid w:val="0070401B"/>
    <w:rsid w:val="007058FA"/>
    <w:rsid w:val="00705C5B"/>
    <w:rsid w:val="00706AB0"/>
    <w:rsid w:val="007110A9"/>
    <w:rsid w:val="00711872"/>
    <w:rsid w:val="00714AA0"/>
    <w:rsid w:val="007164E4"/>
    <w:rsid w:val="0071650E"/>
    <w:rsid w:val="00716603"/>
    <w:rsid w:val="00716995"/>
    <w:rsid w:val="00716C3B"/>
    <w:rsid w:val="00717837"/>
    <w:rsid w:val="007201BC"/>
    <w:rsid w:val="007203E2"/>
    <w:rsid w:val="00721871"/>
    <w:rsid w:val="00722C76"/>
    <w:rsid w:val="007257A2"/>
    <w:rsid w:val="00732762"/>
    <w:rsid w:val="0073407D"/>
    <w:rsid w:val="00735A13"/>
    <w:rsid w:val="007364F8"/>
    <w:rsid w:val="00736F0B"/>
    <w:rsid w:val="00737E51"/>
    <w:rsid w:val="00741D72"/>
    <w:rsid w:val="007428B2"/>
    <w:rsid w:val="00742940"/>
    <w:rsid w:val="00744C2A"/>
    <w:rsid w:val="00746518"/>
    <w:rsid w:val="00746A6A"/>
    <w:rsid w:val="00746ADF"/>
    <w:rsid w:val="00747C76"/>
    <w:rsid w:val="00752889"/>
    <w:rsid w:val="0075309E"/>
    <w:rsid w:val="00753A72"/>
    <w:rsid w:val="0075455C"/>
    <w:rsid w:val="00754DFE"/>
    <w:rsid w:val="00755881"/>
    <w:rsid w:val="00755B26"/>
    <w:rsid w:val="00755E32"/>
    <w:rsid w:val="00756745"/>
    <w:rsid w:val="007576E7"/>
    <w:rsid w:val="00760B95"/>
    <w:rsid w:val="00764BBC"/>
    <w:rsid w:val="0076501B"/>
    <w:rsid w:val="0076552B"/>
    <w:rsid w:val="00765B42"/>
    <w:rsid w:val="00765ECD"/>
    <w:rsid w:val="00766896"/>
    <w:rsid w:val="00766E83"/>
    <w:rsid w:val="007670D8"/>
    <w:rsid w:val="00767210"/>
    <w:rsid w:val="007700CB"/>
    <w:rsid w:val="00770477"/>
    <w:rsid w:val="00770D0B"/>
    <w:rsid w:val="00771D7D"/>
    <w:rsid w:val="007728B4"/>
    <w:rsid w:val="0077421E"/>
    <w:rsid w:val="00775A40"/>
    <w:rsid w:val="00775A4D"/>
    <w:rsid w:val="0077778F"/>
    <w:rsid w:val="007811C5"/>
    <w:rsid w:val="007816DC"/>
    <w:rsid w:val="007821E4"/>
    <w:rsid w:val="0078428C"/>
    <w:rsid w:val="00784391"/>
    <w:rsid w:val="00785366"/>
    <w:rsid w:val="0078554C"/>
    <w:rsid w:val="00787A67"/>
    <w:rsid w:val="00790293"/>
    <w:rsid w:val="00791160"/>
    <w:rsid w:val="007916DF"/>
    <w:rsid w:val="00793B07"/>
    <w:rsid w:val="00793B09"/>
    <w:rsid w:val="00794593"/>
    <w:rsid w:val="007948F7"/>
    <w:rsid w:val="00797B8F"/>
    <w:rsid w:val="007A14A9"/>
    <w:rsid w:val="007A2B50"/>
    <w:rsid w:val="007A2C65"/>
    <w:rsid w:val="007A31AB"/>
    <w:rsid w:val="007A4A96"/>
    <w:rsid w:val="007A5CFA"/>
    <w:rsid w:val="007A7396"/>
    <w:rsid w:val="007A75DC"/>
    <w:rsid w:val="007A7DCD"/>
    <w:rsid w:val="007B31D0"/>
    <w:rsid w:val="007B3D66"/>
    <w:rsid w:val="007B52D0"/>
    <w:rsid w:val="007B5AE6"/>
    <w:rsid w:val="007B5CE6"/>
    <w:rsid w:val="007B7B69"/>
    <w:rsid w:val="007C02FC"/>
    <w:rsid w:val="007C0AF7"/>
    <w:rsid w:val="007C0EFB"/>
    <w:rsid w:val="007C15AE"/>
    <w:rsid w:val="007C429E"/>
    <w:rsid w:val="007C570F"/>
    <w:rsid w:val="007C7B38"/>
    <w:rsid w:val="007C7F80"/>
    <w:rsid w:val="007D0C65"/>
    <w:rsid w:val="007D127F"/>
    <w:rsid w:val="007D17FD"/>
    <w:rsid w:val="007D1E0E"/>
    <w:rsid w:val="007D48DB"/>
    <w:rsid w:val="007D658F"/>
    <w:rsid w:val="007D68F9"/>
    <w:rsid w:val="007E02E8"/>
    <w:rsid w:val="007E1981"/>
    <w:rsid w:val="007E2C63"/>
    <w:rsid w:val="007E3920"/>
    <w:rsid w:val="007E497C"/>
    <w:rsid w:val="007E6A06"/>
    <w:rsid w:val="007E7092"/>
    <w:rsid w:val="007E79B8"/>
    <w:rsid w:val="007E79E2"/>
    <w:rsid w:val="007E7AC5"/>
    <w:rsid w:val="007E7BE9"/>
    <w:rsid w:val="007F3BAF"/>
    <w:rsid w:val="007F4266"/>
    <w:rsid w:val="007F4321"/>
    <w:rsid w:val="007F489B"/>
    <w:rsid w:val="007F527B"/>
    <w:rsid w:val="007F5F92"/>
    <w:rsid w:val="00800526"/>
    <w:rsid w:val="00800F97"/>
    <w:rsid w:val="00801A37"/>
    <w:rsid w:val="0080313E"/>
    <w:rsid w:val="0080732E"/>
    <w:rsid w:val="008073D6"/>
    <w:rsid w:val="008108C4"/>
    <w:rsid w:val="00810DBF"/>
    <w:rsid w:val="00812032"/>
    <w:rsid w:val="008121F1"/>
    <w:rsid w:val="008123A5"/>
    <w:rsid w:val="0081371E"/>
    <w:rsid w:val="00813E82"/>
    <w:rsid w:val="008141F3"/>
    <w:rsid w:val="00815EB0"/>
    <w:rsid w:val="008175C6"/>
    <w:rsid w:val="00820D19"/>
    <w:rsid w:val="0082104D"/>
    <w:rsid w:val="00821C21"/>
    <w:rsid w:val="00821D9A"/>
    <w:rsid w:val="0082296E"/>
    <w:rsid w:val="00823A13"/>
    <w:rsid w:val="00826677"/>
    <w:rsid w:val="00826CA6"/>
    <w:rsid w:val="00833BB0"/>
    <w:rsid w:val="008362DB"/>
    <w:rsid w:val="00840EEF"/>
    <w:rsid w:val="008414C5"/>
    <w:rsid w:val="00842287"/>
    <w:rsid w:val="00842BF7"/>
    <w:rsid w:val="0084306B"/>
    <w:rsid w:val="00843089"/>
    <w:rsid w:val="00843376"/>
    <w:rsid w:val="00843396"/>
    <w:rsid w:val="00844425"/>
    <w:rsid w:val="0084457A"/>
    <w:rsid w:val="008454E9"/>
    <w:rsid w:val="008470C0"/>
    <w:rsid w:val="008471FF"/>
    <w:rsid w:val="008474F7"/>
    <w:rsid w:val="00850520"/>
    <w:rsid w:val="00850909"/>
    <w:rsid w:val="00851085"/>
    <w:rsid w:val="008519ED"/>
    <w:rsid w:val="00852101"/>
    <w:rsid w:val="00852CE0"/>
    <w:rsid w:val="00853F88"/>
    <w:rsid w:val="00853FE4"/>
    <w:rsid w:val="00856264"/>
    <w:rsid w:val="00856629"/>
    <w:rsid w:val="008568A7"/>
    <w:rsid w:val="00863837"/>
    <w:rsid w:val="00865D1E"/>
    <w:rsid w:val="008673B6"/>
    <w:rsid w:val="00867FFC"/>
    <w:rsid w:val="008728EB"/>
    <w:rsid w:val="00873197"/>
    <w:rsid w:val="00873422"/>
    <w:rsid w:val="00873D96"/>
    <w:rsid w:val="0087400B"/>
    <w:rsid w:val="00874668"/>
    <w:rsid w:val="00875B15"/>
    <w:rsid w:val="00876402"/>
    <w:rsid w:val="0087643B"/>
    <w:rsid w:val="00876AC4"/>
    <w:rsid w:val="008772DB"/>
    <w:rsid w:val="00880A3A"/>
    <w:rsid w:val="00883069"/>
    <w:rsid w:val="00884866"/>
    <w:rsid w:val="008857A7"/>
    <w:rsid w:val="008870C9"/>
    <w:rsid w:val="00890DD9"/>
    <w:rsid w:val="008914B6"/>
    <w:rsid w:val="00891ACD"/>
    <w:rsid w:val="00891B6C"/>
    <w:rsid w:val="008958CA"/>
    <w:rsid w:val="00896AC8"/>
    <w:rsid w:val="008A0263"/>
    <w:rsid w:val="008A141E"/>
    <w:rsid w:val="008A1FD1"/>
    <w:rsid w:val="008A25CC"/>
    <w:rsid w:val="008A660A"/>
    <w:rsid w:val="008A6E1D"/>
    <w:rsid w:val="008B137F"/>
    <w:rsid w:val="008B277D"/>
    <w:rsid w:val="008B2EDA"/>
    <w:rsid w:val="008B4AFF"/>
    <w:rsid w:val="008B4FCA"/>
    <w:rsid w:val="008B55F5"/>
    <w:rsid w:val="008B77DA"/>
    <w:rsid w:val="008B7992"/>
    <w:rsid w:val="008C062C"/>
    <w:rsid w:val="008C247A"/>
    <w:rsid w:val="008C361A"/>
    <w:rsid w:val="008C4395"/>
    <w:rsid w:val="008C5093"/>
    <w:rsid w:val="008C6FBB"/>
    <w:rsid w:val="008D056D"/>
    <w:rsid w:val="008D2589"/>
    <w:rsid w:val="008D29E3"/>
    <w:rsid w:val="008D50D8"/>
    <w:rsid w:val="008D7A10"/>
    <w:rsid w:val="008D7E5F"/>
    <w:rsid w:val="008E0CB2"/>
    <w:rsid w:val="008E2564"/>
    <w:rsid w:val="008E370F"/>
    <w:rsid w:val="008E3AEE"/>
    <w:rsid w:val="008F06E6"/>
    <w:rsid w:val="008F1A95"/>
    <w:rsid w:val="008F1D6E"/>
    <w:rsid w:val="008F37C8"/>
    <w:rsid w:val="008F3A8B"/>
    <w:rsid w:val="008F62A5"/>
    <w:rsid w:val="009003DA"/>
    <w:rsid w:val="00901B3F"/>
    <w:rsid w:val="00901D98"/>
    <w:rsid w:val="009025E9"/>
    <w:rsid w:val="00904106"/>
    <w:rsid w:val="0090567C"/>
    <w:rsid w:val="009071EF"/>
    <w:rsid w:val="009115AF"/>
    <w:rsid w:val="009115D3"/>
    <w:rsid w:val="00915FBE"/>
    <w:rsid w:val="00917785"/>
    <w:rsid w:val="009207D7"/>
    <w:rsid w:val="009214F9"/>
    <w:rsid w:val="009219B0"/>
    <w:rsid w:val="00922337"/>
    <w:rsid w:val="009226DA"/>
    <w:rsid w:val="00923459"/>
    <w:rsid w:val="009247C6"/>
    <w:rsid w:val="00924EB9"/>
    <w:rsid w:val="009253BD"/>
    <w:rsid w:val="00925800"/>
    <w:rsid w:val="00926D81"/>
    <w:rsid w:val="00927C59"/>
    <w:rsid w:val="00927CA4"/>
    <w:rsid w:val="00927FD9"/>
    <w:rsid w:val="009324E8"/>
    <w:rsid w:val="0093587D"/>
    <w:rsid w:val="00935AE1"/>
    <w:rsid w:val="00937239"/>
    <w:rsid w:val="00937EC5"/>
    <w:rsid w:val="00941BDF"/>
    <w:rsid w:val="00943554"/>
    <w:rsid w:val="00944119"/>
    <w:rsid w:val="00944588"/>
    <w:rsid w:val="00946D5D"/>
    <w:rsid w:val="009478F7"/>
    <w:rsid w:val="00950278"/>
    <w:rsid w:val="009509A6"/>
    <w:rsid w:val="00952324"/>
    <w:rsid w:val="00952645"/>
    <w:rsid w:val="00952FEF"/>
    <w:rsid w:val="00953E51"/>
    <w:rsid w:val="00953EB5"/>
    <w:rsid w:val="00956722"/>
    <w:rsid w:val="00957868"/>
    <w:rsid w:val="0096040F"/>
    <w:rsid w:val="00962CDD"/>
    <w:rsid w:val="009645D4"/>
    <w:rsid w:val="00965516"/>
    <w:rsid w:val="00965CF6"/>
    <w:rsid w:val="00965E33"/>
    <w:rsid w:val="00965F8C"/>
    <w:rsid w:val="00967872"/>
    <w:rsid w:val="00970EA9"/>
    <w:rsid w:val="00973D8C"/>
    <w:rsid w:val="009747D5"/>
    <w:rsid w:val="0097485A"/>
    <w:rsid w:val="009748A0"/>
    <w:rsid w:val="0098176B"/>
    <w:rsid w:val="00981AF7"/>
    <w:rsid w:val="009833CE"/>
    <w:rsid w:val="009835B6"/>
    <w:rsid w:val="009838C1"/>
    <w:rsid w:val="00983FA6"/>
    <w:rsid w:val="0098522E"/>
    <w:rsid w:val="00986051"/>
    <w:rsid w:val="009860A3"/>
    <w:rsid w:val="00986574"/>
    <w:rsid w:val="009872D6"/>
    <w:rsid w:val="0099120E"/>
    <w:rsid w:val="00991413"/>
    <w:rsid w:val="00991ACB"/>
    <w:rsid w:val="00992451"/>
    <w:rsid w:val="0099354A"/>
    <w:rsid w:val="00996713"/>
    <w:rsid w:val="009979E7"/>
    <w:rsid w:val="00997F0C"/>
    <w:rsid w:val="00997FC1"/>
    <w:rsid w:val="009A066C"/>
    <w:rsid w:val="009A0A24"/>
    <w:rsid w:val="009A0AB3"/>
    <w:rsid w:val="009A1697"/>
    <w:rsid w:val="009A1712"/>
    <w:rsid w:val="009B26D8"/>
    <w:rsid w:val="009B2B23"/>
    <w:rsid w:val="009B37DC"/>
    <w:rsid w:val="009B3EC6"/>
    <w:rsid w:val="009B4939"/>
    <w:rsid w:val="009B7AB7"/>
    <w:rsid w:val="009B7BDD"/>
    <w:rsid w:val="009C241C"/>
    <w:rsid w:val="009C33BE"/>
    <w:rsid w:val="009C34A0"/>
    <w:rsid w:val="009C4C15"/>
    <w:rsid w:val="009C5BB6"/>
    <w:rsid w:val="009C6910"/>
    <w:rsid w:val="009C6A7F"/>
    <w:rsid w:val="009C6DB5"/>
    <w:rsid w:val="009C6E75"/>
    <w:rsid w:val="009D02BF"/>
    <w:rsid w:val="009D4176"/>
    <w:rsid w:val="009D4F0D"/>
    <w:rsid w:val="009D74F6"/>
    <w:rsid w:val="009D77E3"/>
    <w:rsid w:val="009E09C6"/>
    <w:rsid w:val="009E1BE5"/>
    <w:rsid w:val="009E2581"/>
    <w:rsid w:val="009E33E7"/>
    <w:rsid w:val="009E36CB"/>
    <w:rsid w:val="009E3BA4"/>
    <w:rsid w:val="009E432E"/>
    <w:rsid w:val="009E501E"/>
    <w:rsid w:val="009E57FB"/>
    <w:rsid w:val="009F0B38"/>
    <w:rsid w:val="009F1323"/>
    <w:rsid w:val="009F4ACC"/>
    <w:rsid w:val="009F4F86"/>
    <w:rsid w:val="009F5C25"/>
    <w:rsid w:val="009F5C3F"/>
    <w:rsid w:val="009F5EF9"/>
    <w:rsid w:val="009F6772"/>
    <w:rsid w:val="009F6FBC"/>
    <w:rsid w:val="009F74BA"/>
    <w:rsid w:val="00A00FD9"/>
    <w:rsid w:val="00A01E4E"/>
    <w:rsid w:val="00A01F67"/>
    <w:rsid w:val="00A05568"/>
    <w:rsid w:val="00A07823"/>
    <w:rsid w:val="00A108D1"/>
    <w:rsid w:val="00A11EFE"/>
    <w:rsid w:val="00A13B42"/>
    <w:rsid w:val="00A14D00"/>
    <w:rsid w:val="00A15218"/>
    <w:rsid w:val="00A17774"/>
    <w:rsid w:val="00A2077B"/>
    <w:rsid w:val="00A20B69"/>
    <w:rsid w:val="00A21578"/>
    <w:rsid w:val="00A21F40"/>
    <w:rsid w:val="00A2237E"/>
    <w:rsid w:val="00A223D7"/>
    <w:rsid w:val="00A22C65"/>
    <w:rsid w:val="00A2332F"/>
    <w:rsid w:val="00A24217"/>
    <w:rsid w:val="00A25477"/>
    <w:rsid w:val="00A260B7"/>
    <w:rsid w:val="00A2637E"/>
    <w:rsid w:val="00A269AD"/>
    <w:rsid w:val="00A27E7D"/>
    <w:rsid w:val="00A300B4"/>
    <w:rsid w:val="00A3340B"/>
    <w:rsid w:val="00A33A51"/>
    <w:rsid w:val="00A347CF"/>
    <w:rsid w:val="00A3630D"/>
    <w:rsid w:val="00A3675B"/>
    <w:rsid w:val="00A36CD2"/>
    <w:rsid w:val="00A3701C"/>
    <w:rsid w:val="00A40EDD"/>
    <w:rsid w:val="00A41950"/>
    <w:rsid w:val="00A4331F"/>
    <w:rsid w:val="00A43D5D"/>
    <w:rsid w:val="00A43D7B"/>
    <w:rsid w:val="00A45119"/>
    <w:rsid w:val="00A452E1"/>
    <w:rsid w:val="00A45387"/>
    <w:rsid w:val="00A45A5B"/>
    <w:rsid w:val="00A537A3"/>
    <w:rsid w:val="00A5391F"/>
    <w:rsid w:val="00A55486"/>
    <w:rsid w:val="00A554D3"/>
    <w:rsid w:val="00A55B02"/>
    <w:rsid w:val="00A5705D"/>
    <w:rsid w:val="00A57501"/>
    <w:rsid w:val="00A5786C"/>
    <w:rsid w:val="00A608CC"/>
    <w:rsid w:val="00A60A12"/>
    <w:rsid w:val="00A633F1"/>
    <w:rsid w:val="00A63DC7"/>
    <w:rsid w:val="00A63E13"/>
    <w:rsid w:val="00A65CCF"/>
    <w:rsid w:val="00A667F1"/>
    <w:rsid w:val="00A66E27"/>
    <w:rsid w:val="00A66F56"/>
    <w:rsid w:val="00A67B2B"/>
    <w:rsid w:val="00A71071"/>
    <w:rsid w:val="00A72A5A"/>
    <w:rsid w:val="00A73746"/>
    <w:rsid w:val="00A7399B"/>
    <w:rsid w:val="00A73FF4"/>
    <w:rsid w:val="00A757A4"/>
    <w:rsid w:val="00A7665B"/>
    <w:rsid w:val="00A77933"/>
    <w:rsid w:val="00A77D0B"/>
    <w:rsid w:val="00A808C9"/>
    <w:rsid w:val="00A813C7"/>
    <w:rsid w:val="00A84375"/>
    <w:rsid w:val="00A843F5"/>
    <w:rsid w:val="00A84D53"/>
    <w:rsid w:val="00A861F4"/>
    <w:rsid w:val="00A8658F"/>
    <w:rsid w:val="00A8684D"/>
    <w:rsid w:val="00A92650"/>
    <w:rsid w:val="00A9366A"/>
    <w:rsid w:val="00A94207"/>
    <w:rsid w:val="00A94489"/>
    <w:rsid w:val="00A955DC"/>
    <w:rsid w:val="00A95843"/>
    <w:rsid w:val="00A96330"/>
    <w:rsid w:val="00A96930"/>
    <w:rsid w:val="00A97C4A"/>
    <w:rsid w:val="00A97D73"/>
    <w:rsid w:val="00AA26BC"/>
    <w:rsid w:val="00AA2B56"/>
    <w:rsid w:val="00AA3FB6"/>
    <w:rsid w:val="00AA6281"/>
    <w:rsid w:val="00AA71C7"/>
    <w:rsid w:val="00AA7676"/>
    <w:rsid w:val="00AB087F"/>
    <w:rsid w:val="00AB20BB"/>
    <w:rsid w:val="00AB3189"/>
    <w:rsid w:val="00AB47F2"/>
    <w:rsid w:val="00AB6620"/>
    <w:rsid w:val="00AC0E5B"/>
    <w:rsid w:val="00AC2349"/>
    <w:rsid w:val="00AC23C3"/>
    <w:rsid w:val="00AC3ADD"/>
    <w:rsid w:val="00AC64BE"/>
    <w:rsid w:val="00AC72FB"/>
    <w:rsid w:val="00AC7583"/>
    <w:rsid w:val="00AD0641"/>
    <w:rsid w:val="00AD0F6F"/>
    <w:rsid w:val="00AD1035"/>
    <w:rsid w:val="00AD1295"/>
    <w:rsid w:val="00AD3F33"/>
    <w:rsid w:val="00AD4B29"/>
    <w:rsid w:val="00AD56E5"/>
    <w:rsid w:val="00AD6A17"/>
    <w:rsid w:val="00AD6ABD"/>
    <w:rsid w:val="00AD70CC"/>
    <w:rsid w:val="00AD7535"/>
    <w:rsid w:val="00AE0F03"/>
    <w:rsid w:val="00AE20D9"/>
    <w:rsid w:val="00AE3173"/>
    <w:rsid w:val="00AE34A0"/>
    <w:rsid w:val="00AE3A9E"/>
    <w:rsid w:val="00AE42E9"/>
    <w:rsid w:val="00AE42F0"/>
    <w:rsid w:val="00AE5150"/>
    <w:rsid w:val="00AE52EC"/>
    <w:rsid w:val="00AE5465"/>
    <w:rsid w:val="00AE5FAE"/>
    <w:rsid w:val="00AE6705"/>
    <w:rsid w:val="00AE7174"/>
    <w:rsid w:val="00AE7BFC"/>
    <w:rsid w:val="00AF06C6"/>
    <w:rsid w:val="00AF0DB0"/>
    <w:rsid w:val="00AF2E73"/>
    <w:rsid w:val="00AF4506"/>
    <w:rsid w:val="00AF7150"/>
    <w:rsid w:val="00AF74C5"/>
    <w:rsid w:val="00B00A78"/>
    <w:rsid w:val="00B01658"/>
    <w:rsid w:val="00B021AE"/>
    <w:rsid w:val="00B02254"/>
    <w:rsid w:val="00B04B19"/>
    <w:rsid w:val="00B05E1E"/>
    <w:rsid w:val="00B079F1"/>
    <w:rsid w:val="00B07C0B"/>
    <w:rsid w:val="00B07D96"/>
    <w:rsid w:val="00B113D1"/>
    <w:rsid w:val="00B132FB"/>
    <w:rsid w:val="00B13376"/>
    <w:rsid w:val="00B138CD"/>
    <w:rsid w:val="00B152F9"/>
    <w:rsid w:val="00B15E68"/>
    <w:rsid w:val="00B166D5"/>
    <w:rsid w:val="00B16B14"/>
    <w:rsid w:val="00B17CD6"/>
    <w:rsid w:val="00B17FF3"/>
    <w:rsid w:val="00B20B32"/>
    <w:rsid w:val="00B22372"/>
    <w:rsid w:val="00B22492"/>
    <w:rsid w:val="00B256D0"/>
    <w:rsid w:val="00B26039"/>
    <w:rsid w:val="00B27B48"/>
    <w:rsid w:val="00B3221C"/>
    <w:rsid w:val="00B35926"/>
    <w:rsid w:val="00B36C6E"/>
    <w:rsid w:val="00B41AB9"/>
    <w:rsid w:val="00B44B73"/>
    <w:rsid w:val="00B46584"/>
    <w:rsid w:val="00B50CD1"/>
    <w:rsid w:val="00B51E9A"/>
    <w:rsid w:val="00B525D2"/>
    <w:rsid w:val="00B533C4"/>
    <w:rsid w:val="00B53552"/>
    <w:rsid w:val="00B54BAA"/>
    <w:rsid w:val="00B57092"/>
    <w:rsid w:val="00B57F76"/>
    <w:rsid w:val="00B6153C"/>
    <w:rsid w:val="00B6208C"/>
    <w:rsid w:val="00B62583"/>
    <w:rsid w:val="00B626EA"/>
    <w:rsid w:val="00B635A3"/>
    <w:rsid w:val="00B636B6"/>
    <w:rsid w:val="00B65D93"/>
    <w:rsid w:val="00B661E2"/>
    <w:rsid w:val="00B6684B"/>
    <w:rsid w:val="00B66C0D"/>
    <w:rsid w:val="00B6753E"/>
    <w:rsid w:val="00B73148"/>
    <w:rsid w:val="00B742B3"/>
    <w:rsid w:val="00B7765B"/>
    <w:rsid w:val="00B779A1"/>
    <w:rsid w:val="00B77C3E"/>
    <w:rsid w:val="00B805FE"/>
    <w:rsid w:val="00B80D95"/>
    <w:rsid w:val="00B8168F"/>
    <w:rsid w:val="00B81EB1"/>
    <w:rsid w:val="00B824B5"/>
    <w:rsid w:val="00B8365B"/>
    <w:rsid w:val="00B84D28"/>
    <w:rsid w:val="00B8605D"/>
    <w:rsid w:val="00B86918"/>
    <w:rsid w:val="00B87DD5"/>
    <w:rsid w:val="00B9136E"/>
    <w:rsid w:val="00B93412"/>
    <w:rsid w:val="00B94E86"/>
    <w:rsid w:val="00B959A3"/>
    <w:rsid w:val="00B96013"/>
    <w:rsid w:val="00BA07BC"/>
    <w:rsid w:val="00BA129D"/>
    <w:rsid w:val="00BA19A9"/>
    <w:rsid w:val="00BA4BDF"/>
    <w:rsid w:val="00BA6912"/>
    <w:rsid w:val="00BA6C4A"/>
    <w:rsid w:val="00BB4DCB"/>
    <w:rsid w:val="00BB5C2B"/>
    <w:rsid w:val="00BB6AEE"/>
    <w:rsid w:val="00BB7436"/>
    <w:rsid w:val="00BB7A12"/>
    <w:rsid w:val="00BB7EA8"/>
    <w:rsid w:val="00BC0327"/>
    <w:rsid w:val="00BC05D4"/>
    <w:rsid w:val="00BC0784"/>
    <w:rsid w:val="00BC12D5"/>
    <w:rsid w:val="00BC1D0B"/>
    <w:rsid w:val="00BC1D56"/>
    <w:rsid w:val="00BC45F6"/>
    <w:rsid w:val="00BC61A4"/>
    <w:rsid w:val="00BC68FF"/>
    <w:rsid w:val="00BC6B54"/>
    <w:rsid w:val="00BC6EE1"/>
    <w:rsid w:val="00BC7407"/>
    <w:rsid w:val="00BC7980"/>
    <w:rsid w:val="00BD012D"/>
    <w:rsid w:val="00BD32C3"/>
    <w:rsid w:val="00BD3D5E"/>
    <w:rsid w:val="00BD4798"/>
    <w:rsid w:val="00BD5E94"/>
    <w:rsid w:val="00BD6EEF"/>
    <w:rsid w:val="00BD7962"/>
    <w:rsid w:val="00BE0922"/>
    <w:rsid w:val="00BE093F"/>
    <w:rsid w:val="00BE3C75"/>
    <w:rsid w:val="00BE4C09"/>
    <w:rsid w:val="00BE5326"/>
    <w:rsid w:val="00BE6291"/>
    <w:rsid w:val="00BE68F4"/>
    <w:rsid w:val="00BE6BBE"/>
    <w:rsid w:val="00BE7411"/>
    <w:rsid w:val="00BE7FD3"/>
    <w:rsid w:val="00BF0AA5"/>
    <w:rsid w:val="00BF0AEE"/>
    <w:rsid w:val="00BF0CEE"/>
    <w:rsid w:val="00BF1954"/>
    <w:rsid w:val="00BF313A"/>
    <w:rsid w:val="00BF4245"/>
    <w:rsid w:val="00BF4651"/>
    <w:rsid w:val="00BF4A80"/>
    <w:rsid w:val="00BF6324"/>
    <w:rsid w:val="00BF73E6"/>
    <w:rsid w:val="00BF74DD"/>
    <w:rsid w:val="00BF7F76"/>
    <w:rsid w:val="00C0052B"/>
    <w:rsid w:val="00C00651"/>
    <w:rsid w:val="00C024EB"/>
    <w:rsid w:val="00C02E83"/>
    <w:rsid w:val="00C06983"/>
    <w:rsid w:val="00C10E77"/>
    <w:rsid w:val="00C116BB"/>
    <w:rsid w:val="00C122C7"/>
    <w:rsid w:val="00C12A45"/>
    <w:rsid w:val="00C132D4"/>
    <w:rsid w:val="00C13E55"/>
    <w:rsid w:val="00C14135"/>
    <w:rsid w:val="00C15150"/>
    <w:rsid w:val="00C152A2"/>
    <w:rsid w:val="00C15377"/>
    <w:rsid w:val="00C1565A"/>
    <w:rsid w:val="00C17DA5"/>
    <w:rsid w:val="00C20CE4"/>
    <w:rsid w:val="00C21778"/>
    <w:rsid w:val="00C21E27"/>
    <w:rsid w:val="00C22393"/>
    <w:rsid w:val="00C2781F"/>
    <w:rsid w:val="00C3079E"/>
    <w:rsid w:val="00C326A4"/>
    <w:rsid w:val="00C328FF"/>
    <w:rsid w:val="00C32AA8"/>
    <w:rsid w:val="00C3401B"/>
    <w:rsid w:val="00C34E12"/>
    <w:rsid w:val="00C34F78"/>
    <w:rsid w:val="00C35334"/>
    <w:rsid w:val="00C36E23"/>
    <w:rsid w:val="00C373C0"/>
    <w:rsid w:val="00C404A3"/>
    <w:rsid w:val="00C41356"/>
    <w:rsid w:val="00C41462"/>
    <w:rsid w:val="00C41E21"/>
    <w:rsid w:val="00C4203A"/>
    <w:rsid w:val="00C4417A"/>
    <w:rsid w:val="00C44485"/>
    <w:rsid w:val="00C45114"/>
    <w:rsid w:val="00C45D5B"/>
    <w:rsid w:val="00C4622D"/>
    <w:rsid w:val="00C471FB"/>
    <w:rsid w:val="00C475E4"/>
    <w:rsid w:val="00C47628"/>
    <w:rsid w:val="00C503E2"/>
    <w:rsid w:val="00C5250E"/>
    <w:rsid w:val="00C53D8D"/>
    <w:rsid w:val="00C5547D"/>
    <w:rsid w:val="00C557E9"/>
    <w:rsid w:val="00C55F06"/>
    <w:rsid w:val="00C56395"/>
    <w:rsid w:val="00C56A68"/>
    <w:rsid w:val="00C57242"/>
    <w:rsid w:val="00C60EEC"/>
    <w:rsid w:val="00C62519"/>
    <w:rsid w:val="00C634B8"/>
    <w:rsid w:val="00C643B2"/>
    <w:rsid w:val="00C6485B"/>
    <w:rsid w:val="00C64910"/>
    <w:rsid w:val="00C65E02"/>
    <w:rsid w:val="00C66133"/>
    <w:rsid w:val="00C662BE"/>
    <w:rsid w:val="00C702AB"/>
    <w:rsid w:val="00C709B4"/>
    <w:rsid w:val="00C74175"/>
    <w:rsid w:val="00C75937"/>
    <w:rsid w:val="00C75D41"/>
    <w:rsid w:val="00C7732C"/>
    <w:rsid w:val="00C81D49"/>
    <w:rsid w:val="00C82B92"/>
    <w:rsid w:val="00C83440"/>
    <w:rsid w:val="00C8580D"/>
    <w:rsid w:val="00C86191"/>
    <w:rsid w:val="00C862B9"/>
    <w:rsid w:val="00C86ED0"/>
    <w:rsid w:val="00C87A04"/>
    <w:rsid w:val="00C92A2B"/>
    <w:rsid w:val="00C95691"/>
    <w:rsid w:val="00C96D16"/>
    <w:rsid w:val="00C96D2F"/>
    <w:rsid w:val="00CA1142"/>
    <w:rsid w:val="00CA175F"/>
    <w:rsid w:val="00CA31A7"/>
    <w:rsid w:val="00CA3ABF"/>
    <w:rsid w:val="00CA3C48"/>
    <w:rsid w:val="00CA3E95"/>
    <w:rsid w:val="00CA404D"/>
    <w:rsid w:val="00CA506B"/>
    <w:rsid w:val="00CA5CB2"/>
    <w:rsid w:val="00CA5F01"/>
    <w:rsid w:val="00CA6E74"/>
    <w:rsid w:val="00CA6EFE"/>
    <w:rsid w:val="00CB026D"/>
    <w:rsid w:val="00CB05C3"/>
    <w:rsid w:val="00CB1F1F"/>
    <w:rsid w:val="00CB25F9"/>
    <w:rsid w:val="00CB269F"/>
    <w:rsid w:val="00CB401F"/>
    <w:rsid w:val="00CB48F6"/>
    <w:rsid w:val="00CB6C2F"/>
    <w:rsid w:val="00CB735C"/>
    <w:rsid w:val="00CC0039"/>
    <w:rsid w:val="00CC1285"/>
    <w:rsid w:val="00CC1B67"/>
    <w:rsid w:val="00CC39B6"/>
    <w:rsid w:val="00CC4061"/>
    <w:rsid w:val="00CC5CFA"/>
    <w:rsid w:val="00CC5D99"/>
    <w:rsid w:val="00CC5EB9"/>
    <w:rsid w:val="00CC6752"/>
    <w:rsid w:val="00CC7F39"/>
    <w:rsid w:val="00CD185F"/>
    <w:rsid w:val="00CD2DF5"/>
    <w:rsid w:val="00CD354D"/>
    <w:rsid w:val="00CD3A7C"/>
    <w:rsid w:val="00CD4A39"/>
    <w:rsid w:val="00CD4F3F"/>
    <w:rsid w:val="00CD58BE"/>
    <w:rsid w:val="00CD7196"/>
    <w:rsid w:val="00CD7E8D"/>
    <w:rsid w:val="00CE2785"/>
    <w:rsid w:val="00CE2FC6"/>
    <w:rsid w:val="00CE33D2"/>
    <w:rsid w:val="00CE4CB4"/>
    <w:rsid w:val="00CE572D"/>
    <w:rsid w:val="00CE59EA"/>
    <w:rsid w:val="00CE5D0C"/>
    <w:rsid w:val="00CE6D9F"/>
    <w:rsid w:val="00CF002C"/>
    <w:rsid w:val="00CF548D"/>
    <w:rsid w:val="00CF72F0"/>
    <w:rsid w:val="00CF7607"/>
    <w:rsid w:val="00D03287"/>
    <w:rsid w:val="00D05859"/>
    <w:rsid w:val="00D058BE"/>
    <w:rsid w:val="00D0613B"/>
    <w:rsid w:val="00D074FB"/>
    <w:rsid w:val="00D10EAF"/>
    <w:rsid w:val="00D12FB2"/>
    <w:rsid w:val="00D16230"/>
    <w:rsid w:val="00D2033B"/>
    <w:rsid w:val="00D20B0A"/>
    <w:rsid w:val="00D2268F"/>
    <w:rsid w:val="00D241AC"/>
    <w:rsid w:val="00D24CD2"/>
    <w:rsid w:val="00D25D21"/>
    <w:rsid w:val="00D2788F"/>
    <w:rsid w:val="00D27E79"/>
    <w:rsid w:val="00D30074"/>
    <w:rsid w:val="00D31244"/>
    <w:rsid w:val="00D3191D"/>
    <w:rsid w:val="00D325A8"/>
    <w:rsid w:val="00D332F9"/>
    <w:rsid w:val="00D33BBB"/>
    <w:rsid w:val="00D344F4"/>
    <w:rsid w:val="00D373F0"/>
    <w:rsid w:val="00D37901"/>
    <w:rsid w:val="00D409D2"/>
    <w:rsid w:val="00D40EF1"/>
    <w:rsid w:val="00D41D84"/>
    <w:rsid w:val="00D41F38"/>
    <w:rsid w:val="00D43191"/>
    <w:rsid w:val="00D44346"/>
    <w:rsid w:val="00D445AD"/>
    <w:rsid w:val="00D4529E"/>
    <w:rsid w:val="00D47140"/>
    <w:rsid w:val="00D47FB0"/>
    <w:rsid w:val="00D518D2"/>
    <w:rsid w:val="00D5561A"/>
    <w:rsid w:val="00D55D2E"/>
    <w:rsid w:val="00D56861"/>
    <w:rsid w:val="00D575EA"/>
    <w:rsid w:val="00D61D5D"/>
    <w:rsid w:val="00D647FA"/>
    <w:rsid w:val="00D6485B"/>
    <w:rsid w:val="00D66EE7"/>
    <w:rsid w:val="00D670D2"/>
    <w:rsid w:val="00D7164A"/>
    <w:rsid w:val="00D73E3A"/>
    <w:rsid w:val="00D74F41"/>
    <w:rsid w:val="00D76BF2"/>
    <w:rsid w:val="00D775CE"/>
    <w:rsid w:val="00D813E1"/>
    <w:rsid w:val="00D836ED"/>
    <w:rsid w:val="00D83EDB"/>
    <w:rsid w:val="00D84EFE"/>
    <w:rsid w:val="00D86C4D"/>
    <w:rsid w:val="00D8749C"/>
    <w:rsid w:val="00D87962"/>
    <w:rsid w:val="00D9154F"/>
    <w:rsid w:val="00D9262A"/>
    <w:rsid w:val="00D927F9"/>
    <w:rsid w:val="00D95220"/>
    <w:rsid w:val="00D96039"/>
    <w:rsid w:val="00D9606D"/>
    <w:rsid w:val="00D96A18"/>
    <w:rsid w:val="00D9739B"/>
    <w:rsid w:val="00DA0585"/>
    <w:rsid w:val="00DA1104"/>
    <w:rsid w:val="00DA1DA8"/>
    <w:rsid w:val="00DA1DDA"/>
    <w:rsid w:val="00DA2843"/>
    <w:rsid w:val="00DA29EA"/>
    <w:rsid w:val="00DA3654"/>
    <w:rsid w:val="00DA4E72"/>
    <w:rsid w:val="00DA54C4"/>
    <w:rsid w:val="00DA5E5F"/>
    <w:rsid w:val="00DA6187"/>
    <w:rsid w:val="00DB00E4"/>
    <w:rsid w:val="00DB03A1"/>
    <w:rsid w:val="00DB2B12"/>
    <w:rsid w:val="00DB3330"/>
    <w:rsid w:val="00DC0313"/>
    <w:rsid w:val="00DC05F1"/>
    <w:rsid w:val="00DC0FE8"/>
    <w:rsid w:val="00DC17DB"/>
    <w:rsid w:val="00DC2076"/>
    <w:rsid w:val="00DC28E8"/>
    <w:rsid w:val="00DC3A03"/>
    <w:rsid w:val="00DC48E5"/>
    <w:rsid w:val="00DC5276"/>
    <w:rsid w:val="00DC7910"/>
    <w:rsid w:val="00DD3BBD"/>
    <w:rsid w:val="00DD5B49"/>
    <w:rsid w:val="00DD744D"/>
    <w:rsid w:val="00DD7C6D"/>
    <w:rsid w:val="00DE0CD7"/>
    <w:rsid w:val="00DE188C"/>
    <w:rsid w:val="00DE3846"/>
    <w:rsid w:val="00DE493D"/>
    <w:rsid w:val="00DE52FF"/>
    <w:rsid w:val="00DE5CAC"/>
    <w:rsid w:val="00DE75F9"/>
    <w:rsid w:val="00DF4AC7"/>
    <w:rsid w:val="00E01138"/>
    <w:rsid w:val="00E038A0"/>
    <w:rsid w:val="00E03C69"/>
    <w:rsid w:val="00E04228"/>
    <w:rsid w:val="00E042ED"/>
    <w:rsid w:val="00E04ED2"/>
    <w:rsid w:val="00E11647"/>
    <w:rsid w:val="00E13FC7"/>
    <w:rsid w:val="00E15825"/>
    <w:rsid w:val="00E179C1"/>
    <w:rsid w:val="00E2341D"/>
    <w:rsid w:val="00E244E5"/>
    <w:rsid w:val="00E26897"/>
    <w:rsid w:val="00E27241"/>
    <w:rsid w:val="00E30343"/>
    <w:rsid w:val="00E30705"/>
    <w:rsid w:val="00E3085D"/>
    <w:rsid w:val="00E32B97"/>
    <w:rsid w:val="00E3382E"/>
    <w:rsid w:val="00E363C7"/>
    <w:rsid w:val="00E37264"/>
    <w:rsid w:val="00E373A2"/>
    <w:rsid w:val="00E400BD"/>
    <w:rsid w:val="00E4398F"/>
    <w:rsid w:val="00E44495"/>
    <w:rsid w:val="00E4453D"/>
    <w:rsid w:val="00E53246"/>
    <w:rsid w:val="00E537F3"/>
    <w:rsid w:val="00E53F26"/>
    <w:rsid w:val="00E547CF"/>
    <w:rsid w:val="00E54FA3"/>
    <w:rsid w:val="00E56048"/>
    <w:rsid w:val="00E57D1F"/>
    <w:rsid w:val="00E57F27"/>
    <w:rsid w:val="00E605CF"/>
    <w:rsid w:val="00E60761"/>
    <w:rsid w:val="00E61758"/>
    <w:rsid w:val="00E6246B"/>
    <w:rsid w:val="00E6279A"/>
    <w:rsid w:val="00E62D84"/>
    <w:rsid w:val="00E62DB8"/>
    <w:rsid w:val="00E639AF"/>
    <w:rsid w:val="00E6441A"/>
    <w:rsid w:val="00E66123"/>
    <w:rsid w:val="00E67994"/>
    <w:rsid w:val="00E718AB"/>
    <w:rsid w:val="00E735EC"/>
    <w:rsid w:val="00E73747"/>
    <w:rsid w:val="00E73F63"/>
    <w:rsid w:val="00E74955"/>
    <w:rsid w:val="00E75463"/>
    <w:rsid w:val="00E75A8B"/>
    <w:rsid w:val="00E76ED6"/>
    <w:rsid w:val="00E809D6"/>
    <w:rsid w:val="00E81C75"/>
    <w:rsid w:val="00E8314B"/>
    <w:rsid w:val="00E8370A"/>
    <w:rsid w:val="00E839F9"/>
    <w:rsid w:val="00E84D77"/>
    <w:rsid w:val="00E84E6F"/>
    <w:rsid w:val="00E8594B"/>
    <w:rsid w:val="00E87CE1"/>
    <w:rsid w:val="00E92431"/>
    <w:rsid w:val="00E92443"/>
    <w:rsid w:val="00E93563"/>
    <w:rsid w:val="00E96808"/>
    <w:rsid w:val="00E96E47"/>
    <w:rsid w:val="00E97BC9"/>
    <w:rsid w:val="00EA3AD4"/>
    <w:rsid w:val="00EA48B5"/>
    <w:rsid w:val="00EA4DAC"/>
    <w:rsid w:val="00EA6563"/>
    <w:rsid w:val="00EA74C4"/>
    <w:rsid w:val="00EA79FF"/>
    <w:rsid w:val="00EA7E02"/>
    <w:rsid w:val="00EB055F"/>
    <w:rsid w:val="00EB130A"/>
    <w:rsid w:val="00EB1B6A"/>
    <w:rsid w:val="00EB27CC"/>
    <w:rsid w:val="00EB32D8"/>
    <w:rsid w:val="00EB3674"/>
    <w:rsid w:val="00EB3890"/>
    <w:rsid w:val="00EB49F3"/>
    <w:rsid w:val="00EB7436"/>
    <w:rsid w:val="00EC085B"/>
    <w:rsid w:val="00EC0B97"/>
    <w:rsid w:val="00EC1427"/>
    <w:rsid w:val="00EC15BE"/>
    <w:rsid w:val="00EC32FA"/>
    <w:rsid w:val="00EC4677"/>
    <w:rsid w:val="00EC5372"/>
    <w:rsid w:val="00EC59B8"/>
    <w:rsid w:val="00EC605B"/>
    <w:rsid w:val="00EC753B"/>
    <w:rsid w:val="00ED0107"/>
    <w:rsid w:val="00ED13D4"/>
    <w:rsid w:val="00ED21E6"/>
    <w:rsid w:val="00ED6771"/>
    <w:rsid w:val="00ED7A71"/>
    <w:rsid w:val="00EE0A7B"/>
    <w:rsid w:val="00EE0D68"/>
    <w:rsid w:val="00EE19BD"/>
    <w:rsid w:val="00EE27CC"/>
    <w:rsid w:val="00EE3C8A"/>
    <w:rsid w:val="00EE58CB"/>
    <w:rsid w:val="00EE6216"/>
    <w:rsid w:val="00EE701D"/>
    <w:rsid w:val="00EF3294"/>
    <w:rsid w:val="00EF3A21"/>
    <w:rsid w:val="00EF4D47"/>
    <w:rsid w:val="00EF5B0F"/>
    <w:rsid w:val="00EF635B"/>
    <w:rsid w:val="00EF6AE1"/>
    <w:rsid w:val="00EF6C3C"/>
    <w:rsid w:val="00EF6FC5"/>
    <w:rsid w:val="00EF7FF5"/>
    <w:rsid w:val="00F045B1"/>
    <w:rsid w:val="00F0621A"/>
    <w:rsid w:val="00F0679D"/>
    <w:rsid w:val="00F069C9"/>
    <w:rsid w:val="00F07320"/>
    <w:rsid w:val="00F11789"/>
    <w:rsid w:val="00F1194D"/>
    <w:rsid w:val="00F126AB"/>
    <w:rsid w:val="00F12B0C"/>
    <w:rsid w:val="00F144E7"/>
    <w:rsid w:val="00F15245"/>
    <w:rsid w:val="00F170D6"/>
    <w:rsid w:val="00F17716"/>
    <w:rsid w:val="00F17A3B"/>
    <w:rsid w:val="00F20AC4"/>
    <w:rsid w:val="00F24F91"/>
    <w:rsid w:val="00F25E0B"/>
    <w:rsid w:val="00F269D5"/>
    <w:rsid w:val="00F26BE5"/>
    <w:rsid w:val="00F27F17"/>
    <w:rsid w:val="00F3144B"/>
    <w:rsid w:val="00F314B0"/>
    <w:rsid w:val="00F321DA"/>
    <w:rsid w:val="00F33271"/>
    <w:rsid w:val="00F336E2"/>
    <w:rsid w:val="00F35ACE"/>
    <w:rsid w:val="00F36597"/>
    <w:rsid w:val="00F374D9"/>
    <w:rsid w:val="00F37624"/>
    <w:rsid w:val="00F37DBA"/>
    <w:rsid w:val="00F43EE5"/>
    <w:rsid w:val="00F4554A"/>
    <w:rsid w:val="00F510E3"/>
    <w:rsid w:val="00F51725"/>
    <w:rsid w:val="00F546FD"/>
    <w:rsid w:val="00F558D2"/>
    <w:rsid w:val="00F5784F"/>
    <w:rsid w:val="00F578F2"/>
    <w:rsid w:val="00F57B5D"/>
    <w:rsid w:val="00F60E2D"/>
    <w:rsid w:val="00F61A11"/>
    <w:rsid w:val="00F61A9F"/>
    <w:rsid w:val="00F62799"/>
    <w:rsid w:val="00F63041"/>
    <w:rsid w:val="00F63455"/>
    <w:rsid w:val="00F64256"/>
    <w:rsid w:val="00F65A2C"/>
    <w:rsid w:val="00F6608B"/>
    <w:rsid w:val="00F66DA0"/>
    <w:rsid w:val="00F70AE6"/>
    <w:rsid w:val="00F71FAB"/>
    <w:rsid w:val="00F721C5"/>
    <w:rsid w:val="00F747E0"/>
    <w:rsid w:val="00F74B69"/>
    <w:rsid w:val="00F75D1A"/>
    <w:rsid w:val="00F761D2"/>
    <w:rsid w:val="00F76DF5"/>
    <w:rsid w:val="00F77255"/>
    <w:rsid w:val="00F77772"/>
    <w:rsid w:val="00F77826"/>
    <w:rsid w:val="00F80E02"/>
    <w:rsid w:val="00F82B90"/>
    <w:rsid w:val="00F83B01"/>
    <w:rsid w:val="00F841C0"/>
    <w:rsid w:val="00F870E7"/>
    <w:rsid w:val="00F87BF8"/>
    <w:rsid w:val="00F90B42"/>
    <w:rsid w:val="00F90F9C"/>
    <w:rsid w:val="00F916A1"/>
    <w:rsid w:val="00F9208E"/>
    <w:rsid w:val="00F93E79"/>
    <w:rsid w:val="00F95952"/>
    <w:rsid w:val="00F95EBB"/>
    <w:rsid w:val="00F9645A"/>
    <w:rsid w:val="00FA0CF6"/>
    <w:rsid w:val="00FA3DB7"/>
    <w:rsid w:val="00FA4437"/>
    <w:rsid w:val="00FA4EFE"/>
    <w:rsid w:val="00FA52B0"/>
    <w:rsid w:val="00FA55B9"/>
    <w:rsid w:val="00FA66BA"/>
    <w:rsid w:val="00FB1299"/>
    <w:rsid w:val="00FB13C9"/>
    <w:rsid w:val="00FB325F"/>
    <w:rsid w:val="00FB36A9"/>
    <w:rsid w:val="00FB36CE"/>
    <w:rsid w:val="00FB454E"/>
    <w:rsid w:val="00FB6AC5"/>
    <w:rsid w:val="00FC051C"/>
    <w:rsid w:val="00FC0A4D"/>
    <w:rsid w:val="00FC25CF"/>
    <w:rsid w:val="00FC578E"/>
    <w:rsid w:val="00FC68E6"/>
    <w:rsid w:val="00FC70D7"/>
    <w:rsid w:val="00FD0338"/>
    <w:rsid w:val="00FD07D7"/>
    <w:rsid w:val="00FD2C74"/>
    <w:rsid w:val="00FD34CA"/>
    <w:rsid w:val="00FD76E0"/>
    <w:rsid w:val="00FE021B"/>
    <w:rsid w:val="00FE03BE"/>
    <w:rsid w:val="00FE09DE"/>
    <w:rsid w:val="00FE112E"/>
    <w:rsid w:val="00FE25EC"/>
    <w:rsid w:val="00FE2672"/>
    <w:rsid w:val="00FE3246"/>
    <w:rsid w:val="00FE3394"/>
    <w:rsid w:val="00FE4319"/>
    <w:rsid w:val="00FE54BF"/>
    <w:rsid w:val="00FE63AF"/>
    <w:rsid w:val="00FE6881"/>
    <w:rsid w:val="00FE7606"/>
    <w:rsid w:val="00FE7FE7"/>
    <w:rsid w:val="00FF013B"/>
    <w:rsid w:val="00FF1E90"/>
    <w:rsid w:val="00FF38E8"/>
    <w:rsid w:val="00FF3FFB"/>
    <w:rsid w:val="00FF459B"/>
    <w:rsid w:val="00FF4F71"/>
    <w:rsid w:val="00FF50FC"/>
    <w:rsid w:val="00FF5294"/>
    <w:rsid w:val="00FF5960"/>
    <w:rsid w:val="00FF61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41085"/>
  <w15:docId w15:val="{68D06D39-94C3-40AC-B8E2-438EAECF4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w:qFormat/>
    <w:rsid w:val="003E0E22"/>
    <w:pPr>
      <w:bidi/>
      <w:jc w:val="both"/>
    </w:pPr>
    <w:rPr>
      <w:rFonts w:ascii="Times New Roman" w:hAnsi="Times New Roman" w:cs="B Nazanin"/>
      <w:sz w:val="26"/>
      <w:szCs w:val="28"/>
      <w:lang w:bidi="fa-IR"/>
    </w:rPr>
  </w:style>
  <w:style w:type="paragraph" w:styleId="Heading1">
    <w:name w:val="heading 1"/>
    <w:aliases w:val="عنوان فصل"/>
    <w:basedOn w:val="Normal"/>
    <w:next w:val="Normal"/>
    <w:link w:val="Heading1Char"/>
    <w:uiPriority w:val="9"/>
    <w:qFormat/>
    <w:rsid w:val="00C41462"/>
    <w:pPr>
      <w:keepNext/>
      <w:keepLines/>
      <w:spacing w:before="480" w:after="0"/>
      <w:outlineLvl w:val="0"/>
    </w:pPr>
    <w:rPr>
      <w:rFonts w:eastAsiaTheme="majorEastAsia"/>
      <w:b/>
      <w:bCs/>
      <w:color w:val="365F91" w:themeColor="accent1" w:themeShade="BF"/>
      <w:sz w:val="36"/>
      <w:szCs w:val="40"/>
    </w:rPr>
  </w:style>
  <w:style w:type="paragraph" w:styleId="Heading2">
    <w:name w:val="heading 2"/>
    <w:aliases w:val="زیر فصل 1"/>
    <w:basedOn w:val="Normal"/>
    <w:next w:val="Normal"/>
    <w:link w:val="Heading2Char"/>
    <w:uiPriority w:val="9"/>
    <w:unhideWhenUsed/>
    <w:qFormat/>
    <w:rsid w:val="00F0679D"/>
    <w:pPr>
      <w:keepNext/>
      <w:keepLines/>
      <w:spacing w:before="200" w:after="0"/>
      <w:outlineLvl w:val="1"/>
    </w:pPr>
    <w:rPr>
      <w:rFonts w:eastAsiaTheme="majorEastAsia"/>
      <w:b/>
      <w:bCs/>
      <w:color w:val="4F81BD" w:themeColor="accent1"/>
      <w:sz w:val="32"/>
      <w:szCs w:val="36"/>
    </w:rPr>
  </w:style>
  <w:style w:type="paragraph" w:styleId="Heading3">
    <w:name w:val="heading 3"/>
    <w:aliases w:val="زیر فصل 2"/>
    <w:basedOn w:val="Normal"/>
    <w:next w:val="Normal"/>
    <w:link w:val="Heading3Char"/>
    <w:uiPriority w:val="9"/>
    <w:unhideWhenUsed/>
    <w:qFormat/>
    <w:rsid w:val="00F0679D"/>
    <w:pPr>
      <w:keepNext/>
      <w:keepLines/>
      <w:spacing w:before="200" w:after="0"/>
      <w:outlineLvl w:val="2"/>
    </w:pPr>
    <w:rPr>
      <w:rFonts w:eastAsiaTheme="majorEastAsia"/>
      <w:b/>
      <w:bCs/>
      <w:color w:val="4F81BD" w:themeColor="accent1"/>
      <w:sz w:val="30"/>
      <w:szCs w:val="32"/>
    </w:rPr>
  </w:style>
  <w:style w:type="paragraph" w:styleId="Heading4">
    <w:name w:val="heading 4"/>
    <w:basedOn w:val="Normal"/>
    <w:next w:val="Normal"/>
    <w:link w:val="Heading4Char"/>
    <w:uiPriority w:val="9"/>
    <w:unhideWhenUsed/>
    <w:qFormat/>
    <w:rsid w:val="006D60E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0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E22"/>
    <w:rPr>
      <w:rFonts w:ascii="Tahoma" w:hAnsi="Tahoma" w:cs="Tahoma"/>
      <w:sz w:val="16"/>
      <w:szCs w:val="16"/>
    </w:rPr>
  </w:style>
  <w:style w:type="paragraph" w:styleId="Header">
    <w:name w:val="header"/>
    <w:basedOn w:val="Normal"/>
    <w:link w:val="HeaderChar"/>
    <w:uiPriority w:val="99"/>
    <w:unhideWhenUsed/>
    <w:rsid w:val="00DA2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9EA"/>
    <w:rPr>
      <w:rFonts w:ascii="Times New Roman" w:hAnsi="Times New Roman" w:cs="B Nazanin"/>
      <w:sz w:val="26"/>
      <w:szCs w:val="28"/>
      <w:lang w:bidi="fa-IR"/>
    </w:rPr>
  </w:style>
  <w:style w:type="paragraph" w:styleId="Footer">
    <w:name w:val="footer"/>
    <w:basedOn w:val="Normal"/>
    <w:link w:val="FooterChar"/>
    <w:uiPriority w:val="99"/>
    <w:unhideWhenUsed/>
    <w:rsid w:val="00DA2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9EA"/>
    <w:rPr>
      <w:rFonts w:ascii="Times New Roman" w:hAnsi="Times New Roman" w:cs="B Nazanin"/>
      <w:sz w:val="26"/>
      <w:szCs w:val="28"/>
      <w:lang w:bidi="fa-IR"/>
    </w:rPr>
  </w:style>
  <w:style w:type="paragraph" w:customStyle="1" w:styleId="3CBD5A742C28424DA5172AD252E32316">
    <w:name w:val="3CBD5A742C28424DA5172AD252E32316"/>
    <w:rsid w:val="00DA29EA"/>
    <w:rPr>
      <w:rFonts w:eastAsiaTheme="minorEastAsia"/>
      <w:lang w:eastAsia="ja-JP"/>
    </w:rPr>
  </w:style>
  <w:style w:type="character" w:customStyle="1" w:styleId="Heading1Char">
    <w:name w:val="Heading 1 Char"/>
    <w:aliases w:val="عنوان فصل Char"/>
    <w:basedOn w:val="DefaultParagraphFont"/>
    <w:link w:val="Heading1"/>
    <w:uiPriority w:val="9"/>
    <w:rsid w:val="00C41462"/>
    <w:rPr>
      <w:rFonts w:ascii="Times New Roman" w:eastAsiaTheme="majorEastAsia" w:hAnsi="Times New Roman" w:cs="B Nazanin"/>
      <w:b/>
      <w:bCs/>
      <w:color w:val="365F91" w:themeColor="accent1" w:themeShade="BF"/>
      <w:sz w:val="36"/>
      <w:szCs w:val="40"/>
      <w:lang w:bidi="fa-IR"/>
    </w:rPr>
  </w:style>
  <w:style w:type="character" w:customStyle="1" w:styleId="Heading2Char">
    <w:name w:val="Heading 2 Char"/>
    <w:aliases w:val="زیر فصل 1 Char"/>
    <w:basedOn w:val="DefaultParagraphFont"/>
    <w:link w:val="Heading2"/>
    <w:uiPriority w:val="9"/>
    <w:rsid w:val="00F0679D"/>
    <w:rPr>
      <w:rFonts w:ascii="Times New Roman" w:eastAsiaTheme="majorEastAsia" w:hAnsi="Times New Roman" w:cs="B Nazanin"/>
      <w:b/>
      <w:bCs/>
      <w:color w:val="4F81BD" w:themeColor="accent1"/>
      <w:sz w:val="32"/>
      <w:szCs w:val="36"/>
      <w:lang w:bidi="fa-IR"/>
    </w:rPr>
  </w:style>
  <w:style w:type="character" w:customStyle="1" w:styleId="Heading3Char">
    <w:name w:val="Heading 3 Char"/>
    <w:aliases w:val="زیر فصل 2 Char"/>
    <w:basedOn w:val="DefaultParagraphFont"/>
    <w:link w:val="Heading3"/>
    <w:uiPriority w:val="9"/>
    <w:rsid w:val="00F0679D"/>
    <w:rPr>
      <w:rFonts w:ascii="Times New Roman" w:eastAsiaTheme="majorEastAsia" w:hAnsi="Times New Roman" w:cs="B Nazanin"/>
      <w:b/>
      <w:bCs/>
      <w:color w:val="4F81BD" w:themeColor="accent1"/>
      <w:sz w:val="30"/>
      <w:szCs w:val="32"/>
      <w:lang w:bidi="fa-IR"/>
    </w:rPr>
  </w:style>
  <w:style w:type="paragraph" w:styleId="ListParagraph">
    <w:name w:val="List Paragraph"/>
    <w:basedOn w:val="Normal"/>
    <w:uiPriority w:val="34"/>
    <w:qFormat/>
    <w:rsid w:val="00325CE1"/>
    <w:pPr>
      <w:ind w:left="720"/>
      <w:contextualSpacing/>
    </w:pPr>
  </w:style>
  <w:style w:type="character" w:styleId="PlaceholderText">
    <w:name w:val="Placeholder Text"/>
    <w:basedOn w:val="DefaultParagraphFont"/>
    <w:uiPriority w:val="99"/>
    <w:semiHidden/>
    <w:rsid w:val="00010D82"/>
    <w:rPr>
      <w:color w:val="808080"/>
    </w:rPr>
  </w:style>
  <w:style w:type="character" w:customStyle="1" w:styleId="apple-converted-space">
    <w:name w:val="apple-converted-space"/>
    <w:basedOn w:val="DefaultParagraphFont"/>
    <w:rsid w:val="00D409D2"/>
  </w:style>
  <w:style w:type="character" w:styleId="Hyperlink">
    <w:name w:val="Hyperlink"/>
    <w:basedOn w:val="DefaultParagraphFont"/>
    <w:uiPriority w:val="99"/>
    <w:unhideWhenUsed/>
    <w:rsid w:val="00E735EC"/>
    <w:rPr>
      <w:color w:val="0000FF"/>
      <w:u w:val="single"/>
    </w:rPr>
  </w:style>
  <w:style w:type="paragraph" w:styleId="HTMLPreformatted">
    <w:name w:val="HTML Preformatted"/>
    <w:basedOn w:val="Normal"/>
    <w:link w:val="HTMLPreformattedChar"/>
    <w:uiPriority w:val="99"/>
    <w:unhideWhenUsed/>
    <w:rsid w:val="00A0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A01E4E"/>
    <w:rPr>
      <w:rFonts w:ascii="Courier New" w:eastAsia="Times New Roman" w:hAnsi="Courier New" w:cs="Courier New"/>
      <w:sz w:val="20"/>
      <w:szCs w:val="20"/>
    </w:rPr>
  </w:style>
  <w:style w:type="paragraph" w:styleId="FootnoteText">
    <w:name w:val="footnote text"/>
    <w:basedOn w:val="Normal"/>
    <w:link w:val="FootnoteTextChar"/>
    <w:uiPriority w:val="99"/>
    <w:unhideWhenUsed/>
    <w:rsid w:val="00A01E4E"/>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rsid w:val="00A01E4E"/>
    <w:rPr>
      <w:sz w:val="20"/>
      <w:szCs w:val="20"/>
    </w:rPr>
  </w:style>
  <w:style w:type="character" w:styleId="FootnoteReference">
    <w:name w:val="footnote reference"/>
    <w:basedOn w:val="DefaultParagraphFont"/>
    <w:uiPriority w:val="99"/>
    <w:unhideWhenUsed/>
    <w:rsid w:val="00A01E4E"/>
    <w:rPr>
      <w:vertAlign w:val="superscript"/>
    </w:rPr>
  </w:style>
  <w:style w:type="table" w:styleId="TableGrid">
    <w:name w:val="Table Grid"/>
    <w:basedOn w:val="TableNormal"/>
    <w:uiPriority w:val="59"/>
    <w:rsid w:val="00A0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1D0B"/>
    <w:pPr>
      <w:bidi w:val="0"/>
      <w:spacing w:before="100" w:beforeAutospacing="1" w:after="100" w:afterAutospacing="1" w:line="240" w:lineRule="auto"/>
      <w:jc w:val="left"/>
    </w:pPr>
    <w:rPr>
      <w:rFonts w:eastAsia="Times New Roman" w:cs="Times New Roman"/>
      <w:sz w:val="24"/>
      <w:szCs w:val="24"/>
      <w:lang w:bidi="ar-SA"/>
    </w:rPr>
  </w:style>
  <w:style w:type="paragraph" w:styleId="Caption">
    <w:name w:val="caption"/>
    <w:basedOn w:val="Normal"/>
    <w:next w:val="Normal"/>
    <w:uiPriority w:val="35"/>
    <w:unhideWhenUsed/>
    <w:qFormat/>
    <w:rsid w:val="00BC1D0B"/>
    <w:pPr>
      <w:bidi w:val="0"/>
      <w:spacing w:line="240" w:lineRule="auto"/>
      <w:jc w:val="left"/>
    </w:pPr>
    <w:rPr>
      <w:rFonts w:asciiTheme="minorHAnsi" w:hAnsiTheme="minorHAnsi" w:cstheme="minorBidi"/>
      <w:b/>
      <w:bCs/>
      <w:color w:val="4F81BD" w:themeColor="accent1"/>
      <w:sz w:val="18"/>
      <w:szCs w:val="18"/>
      <w:lang w:bidi="ar-SA"/>
    </w:rPr>
  </w:style>
  <w:style w:type="character" w:styleId="Strong">
    <w:name w:val="Strong"/>
    <w:basedOn w:val="DefaultParagraphFont"/>
    <w:uiPriority w:val="22"/>
    <w:qFormat/>
    <w:rsid w:val="00E84E6F"/>
    <w:rPr>
      <w:b/>
      <w:bCs/>
    </w:rPr>
  </w:style>
  <w:style w:type="paragraph" w:styleId="TOCHeading">
    <w:name w:val="TOC Heading"/>
    <w:basedOn w:val="Heading1"/>
    <w:next w:val="Normal"/>
    <w:uiPriority w:val="39"/>
    <w:unhideWhenUsed/>
    <w:qFormat/>
    <w:rsid w:val="00573569"/>
    <w:pPr>
      <w:bidi w:val="0"/>
      <w:jc w:val="left"/>
      <w:outlineLvl w:val="9"/>
    </w:pPr>
    <w:rPr>
      <w:rFonts w:asciiTheme="majorHAnsi" w:hAnsiTheme="majorHAnsi" w:cstheme="majorBidi"/>
      <w:sz w:val="28"/>
      <w:szCs w:val="28"/>
      <w:lang w:eastAsia="ja-JP" w:bidi="ar-SA"/>
    </w:rPr>
  </w:style>
  <w:style w:type="paragraph" w:styleId="TOC2">
    <w:name w:val="toc 2"/>
    <w:basedOn w:val="Normal"/>
    <w:next w:val="Normal"/>
    <w:autoRedefine/>
    <w:uiPriority w:val="39"/>
    <w:unhideWhenUsed/>
    <w:rsid w:val="00573569"/>
    <w:pPr>
      <w:spacing w:after="100"/>
      <w:ind w:left="260"/>
    </w:pPr>
  </w:style>
  <w:style w:type="paragraph" w:styleId="TOC1">
    <w:name w:val="toc 1"/>
    <w:basedOn w:val="Normal"/>
    <w:next w:val="Normal"/>
    <w:autoRedefine/>
    <w:uiPriority w:val="39"/>
    <w:unhideWhenUsed/>
    <w:rsid w:val="00573569"/>
    <w:pPr>
      <w:spacing w:after="100"/>
    </w:pPr>
  </w:style>
  <w:style w:type="paragraph" w:styleId="TOC3">
    <w:name w:val="toc 3"/>
    <w:basedOn w:val="Normal"/>
    <w:next w:val="Normal"/>
    <w:autoRedefine/>
    <w:uiPriority w:val="39"/>
    <w:unhideWhenUsed/>
    <w:rsid w:val="00573569"/>
    <w:pPr>
      <w:spacing w:after="100"/>
      <w:ind w:left="520"/>
    </w:pPr>
  </w:style>
  <w:style w:type="paragraph" w:styleId="TableofFigures">
    <w:name w:val="table of figures"/>
    <w:basedOn w:val="Normal"/>
    <w:next w:val="Normal"/>
    <w:uiPriority w:val="99"/>
    <w:unhideWhenUsed/>
    <w:rsid w:val="00573569"/>
    <w:pPr>
      <w:spacing w:after="0"/>
    </w:pPr>
  </w:style>
  <w:style w:type="paragraph" w:styleId="Bibliography">
    <w:name w:val="Bibliography"/>
    <w:basedOn w:val="Normal"/>
    <w:next w:val="Normal"/>
    <w:uiPriority w:val="37"/>
    <w:unhideWhenUsed/>
    <w:rsid w:val="0007593C"/>
    <w:pPr>
      <w:tabs>
        <w:tab w:val="left" w:pos="384"/>
      </w:tabs>
      <w:spacing w:after="0" w:line="240" w:lineRule="auto"/>
      <w:ind w:left="384" w:hanging="384"/>
    </w:pPr>
  </w:style>
  <w:style w:type="character" w:customStyle="1" w:styleId="Heading4Char">
    <w:name w:val="Heading 4 Char"/>
    <w:basedOn w:val="DefaultParagraphFont"/>
    <w:link w:val="Heading4"/>
    <w:uiPriority w:val="9"/>
    <w:rsid w:val="006D60E5"/>
    <w:rPr>
      <w:rFonts w:asciiTheme="majorHAnsi" w:eastAsiaTheme="majorEastAsia" w:hAnsiTheme="majorHAnsi" w:cstheme="majorBidi"/>
      <w:b/>
      <w:bCs/>
      <w:i/>
      <w:iCs/>
      <w:color w:val="4F81BD" w:themeColor="accent1"/>
      <w:sz w:val="26"/>
      <w:szCs w:val="28"/>
      <w:lang w:bidi="fa-IR"/>
    </w:rPr>
  </w:style>
  <w:style w:type="character" w:styleId="CommentReference">
    <w:name w:val="annotation reference"/>
    <w:basedOn w:val="DefaultParagraphFont"/>
    <w:uiPriority w:val="99"/>
    <w:semiHidden/>
    <w:unhideWhenUsed/>
    <w:rsid w:val="001A1D47"/>
    <w:rPr>
      <w:sz w:val="16"/>
      <w:szCs w:val="16"/>
    </w:rPr>
  </w:style>
  <w:style w:type="paragraph" w:styleId="CommentText">
    <w:name w:val="annotation text"/>
    <w:basedOn w:val="Normal"/>
    <w:link w:val="CommentTextChar"/>
    <w:uiPriority w:val="99"/>
    <w:semiHidden/>
    <w:unhideWhenUsed/>
    <w:rsid w:val="001A1D47"/>
    <w:pPr>
      <w:spacing w:line="240" w:lineRule="auto"/>
    </w:pPr>
    <w:rPr>
      <w:sz w:val="20"/>
      <w:szCs w:val="20"/>
    </w:rPr>
  </w:style>
  <w:style w:type="character" w:customStyle="1" w:styleId="CommentTextChar">
    <w:name w:val="Comment Text Char"/>
    <w:basedOn w:val="DefaultParagraphFont"/>
    <w:link w:val="CommentText"/>
    <w:uiPriority w:val="99"/>
    <w:semiHidden/>
    <w:rsid w:val="001A1D47"/>
    <w:rPr>
      <w:rFonts w:ascii="Times New Roman" w:hAnsi="Times New Roman" w:cs="B Nazanin"/>
      <w:sz w:val="20"/>
      <w:szCs w:val="20"/>
      <w:lang w:bidi="fa-IR"/>
    </w:rPr>
  </w:style>
  <w:style w:type="paragraph" w:styleId="CommentSubject">
    <w:name w:val="annotation subject"/>
    <w:basedOn w:val="CommentText"/>
    <w:next w:val="CommentText"/>
    <w:link w:val="CommentSubjectChar"/>
    <w:uiPriority w:val="99"/>
    <w:semiHidden/>
    <w:unhideWhenUsed/>
    <w:rsid w:val="001A1D47"/>
    <w:rPr>
      <w:b/>
      <w:bCs/>
    </w:rPr>
  </w:style>
  <w:style w:type="character" w:customStyle="1" w:styleId="CommentSubjectChar">
    <w:name w:val="Comment Subject Char"/>
    <w:basedOn w:val="CommentTextChar"/>
    <w:link w:val="CommentSubject"/>
    <w:uiPriority w:val="99"/>
    <w:semiHidden/>
    <w:rsid w:val="001A1D47"/>
    <w:rPr>
      <w:rFonts w:ascii="Times New Roman" w:hAnsi="Times New Roman" w:cs="B Nazanin"/>
      <w:b/>
      <w:bCs/>
      <w:sz w:val="20"/>
      <w:szCs w:val="20"/>
      <w:lang w:bidi="fa-IR"/>
    </w:rPr>
  </w:style>
  <w:style w:type="character" w:styleId="HTMLCode">
    <w:name w:val="HTML Code"/>
    <w:basedOn w:val="DefaultParagraphFont"/>
    <w:uiPriority w:val="99"/>
    <w:semiHidden/>
    <w:unhideWhenUsed/>
    <w:rsid w:val="00370859"/>
    <w:rPr>
      <w:rFonts w:ascii="Courier New" w:eastAsia="Times New Roman" w:hAnsi="Courier New" w:cs="Courier New"/>
      <w:sz w:val="20"/>
      <w:szCs w:val="20"/>
    </w:rPr>
  </w:style>
  <w:style w:type="character" w:customStyle="1" w:styleId="tgc">
    <w:name w:val="_tgc"/>
    <w:basedOn w:val="DefaultParagraphFont"/>
    <w:rsid w:val="003877B1"/>
  </w:style>
  <w:style w:type="character" w:styleId="FollowedHyperlink">
    <w:name w:val="FollowedHyperlink"/>
    <w:basedOn w:val="DefaultParagraphFont"/>
    <w:uiPriority w:val="99"/>
    <w:semiHidden/>
    <w:unhideWhenUsed/>
    <w:rsid w:val="00844425"/>
    <w:rPr>
      <w:color w:val="800080" w:themeColor="followedHyperlink"/>
      <w:u w:val="single"/>
    </w:rPr>
  </w:style>
  <w:style w:type="table" w:customStyle="1" w:styleId="GridTable4-Accent11">
    <w:name w:val="Grid Table 4 - Accent 11"/>
    <w:basedOn w:val="TableGrid7"/>
    <w:uiPriority w:val="49"/>
    <w:rsid w:val="002107DF"/>
    <w:pPr>
      <w:bidi w:val="0"/>
      <w:spacing w:after="0" w:line="240" w:lineRule="auto"/>
      <w:jc w:val="left"/>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cPr>
      <w:shd w:val="clear" w:color="auto" w:fill="auto"/>
    </w:tc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l2br w:val="none" w:sz="0" w:space="0" w:color="auto"/>
          <w:tr2bl w:val="none" w:sz="0" w:space="0" w:color="auto"/>
        </w:tcBorders>
        <w:shd w:val="clear" w:color="auto" w:fill="4F81BD" w:themeFill="accent1"/>
      </w:tcPr>
    </w:tblStylePr>
    <w:tblStylePr w:type="lastRow">
      <w:rPr>
        <w:b/>
        <w:bCs/>
      </w:rPr>
      <w:tblPr/>
      <w:tcPr>
        <w:tcBorders>
          <w:top w:val="double" w:sz="4" w:space="0" w:color="4F81BD" w:themeColor="accent1"/>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107DF"/>
    <w:pPr>
      <w:bidi/>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Revision">
    <w:name w:val="Revision"/>
    <w:hidden/>
    <w:uiPriority w:val="99"/>
    <w:semiHidden/>
    <w:rsid w:val="00D76BF2"/>
    <w:pPr>
      <w:spacing w:after="0" w:line="240" w:lineRule="auto"/>
    </w:pPr>
    <w:rPr>
      <w:rFonts w:ascii="Times New Roman" w:hAnsi="Times New Roman" w:cs="B Nazanin"/>
      <w:sz w:val="26"/>
      <w:szCs w:val="28"/>
      <w:lang w:bidi="fa-IR"/>
    </w:rPr>
  </w:style>
  <w:style w:type="paragraph" w:customStyle="1" w:styleId="Title24">
    <w:name w:val="Title 24*"/>
    <w:basedOn w:val="Title18"/>
    <w:rsid w:val="00D325A8"/>
    <w:rPr>
      <w:sz w:val="44"/>
      <w:szCs w:val="48"/>
    </w:rPr>
  </w:style>
  <w:style w:type="paragraph" w:customStyle="1" w:styleId="Title18">
    <w:name w:val="Title 18*"/>
    <w:basedOn w:val="Title16"/>
    <w:rsid w:val="00D325A8"/>
    <w:rPr>
      <w:sz w:val="34"/>
      <w:szCs w:val="36"/>
    </w:rPr>
  </w:style>
  <w:style w:type="paragraph" w:customStyle="1" w:styleId="Title16">
    <w:name w:val="Title 16*"/>
    <w:basedOn w:val="Normal"/>
    <w:rsid w:val="00D325A8"/>
    <w:pPr>
      <w:spacing w:after="0" w:line="240" w:lineRule="auto"/>
      <w:jc w:val="center"/>
    </w:pPr>
    <w:rPr>
      <w:rFonts w:eastAsia="Times New Roman"/>
      <w:b/>
      <w:bCs/>
      <w:sz w:val="30"/>
      <w:szCs w:val="32"/>
      <w:lang w:bidi="ar-SA"/>
    </w:rPr>
  </w:style>
  <w:style w:type="paragraph" w:styleId="NoSpacing">
    <w:name w:val="No Spacing"/>
    <w:link w:val="NoSpacingChar"/>
    <w:uiPriority w:val="1"/>
    <w:qFormat/>
    <w:rsid w:val="008A660A"/>
    <w:pPr>
      <w:spacing w:after="0" w:line="240" w:lineRule="auto"/>
    </w:pPr>
    <w:rPr>
      <w:rFonts w:eastAsiaTheme="minorEastAsia"/>
    </w:rPr>
  </w:style>
  <w:style w:type="character" w:customStyle="1" w:styleId="NoSpacingChar">
    <w:name w:val="No Spacing Char"/>
    <w:basedOn w:val="DefaultParagraphFont"/>
    <w:link w:val="NoSpacing"/>
    <w:uiPriority w:val="1"/>
    <w:rsid w:val="008A660A"/>
    <w:rPr>
      <w:rFonts w:eastAsiaTheme="minorEastAsia"/>
    </w:rPr>
  </w:style>
  <w:style w:type="table" w:styleId="GridTable4-Accent1">
    <w:name w:val="Grid Table 4 Accent 1"/>
    <w:basedOn w:val="TableNormal"/>
    <w:uiPriority w:val="49"/>
    <w:rsid w:val="00840E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840E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EndnoteReference">
    <w:name w:val="endnote reference"/>
    <w:basedOn w:val="DefaultParagraphFont"/>
    <w:uiPriority w:val="99"/>
    <w:semiHidden/>
    <w:unhideWhenUsed/>
    <w:rsid w:val="00E234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2172">
      <w:bodyDiv w:val="1"/>
      <w:marLeft w:val="0"/>
      <w:marRight w:val="0"/>
      <w:marTop w:val="0"/>
      <w:marBottom w:val="0"/>
      <w:divBdr>
        <w:top w:val="none" w:sz="0" w:space="0" w:color="auto"/>
        <w:left w:val="none" w:sz="0" w:space="0" w:color="auto"/>
        <w:bottom w:val="none" w:sz="0" w:space="0" w:color="auto"/>
        <w:right w:val="none" w:sz="0" w:space="0" w:color="auto"/>
      </w:divBdr>
    </w:div>
    <w:div w:id="15424085">
      <w:bodyDiv w:val="1"/>
      <w:marLeft w:val="0"/>
      <w:marRight w:val="0"/>
      <w:marTop w:val="0"/>
      <w:marBottom w:val="0"/>
      <w:divBdr>
        <w:top w:val="none" w:sz="0" w:space="0" w:color="auto"/>
        <w:left w:val="none" w:sz="0" w:space="0" w:color="auto"/>
        <w:bottom w:val="none" w:sz="0" w:space="0" w:color="auto"/>
        <w:right w:val="none" w:sz="0" w:space="0" w:color="auto"/>
      </w:divBdr>
    </w:div>
    <w:div w:id="31275157">
      <w:bodyDiv w:val="1"/>
      <w:marLeft w:val="0"/>
      <w:marRight w:val="0"/>
      <w:marTop w:val="0"/>
      <w:marBottom w:val="0"/>
      <w:divBdr>
        <w:top w:val="none" w:sz="0" w:space="0" w:color="auto"/>
        <w:left w:val="none" w:sz="0" w:space="0" w:color="auto"/>
        <w:bottom w:val="none" w:sz="0" w:space="0" w:color="auto"/>
        <w:right w:val="none" w:sz="0" w:space="0" w:color="auto"/>
      </w:divBdr>
    </w:div>
    <w:div w:id="35589250">
      <w:bodyDiv w:val="1"/>
      <w:marLeft w:val="0"/>
      <w:marRight w:val="0"/>
      <w:marTop w:val="0"/>
      <w:marBottom w:val="0"/>
      <w:divBdr>
        <w:top w:val="none" w:sz="0" w:space="0" w:color="auto"/>
        <w:left w:val="none" w:sz="0" w:space="0" w:color="auto"/>
        <w:bottom w:val="none" w:sz="0" w:space="0" w:color="auto"/>
        <w:right w:val="none" w:sz="0" w:space="0" w:color="auto"/>
      </w:divBdr>
    </w:div>
    <w:div w:id="43255345">
      <w:bodyDiv w:val="1"/>
      <w:marLeft w:val="0"/>
      <w:marRight w:val="0"/>
      <w:marTop w:val="0"/>
      <w:marBottom w:val="0"/>
      <w:divBdr>
        <w:top w:val="none" w:sz="0" w:space="0" w:color="auto"/>
        <w:left w:val="none" w:sz="0" w:space="0" w:color="auto"/>
        <w:bottom w:val="none" w:sz="0" w:space="0" w:color="auto"/>
        <w:right w:val="none" w:sz="0" w:space="0" w:color="auto"/>
      </w:divBdr>
      <w:divsChild>
        <w:div w:id="197162436">
          <w:marLeft w:val="0"/>
          <w:marRight w:val="446"/>
          <w:marTop w:val="0"/>
          <w:marBottom w:val="0"/>
          <w:divBdr>
            <w:top w:val="none" w:sz="0" w:space="0" w:color="auto"/>
            <w:left w:val="none" w:sz="0" w:space="0" w:color="auto"/>
            <w:bottom w:val="none" w:sz="0" w:space="0" w:color="auto"/>
            <w:right w:val="none" w:sz="0" w:space="0" w:color="auto"/>
          </w:divBdr>
        </w:div>
        <w:div w:id="1166087770">
          <w:marLeft w:val="0"/>
          <w:marRight w:val="446"/>
          <w:marTop w:val="0"/>
          <w:marBottom w:val="0"/>
          <w:divBdr>
            <w:top w:val="none" w:sz="0" w:space="0" w:color="auto"/>
            <w:left w:val="none" w:sz="0" w:space="0" w:color="auto"/>
            <w:bottom w:val="none" w:sz="0" w:space="0" w:color="auto"/>
            <w:right w:val="none" w:sz="0" w:space="0" w:color="auto"/>
          </w:divBdr>
        </w:div>
      </w:divsChild>
    </w:div>
    <w:div w:id="47344716">
      <w:bodyDiv w:val="1"/>
      <w:marLeft w:val="0"/>
      <w:marRight w:val="0"/>
      <w:marTop w:val="0"/>
      <w:marBottom w:val="0"/>
      <w:divBdr>
        <w:top w:val="none" w:sz="0" w:space="0" w:color="auto"/>
        <w:left w:val="none" w:sz="0" w:space="0" w:color="auto"/>
        <w:bottom w:val="none" w:sz="0" w:space="0" w:color="auto"/>
        <w:right w:val="none" w:sz="0" w:space="0" w:color="auto"/>
      </w:divBdr>
    </w:div>
    <w:div w:id="52391402">
      <w:bodyDiv w:val="1"/>
      <w:marLeft w:val="0"/>
      <w:marRight w:val="0"/>
      <w:marTop w:val="0"/>
      <w:marBottom w:val="0"/>
      <w:divBdr>
        <w:top w:val="none" w:sz="0" w:space="0" w:color="auto"/>
        <w:left w:val="none" w:sz="0" w:space="0" w:color="auto"/>
        <w:bottom w:val="none" w:sz="0" w:space="0" w:color="auto"/>
        <w:right w:val="none" w:sz="0" w:space="0" w:color="auto"/>
      </w:divBdr>
    </w:div>
    <w:div w:id="59602099">
      <w:bodyDiv w:val="1"/>
      <w:marLeft w:val="0"/>
      <w:marRight w:val="0"/>
      <w:marTop w:val="0"/>
      <w:marBottom w:val="0"/>
      <w:divBdr>
        <w:top w:val="none" w:sz="0" w:space="0" w:color="auto"/>
        <w:left w:val="none" w:sz="0" w:space="0" w:color="auto"/>
        <w:bottom w:val="none" w:sz="0" w:space="0" w:color="auto"/>
        <w:right w:val="none" w:sz="0" w:space="0" w:color="auto"/>
      </w:divBdr>
      <w:divsChild>
        <w:div w:id="1804618275">
          <w:marLeft w:val="0"/>
          <w:marRight w:val="446"/>
          <w:marTop w:val="0"/>
          <w:marBottom w:val="0"/>
          <w:divBdr>
            <w:top w:val="none" w:sz="0" w:space="0" w:color="auto"/>
            <w:left w:val="none" w:sz="0" w:space="0" w:color="auto"/>
            <w:bottom w:val="none" w:sz="0" w:space="0" w:color="auto"/>
            <w:right w:val="none" w:sz="0" w:space="0" w:color="auto"/>
          </w:divBdr>
        </w:div>
        <w:div w:id="564683705">
          <w:marLeft w:val="0"/>
          <w:marRight w:val="446"/>
          <w:marTop w:val="0"/>
          <w:marBottom w:val="0"/>
          <w:divBdr>
            <w:top w:val="none" w:sz="0" w:space="0" w:color="auto"/>
            <w:left w:val="none" w:sz="0" w:space="0" w:color="auto"/>
            <w:bottom w:val="none" w:sz="0" w:space="0" w:color="auto"/>
            <w:right w:val="none" w:sz="0" w:space="0" w:color="auto"/>
          </w:divBdr>
        </w:div>
        <w:div w:id="234360891">
          <w:marLeft w:val="0"/>
          <w:marRight w:val="446"/>
          <w:marTop w:val="0"/>
          <w:marBottom w:val="0"/>
          <w:divBdr>
            <w:top w:val="none" w:sz="0" w:space="0" w:color="auto"/>
            <w:left w:val="none" w:sz="0" w:space="0" w:color="auto"/>
            <w:bottom w:val="none" w:sz="0" w:space="0" w:color="auto"/>
            <w:right w:val="none" w:sz="0" w:space="0" w:color="auto"/>
          </w:divBdr>
        </w:div>
        <w:div w:id="1371807012">
          <w:marLeft w:val="0"/>
          <w:marRight w:val="446"/>
          <w:marTop w:val="0"/>
          <w:marBottom w:val="0"/>
          <w:divBdr>
            <w:top w:val="none" w:sz="0" w:space="0" w:color="auto"/>
            <w:left w:val="none" w:sz="0" w:space="0" w:color="auto"/>
            <w:bottom w:val="none" w:sz="0" w:space="0" w:color="auto"/>
            <w:right w:val="none" w:sz="0" w:space="0" w:color="auto"/>
          </w:divBdr>
        </w:div>
        <w:div w:id="850799202">
          <w:marLeft w:val="0"/>
          <w:marRight w:val="446"/>
          <w:marTop w:val="0"/>
          <w:marBottom w:val="0"/>
          <w:divBdr>
            <w:top w:val="none" w:sz="0" w:space="0" w:color="auto"/>
            <w:left w:val="none" w:sz="0" w:space="0" w:color="auto"/>
            <w:bottom w:val="none" w:sz="0" w:space="0" w:color="auto"/>
            <w:right w:val="none" w:sz="0" w:space="0" w:color="auto"/>
          </w:divBdr>
        </w:div>
        <w:div w:id="8529887">
          <w:marLeft w:val="0"/>
          <w:marRight w:val="446"/>
          <w:marTop w:val="0"/>
          <w:marBottom w:val="0"/>
          <w:divBdr>
            <w:top w:val="none" w:sz="0" w:space="0" w:color="auto"/>
            <w:left w:val="none" w:sz="0" w:space="0" w:color="auto"/>
            <w:bottom w:val="none" w:sz="0" w:space="0" w:color="auto"/>
            <w:right w:val="none" w:sz="0" w:space="0" w:color="auto"/>
          </w:divBdr>
        </w:div>
        <w:div w:id="1649432485">
          <w:marLeft w:val="0"/>
          <w:marRight w:val="446"/>
          <w:marTop w:val="0"/>
          <w:marBottom w:val="0"/>
          <w:divBdr>
            <w:top w:val="none" w:sz="0" w:space="0" w:color="auto"/>
            <w:left w:val="none" w:sz="0" w:space="0" w:color="auto"/>
            <w:bottom w:val="none" w:sz="0" w:space="0" w:color="auto"/>
            <w:right w:val="none" w:sz="0" w:space="0" w:color="auto"/>
          </w:divBdr>
        </w:div>
        <w:div w:id="422410361">
          <w:marLeft w:val="0"/>
          <w:marRight w:val="446"/>
          <w:marTop w:val="0"/>
          <w:marBottom w:val="0"/>
          <w:divBdr>
            <w:top w:val="none" w:sz="0" w:space="0" w:color="auto"/>
            <w:left w:val="none" w:sz="0" w:space="0" w:color="auto"/>
            <w:bottom w:val="none" w:sz="0" w:space="0" w:color="auto"/>
            <w:right w:val="none" w:sz="0" w:space="0" w:color="auto"/>
          </w:divBdr>
        </w:div>
        <w:div w:id="60522336">
          <w:marLeft w:val="0"/>
          <w:marRight w:val="446"/>
          <w:marTop w:val="0"/>
          <w:marBottom w:val="0"/>
          <w:divBdr>
            <w:top w:val="none" w:sz="0" w:space="0" w:color="auto"/>
            <w:left w:val="none" w:sz="0" w:space="0" w:color="auto"/>
            <w:bottom w:val="none" w:sz="0" w:space="0" w:color="auto"/>
            <w:right w:val="none" w:sz="0" w:space="0" w:color="auto"/>
          </w:divBdr>
        </w:div>
        <w:div w:id="1068303291">
          <w:marLeft w:val="0"/>
          <w:marRight w:val="446"/>
          <w:marTop w:val="0"/>
          <w:marBottom w:val="0"/>
          <w:divBdr>
            <w:top w:val="none" w:sz="0" w:space="0" w:color="auto"/>
            <w:left w:val="none" w:sz="0" w:space="0" w:color="auto"/>
            <w:bottom w:val="none" w:sz="0" w:space="0" w:color="auto"/>
            <w:right w:val="none" w:sz="0" w:space="0" w:color="auto"/>
          </w:divBdr>
        </w:div>
        <w:div w:id="993336588">
          <w:marLeft w:val="0"/>
          <w:marRight w:val="446"/>
          <w:marTop w:val="0"/>
          <w:marBottom w:val="0"/>
          <w:divBdr>
            <w:top w:val="none" w:sz="0" w:space="0" w:color="auto"/>
            <w:left w:val="none" w:sz="0" w:space="0" w:color="auto"/>
            <w:bottom w:val="none" w:sz="0" w:space="0" w:color="auto"/>
            <w:right w:val="none" w:sz="0" w:space="0" w:color="auto"/>
          </w:divBdr>
        </w:div>
      </w:divsChild>
    </w:div>
    <w:div w:id="62460037">
      <w:bodyDiv w:val="1"/>
      <w:marLeft w:val="0"/>
      <w:marRight w:val="0"/>
      <w:marTop w:val="0"/>
      <w:marBottom w:val="0"/>
      <w:divBdr>
        <w:top w:val="none" w:sz="0" w:space="0" w:color="auto"/>
        <w:left w:val="none" w:sz="0" w:space="0" w:color="auto"/>
        <w:bottom w:val="none" w:sz="0" w:space="0" w:color="auto"/>
        <w:right w:val="none" w:sz="0" w:space="0" w:color="auto"/>
      </w:divBdr>
      <w:divsChild>
        <w:div w:id="1043403736">
          <w:marLeft w:val="0"/>
          <w:marRight w:val="0"/>
          <w:marTop w:val="0"/>
          <w:marBottom w:val="0"/>
          <w:divBdr>
            <w:top w:val="none" w:sz="0" w:space="0" w:color="auto"/>
            <w:left w:val="none" w:sz="0" w:space="0" w:color="auto"/>
            <w:bottom w:val="none" w:sz="0" w:space="0" w:color="auto"/>
            <w:right w:val="none" w:sz="0" w:space="0" w:color="auto"/>
          </w:divBdr>
        </w:div>
      </w:divsChild>
    </w:div>
    <w:div w:id="71318715">
      <w:bodyDiv w:val="1"/>
      <w:marLeft w:val="0"/>
      <w:marRight w:val="0"/>
      <w:marTop w:val="0"/>
      <w:marBottom w:val="0"/>
      <w:divBdr>
        <w:top w:val="none" w:sz="0" w:space="0" w:color="auto"/>
        <w:left w:val="none" w:sz="0" w:space="0" w:color="auto"/>
        <w:bottom w:val="none" w:sz="0" w:space="0" w:color="auto"/>
        <w:right w:val="none" w:sz="0" w:space="0" w:color="auto"/>
      </w:divBdr>
    </w:div>
    <w:div w:id="86269419">
      <w:bodyDiv w:val="1"/>
      <w:marLeft w:val="0"/>
      <w:marRight w:val="0"/>
      <w:marTop w:val="0"/>
      <w:marBottom w:val="0"/>
      <w:divBdr>
        <w:top w:val="none" w:sz="0" w:space="0" w:color="auto"/>
        <w:left w:val="none" w:sz="0" w:space="0" w:color="auto"/>
        <w:bottom w:val="none" w:sz="0" w:space="0" w:color="auto"/>
        <w:right w:val="none" w:sz="0" w:space="0" w:color="auto"/>
      </w:divBdr>
    </w:div>
    <w:div w:id="111900803">
      <w:bodyDiv w:val="1"/>
      <w:marLeft w:val="0"/>
      <w:marRight w:val="0"/>
      <w:marTop w:val="0"/>
      <w:marBottom w:val="0"/>
      <w:divBdr>
        <w:top w:val="none" w:sz="0" w:space="0" w:color="auto"/>
        <w:left w:val="none" w:sz="0" w:space="0" w:color="auto"/>
        <w:bottom w:val="none" w:sz="0" w:space="0" w:color="auto"/>
        <w:right w:val="none" w:sz="0" w:space="0" w:color="auto"/>
      </w:divBdr>
    </w:div>
    <w:div w:id="119228955">
      <w:bodyDiv w:val="1"/>
      <w:marLeft w:val="0"/>
      <w:marRight w:val="0"/>
      <w:marTop w:val="0"/>
      <w:marBottom w:val="0"/>
      <w:divBdr>
        <w:top w:val="none" w:sz="0" w:space="0" w:color="auto"/>
        <w:left w:val="none" w:sz="0" w:space="0" w:color="auto"/>
        <w:bottom w:val="none" w:sz="0" w:space="0" w:color="auto"/>
        <w:right w:val="none" w:sz="0" w:space="0" w:color="auto"/>
      </w:divBdr>
    </w:div>
    <w:div w:id="131098180">
      <w:bodyDiv w:val="1"/>
      <w:marLeft w:val="0"/>
      <w:marRight w:val="0"/>
      <w:marTop w:val="0"/>
      <w:marBottom w:val="0"/>
      <w:divBdr>
        <w:top w:val="none" w:sz="0" w:space="0" w:color="auto"/>
        <w:left w:val="none" w:sz="0" w:space="0" w:color="auto"/>
        <w:bottom w:val="none" w:sz="0" w:space="0" w:color="auto"/>
        <w:right w:val="none" w:sz="0" w:space="0" w:color="auto"/>
      </w:divBdr>
    </w:div>
    <w:div w:id="271598958">
      <w:bodyDiv w:val="1"/>
      <w:marLeft w:val="0"/>
      <w:marRight w:val="0"/>
      <w:marTop w:val="0"/>
      <w:marBottom w:val="0"/>
      <w:divBdr>
        <w:top w:val="none" w:sz="0" w:space="0" w:color="auto"/>
        <w:left w:val="none" w:sz="0" w:space="0" w:color="auto"/>
        <w:bottom w:val="none" w:sz="0" w:space="0" w:color="auto"/>
        <w:right w:val="none" w:sz="0" w:space="0" w:color="auto"/>
      </w:divBdr>
    </w:div>
    <w:div w:id="287509836">
      <w:bodyDiv w:val="1"/>
      <w:marLeft w:val="0"/>
      <w:marRight w:val="0"/>
      <w:marTop w:val="0"/>
      <w:marBottom w:val="0"/>
      <w:divBdr>
        <w:top w:val="none" w:sz="0" w:space="0" w:color="auto"/>
        <w:left w:val="none" w:sz="0" w:space="0" w:color="auto"/>
        <w:bottom w:val="none" w:sz="0" w:space="0" w:color="auto"/>
        <w:right w:val="none" w:sz="0" w:space="0" w:color="auto"/>
      </w:divBdr>
    </w:div>
    <w:div w:id="295571871">
      <w:bodyDiv w:val="1"/>
      <w:marLeft w:val="0"/>
      <w:marRight w:val="0"/>
      <w:marTop w:val="0"/>
      <w:marBottom w:val="0"/>
      <w:divBdr>
        <w:top w:val="none" w:sz="0" w:space="0" w:color="auto"/>
        <w:left w:val="none" w:sz="0" w:space="0" w:color="auto"/>
        <w:bottom w:val="none" w:sz="0" w:space="0" w:color="auto"/>
        <w:right w:val="none" w:sz="0" w:space="0" w:color="auto"/>
      </w:divBdr>
      <w:divsChild>
        <w:div w:id="1633826251">
          <w:marLeft w:val="-225"/>
          <w:marRight w:val="-225"/>
          <w:marTop w:val="0"/>
          <w:marBottom w:val="0"/>
          <w:divBdr>
            <w:top w:val="none" w:sz="0" w:space="0" w:color="auto"/>
            <w:left w:val="none" w:sz="0" w:space="0" w:color="auto"/>
            <w:bottom w:val="none" w:sz="0" w:space="0" w:color="auto"/>
            <w:right w:val="none" w:sz="0" w:space="0" w:color="auto"/>
          </w:divBdr>
          <w:divsChild>
            <w:div w:id="18845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6235">
      <w:bodyDiv w:val="1"/>
      <w:marLeft w:val="0"/>
      <w:marRight w:val="0"/>
      <w:marTop w:val="0"/>
      <w:marBottom w:val="0"/>
      <w:divBdr>
        <w:top w:val="none" w:sz="0" w:space="0" w:color="auto"/>
        <w:left w:val="none" w:sz="0" w:space="0" w:color="auto"/>
        <w:bottom w:val="none" w:sz="0" w:space="0" w:color="auto"/>
        <w:right w:val="none" w:sz="0" w:space="0" w:color="auto"/>
      </w:divBdr>
    </w:div>
    <w:div w:id="336032154">
      <w:bodyDiv w:val="1"/>
      <w:marLeft w:val="0"/>
      <w:marRight w:val="0"/>
      <w:marTop w:val="0"/>
      <w:marBottom w:val="0"/>
      <w:divBdr>
        <w:top w:val="none" w:sz="0" w:space="0" w:color="auto"/>
        <w:left w:val="none" w:sz="0" w:space="0" w:color="auto"/>
        <w:bottom w:val="none" w:sz="0" w:space="0" w:color="auto"/>
        <w:right w:val="none" w:sz="0" w:space="0" w:color="auto"/>
      </w:divBdr>
      <w:divsChild>
        <w:div w:id="37239385">
          <w:marLeft w:val="0"/>
          <w:marRight w:val="0"/>
          <w:marTop w:val="0"/>
          <w:marBottom w:val="0"/>
          <w:divBdr>
            <w:top w:val="none" w:sz="0" w:space="0" w:color="auto"/>
            <w:left w:val="none" w:sz="0" w:space="0" w:color="auto"/>
            <w:bottom w:val="none" w:sz="0" w:space="0" w:color="auto"/>
            <w:right w:val="none" w:sz="0" w:space="0" w:color="auto"/>
          </w:divBdr>
        </w:div>
      </w:divsChild>
    </w:div>
    <w:div w:id="336618134">
      <w:bodyDiv w:val="1"/>
      <w:marLeft w:val="0"/>
      <w:marRight w:val="0"/>
      <w:marTop w:val="0"/>
      <w:marBottom w:val="0"/>
      <w:divBdr>
        <w:top w:val="none" w:sz="0" w:space="0" w:color="auto"/>
        <w:left w:val="none" w:sz="0" w:space="0" w:color="auto"/>
        <w:bottom w:val="none" w:sz="0" w:space="0" w:color="auto"/>
        <w:right w:val="none" w:sz="0" w:space="0" w:color="auto"/>
      </w:divBdr>
      <w:divsChild>
        <w:div w:id="1006136267">
          <w:marLeft w:val="0"/>
          <w:marRight w:val="446"/>
          <w:marTop w:val="0"/>
          <w:marBottom w:val="0"/>
          <w:divBdr>
            <w:top w:val="none" w:sz="0" w:space="0" w:color="auto"/>
            <w:left w:val="none" w:sz="0" w:space="0" w:color="auto"/>
            <w:bottom w:val="none" w:sz="0" w:space="0" w:color="auto"/>
            <w:right w:val="none" w:sz="0" w:space="0" w:color="auto"/>
          </w:divBdr>
        </w:div>
        <w:div w:id="1632395145">
          <w:marLeft w:val="0"/>
          <w:marRight w:val="446"/>
          <w:marTop w:val="0"/>
          <w:marBottom w:val="0"/>
          <w:divBdr>
            <w:top w:val="none" w:sz="0" w:space="0" w:color="auto"/>
            <w:left w:val="none" w:sz="0" w:space="0" w:color="auto"/>
            <w:bottom w:val="none" w:sz="0" w:space="0" w:color="auto"/>
            <w:right w:val="none" w:sz="0" w:space="0" w:color="auto"/>
          </w:divBdr>
        </w:div>
        <w:div w:id="1850481383">
          <w:marLeft w:val="0"/>
          <w:marRight w:val="446"/>
          <w:marTop w:val="0"/>
          <w:marBottom w:val="0"/>
          <w:divBdr>
            <w:top w:val="none" w:sz="0" w:space="0" w:color="auto"/>
            <w:left w:val="none" w:sz="0" w:space="0" w:color="auto"/>
            <w:bottom w:val="none" w:sz="0" w:space="0" w:color="auto"/>
            <w:right w:val="none" w:sz="0" w:space="0" w:color="auto"/>
          </w:divBdr>
        </w:div>
      </w:divsChild>
    </w:div>
    <w:div w:id="343899282">
      <w:bodyDiv w:val="1"/>
      <w:marLeft w:val="0"/>
      <w:marRight w:val="0"/>
      <w:marTop w:val="0"/>
      <w:marBottom w:val="0"/>
      <w:divBdr>
        <w:top w:val="none" w:sz="0" w:space="0" w:color="auto"/>
        <w:left w:val="none" w:sz="0" w:space="0" w:color="auto"/>
        <w:bottom w:val="none" w:sz="0" w:space="0" w:color="auto"/>
        <w:right w:val="none" w:sz="0" w:space="0" w:color="auto"/>
      </w:divBdr>
      <w:divsChild>
        <w:div w:id="1737047058">
          <w:marLeft w:val="0"/>
          <w:marRight w:val="1440"/>
          <w:marTop w:val="0"/>
          <w:marBottom w:val="0"/>
          <w:divBdr>
            <w:top w:val="none" w:sz="0" w:space="0" w:color="auto"/>
            <w:left w:val="none" w:sz="0" w:space="0" w:color="auto"/>
            <w:bottom w:val="none" w:sz="0" w:space="0" w:color="auto"/>
            <w:right w:val="none" w:sz="0" w:space="0" w:color="auto"/>
          </w:divBdr>
        </w:div>
      </w:divsChild>
    </w:div>
    <w:div w:id="357590201">
      <w:bodyDiv w:val="1"/>
      <w:marLeft w:val="0"/>
      <w:marRight w:val="0"/>
      <w:marTop w:val="0"/>
      <w:marBottom w:val="0"/>
      <w:divBdr>
        <w:top w:val="none" w:sz="0" w:space="0" w:color="auto"/>
        <w:left w:val="none" w:sz="0" w:space="0" w:color="auto"/>
        <w:bottom w:val="none" w:sz="0" w:space="0" w:color="auto"/>
        <w:right w:val="none" w:sz="0" w:space="0" w:color="auto"/>
      </w:divBdr>
      <w:divsChild>
        <w:div w:id="1988167136">
          <w:marLeft w:val="0"/>
          <w:marRight w:val="446"/>
          <w:marTop w:val="0"/>
          <w:marBottom w:val="0"/>
          <w:divBdr>
            <w:top w:val="none" w:sz="0" w:space="0" w:color="auto"/>
            <w:left w:val="none" w:sz="0" w:space="0" w:color="auto"/>
            <w:bottom w:val="none" w:sz="0" w:space="0" w:color="auto"/>
            <w:right w:val="none" w:sz="0" w:space="0" w:color="auto"/>
          </w:divBdr>
        </w:div>
        <w:div w:id="721707419">
          <w:marLeft w:val="0"/>
          <w:marRight w:val="446"/>
          <w:marTop w:val="0"/>
          <w:marBottom w:val="0"/>
          <w:divBdr>
            <w:top w:val="none" w:sz="0" w:space="0" w:color="auto"/>
            <w:left w:val="none" w:sz="0" w:space="0" w:color="auto"/>
            <w:bottom w:val="none" w:sz="0" w:space="0" w:color="auto"/>
            <w:right w:val="none" w:sz="0" w:space="0" w:color="auto"/>
          </w:divBdr>
        </w:div>
      </w:divsChild>
    </w:div>
    <w:div w:id="367607483">
      <w:bodyDiv w:val="1"/>
      <w:marLeft w:val="0"/>
      <w:marRight w:val="0"/>
      <w:marTop w:val="0"/>
      <w:marBottom w:val="0"/>
      <w:divBdr>
        <w:top w:val="none" w:sz="0" w:space="0" w:color="auto"/>
        <w:left w:val="none" w:sz="0" w:space="0" w:color="auto"/>
        <w:bottom w:val="none" w:sz="0" w:space="0" w:color="auto"/>
        <w:right w:val="none" w:sz="0" w:space="0" w:color="auto"/>
      </w:divBdr>
      <w:divsChild>
        <w:div w:id="1293513321">
          <w:marLeft w:val="0"/>
          <w:marRight w:val="0"/>
          <w:marTop w:val="0"/>
          <w:marBottom w:val="0"/>
          <w:divBdr>
            <w:top w:val="none" w:sz="0" w:space="0" w:color="auto"/>
            <w:left w:val="none" w:sz="0" w:space="0" w:color="auto"/>
            <w:bottom w:val="none" w:sz="0" w:space="0" w:color="auto"/>
            <w:right w:val="none" w:sz="0" w:space="0" w:color="auto"/>
          </w:divBdr>
        </w:div>
      </w:divsChild>
    </w:div>
    <w:div w:id="368729536">
      <w:bodyDiv w:val="1"/>
      <w:marLeft w:val="0"/>
      <w:marRight w:val="0"/>
      <w:marTop w:val="0"/>
      <w:marBottom w:val="0"/>
      <w:divBdr>
        <w:top w:val="none" w:sz="0" w:space="0" w:color="auto"/>
        <w:left w:val="none" w:sz="0" w:space="0" w:color="auto"/>
        <w:bottom w:val="none" w:sz="0" w:space="0" w:color="auto"/>
        <w:right w:val="none" w:sz="0" w:space="0" w:color="auto"/>
      </w:divBdr>
      <w:divsChild>
        <w:div w:id="1234900674">
          <w:marLeft w:val="806"/>
          <w:marRight w:val="0"/>
          <w:marTop w:val="126"/>
          <w:marBottom w:val="0"/>
          <w:divBdr>
            <w:top w:val="none" w:sz="0" w:space="0" w:color="auto"/>
            <w:left w:val="none" w:sz="0" w:space="0" w:color="auto"/>
            <w:bottom w:val="none" w:sz="0" w:space="0" w:color="auto"/>
            <w:right w:val="none" w:sz="0" w:space="0" w:color="auto"/>
          </w:divBdr>
        </w:div>
      </w:divsChild>
    </w:div>
    <w:div w:id="378941603">
      <w:bodyDiv w:val="1"/>
      <w:marLeft w:val="0"/>
      <w:marRight w:val="0"/>
      <w:marTop w:val="0"/>
      <w:marBottom w:val="0"/>
      <w:divBdr>
        <w:top w:val="none" w:sz="0" w:space="0" w:color="auto"/>
        <w:left w:val="none" w:sz="0" w:space="0" w:color="auto"/>
        <w:bottom w:val="none" w:sz="0" w:space="0" w:color="auto"/>
        <w:right w:val="none" w:sz="0" w:space="0" w:color="auto"/>
      </w:divBdr>
    </w:div>
    <w:div w:id="390420834">
      <w:bodyDiv w:val="1"/>
      <w:marLeft w:val="0"/>
      <w:marRight w:val="0"/>
      <w:marTop w:val="0"/>
      <w:marBottom w:val="0"/>
      <w:divBdr>
        <w:top w:val="none" w:sz="0" w:space="0" w:color="auto"/>
        <w:left w:val="none" w:sz="0" w:space="0" w:color="auto"/>
        <w:bottom w:val="none" w:sz="0" w:space="0" w:color="auto"/>
        <w:right w:val="none" w:sz="0" w:space="0" w:color="auto"/>
      </w:divBdr>
    </w:div>
    <w:div w:id="416753686">
      <w:bodyDiv w:val="1"/>
      <w:marLeft w:val="0"/>
      <w:marRight w:val="0"/>
      <w:marTop w:val="0"/>
      <w:marBottom w:val="0"/>
      <w:divBdr>
        <w:top w:val="none" w:sz="0" w:space="0" w:color="auto"/>
        <w:left w:val="none" w:sz="0" w:space="0" w:color="auto"/>
        <w:bottom w:val="none" w:sz="0" w:space="0" w:color="auto"/>
        <w:right w:val="none" w:sz="0" w:space="0" w:color="auto"/>
      </w:divBdr>
    </w:div>
    <w:div w:id="419110418">
      <w:bodyDiv w:val="1"/>
      <w:marLeft w:val="0"/>
      <w:marRight w:val="0"/>
      <w:marTop w:val="0"/>
      <w:marBottom w:val="0"/>
      <w:divBdr>
        <w:top w:val="none" w:sz="0" w:space="0" w:color="auto"/>
        <w:left w:val="none" w:sz="0" w:space="0" w:color="auto"/>
        <w:bottom w:val="none" w:sz="0" w:space="0" w:color="auto"/>
        <w:right w:val="none" w:sz="0" w:space="0" w:color="auto"/>
      </w:divBdr>
    </w:div>
    <w:div w:id="422190923">
      <w:bodyDiv w:val="1"/>
      <w:marLeft w:val="0"/>
      <w:marRight w:val="0"/>
      <w:marTop w:val="0"/>
      <w:marBottom w:val="0"/>
      <w:divBdr>
        <w:top w:val="none" w:sz="0" w:space="0" w:color="auto"/>
        <w:left w:val="none" w:sz="0" w:space="0" w:color="auto"/>
        <w:bottom w:val="none" w:sz="0" w:space="0" w:color="auto"/>
        <w:right w:val="none" w:sz="0" w:space="0" w:color="auto"/>
      </w:divBdr>
      <w:divsChild>
        <w:div w:id="1711110208">
          <w:marLeft w:val="0"/>
          <w:marRight w:val="446"/>
          <w:marTop w:val="0"/>
          <w:marBottom w:val="0"/>
          <w:divBdr>
            <w:top w:val="none" w:sz="0" w:space="0" w:color="auto"/>
            <w:left w:val="none" w:sz="0" w:space="0" w:color="auto"/>
            <w:bottom w:val="none" w:sz="0" w:space="0" w:color="auto"/>
            <w:right w:val="none" w:sz="0" w:space="0" w:color="auto"/>
          </w:divBdr>
        </w:div>
        <w:div w:id="882013404">
          <w:marLeft w:val="0"/>
          <w:marRight w:val="446"/>
          <w:marTop w:val="0"/>
          <w:marBottom w:val="0"/>
          <w:divBdr>
            <w:top w:val="none" w:sz="0" w:space="0" w:color="auto"/>
            <w:left w:val="none" w:sz="0" w:space="0" w:color="auto"/>
            <w:bottom w:val="none" w:sz="0" w:space="0" w:color="auto"/>
            <w:right w:val="none" w:sz="0" w:space="0" w:color="auto"/>
          </w:divBdr>
        </w:div>
        <w:div w:id="1680279932">
          <w:marLeft w:val="0"/>
          <w:marRight w:val="446"/>
          <w:marTop w:val="0"/>
          <w:marBottom w:val="0"/>
          <w:divBdr>
            <w:top w:val="none" w:sz="0" w:space="0" w:color="auto"/>
            <w:left w:val="none" w:sz="0" w:space="0" w:color="auto"/>
            <w:bottom w:val="none" w:sz="0" w:space="0" w:color="auto"/>
            <w:right w:val="none" w:sz="0" w:space="0" w:color="auto"/>
          </w:divBdr>
        </w:div>
        <w:div w:id="1154689014">
          <w:marLeft w:val="0"/>
          <w:marRight w:val="446"/>
          <w:marTop w:val="0"/>
          <w:marBottom w:val="0"/>
          <w:divBdr>
            <w:top w:val="none" w:sz="0" w:space="0" w:color="auto"/>
            <w:left w:val="none" w:sz="0" w:space="0" w:color="auto"/>
            <w:bottom w:val="none" w:sz="0" w:space="0" w:color="auto"/>
            <w:right w:val="none" w:sz="0" w:space="0" w:color="auto"/>
          </w:divBdr>
        </w:div>
        <w:div w:id="890119628">
          <w:marLeft w:val="0"/>
          <w:marRight w:val="446"/>
          <w:marTop w:val="0"/>
          <w:marBottom w:val="0"/>
          <w:divBdr>
            <w:top w:val="none" w:sz="0" w:space="0" w:color="auto"/>
            <w:left w:val="none" w:sz="0" w:space="0" w:color="auto"/>
            <w:bottom w:val="none" w:sz="0" w:space="0" w:color="auto"/>
            <w:right w:val="none" w:sz="0" w:space="0" w:color="auto"/>
          </w:divBdr>
        </w:div>
        <w:div w:id="1351182223">
          <w:marLeft w:val="0"/>
          <w:marRight w:val="446"/>
          <w:marTop w:val="0"/>
          <w:marBottom w:val="0"/>
          <w:divBdr>
            <w:top w:val="none" w:sz="0" w:space="0" w:color="auto"/>
            <w:left w:val="none" w:sz="0" w:space="0" w:color="auto"/>
            <w:bottom w:val="none" w:sz="0" w:space="0" w:color="auto"/>
            <w:right w:val="none" w:sz="0" w:space="0" w:color="auto"/>
          </w:divBdr>
        </w:div>
        <w:div w:id="1575748473">
          <w:marLeft w:val="0"/>
          <w:marRight w:val="446"/>
          <w:marTop w:val="0"/>
          <w:marBottom w:val="0"/>
          <w:divBdr>
            <w:top w:val="none" w:sz="0" w:space="0" w:color="auto"/>
            <w:left w:val="none" w:sz="0" w:space="0" w:color="auto"/>
            <w:bottom w:val="none" w:sz="0" w:space="0" w:color="auto"/>
            <w:right w:val="none" w:sz="0" w:space="0" w:color="auto"/>
          </w:divBdr>
        </w:div>
        <w:div w:id="294338588">
          <w:marLeft w:val="0"/>
          <w:marRight w:val="446"/>
          <w:marTop w:val="0"/>
          <w:marBottom w:val="0"/>
          <w:divBdr>
            <w:top w:val="none" w:sz="0" w:space="0" w:color="auto"/>
            <w:left w:val="none" w:sz="0" w:space="0" w:color="auto"/>
            <w:bottom w:val="none" w:sz="0" w:space="0" w:color="auto"/>
            <w:right w:val="none" w:sz="0" w:space="0" w:color="auto"/>
          </w:divBdr>
        </w:div>
        <w:div w:id="1557088353">
          <w:marLeft w:val="0"/>
          <w:marRight w:val="446"/>
          <w:marTop w:val="0"/>
          <w:marBottom w:val="0"/>
          <w:divBdr>
            <w:top w:val="none" w:sz="0" w:space="0" w:color="auto"/>
            <w:left w:val="none" w:sz="0" w:space="0" w:color="auto"/>
            <w:bottom w:val="none" w:sz="0" w:space="0" w:color="auto"/>
            <w:right w:val="none" w:sz="0" w:space="0" w:color="auto"/>
          </w:divBdr>
        </w:div>
        <w:div w:id="790128137">
          <w:marLeft w:val="0"/>
          <w:marRight w:val="446"/>
          <w:marTop w:val="0"/>
          <w:marBottom w:val="0"/>
          <w:divBdr>
            <w:top w:val="none" w:sz="0" w:space="0" w:color="auto"/>
            <w:left w:val="none" w:sz="0" w:space="0" w:color="auto"/>
            <w:bottom w:val="none" w:sz="0" w:space="0" w:color="auto"/>
            <w:right w:val="none" w:sz="0" w:space="0" w:color="auto"/>
          </w:divBdr>
        </w:div>
      </w:divsChild>
    </w:div>
    <w:div w:id="426534652">
      <w:bodyDiv w:val="1"/>
      <w:marLeft w:val="0"/>
      <w:marRight w:val="0"/>
      <w:marTop w:val="0"/>
      <w:marBottom w:val="0"/>
      <w:divBdr>
        <w:top w:val="none" w:sz="0" w:space="0" w:color="auto"/>
        <w:left w:val="none" w:sz="0" w:space="0" w:color="auto"/>
        <w:bottom w:val="none" w:sz="0" w:space="0" w:color="auto"/>
        <w:right w:val="none" w:sz="0" w:space="0" w:color="auto"/>
      </w:divBdr>
      <w:divsChild>
        <w:div w:id="1761754714">
          <w:marLeft w:val="0"/>
          <w:marRight w:val="446"/>
          <w:marTop w:val="0"/>
          <w:marBottom w:val="0"/>
          <w:divBdr>
            <w:top w:val="none" w:sz="0" w:space="0" w:color="auto"/>
            <w:left w:val="none" w:sz="0" w:space="0" w:color="auto"/>
            <w:bottom w:val="none" w:sz="0" w:space="0" w:color="auto"/>
            <w:right w:val="none" w:sz="0" w:space="0" w:color="auto"/>
          </w:divBdr>
        </w:div>
        <w:div w:id="1611085559">
          <w:marLeft w:val="0"/>
          <w:marRight w:val="446"/>
          <w:marTop w:val="0"/>
          <w:marBottom w:val="0"/>
          <w:divBdr>
            <w:top w:val="none" w:sz="0" w:space="0" w:color="auto"/>
            <w:left w:val="none" w:sz="0" w:space="0" w:color="auto"/>
            <w:bottom w:val="none" w:sz="0" w:space="0" w:color="auto"/>
            <w:right w:val="none" w:sz="0" w:space="0" w:color="auto"/>
          </w:divBdr>
        </w:div>
        <w:div w:id="1667438505">
          <w:marLeft w:val="0"/>
          <w:marRight w:val="446"/>
          <w:marTop w:val="0"/>
          <w:marBottom w:val="0"/>
          <w:divBdr>
            <w:top w:val="none" w:sz="0" w:space="0" w:color="auto"/>
            <w:left w:val="none" w:sz="0" w:space="0" w:color="auto"/>
            <w:bottom w:val="none" w:sz="0" w:space="0" w:color="auto"/>
            <w:right w:val="none" w:sz="0" w:space="0" w:color="auto"/>
          </w:divBdr>
        </w:div>
        <w:div w:id="1307510868">
          <w:marLeft w:val="0"/>
          <w:marRight w:val="446"/>
          <w:marTop w:val="0"/>
          <w:marBottom w:val="0"/>
          <w:divBdr>
            <w:top w:val="none" w:sz="0" w:space="0" w:color="auto"/>
            <w:left w:val="none" w:sz="0" w:space="0" w:color="auto"/>
            <w:bottom w:val="none" w:sz="0" w:space="0" w:color="auto"/>
            <w:right w:val="none" w:sz="0" w:space="0" w:color="auto"/>
          </w:divBdr>
        </w:div>
        <w:div w:id="1901095474">
          <w:marLeft w:val="0"/>
          <w:marRight w:val="446"/>
          <w:marTop w:val="0"/>
          <w:marBottom w:val="0"/>
          <w:divBdr>
            <w:top w:val="none" w:sz="0" w:space="0" w:color="auto"/>
            <w:left w:val="none" w:sz="0" w:space="0" w:color="auto"/>
            <w:bottom w:val="none" w:sz="0" w:space="0" w:color="auto"/>
            <w:right w:val="none" w:sz="0" w:space="0" w:color="auto"/>
          </w:divBdr>
        </w:div>
        <w:div w:id="1231691409">
          <w:marLeft w:val="0"/>
          <w:marRight w:val="446"/>
          <w:marTop w:val="0"/>
          <w:marBottom w:val="0"/>
          <w:divBdr>
            <w:top w:val="none" w:sz="0" w:space="0" w:color="auto"/>
            <w:left w:val="none" w:sz="0" w:space="0" w:color="auto"/>
            <w:bottom w:val="none" w:sz="0" w:space="0" w:color="auto"/>
            <w:right w:val="none" w:sz="0" w:space="0" w:color="auto"/>
          </w:divBdr>
        </w:div>
        <w:div w:id="680668590">
          <w:marLeft w:val="0"/>
          <w:marRight w:val="446"/>
          <w:marTop w:val="0"/>
          <w:marBottom w:val="0"/>
          <w:divBdr>
            <w:top w:val="none" w:sz="0" w:space="0" w:color="auto"/>
            <w:left w:val="none" w:sz="0" w:space="0" w:color="auto"/>
            <w:bottom w:val="none" w:sz="0" w:space="0" w:color="auto"/>
            <w:right w:val="none" w:sz="0" w:space="0" w:color="auto"/>
          </w:divBdr>
        </w:div>
        <w:div w:id="21173115">
          <w:marLeft w:val="0"/>
          <w:marRight w:val="446"/>
          <w:marTop w:val="0"/>
          <w:marBottom w:val="0"/>
          <w:divBdr>
            <w:top w:val="none" w:sz="0" w:space="0" w:color="auto"/>
            <w:left w:val="none" w:sz="0" w:space="0" w:color="auto"/>
            <w:bottom w:val="none" w:sz="0" w:space="0" w:color="auto"/>
            <w:right w:val="none" w:sz="0" w:space="0" w:color="auto"/>
          </w:divBdr>
        </w:div>
        <w:div w:id="775443176">
          <w:marLeft w:val="0"/>
          <w:marRight w:val="446"/>
          <w:marTop w:val="0"/>
          <w:marBottom w:val="0"/>
          <w:divBdr>
            <w:top w:val="none" w:sz="0" w:space="0" w:color="auto"/>
            <w:left w:val="none" w:sz="0" w:space="0" w:color="auto"/>
            <w:bottom w:val="none" w:sz="0" w:space="0" w:color="auto"/>
            <w:right w:val="none" w:sz="0" w:space="0" w:color="auto"/>
          </w:divBdr>
        </w:div>
        <w:div w:id="991375231">
          <w:marLeft w:val="0"/>
          <w:marRight w:val="446"/>
          <w:marTop w:val="0"/>
          <w:marBottom w:val="0"/>
          <w:divBdr>
            <w:top w:val="none" w:sz="0" w:space="0" w:color="auto"/>
            <w:left w:val="none" w:sz="0" w:space="0" w:color="auto"/>
            <w:bottom w:val="none" w:sz="0" w:space="0" w:color="auto"/>
            <w:right w:val="none" w:sz="0" w:space="0" w:color="auto"/>
          </w:divBdr>
        </w:div>
        <w:div w:id="748311377">
          <w:marLeft w:val="0"/>
          <w:marRight w:val="446"/>
          <w:marTop w:val="0"/>
          <w:marBottom w:val="0"/>
          <w:divBdr>
            <w:top w:val="none" w:sz="0" w:space="0" w:color="auto"/>
            <w:left w:val="none" w:sz="0" w:space="0" w:color="auto"/>
            <w:bottom w:val="none" w:sz="0" w:space="0" w:color="auto"/>
            <w:right w:val="none" w:sz="0" w:space="0" w:color="auto"/>
          </w:divBdr>
        </w:div>
      </w:divsChild>
    </w:div>
    <w:div w:id="457073059">
      <w:bodyDiv w:val="1"/>
      <w:marLeft w:val="0"/>
      <w:marRight w:val="0"/>
      <w:marTop w:val="0"/>
      <w:marBottom w:val="0"/>
      <w:divBdr>
        <w:top w:val="none" w:sz="0" w:space="0" w:color="auto"/>
        <w:left w:val="none" w:sz="0" w:space="0" w:color="auto"/>
        <w:bottom w:val="none" w:sz="0" w:space="0" w:color="auto"/>
        <w:right w:val="none" w:sz="0" w:space="0" w:color="auto"/>
      </w:divBdr>
      <w:divsChild>
        <w:div w:id="1136678680">
          <w:marLeft w:val="0"/>
          <w:marRight w:val="446"/>
          <w:marTop w:val="0"/>
          <w:marBottom w:val="0"/>
          <w:divBdr>
            <w:top w:val="none" w:sz="0" w:space="0" w:color="auto"/>
            <w:left w:val="none" w:sz="0" w:space="0" w:color="auto"/>
            <w:bottom w:val="none" w:sz="0" w:space="0" w:color="auto"/>
            <w:right w:val="none" w:sz="0" w:space="0" w:color="auto"/>
          </w:divBdr>
        </w:div>
        <w:div w:id="1803571736">
          <w:marLeft w:val="0"/>
          <w:marRight w:val="446"/>
          <w:marTop w:val="0"/>
          <w:marBottom w:val="0"/>
          <w:divBdr>
            <w:top w:val="none" w:sz="0" w:space="0" w:color="auto"/>
            <w:left w:val="none" w:sz="0" w:space="0" w:color="auto"/>
            <w:bottom w:val="none" w:sz="0" w:space="0" w:color="auto"/>
            <w:right w:val="none" w:sz="0" w:space="0" w:color="auto"/>
          </w:divBdr>
        </w:div>
        <w:div w:id="1265184502">
          <w:marLeft w:val="0"/>
          <w:marRight w:val="446"/>
          <w:marTop w:val="0"/>
          <w:marBottom w:val="0"/>
          <w:divBdr>
            <w:top w:val="none" w:sz="0" w:space="0" w:color="auto"/>
            <w:left w:val="none" w:sz="0" w:space="0" w:color="auto"/>
            <w:bottom w:val="none" w:sz="0" w:space="0" w:color="auto"/>
            <w:right w:val="none" w:sz="0" w:space="0" w:color="auto"/>
          </w:divBdr>
        </w:div>
        <w:div w:id="660040933">
          <w:marLeft w:val="0"/>
          <w:marRight w:val="446"/>
          <w:marTop w:val="0"/>
          <w:marBottom w:val="0"/>
          <w:divBdr>
            <w:top w:val="none" w:sz="0" w:space="0" w:color="auto"/>
            <w:left w:val="none" w:sz="0" w:space="0" w:color="auto"/>
            <w:bottom w:val="none" w:sz="0" w:space="0" w:color="auto"/>
            <w:right w:val="none" w:sz="0" w:space="0" w:color="auto"/>
          </w:divBdr>
        </w:div>
        <w:div w:id="343899563">
          <w:marLeft w:val="0"/>
          <w:marRight w:val="446"/>
          <w:marTop w:val="0"/>
          <w:marBottom w:val="0"/>
          <w:divBdr>
            <w:top w:val="none" w:sz="0" w:space="0" w:color="auto"/>
            <w:left w:val="none" w:sz="0" w:space="0" w:color="auto"/>
            <w:bottom w:val="none" w:sz="0" w:space="0" w:color="auto"/>
            <w:right w:val="none" w:sz="0" w:space="0" w:color="auto"/>
          </w:divBdr>
        </w:div>
        <w:div w:id="642583935">
          <w:marLeft w:val="0"/>
          <w:marRight w:val="446"/>
          <w:marTop w:val="0"/>
          <w:marBottom w:val="0"/>
          <w:divBdr>
            <w:top w:val="none" w:sz="0" w:space="0" w:color="auto"/>
            <w:left w:val="none" w:sz="0" w:space="0" w:color="auto"/>
            <w:bottom w:val="none" w:sz="0" w:space="0" w:color="auto"/>
            <w:right w:val="none" w:sz="0" w:space="0" w:color="auto"/>
          </w:divBdr>
        </w:div>
        <w:div w:id="1266690849">
          <w:marLeft w:val="0"/>
          <w:marRight w:val="446"/>
          <w:marTop w:val="0"/>
          <w:marBottom w:val="0"/>
          <w:divBdr>
            <w:top w:val="none" w:sz="0" w:space="0" w:color="auto"/>
            <w:left w:val="none" w:sz="0" w:space="0" w:color="auto"/>
            <w:bottom w:val="none" w:sz="0" w:space="0" w:color="auto"/>
            <w:right w:val="none" w:sz="0" w:space="0" w:color="auto"/>
          </w:divBdr>
        </w:div>
        <w:div w:id="259072130">
          <w:marLeft w:val="0"/>
          <w:marRight w:val="446"/>
          <w:marTop w:val="0"/>
          <w:marBottom w:val="0"/>
          <w:divBdr>
            <w:top w:val="none" w:sz="0" w:space="0" w:color="auto"/>
            <w:left w:val="none" w:sz="0" w:space="0" w:color="auto"/>
            <w:bottom w:val="none" w:sz="0" w:space="0" w:color="auto"/>
            <w:right w:val="none" w:sz="0" w:space="0" w:color="auto"/>
          </w:divBdr>
        </w:div>
        <w:div w:id="74516601">
          <w:marLeft w:val="0"/>
          <w:marRight w:val="446"/>
          <w:marTop w:val="0"/>
          <w:marBottom w:val="0"/>
          <w:divBdr>
            <w:top w:val="none" w:sz="0" w:space="0" w:color="auto"/>
            <w:left w:val="none" w:sz="0" w:space="0" w:color="auto"/>
            <w:bottom w:val="none" w:sz="0" w:space="0" w:color="auto"/>
            <w:right w:val="none" w:sz="0" w:space="0" w:color="auto"/>
          </w:divBdr>
        </w:div>
        <w:div w:id="1127430552">
          <w:marLeft w:val="0"/>
          <w:marRight w:val="446"/>
          <w:marTop w:val="0"/>
          <w:marBottom w:val="0"/>
          <w:divBdr>
            <w:top w:val="none" w:sz="0" w:space="0" w:color="auto"/>
            <w:left w:val="none" w:sz="0" w:space="0" w:color="auto"/>
            <w:bottom w:val="none" w:sz="0" w:space="0" w:color="auto"/>
            <w:right w:val="none" w:sz="0" w:space="0" w:color="auto"/>
          </w:divBdr>
        </w:div>
        <w:div w:id="976300474">
          <w:marLeft w:val="0"/>
          <w:marRight w:val="446"/>
          <w:marTop w:val="0"/>
          <w:marBottom w:val="0"/>
          <w:divBdr>
            <w:top w:val="none" w:sz="0" w:space="0" w:color="auto"/>
            <w:left w:val="none" w:sz="0" w:space="0" w:color="auto"/>
            <w:bottom w:val="none" w:sz="0" w:space="0" w:color="auto"/>
            <w:right w:val="none" w:sz="0" w:space="0" w:color="auto"/>
          </w:divBdr>
        </w:div>
        <w:div w:id="1182431545">
          <w:marLeft w:val="0"/>
          <w:marRight w:val="446"/>
          <w:marTop w:val="0"/>
          <w:marBottom w:val="0"/>
          <w:divBdr>
            <w:top w:val="none" w:sz="0" w:space="0" w:color="auto"/>
            <w:left w:val="none" w:sz="0" w:space="0" w:color="auto"/>
            <w:bottom w:val="none" w:sz="0" w:space="0" w:color="auto"/>
            <w:right w:val="none" w:sz="0" w:space="0" w:color="auto"/>
          </w:divBdr>
        </w:div>
        <w:div w:id="1522161001">
          <w:marLeft w:val="0"/>
          <w:marRight w:val="446"/>
          <w:marTop w:val="0"/>
          <w:marBottom w:val="0"/>
          <w:divBdr>
            <w:top w:val="none" w:sz="0" w:space="0" w:color="auto"/>
            <w:left w:val="none" w:sz="0" w:space="0" w:color="auto"/>
            <w:bottom w:val="none" w:sz="0" w:space="0" w:color="auto"/>
            <w:right w:val="none" w:sz="0" w:space="0" w:color="auto"/>
          </w:divBdr>
        </w:div>
        <w:div w:id="1182158300">
          <w:marLeft w:val="0"/>
          <w:marRight w:val="446"/>
          <w:marTop w:val="0"/>
          <w:marBottom w:val="0"/>
          <w:divBdr>
            <w:top w:val="none" w:sz="0" w:space="0" w:color="auto"/>
            <w:left w:val="none" w:sz="0" w:space="0" w:color="auto"/>
            <w:bottom w:val="none" w:sz="0" w:space="0" w:color="auto"/>
            <w:right w:val="none" w:sz="0" w:space="0" w:color="auto"/>
          </w:divBdr>
        </w:div>
      </w:divsChild>
    </w:div>
    <w:div w:id="479421574">
      <w:bodyDiv w:val="1"/>
      <w:marLeft w:val="0"/>
      <w:marRight w:val="0"/>
      <w:marTop w:val="0"/>
      <w:marBottom w:val="0"/>
      <w:divBdr>
        <w:top w:val="none" w:sz="0" w:space="0" w:color="auto"/>
        <w:left w:val="none" w:sz="0" w:space="0" w:color="auto"/>
        <w:bottom w:val="none" w:sz="0" w:space="0" w:color="auto"/>
        <w:right w:val="none" w:sz="0" w:space="0" w:color="auto"/>
      </w:divBdr>
    </w:div>
    <w:div w:id="495147033">
      <w:bodyDiv w:val="1"/>
      <w:marLeft w:val="0"/>
      <w:marRight w:val="0"/>
      <w:marTop w:val="0"/>
      <w:marBottom w:val="0"/>
      <w:divBdr>
        <w:top w:val="none" w:sz="0" w:space="0" w:color="auto"/>
        <w:left w:val="none" w:sz="0" w:space="0" w:color="auto"/>
        <w:bottom w:val="none" w:sz="0" w:space="0" w:color="auto"/>
        <w:right w:val="none" w:sz="0" w:space="0" w:color="auto"/>
      </w:divBdr>
    </w:div>
    <w:div w:id="519048407">
      <w:bodyDiv w:val="1"/>
      <w:marLeft w:val="0"/>
      <w:marRight w:val="0"/>
      <w:marTop w:val="0"/>
      <w:marBottom w:val="0"/>
      <w:divBdr>
        <w:top w:val="none" w:sz="0" w:space="0" w:color="auto"/>
        <w:left w:val="none" w:sz="0" w:space="0" w:color="auto"/>
        <w:bottom w:val="none" w:sz="0" w:space="0" w:color="auto"/>
        <w:right w:val="none" w:sz="0" w:space="0" w:color="auto"/>
      </w:divBdr>
    </w:div>
    <w:div w:id="521210364">
      <w:bodyDiv w:val="1"/>
      <w:marLeft w:val="0"/>
      <w:marRight w:val="0"/>
      <w:marTop w:val="0"/>
      <w:marBottom w:val="0"/>
      <w:divBdr>
        <w:top w:val="none" w:sz="0" w:space="0" w:color="auto"/>
        <w:left w:val="none" w:sz="0" w:space="0" w:color="auto"/>
        <w:bottom w:val="none" w:sz="0" w:space="0" w:color="auto"/>
        <w:right w:val="none" w:sz="0" w:space="0" w:color="auto"/>
      </w:divBdr>
      <w:divsChild>
        <w:div w:id="1694304825">
          <w:marLeft w:val="0"/>
          <w:marRight w:val="446"/>
          <w:marTop w:val="0"/>
          <w:marBottom w:val="0"/>
          <w:divBdr>
            <w:top w:val="none" w:sz="0" w:space="0" w:color="auto"/>
            <w:left w:val="none" w:sz="0" w:space="0" w:color="auto"/>
            <w:bottom w:val="none" w:sz="0" w:space="0" w:color="auto"/>
            <w:right w:val="none" w:sz="0" w:space="0" w:color="auto"/>
          </w:divBdr>
        </w:div>
        <w:div w:id="1905486279">
          <w:marLeft w:val="0"/>
          <w:marRight w:val="446"/>
          <w:marTop w:val="0"/>
          <w:marBottom w:val="0"/>
          <w:divBdr>
            <w:top w:val="none" w:sz="0" w:space="0" w:color="auto"/>
            <w:left w:val="none" w:sz="0" w:space="0" w:color="auto"/>
            <w:bottom w:val="none" w:sz="0" w:space="0" w:color="auto"/>
            <w:right w:val="none" w:sz="0" w:space="0" w:color="auto"/>
          </w:divBdr>
        </w:div>
        <w:div w:id="852495378">
          <w:marLeft w:val="0"/>
          <w:marRight w:val="446"/>
          <w:marTop w:val="0"/>
          <w:marBottom w:val="0"/>
          <w:divBdr>
            <w:top w:val="none" w:sz="0" w:space="0" w:color="auto"/>
            <w:left w:val="none" w:sz="0" w:space="0" w:color="auto"/>
            <w:bottom w:val="none" w:sz="0" w:space="0" w:color="auto"/>
            <w:right w:val="none" w:sz="0" w:space="0" w:color="auto"/>
          </w:divBdr>
        </w:div>
        <w:div w:id="791097540">
          <w:marLeft w:val="0"/>
          <w:marRight w:val="446"/>
          <w:marTop w:val="0"/>
          <w:marBottom w:val="0"/>
          <w:divBdr>
            <w:top w:val="none" w:sz="0" w:space="0" w:color="auto"/>
            <w:left w:val="none" w:sz="0" w:space="0" w:color="auto"/>
            <w:bottom w:val="none" w:sz="0" w:space="0" w:color="auto"/>
            <w:right w:val="none" w:sz="0" w:space="0" w:color="auto"/>
          </w:divBdr>
        </w:div>
        <w:div w:id="302125875">
          <w:marLeft w:val="0"/>
          <w:marRight w:val="446"/>
          <w:marTop w:val="0"/>
          <w:marBottom w:val="0"/>
          <w:divBdr>
            <w:top w:val="none" w:sz="0" w:space="0" w:color="auto"/>
            <w:left w:val="none" w:sz="0" w:space="0" w:color="auto"/>
            <w:bottom w:val="none" w:sz="0" w:space="0" w:color="auto"/>
            <w:right w:val="none" w:sz="0" w:space="0" w:color="auto"/>
          </w:divBdr>
        </w:div>
        <w:div w:id="1013805853">
          <w:marLeft w:val="0"/>
          <w:marRight w:val="446"/>
          <w:marTop w:val="0"/>
          <w:marBottom w:val="0"/>
          <w:divBdr>
            <w:top w:val="none" w:sz="0" w:space="0" w:color="auto"/>
            <w:left w:val="none" w:sz="0" w:space="0" w:color="auto"/>
            <w:bottom w:val="none" w:sz="0" w:space="0" w:color="auto"/>
            <w:right w:val="none" w:sz="0" w:space="0" w:color="auto"/>
          </w:divBdr>
        </w:div>
        <w:div w:id="463695771">
          <w:marLeft w:val="0"/>
          <w:marRight w:val="446"/>
          <w:marTop w:val="0"/>
          <w:marBottom w:val="0"/>
          <w:divBdr>
            <w:top w:val="none" w:sz="0" w:space="0" w:color="auto"/>
            <w:left w:val="none" w:sz="0" w:space="0" w:color="auto"/>
            <w:bottom w:val="none" w:sz="0" w:space="0" w:color="auto"/>
            <w:right w:val="none" w:sz="0" w:space="0" w:color="auto"/>
          </w:divBdr>
        </w:div>
        <w:div w:id="488864431">
          <w:marLeft w:val="0"/>
          <w:marRight w:val="446"/>
          <w:marTop w:val="0"/>
          <w:marBottom w:val="0"/>
          <w:divBdr>
            <w:top w:val="none" w:sz="0" w:space="0" w:color="auto"/>
            <w:left w:val="none" w:sz="0" w:space="0" w:color="auto"/>
            <w:bottom w:val="none" w:sz="0" w:space="0" w:color="auto"/>
            <w:right w:val="none" w:sz="0" w:space="0" w:color="auto"/>
          </w:divBdr>
        </w:div>
        <w:div w:id="979118330">
          <w:marLeft w:val="0"/>
          <w:marRight w:val="446"/>
          <w:marTop w:val="0"/>
          <w:marBottom w:val="0"/>
          <w:divBdr>
            <w:top w:val="none" w:sz="0" w:space="0" w:color="auto"/>
            <w:left w:val="none" w:sz="0" w:space="0" w:color="auto"/>
            <w:bottom w:val="none" w:sz="0" w:space="0" w:color="auto"/>
            <w:right w:val="none" w:sz="0" w:space="0" w:color="auto"/>
          </w:divBdr>
        </w:div>
        <w:div w:id="1458721526">
          <w:marLeft w:val="0"/>
          <w:marRight w:val="446"/>
          <w:marTop w:val="0"/>
          <w:marBottom w:val="0"/>
          <w:divBdr>
            <w:top w:val="none" w:sz="0" w:space="0" w:color="auto"/>
            <w:left w:val="none" w:sz="0" w:space="0" w:color="auto"/>
            <w:bottom w:val="none" w:sz="0" w:space="0" w:color="auto"/>
            <w:right w:val="none" w:sz="0" w:space="0" w:color="auto"/>
          </w:divBdr>
        </w:div>
      </w:divsChild>
    </w:div>
    <w:div w:id="533082335">
      <w:bodyDiv w:val="1"/>
      <w:marLeft w:val="0"/>
      <w:marRight w:val="0"/>
      <w:marTop w:val="0"/>
      <w:marBottom w:val="0"/>
      <w:divBdr>
        <w:top w:val="none" w:sz="0" w:space="0" w:color="auto"/>
        <w:left w:val="none" w:sz="0" w:space="0" w:color="auto"/>
        <w:bottom w:val="none" w:sz="0" w:space="0" w:color="auto"/>
        <w:right w:val="none" w:sz="0" w:space="0" w:color="auto"/>
      </w:divBdr>
    </w:div>
    <w:div w:id="535578859">
      <w:bodyDiv w:val="1"/>
      <w:marLeft w:val="0"/>
      <w:marRight w:val="0"/>
      <w:marTop w:val="0"/>
      <w:marBottom w:val="0"/>
      <w:divBdr>
        <w:top w:val="none" w:sz="0" w:space="0" w:color="auto"/>
        <w:left w:val="none" w:sz="0" w:space="0" w:color="auto"/>
        <w:bottom w:val="none" w:sz="0" w:space="0" w:color="auto"/>
        <w:right w:val="none" w:sz="0" w:space="0" w:color="auto"/>
      </w:divBdr>
    </w:div>
    <w:div w:id="536236998">
      <w:bodyDiv w:val="1"/>
      <w:marLeft w:val="0"/>
      <w:marRight w:val="0"/>
      <w:marTop w:val="0"/>
      <w:marBottom w:val="0"/>
      <w:divBdr>
        <w:top w:val="none" w:sz="0" w:space="0" w:color="auto"/>
        <w:left w:val="none" w:sz="0" w:space="0" w:color="auto"/>
        <w:bottom w:val="none" w:sz="0" w:space="0" w:color="auto"/>
        <w:right w:val="none" w:sz="0" w:space="0" w:color="auto"/>
      </w:divBdr>
      <w:divsChild>
        <w:div w:id="1860973933">
          <w:marLeft w:val="806"/>
          <w:marRight w:val="0"/>
          <w:marTop w:val="126"/>
          <w:marBottom w:val="0"/>
          <w:divBdr>
            <w:top w:val="none" w:sz="0" w:space="0" w:color="auto"/>
            <w:left w:val="none" w:sz="0" w:space="0" w:color="auto"/>
            <w:bottom w:val="none" w:sz="0" w:space="0" w:color="auto"/>
            <w:right w:val="none" w:sz="0" w:space="0" w:color="auto"/>
          </w:divBdr>
        </w:div>
      </w:divsChild>
    </w:div>
    <w:div w:id="561139893">
      <w:bodyDiv w:val="1"/>
      <w:marLeft w:val="0"/>
      <w:marRight w:val="0"/>
      <w:marTop w:val="0"/>
      <w:marBottom w:val="0"/>
      <w:divBdr>
        <w:top w:val="none" w:sz="0" w:space="0" w:color="auto"/>
        <w:left w:val="none" w:sz="0" w:space="0" w:color="auto"/>
        <w:bottom w:val="none" w:sz="0" w:space="0" w:color="auto"/>
        <w:right w:val="none" w:sz="0" w:space="0" w:color="auto"/>
      </w:divBdr>
    </w:div>
    <w:div w:id="575438027">
      <w:bodyDiv w:val="1"/>
      <w:marLeft w:val="0"/>
      <w:marRight w:val="0"/>
      <w:marTop w:val="0"/>
      <w:marBottom w:val="0"/>
      <w:divBdr>
        <w:top w:val="none" w:sz="0" w:space="0" w:color="auto"/>
        <w:left w:val="none" w:sz="0" w:space="0" w:color="auto"/>
        <w:bottom w:val="none" w:sz="0" w:space="0" w:color="auto"/>
        <w:right w:val="none" w:sz="0" w:space="0" w:color="auto"/>
      </w:divBdr>
    </w:div>
    <w:div w:id="588004035">
      <w:bodyDiv w:val="1"/>
      <w:marLeft w:val="0"/>
      <w:marRight w:val="0"/>
      <w:marTop w:val="0"/>
      <w:marBottom w:val="0"/>
      <w:divBdr>
        <w:top w:val="none" w:sz="0" w:space="0" w:color="auto"/>
        <w:left w:val="none" w:sz="0" w:space="0" w:color="auto"/>
        <w:bottom w:val="none" w:sz="0" w:space="0" w:color="auto"/>
        <w:right w:val="none" w:sz="0" w:space="0" w:color="auto"/>
      </w:divBdr>
    </w:div>
    <w:div w:id="602228831">
      <w:bodyDiv w:val="1"/>
      <w:marLeft w:val="0"/>
      <w:marRight w:val="0"/>
      <w:marTop w:val="0"/>
      <w:marBottom w:val="0"/>
      <w:divBdr>
        <w:top w:val="none" w:sz="0" w:space="0" w:color="auto"/>
        <w:left w:val="none" w:sz="0" w:space="0" w:color="auto"/>
        <w:bottom w:val="none" w:sz="0" w:space="0" w:color="auto"/>
        <w:right w:val="none" w:sz="0" w:space="0" w:color="auto"/>
      </w:divBdr>
    </w:div>
    <w:div w:id="604653260">
      <w:bodyDiv w:val="1"/>
      <w:marLeft w:val="0"/>
      <w:marRight w:val="0"/>
      <w:marTop w:val="0"/>
      <w:marBottom w:val="0"/>
      <w:divBdr>
        <w:top w:val="none" w:sz="0" w:space="0" w:color="auto"/>
        <w:left w:val="none" w:sz="0" w:space="0" w:color="auto"/>
        <w:bottom w:val="none" w:sz="0" w:space="0" w:color="auto"/>
        <w:right w:val="none" w:sz="0" w:space="0" w:color="auto"/>
      </w:divBdr>
    </w:div>
    <w:div w:id="606618632">
      <w:bodyDiv w:val="1"/>
      <w:marLeft w:val="0"/>
      <w:marRight w:val="0"/>
      <w:marTop w:val="0"/>
      <w:marBottom w:val="0"/>
      <w:divBdr>
        <w:top w:val="none" w:sz="0" w:space="0" w:color="auto"/>
        <w:left w:val="none" w:sz="0" w:space="0" w:color="auto"/>
        <w:bottom w:val="none" w:sz="0" w:space="0" w:color="auto"/>
        <w:right w:val="none" w:sz="0" w:space="0" w:color="auto"/>
      </w:divBdr>
    </w:div>
    <w:div w:id="626854118">
      <w:bodyDiv w:val="1"/>
      <w:marLeft w:val="0"/>
      <w:marRight w:val="0"/>
      <w:marTop w:val="0"/>
      <w:marBottom w:val="0"/>
      <w:divBdr>
        <w:top w:val="none" w:sz="0" w:space="0" w:color="auto"/>
        <w:left w:val="none" w:sz="0" w:space="0" w:color="auto"/>
        <w:bottom w:val="none" w:sz="0" w:space="0" w:color="auto"/>
        <w:right w:val="none" w:sz="0" w:space="0" w:color="auto"/>
      </w:divBdr>
    </w:div>
    <w:div w:id="661080189">
      <w:bodyDiv w:val="1"/>
      <w:marLeft w:val="0"/>
      <w:marRight w:val="0"/>
      <w:marTop w:val="0"/>
      <w:marBottom w:val="0"/>
      <w:divBdr>
        <w:top w:val="none" w:sz="0" w:space="0" w:color="auto"/>
        <w:left w:val="none" w:sz="0" w:space="0" w:color="auto"/>
        <w:bottom w:val="none" w:sz="0" w:space="0" w:color="auto"/>
        <w:right w:val="none" w:sz="0" w:space="0" w:color="auto"/>
      </w:divBdr>
    </w:div>
    <w:div w:id="674919474">
      <w:bodyDiv w:val="1"/>
      <w:marLeft w:val="0"/>
      <w:marRight w:val="0"/>
      <w:marTop w:val="0"/>
      <w:marBottom w:val="0"/>
      <w:divBdr>
        <w:top w:val="none" w:sz="0" w:space="0" w:color="auto"/>
        <w:left w:val="none" w:sz="0" w:space="0" w:color="auto"/>
        <w:bottom w:val="none" w:sz="0" w:space="0" w:color="auto"/>
        <w:right w:val="none" w:sz="0" w:space="0" w:color="auto"/>
      </w:divBdr>
      <w:divsChild>
        <w:div w:id="1172141679">
          <w:marLeft w:val="0"/>
          <w:marRight w:val="0"/>
          <w:marTop w:val="0"/>
          <w:marBottom w:val="0"/>
          <w:divBdr>
            <w:top w:val="none" w:sz="0" w:space="0" w:color="auto"/>
            <w:left w:val="none" w:sz="0" w:space="0" w:color="auto"/>
            <w:bottom w:val="none" w:sz="0" w:space="0" w:color="auto"/>
            <w:right w:val="none" w:sz="0" w:space="0" w:color="auto"/>
          </w:divBdr>
        </w:div>
      </w:divsChild>
    </w:div>
    <w:div w:id="682438533">
      <w:bodyDiv w:val="1"/>
      <w:marLeft w:val="0"/>
      <w:marRight w:val="0"/>
      <w:marTop w:val="0"/>
      <w:marBottom w:val="0"/>
      <w:divBdr>
        <w:top w:val="none" w:sz="0" w:space="0" w:color="auto"/>
        <w:left w:val="none" w:sz="0" w:space="0" w:color="auto"/>
        <w:bottom w:val="none" w:sz="0" w:space="0" w:color="auto"/>
        <w:right w:val="none" w:sz="0" w:space="0" w:color="auto"/>
      </w:divBdr>
    </w:div>
    <w:div w:id="688533752">
      <w:bodyDiv w:val="1"/>
      <w:marLeft w:val="0"/>
      <w:marRight w:val="0"/>
      <w:marTop w:val="0"/>
      <w:marBottom w:val="0"/>
      <w:divBdr>
        <w:top w:val="none" w:sz="0" w:space="0" w:color="auto"/>
        <w:left w:val="none" w:sz="0" w:space="0" w:color="auto"/>
        <w:bottom w:val="none" w:sz="0" w:space="0" w:color="auto"/>
        <w:right w:val="none" w:sz="0" w:space="0" w:color="auto"/>
      </w:divBdr>
      <w:divsChild>
        <w:div w:id="862091098">
          <w:marLeft w:val="0"/>
          <w:marRight w:val="446"/>
          <w:marTop w:val="0"/>
          <w:marBottom w:val="0"/>
          <w:divBdr>
            <w:top w:val="none" w:sz="0" w:space="0" w:color="auto"/>
            <w:left w:val="none" w:sz="0" w:space="0" w:color="auto"/>
            <w:bottom w:val="none" w:sz="0" w:space="0" w:color="auto"/>
            <w:right w:val="none" w:sz="0" w:space="0" w:color="auto"/>
          </w:divBdr>
        </w:div>
        <w:div w:id="442304958">
          <w:marLeft w:val="0"/>
          <w:marRight w:val="446"/>
          <w:marTop w:val="0"/>
          <w:marBottom w:val="0"/>
          <w:divBdr>
            <w:top w:val="none" w:sz="0" w:space="0" w:color="auto"/>
            <w:left w:val="none" w:sz="0" w:space="0" w:color="auto"/>
            <w:bottom w:val="none" w:sz="0" w:space="0" w:color="auto"/>
            <w:right w:val="none" w:sz="0" w:space="0" w:color="auto"/>
          </w:divBdr>
        </w:div>
        <w:div w:id="1739087613">
          <w:marLeft w:val="0"/>
          <w:marRight w:val="446"/>
          <w:marTop w:val="0"/>
          <w:marBottom w:val="0"/>
          <w:divBdr>
            <w:top w:val="none" w:sz="0" w:space="0" w:color="auto"/>
            <w:left w:val="none" w:sz="0" w:space="0" w:color="auto"/>
            <w:bottom w:val="none" w:sz="0" w:space="0" w:color="auto"/>
            <w:right w:val="none" w:sz="0" w:space="0" w:color="auto"/>
          </w:divBdr>
        </w:div>
        <w:div w:id="1646814032">
          <w:marLeft w:val="0"/>
          <w:marRight w:val="446"/>
          <w:marTop w:val="0"/>
          <w:marBottom w:val="0"/>
          <w:divBdr>
            <w:top w:val="none" w:sz="0" w:space="0" w:color="auto"/>
            <w:left w:val="none" w:sz="0" w:space="0" w:color="auto"/>
            <w:bottom w:val="none" w:sz="0" w:space="0" w:color="auto"/>
            <w:right w:val="none" w:sz="0" w:space="0" w:color="auto"/>
          </w:divBdr>
        </w:div>
        <w:div w:id="199562415">
          <w:marLeft w:val="0"/>
          <w:marRight w:val="446"/>
          <w:marTop w:val="0"/>
          <w:marBottom w:val="0"/>
          <w:divBdr>
            <w:top w:val="none" w:sz="0" w:space="0" w:color="auto"/>
            <w:left w:val="none" w:sz="0" w:space="0" w:color="auto"/>
            <w:bottom w:val="none" w:sz="0" w:space="0" w:color="auto"/>
            <w:right w:val="none" w:sz="0" w:space="0" w:color="auto"/>
          </w:divBdr>
        </w:div>
        <w:div w:id="395083072">
          <w:marLeft w:val="0"/>
          <w:marRight w:val="446"/>
          <w:marTop w:val="0"/>
          <w:marBottom w:val="0"/>
          <w:divBdr>
            <w:top w:val="none" w:sz="0" w:space="0" w:color="auto"/>
            <w:left w:val="none" w:sz="0" w:space="0" w:color="auto"/>
            <w:bottom w:val="none" w:sz="0" w:space="0" w:color="auto"/>
            <w:right w:val="none" w:sz="0" w:space="0" w:color="auto"/>
          </w:divBdr>
        </w:div>
        <w:div w:id="1624649553">
          <w:marLeft w:val="0"/>
          <w:marRight w:val="446"/>
          <w:marTop w:val="0"/>
          <w:marBottom w:val="0"/>
          <w:divBdr>
            <w:top w:val="none" w:sz="0" w:space="0" w:color="auto"/>
            <w:left w:val="none" w:sz="0" w:space="0" w:color="auto"/>
            <w:bottom w:val="none" w:sz="0" w:space="0" w:color="auto"/>
            <w:right w:val="none" w:sz="0" w:space="0" w:color="auto"/>
          </w:divBdr>
        </w:div>
        <w:div w:id="920604554">
          <w:marLeft w:val="0"/>
          <w:marRight w:val="446"/>
          <w:marTop w:val="0"/>
          <w:marBottom w:val="0"/>
          <w:divBdr>
            <w:top w:val="none" w:sz="0" w:space="0" w:color="auto"/>
            <w:left w:val="none" w:sz="0" w:space="0" w:color="auto"/>
            <w:bottom w:val="none" w:sz="0" w:space="0" w:color="auto"/>
            <w:right w:val="none" w:sz="0" w:space="0" w:color="auto"/>
          </w:divBdr>
        </w:div>
        <w:div w:id="2092434658">
          <w:marLeft w:val="0"/>
          <w:marRight w:val="446"/>
          <w:marTop w:val="0"/>
          <w:marBottom w:val="0"/>
          <w:divBdr>
            <w:top w:val="none" w:sz="0" w:space="0" w:color="auto"/>
            <w:left w:val="none" w:sz="0" w:space="0" w:color="auto"/>
            <w:bottom w:val="none" w:sz="0" w:space="0" w:color="auto"/>
            <w:right w:val="none" w:sz="0" w:space="0" w:color="auto"/>
          </w:divBdr>
        </w:div>
        <w:div w:id="1459761394">
          <w:marLeft w:val="0"/>
          <w:marRight w:val="446"/>
          <w:marTop w:val="0"/>
          <w:marBottom w:val="0"/>
          <w:divBdr>
            <w:top w:val="none" w:sz="0" w:space="0" w:color="auto"/>
            <w:left w:val="none" w:sz="0" w:space="0" w:color="auto"/>
            <w:bottom w:val="none" w:sz="0" w:space="0" w:color="auto"/>
            <w:right w:val="none" w:sz="0" w:space="0" w:color="auto"/>
          </w:divBdr>
        </w:div>
        <w:div w:id="181825999">
          <w:marLeft w:val="0"/>
          <w:marRight w:val="446"/>
          <w:marTop w:val="0"/>
          <w:marBottom w:val="0"/>
          <w:divBdr>
            <w:top w:val="none" w:sz="0" w:space="0" w:color="auto"/>
            <w:left w:val="none" w:sz="0" w:space="0" w:color="auto"/>
            <w:bottom w:val="none" w:sz="0" w:space="0" w:color="auto"/>
            <w:right w:val="none" w:sz="0" w:space="0" w:color="auto"/>
          </w:divBdr>
        </w:div>
      </w:divsChild>
    </w:div>
    <w:div w:id="693851195">
      <w:bodyDiv w:val="1"/>
      <w:marLeft w:val="0"/>
      <w:marRight w:val="0"/>
      <w:marTop w:val="0"/>
      <w:marBottom w:val="0"/>
      <w:divBdr>
        <w:top w:val="none" w:sz="0" w:space="0" w:color="auto"/>
        <w:left w:val="none" w:sz="0" w:space="0" w:color="auto"/>
        <w:bottom w:val="none" w:sz="0" w:space="0" w:color="auto"/>
        <w:right w:val="none" w:sz="0" w:space="0" w:color="auto"/>
      </w:divBdr>
    </w:div>
    <w:div w:id="736364982">
      <w:bodyDiv w:val="1"/>
      <w:marLeft w:val="0"/>
      <w:marRight w:val="0"/>
      <w:marTop w:val="0"/>
      <w:marBottom w:val="0"/>
      <w:divBdr>
        <w:top w:val="none" w:sz="0" w:space="0" w:color="auto"/>
        <w:left w:val="none" w:sz="0" w:space="0" w:color="auto"/>
        <w:bottom w:val="none" w:sz="0" w:space="0" w:color="auto"/>
        <w:right w:val="none" w:sz="0" w:space="0" w:color="auto"/>
      </w:divBdr>
    </w:div>
    <w:div w:id="751394940">
      <w:bodyDiv w:val="1"/>
      <w:marLeft w:val="0"/>
      <w:marRight w:val="0"/>
      <w:marTop w:val="0"/>
      <w:marBottom w:val="0"/>
      <w:divBdr>
        <w:top w:val="none" w:sz="0" w:space="0" w:color="auto"/>
        <w:left w:val="none" w:sz="0" w:space="0" w:color="auto"/>
        <w:bottom w:val="none" w:sz="0" w:space="0" w:color="auto"/>
        <w:right w:val="none" w:sz="0" w:space="0" w:color="auto"/>
      </w:divBdr>
    </w:div>
    <w:div w:id="763455092">
      <w:bodyDiv w:val="1"/>
      <w:marLeft w:val="0"/>
      <w:marRight w:val="0"/>
      <w:marTop w:val="0"/>
      <w:marBottom w:val="0"/>
      <w:divBdr>
        <w:top w:val="none" w:sz="0" w:space="0" w:color="auto"/>
        <w:left w:val="none" w:sz="0" w:space="0" w:color="auto"/>
        <w:bottom w:val="none" w:sz="0" w:space="0" w:color="auto"/>
        <w:right w:val="none" w:sz="0" w:space="0" w:color="auto"/>
      </w:divBdr>
    </w:div>
    <w:div w:id="801582429">
      <w:bodyDiv w:val="1"/>
      <w:marLeft w:val="0"/>
      <w:marRight w:val="0"/>
      <w:marTop w:val="0"/>
      <w:marBottom w:val="0"/>
      <w:divBdr>
        <w:top w:val="none" w:sz="0" w:space="0" w:color="auto"/>
        <w:left w:val="none" w:sz="0" w:space="0" w:color="auto"/>
        <w:bottom w:val="none" w:sz="0" w:space="0" w:color="auto"/>
        <w:right w:val="none" w:sz="0" w:space="0" w:color="auto"/>
      </w:divBdr>
    </w:div>
    <w:div w:id="867525011">
      <w:bodyDiv w:val="1"/>
      <w:marLeft w:val="0"/>
      <w:marRight w:val="0"/>
      <w:marTop w:val="0"/>
      <w:marBottom w:val="0"/>
      <w:divBdr>
        <w:top w:val="none" w:sz="0" w:space="0" w:color="auto"/>
        <w:left w:val="none" w:sz="0" w:space="0" w:color="auto"/>
        <w:bottom w:val="none" w:sz="0" w:space="0" w:color="auto"/>
        <w:right w:val="none" w:sz="0" w:space="0" w:color="auto"/>
      </w:divBdr>
      <w:divsChild>
        <w:div w:id="94058354">
          <w:marLeft w:val="0"/>
          <w:marRight w:val="0"/>
          <w:marTop w:val="0"/>
          <w:marBottom w:val="0"/>
          <w:divBdr>
            <w:top w:val="none" w:sz="0" w:space="0" w:color="auto"/>
            <w:left w:val="none" w:sz="0" w:space="0" w:color="auto"/>
            <w:bottom w:val="none" w:sz="0" w:space="0" w:color="auto"/>
            <w:right w:val="none" w:sz="0" w:space="0" w:color="auto"/>
          </w:divBdr>
        </w:div>
      </w:divsChild>
    </w:div>
    <w:div w:id="893663710">
      <w:bodyDiv w:val="1"/>
      <w:marLeft w:val="0"/>
      <w:marRight w:val="0"/>
      <w:marTop w:val="0"/>
      <w:marBottom w:val="0"/>
      <w:divBdr>
        <w:top w:val="none" w:sz="0" w:space="0" w:color="auto"/>
        <w:left w:val="none" w:sz="0" w:space="0" w:color="auto"/>
        <w:bottom w:val="none" w:sz="0" w:space="0" w:color="auto"/>
        <w:right w:val="none" w:sz="0" w:space="0" w:color="auto"/>
      </w:divBdr>
      <w:divsChild>
        <w:div w:id="119105389">
          <w:marLeft w:val="0"/>
          <w:marRight w:val="432"/>
          <w:marTop w:val="125"/>
          <w:marBottom w:val="0"/>
          <w:divBdr>
            <w:top w:val="none" w:sz="0" w:space="0" w:color="auto"/>
            <w:left w:val="none" w:sz="0" w:space="0" w:color="auto"/>
            <w:bottom w:val="none" w:sz="0" w:space="0" w:color="auto"/>
            <w:right w:val="none" w:sz="0" w:space="0" w:color="auto"/>
          </w:divBdr>
        </w:div>
        <w:div w:id="435058564">
          <w:marLeft w:val="0"/>
          <w:marRight w:val="432"/>
          <w:marTop w:val="125"/>
          <w:marBottom w:val="0"/>
          <w:divBdr>
            <w:top w:val="none" w:sz="0" w:space="0" w:color="auto"/>
            <w:left w:val="none" w:sz="0" w:space="0" w:color="auto"/>
            <w:bottom w:val="none" w:sz="0" w:space="0" w:color="auto"/>
            <w:right w:val="none" w:sz="0" w:space="0" w:color="auto"/>
          </w:divBdr>
        </w:div>
      </w:divsChild>
    </w:div>
    <w:div w:id="894925906">
      <w:bodyDiv w:val="1"/>
      <w:marLeft w:val="0"/>
      <w:marRight w:val="0"/>
      <w:marTop w:val="0"/>
      <w:marBottom w:val="0"/>
      <w:divBdr>
        <w:top w:val="none" w:sz="0" w:space="0" w:color="auto"/>
        <w:left w:val="none" w:sz="0" w:space="0" w:color="auto"/>
        <w:bottom w:val="none" w:sz="0" w:space="0" w:color="auto"/>
        <w:right w:val="none" w:sz="0" w:space="0" w:color="auto"/>
      </w:divBdr>
    </w:div>
    <w:div w:id="895626599">
      <w:bodyDiv w:val="1"/>
      <w:marLeft w:val="0"/>
      <w:marRight w:val="0"/>
      <w:marTop w:val="0"/>
      <w:marBottom w:val="0"/>
      <w:divBdr>
        <w:top w:val="none" w:sz="0" w:space="0" w:color="auto"/>
        <w:left w:val="none" w:sz="0" w:space="0" w:color="auto"/>
        <w:bottom w:val="none" w:sz="0" w:space="0" w:color="auto"/>
        <w:right w:val="none" w:sz="0" w:space="0" w:color="auto"/>
      </w:divBdr>
    </w:div>
    <w:div w:id="900364684">
      <w:bodyDiv w:val="1"/>
      <w:marLeft w:val="0"/>
      <w:marRight w:val="0"/>
      <w:marTop w:val="0"/>
      <w:marBottom w:val="0"/>
      <w:divBdr>
        <w:top w:val="none" w:sz="0" w:space="0" w:color="auto"/>
        <w:left w:val="none" w:sz="0" w:space="0" w:color="auto"/>
        <w:bottom w:val="none" w:sz="0" w:space="0" w:color="auto"/>
        <w:right w:val="none" w:sz="0" w:space="0" w:color="auto"/>
      </w:divBdr>
    </w:div>
    <w:div w:id="907958251">
      <w:bodyDiv w:val="1"/>
      <w:marLeft w:val="0"/>
      <w:marRight w:val="0"/>
      <w:marTop w:val="0"/>
      <w:marBottom w:val="0"/>
      <w:divBdr>
        <w:top w:val="none" w:sz="0" w:space="0" w:color="auto"/>
        <w:left w:val="none" w:sz="0" w:space="0" w:color="auto"/>
        <w:bottom w:val="none" w:sz="0" w:space="0" w:color="auto"/>
        <w:right w:val="none" w:sz="0" w:space="0" w:color="auto"/>
      </w:divBdr>
      <w:divsChild>
        <w:div w:id="1727751913">
          <w:marLeft w:val="0"/>
          <w:marRight w:val="0"/>
          <w:marTop w:val="0"/>
          <w:marBottom w:val="0"/>
          <w:divBdr>
            <w:top w:val="none" w:sz="0" w:space="0" w:color="auto"/>
            <w:left w:val="none" w:sz="0" w:space="0" w:color="auto"/>
            <w:bottom w:val="none" w:sz="0" w:space="0" w:color="auto"/>
            <w:right w:val="none" w:sz="0" w:space="0" w:color="auto"/>
          </w:divBdr>
        </w:div>
      </w:divsChild>
    </w:div>
    <w:div w:id="925576580">
      <w:bodyDiv w:val="1"/>
      <w:marLeft w:val="0"/>
      <w:marRight w:val="0"/>
      <w:marTop w:val="0"/>
      <w:marBottom w:val="0"/>
      <w:divBdr>
        <w:top w:val="none" w:sz="0" w:space="0" w:color="auto"/>
        <w:left w:val="none" w:sz="0" w:space="0" w:color="auto"/>
        <w:bottom w:val="none" w:sz="0" w:space="0" w:color="auto"/>
        <w:right w:val="none" w:sz="0" w:space="0" w:color="auto"/>
      </w:divBdr>
      <w:divsChild>
        <w:div w:id="546453185">
          <w:marLeft w:val="0"/>
          <w:marRight w:val="446"/>
          <w:marTop w:val="0"/>
          <w:marBottom w:val="0"/>
          <w:divBdr>
            <w:top w:val="none" w:sz="0" w:space="0" w:color="auto"/>
            <w:left w:val="none" w:sz="0" w:space="0" w:color="auto"/>
            <w:bottom w:val="none" w:sz="0" w:space="0" w:color="auto"/>
            <w:right w:val="none" w:sz="0" w:space="0" w:color="auto"/>
          </w:divBdr>
        </w:div>
        <w:div w:id="1180895113">
          <w:marLeft w:val="0"/>
          <w:marRight w:val="446"/>
          <w:marTop w:val="0"/>
          <w:marBottom w:val="0"/>
          <w:divBdr>
            <w:top w:val="none" w:sz="0" w:space="0" w:color="auto"/>
            <w:left w:val="none" w:sz="0" w:space="0" w:color="auto"/>
            <w:bottom w:val="none" w:sz="0" w:space="0" w:color="auto"/>
            <w:right w:val="none" w:sz="0" w:space="0" w:color="auto"/>
          </w:divBdr>
        </w:div>
        <w:div w:id="504395699">
          <w:marLeft w:val="0"/>
          <w:marRight w:val="446"/>
          <w:marTop w:val="0"/>
          <w:marBottom w:val="0"/>
          <w:divBdr>
            <w:top w:val="none" w:sz="0" w:space="0" w:color="auto"/>
            <w:left w:val="none" w:sz="0" w:space="0" w:color="auto"/>
            <w:bottom w:val="none" w:sz="0" w:space="0" w:color="auto"/>
            <w:right w:val="none" w:sz="0" w:space="0" w:color="auto"/>
          </w:divBdr>
        </w:div>
        <w:div w:id="1904827423">
          <w:marLeft w:val="0"/>
          <w:marRight w:val="446"/>
          <w:marTop w:val="0"/>
          <w:marBottom w:val="0"/>
          <w:divBdr>
            <w:top w:val="none" w:sz="0" w:space="0" w:color="auto"/>
            <w:left w:val="none" w:sz="0" w:space="0" w:color="auto"/>
            <w:bottom w:val="none" w:sz="0" w:space="0" w:color="auto"/>
            <w:right w:val="none" w:sz="0" w:space="0" w:color="auto"/>
          </w:divBdr>
        </w:div>
      </w:divsChild>
    </w:div>
    <w:div w:id="949311567">
      <w:bodyDiv w:val="1"/>
      <w:marLeft w:val="0"/>
      <w:marRight w:val="0"/>
      <w:marTop w:val="0"/>
      <w:marBottom w:val="0"/>
      <w:divBdr>
        <w:top w:val="none" w:sz="0" w:space="0" w:color="auto"/>
        <w:left w:val="none" w:sz="0" w:space="0" w:color="auto"/>
        <w:bottom w:val="none" w:sz="0" w:space="0" w:color="auto"/>
        <w:right w:val="none" w:sz="0" w:space="0" w:color="auto"/>
      </w:divBdr>
    </w:div>
    <w:div w:id="1006253505">
      <w:bodyDiv w:val="1"/>
      <w:marLeft w:val="0"/>
      <w:marRight w:val="0"/>
      <w:marTop w:val="0"/>
      <w:marBottom w:val="0"/>
      <w:divBdr>
        <w:top w:val="none" w:sz="0" w:space="0" w:color="auto"/>
        <w:left w:val="none" w:sz="0" w:space="0" w:color="auto"/>
        <w:bottom w:val="none" w:sz="0" w:space="0" w:color="auto"/>
        <w:right w:val="none" w:sz="0" w:space="0" w:color="auto"/>
      </w:divBdr>
      <w:divsChild>
        <w:div w:id="351688708">
          <w:marLeft w:val="0"/>
          <w:marRight w:val="0"/>
          <w:marTop w:val="0"/>
          <w:marBottom w:val="0"/>
          <w:divBdr>
            <w:top w:val="none" w:sz="0" w:space="0" w:color="auto"/>
            <w:left w:val="none" w:sz="0" w:space="0" w:color="auto"/>
            <w:bottom w:val="none" w:sz="0" w:space="0" w:color="auto"/>
            <w:right w:val="none" w:sz="0" w:space="0" w:color="auto"/>
          </w:divBdr>
        </w:div>
        <w:div w:id="450364914">
          <w:marLeft w:val="0"/>
          <w:marRight w:val="0"/>
          <w:marTop w:val="0"/>
          <w:marBottom w:val="0"/>
          <w:divBdr>
            <w:top w:val="none" w:sz="0" w:space="0" w:color="auto"/>
            <w:left w:val="none" w:sz="0" w:space="0" w:color="auto"/>
            <w:bottom w:val="none" w:sz="0" w:space="0" w:color="auto"/>
            <w:right w:val="none" w:sz="0" w:space="0" w:color="auto"/>
          </w:divBdr>
        </w:div>
        <w:div w:id="780026082">
          <w:marLeft w:val="0"/>
          <w:marRight w:val="0"/>
          <w:marTop w:val="0"/>
          <w:marBottom w:val="0"/>
          <w:divBdr>
            <w:top w:val="none" w:sz="0" w:space="0" w:color="auto"/>
            <w:left w:val="none" w:sz="0" w:space="0" w:color="auto"/>
            <w:bottom w:val="none" w:sz="0" w:space="0" w:color="auto"/>
            <w:right w:val="none" w:sz="0" w:space="0" w:color="auto"/>
          </w:divBdr>
        </w:div>
        <w:div w:id="1596204819">
          <w:marLeft w:val="0"/>
          <w:marRight w:val="0"/>
          <w:marTop w:val="0"/>
          <w:marBottom w:val="0"/>
          <w:divBdr>
            <w:top w:val="none" w:sz="0" w:space="0" w:color="auto"/>
            <w:left w:val="none" w:sz="0" w:space="0" w:color="auto"/>
            <w:bottom w:val="none" w:sz="0" w:space="0" w:color="auto"/>
            <w:right w:val="none" w:sz="0" w:space="0" w:color="auto"/>
          </w:divBdr>
        </w:div>
        <w:div w:id="1783769241">
          <w:marLeft w:val="0"/>
          <w:marRight w:val="0"/>
          <w:marTop w:val="0"/>
          <w:marBottom w:val="0"/>
          <w:divBdr>
            <w:top w:val="none" w:sz="0" w:space="0" w:color="auto"/>
            <w:left w:val="none" w:sz="0" w:space="0" w:color="auto"/>
            <w:bottom w:val="none" w:sz="0" w:space="0" w:color="auto"/>
            <w:right w:val="none" w:sz="0" w:space="0" w:color="auto"/>
          </w:divBdr>
        </w:div>
      </w:divsChild>
    </w:div>
    <w:div w:id="1021934785">
      <w:bodyDiv w:val="1"/>
      <w:marLeft w:val="0"/>
      <w:marRight w:val="0"/>
      <w:marTop w:val="0"/>
      <w:marBottom w:val="0"/>
      <w:divBdr>
        <w:top w:val="none" w:sz="0" w:space="0" w:color="auto"/>
        <w:left w:val="none" w:sz="0" w:space="0" w:color="auto"/>
        <w:bottom w:val="none" w:sz="0" w:space="0" w:color="auto"/>
        <w:right w:val="none" w:sz="0" w:space="0" w:color="auto"/>
      </w:divBdr>
    </w:div>
    <w:div w:id="1054739089">
      <w:bodyDiv w:val="1"/>
      <w:marLeft w:val="0"/>
      <w:marRight w:val="0"/>
      <w:marTop w:val="0"/>
      <w:marBottom w:val="0"/>
      <w:divBdr>
        <w:top w:val="none" w:sz="0" w:space="0" w:color="auto"/>
        <w:left w:val="none" w:sz="0" w:space="0" w:color="auto"/>
        <w:bottom w:val="none" w:sz="0" w:space="0" w:color="auto"/>
        <w:right w:val="none" w:sz="0" w:space="0" w:color="auto"/>
      </w:divBdr>
    </w:div>
    <w:div w:id="1062018815">
      <w:bodyDiv w:val="1"/>
      <w:marLeft w:val="0"/>
      <w:marRight w:val="0"/>
      <w:marTop w:val="0"/>
      <w:marBottom w:val="0"/>
      <w:divBdr>
        <w:top w:val="none" w:sz="0" w:space="0" w:color="auto"/>
        <w:left w:val="none" w:sz="0" w:space="0" w:color="auto"/>
        <w:bottom w:val="none" w:sz="0" w:space="0" w:color="auto"/>
        <w:right w:val="none" w:sz="0" w:space="0" w:color="auto"/>
      </w:divBdr>
    </w:div>
    <w:div w:id="1063794661">
      <w:bodyDiv w:val="1"/>
      <w:marLeft w:val="0"/>
      <w:marRight w:val="0"/>
      <w:marTop w:val="0"/>
      <w:marBottom w:val="0"/>
      <w:divBdr>
        <w:top w:val="none" w:sz="0" w:space="0" w:color="auto"/>
        <w:left w:val="none" w:sz="0" w:space="0" w:color="auto"/>
        <w:bottom w:val="none" w:sz="0" w:space="0" w:color="auto"/>
        <w:right w:val="none" w:sz="0" w:space="0" w:color="auto"/>
      </w:divBdr>
    </w:div>
    <w:div w:id="1064987114">
      <w:bodyDiv w:val="1"/>
      <w:marLeft w:val="0"/>
      <w:marRight w:val="0"/>
      <w:marTop w:val="0"/>
      <w:marBottom w:val="0"/>
      <w:divBdr>
        <w:top w:val="none" w:sz="0" w:space="0" w:color="auto"/>
        <w:left w:val="none" w:sz="0" w:space="0" w:color="auto"/>
        <w:bottom w:val="none" w:sz="0" w:space="0" w:color="auto"/>
        <w:right w:val="none" w:sz="0" w:space="0" w:color="auto"/>
      </w:divBdr>
      <w:divsChild>
        <w:div w:id="2076246361">
          <w:marLeft w:val="0"/>
          <w:marRight w:val="0"/>
          <w:marTop w:val="90"/>
          <w:marBottom w:val="0"/>
          <w:divBdr>
            <w:top w:val="none" w:sz="0" w:space="0" w:color="auto"/>
            <w:left w:val="none" w:sz="0" w:space="0" w:color="auto"/>
            <w:bottom w:val="none" w:sz="0" w:space="0" w:color="auto"/>
            <w:right w:val="none" w:sz="0" w:space="0" w:color="auto"/>
          </w:divBdr>
          <w:divsChild>
            <w:div w:id="590434997">
              <w:marLeft w:val="0"/>
              <w:marRight w:val="0"/>
              <w:marTop w:val="0"/>
              <w:marBottom w:val="0"/>
              <w:divBdr>
                <w:top w:val="none" w:sz="0" w:space="0" w:color="auto"/>
                <w:left w:val="none" w:sz="0" w:space="0" w:color="auto"/>
                <w:bottom w:val="none" w:sz="0" w:space="0" w:color="auto"/>
                <w:right w:val="none" w:sz="0" w:space="0" w:color="auto"/>
              </w:divBdr>
              <w:divsChild>
                <w:div w:id="2028753083">
                  <w:marLeft w:val="0"/>
                  <w:marRight w:val="0"/>
                  <w:marTop w:val="0"/>
                  <w:marBottom w:val="0"/>
                  <w:divBdr>
                    <w:top w:val="none" w:sz="0" w:space="0" w:color="auto"/>
                    <w:left w:val="none" w:sz="0" w:space="0" w:color="auto"/>
                    <w:bottom w:val="none" w:sz="0" w:space="0" w:color="auto"/>
                    <w:right w:val="none" w:sz="0" w:space="0" w:color="auto"/>
                  </w:divBdr>
                  <w:divsChild>
                    <w:div w:id="449326550">
                      <w:marLeft w:val="0"/>
                      <w:marRight w:val="0"/>
                      <w:marTop w:val="0"/>
                      <w:marBottom w:val="0"/>
                      <w:divBdr>
                        <w:top w:val="none" w:sz="0" w:space="0" w:color="auto"/>
                        <w:left w:val="none" w:sz="0" w:space="0" w:color="auto"/>
                        <w:bottom w:val="none" w:sz="0" w:space="0" w:color="auto"/>
                        <w:right w:val="none" w:sz="0" w:space="0" w:color="auto"/>
                      </w:divBdr>
                      <w:divsChild>
                        <w:div w:id="2017073635">
                          <w:marLeft w:val="0"/>
                          <w:marRight w:val="0"/>
                          <w:marTop w:val="0"/>
                          <w:marBottom w:val="390"/>
                          <w:divBdr>
                            <w:top w:val="none" w:sz="0" w:space="0" w:color="auto"/>
                            <w:left w:val="none" w:sz="0" w:space="0" w:color="auto"/>
                            <w:bottom w:val="none" w:sz="0" w:space="0" w:color="auto"/>
                            <w:right w:val="none" w:sz="0" w:space="0" w:color="auto"/>
                          </w:divBdr>
                          <w:divsChild>
                            <w:div w:id="18551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550834">
      <w:bodyDiv w:val="1"/>
      <w:marLeft w:val="0"/>
      <w:marRight w:val="0"/>
      <w:marTop w:val="0"/>
      <w:marBottom w:val="0"/>
      <w:divBdr>
        <w:top w:val="none" w:sz="0" w:space="0" w:color="auto"/>
        <w:left w:val="none" w:sz="0" w:space="0" w:color="auto"/>
        <w:bottom w:val="none" w:sz="0" w:space="0" w:color="auto"/>
        <w:right w:val="none" w:sz="0" w:space="0" w:color="auto"/>
      </w:divBdr>
    </w:div>
    <w:div w:id="1075516480">
      <w:bodyDiv w:val="1"/>
      <w:marLeft w:val="0"/>
      <w:marRight w:val="0"/>
      <w:marTop w:val="0"/>
      <w:marBottom w:val="0"/>
      <w:divBdr>
        <w:top w:val="none" w:sz="0" w:space="0" w:color="auto"/>
        <w:left w:val="none" w:sz="0" w:space="0" w:color="auto"/>
        <w:bottom w:val="none" w:sz="0" w:space="0" w:color="auto"/>
        <w:right w:val="none" w:sz="0" w:space="0" w:color="auto"/>
      </w:divBdr>
    </w:div>
    <w:div w:id="1139692045">
      <w:bodyDiv w:val="1"/>
      <w:marLeft w:val="0"/>
      <w:marRight w:val="0"/>
      <w:marTop w:val="0"/>
      <w:marBottom w:val="0"/>
      <w:divBdr>
        <w:top w:val="none" w:sz="0" w:space="0" w:color="auto"/>
        <w:left w:val="none" w:sz="0" w:space="0" w:color="auto"/>
        <w:bottom w:val="none" w:sz="0" w:space="0" w:color="auto"/>
        <w:right w:val="none" w:sz="0" w:space="0" w:color="auto"/>
      </w:divBdr>
      <w:divsChild>
        <w:div w:id="256603359">
          <w:marLeft w:val="806"/>
          <w:marRight w:val="0"/>
          <w:marTop w:val="126"/>
          <w:marBottom w:val="0"/>
          <w:divBdr>
            <w:top w:val="none" w:sz="0" w:space="0" w:color="auto"/>
            <w:left w:val="none" w:sz="0" w:space="0" w:color="auto"/>
            <w:bottom w:val="none" w:sz="0" w:space="0" w:color="auto"/>
            <w:right w:val="none" w:sz="0" w:space="0" w:color="auto"/>
          </w:divBdr>
        </w:div>
      </w:divsChild>
    </w:div>
    <w:div w:id="1148546424">
      <w:bodyDiv w:val="1"/>
      <w:marLeft w:val="0"/>
      <w:marRight w:val="0"/>
      <w:marTop w:val="0"/>
      <w:marBottom w:val="0"/>
      <w:divBdr>
        <w:top w:val="none" w:sz="0" w:space="0" w:color="auto"/>
        <w:left w:val="none" w:sz="0" w:space="0" w:color="auto"/>
        <w:bottom w:val="none" w:sz="0" w:space="0" w:color="auto"/>
        <w:right w:val="none" w:sz="0" w:space="0" w:color="auto"/>
      </w:divBdr>
    </w:div>
    <w:div w:id="1161972476">
      <w:bodyDiv w:val="1"/>
      <w:marLeft w:val="0"/>
      <w:marRight w:val="0"/>
      <w:marTop w:val="0"/>
      <w:marBottom w:val="0"/>
      <w:divBdr>
        <w:top w:val="none" w:sz="0" w:space="0" w:color="auto"/>
        <w:left w:val="none" w:sz="0" w:space="0" w:color="auto"/>
        <w:bottom w:val="none" w:sz="0" w:space="0" w:color="auto"/>
        <w:right w:val="none" w:sz="0" w:space="0" w:color="auto"/>
      </w:divBdr>
    </w:div>
    <w:div w:id="1191188449">
      <w:bodyDiv w:val="1"/>
      <w:marLeft w:val="0"/>
      <w:marRight w:val="0"/>
      <w:marTop w:val="0"/>
      <w:marBottom w:val="0"/>
      <w:divBdr>
        <w:top w:val="none" w:sz="0" w:space="0" w:color="auto"/>
        <w:left w:val="none" w:sz="0" w:space="0" w:color="auto"/>
        <w:bottom w:val="none" w:sz="0" w:space="0" w:color="auto"/>
        <w:right w:val="none" w:sz="0" w:space="0" w:color="auto"/>
      </w:divBdr>
    </w:div>
    <w:div w:id="1195387089">
      <w:bodyDiv w:val="1"/>
      <w:marLeft w:val="0"/>
      <w:marRight w:val="0"/>
      <w:marTop w:val="0"/>
      <w:marBottom w:val="0"/>
      <w:divBdr>
        <w:top w:val="none" w:sz="0" w:space="0" w:color="auto"/>
        <w:left w:val="none" w:sz="0" w:space="0" w:color="auto"/>
        <w:bottom w:val="none" w:sz="0" w:space="0" w:color="auto"/>
        <w:right w:val="none" w:sz="0" w:space="0" w:color="auto"/>
      </w:divBdr>
    </w:div>
    <w:div w:id="1202592913">
      <w:bodyDiv w:val="1"/>
      <w:marLeft w:val="0"/>
      <w:marRight w:val="0"/>
      <w:marTop w:val="0"/>
      <w:marBottom w:val="0"/>
      <w:divBdr>
        <w:top w:val="none" w:sz="0" w:space="0" w:color="auto"/>
        <w:left w:val="none" w:sz="0" w:space="0" w:color="auto"/>
        <w:bottom w:val="none" w:sz="0" w:space="0" w:color="auto"/>
        <w:right w:val="none" w:sz="0" w:space="0" w:color="auto"/>
      </w:divBdr>
    </w:div>
    <w:div w:id="1227913465">
      <w:bodyDiv w:val="1"/>
      <w:marLeft w:val="0"/>
      <w:marRight w:val="0"/>
      <w:marTop w:val="0"/>
      <w:marBottom w:val="0"/>
      <w:divBdr>
        <w:top w:val="none" w:sz="0" w:space="0" w:color="auto"/>
        <w:left w:val="none" w:sz="0" w:space="0" w:color="auto"/>
        <w:bottom w:val="none" w:sz="0" w:space="0" w:color="auto"/>
        <w:right w:val="none" w:sz="0" w:space="0" w:color="auto"/>
      </w:divBdr>
    </w:div>
    <w:div w:id="1233927727">
      <w:bodyDiv w:val="1"/>
      <w:marLeft w:val="0"/>
      <w:marRight w:val="0"/>
      <w:marTop w:val="0"/>
      <w:marBottom w:val="0"/>
      <w:divBdr>
        <w:top w:val="none" w:sz="0" w:space="0" w:color="auto"/>
        <w:left w:val="none" w:sz="0" w:space="0" w:color="auto"/>
        <w:bottom w:val="none" w:sz="0" w:space="0" w:color="auto"/>
        <w:right w:val="none" w:sz="0" w:space="0" w:color="auto"/>
      </w:divBdr>
    </w:div>
    <w:div w:id="1263030633">
      <w:bodyDiv w:val="1"/>
      <w:marLeft w:val="0"/>
      <w:marRight w:val="0"/>
      <w:marTop w:val="0"/>
      <w:marBottom w:val="0"/>
      <w:divBdr>
        <w:top w:val="none" w:sz="0" w:space="0" w:color="auto"/>
        <w:left w:val="none" w:sz="0" w:space="0" w:color="auto"/>
        <w:bottom w:val="none" w:sz="0" w:space="0" w:color="auto"/>
        <w:right w:val="none" w:sz="0" w:space="0" w:color="auto"/>
      </w:divBdr>
    </w:div>
    <w:div w:id="1270819879">
      <w:bodyDiv w:val="1"/>
      <w:marLeft w:val="0"/>
      <w:marRight w:val="0"/>
      <w:marTop w:val="0"/>
      <w:marBottom w:val="0"/>
      <w:divBdr>
        <w:top w:val="none" w:sz="0" w:space="0" w:color="auto"/>
        <w:left w:val="none" w:sz="0" w:space="0" w:color="auto"/>
        <w:bottom w:val="none" w:sz="0" w:space="0" w:color="auto"/>
        <w:right w:val="none" w:sz="0" w:space="0" w:color="auto"/>
      </w:divBdr>
    </w:div>
    <w:div w:id="1282803732">
      <w:bodyDiv w:val="1"/>
      <w:marLeft w:val="0"/>
      <w:marRight w:val="0"/>
      <w:marTop w:val="0"/>
      <w:marBottom w:val="0"/>
      <w:divBdr>
        <w:top w:val="none" w:sz="0" w:space="0" w:color="auto"/>
        <w:left w:val="none" w:sz="0" w:space="0" w:color="auto"/>
        <w:bottom w:val="none" w:sz="0" w:space="0" w:color="auto"/>
        <w:right w:val="none" w:sz="0" w:space="0" w:color="auto"/>
      </w:divBdr>
    </w:div>
    <w:div w:id="1289047168">
      <w:bodyDiv w:val="1"/>
      <w:marLeft w:val="0"/>
      <w:marRight w:val="0"/>
      <w:marTop w:val="0"/>
      <w:marBottom w:val="0"/>
      <w:divBdr>
        <w:top w:val="none" w:sz="0" w:space="0" w:color="auto"/>
        <w:left w:val="none" w:sz="0" w:space="0" w:color="auto"/>
        <w:bottom w:val="none" w:sz="0" w:space="0" w:color="auto"/>
        <w:right w:val="none" w:sz="0" w:space="0" w:color="auto"/>
      </w:divBdr>
      <w:divsChild>
        <w:div w:id="60953929">
          <w:marLeft w:val="0"/>
          <w:marRight w:val="446"/>
          <w:marTop w:val="0"/>
          <w:marBottom w:val="0"/>
          <w:divBdr>
            <w:top w:val="none" w:sz="0" w:space="0" w:color="auto"/>
            <w:left w:val="none" w:sz="0" w:space="0" w:color="auto"/>
            <w:bottom w:val="none" w:sz="0" w:space="0" w:color="auto"/>
            <w:right w:val="none" w:sz="0" w:space="0" w:color="auto"/>
          </w:divBdr>
        </w:div>
        <w:div w:id="111171178">
          <w:marLeft w:val="0"/>
          <w:marRight w:val="446"/>
          <w:marTop w:val="0"/>
          <w:marBottom w:val="0"/>
          <w:divBdr>
            <w:top w:val="none" w:sz="0" w:space="0" w:color="auto"/>
            <w:left w:val="none" w:sz="0" w:space="0" w:color="auto"/>
            <w:bottom w:val="none" w:sz="0" w:space="0" w:color="auto"/>
            <w:right w:val="none" w:sz="0" w:space="0" w:color="auto"/>
          </w:divBdr>
        </w:div>
        <w:div w:id="848523749">
          <w:marLeft w:val="0"/>
          <w:marRight w:val="446"/>
          <w:marTop w:val="0"/>
          <w:marBottom w:val="0"/>
          <w:divBdr>
            <w:top w:val="none" w:sz="0" w:space="0" w:color="auto"/>
            <w:left w:val="none" w:sz="0" w:space="0" w:color="auto"/>
            <w:bottom w:val="none" w:sz="0" w:space="0" w:color="auto"/>
            <w:right w:val="none" w:sz="0" w:space="0" w:color="auto"/>
          </w:divBdr>
        </w:div>
        <w:div w:id="1473137747">
          <w:marLeft w:val="0"/>
          <w:marRight w:val="446"/>
          <w:marTop w:val="0"/>
          <w:marBottom w:val="0"/>
          <w:divBdr>
            <w:top w:val="none" w:sz="0" w:space="0" w:color="auto"/>
            <w:left w:val="none" w:sz="0" w:space="0" w:color="auto"/>
            <w:bottom w:val="none" w:sz="0" w:space="0" w:color="auto"/>
            <w:right w:val="none" w:sz="0" w:space="0" w:color="auto"/>
          </w:divBdr>
        </w:div>
        <w:div w:id="338430317">
          <w:marLeft w:val="0"/>
          <w:marRight w:val="446"/>
          <w:marTop w:val="0"/>
          <w:marBottom w:val="0"/>
          <w:divBdr>
            <w:top w:val="none" w:sz="0" w:space="0" w:color="auto"/>
            <w:left w:val="none" w:sz="0" w:space="0" w:color="auto"/>
            <w:bottom w:val="none" w:sz="0" w:space="0" w:color="auto"/>
            <w:right w:val="none" w:sz="0" w:space="0" w:color="auto"/>
          </w:divBdr>
        </w:div>
        <w:div w:id="2135176554">
          <w:marLeft w:val="0"/>
          <w:marRight w:val="446"/>
          <w:marTop w:val="0"/>
          <w:marBottom w:val="0"/>
          <w:divBdr>
            <w:top w:val="none" w:sz="0" w:space="0" w:color="auto"/>
            <w:left w:val="none" w:sz="0" w:space="0" w:color="auto"/>
            <w:bottom w:val="none" w:sz="0" w:space="0" w:color="auto"/>
            <w:right w:val="none" w:sz="0" w:space="0" w:color="auto"/>
          </w:divBdr>
        </w:div>
        <w:div w:id="1685127419">
          <w:marLeft w:val="0"/>
          <w:marRight w:val="446"/>
          <w:marTop w:val="0"/>
          <w:marBottom w:val="0"/>
          <w:divBdr>
            <w:top w:val="none" w:sz="0" w:space="0" w:color="auto"/>
            <w:left w:val="none" w:sz="0" w:space="0" w:color="auto"/>
            <w:bottom w:val="none" w:sz="0" w:space="0" w:color="auto"/>
            <w:right w:val="none" w:sz="0" w:space="0" w:color="auto"/>
          </w:divBdr>
        </w:div>
        <w:div w:id="309602359">
          <w:marLeft w:val="0"/>
          <w:marRight w:val="446"/>
          <w:marTop w:val="0"/>
          <w:marBottom w:val="0"/>
          <w:divBdr>
            <w:top w:val="none" w:sz="0" w:space="0" w:color="auto"/>
            <w:left w:val="none" w:sz="0" w:space="0" w:color="auto"/>
            <w:bottom w:val="none" w:sz="0" w:space="0" w:color="auto"/>
            <w:right w:val="none" w:sz="0" w:space="0" w:color="auto"/>
          </w:divBdr>
        </w:div>
        <w:div w:id="1227109376">
          <w:marLeft w:val="0"/>
          <w:marRight w:val="446"/>
          <w:marTop w:val="0"/>
          <w:marBottom w:val="0"/>
          <w:divBdr>
            <w:top w:val="none" w:sz="0" w:space="0" w:color="auto"/>
            <w:left w:val="none" w:sz="0" w:space="0" w:color="auto"/>
            <w:bottom w:val="none" w:sz="0" w:space="0" w:color="auto"/>
            <w:right w:val="none" w:sz="0" w:space="0" w:color="auto"/>
          </w:divBdr>
        </w:div>
        <w:div w:id="1731346198">
          <w:marLeft w:val="0"/>
          <w:marRight w:val="446"/>
          <w:marTop w:val="0"/>
          <w:marBottom w:val="0"/>
          <w:divBdr>
            <w:top w:val="none" w:sz="0" w:space="0" w:color="auto"/>
            <w:left w:val="none" w:sz="0" w:space="0" w:color="auto"/>
            <w:bottom w:val="none" w:sz="0" w:space="0" w:color="auto"/>
            <w:right w:val="none" w:sz="0" w:space="0" w:color="auto"/>
          </w:divBdr>
        </w:div>
        <w:div w:id="1357998929">
          <w:marLeft w:val="0"/>
          <w:marRight w:val="446"/>
          <w:marTop w:val="0"/>
          <w:marBottom w:val="0"/>
          <w:divBdr>
            <w:top w:val="none" w:sz="0" w:space="0" w:color="auto"/>
            <w:left w:val="none" w:sz="0" w:space="0" w:color="auto"/>
            <w:bottom w:val="none" w:sz="0" w:space="0" w:color="auto"/>
            <w:right w:val="none" w:sz="0" w:space="0" w:color="auto"/>
          </w:divBdr>
        </w:div>
      </w:divsChild>
    </w:div>
    <w:div w:id="1291328726">
      <w:bodyDiv w:val="1"/>
      <w:marLeft w:val="0"/>
      <w:marRight w:val="0"/>
      <w:marTop w:val="0"/>
      <w:marBottom w:val="0"/>
      <w:divBdr>
        <w:top w:val="none" w:sz="0" w:space="0" w:color="auto"/>
        <w:left w:val="none" w:sz="0" w:space="0" w:color="auto"/>
        <w:bottom w:val="none" w:sz="0" w:space="0" w:color="auto"/>
        <w:right w:val="none" w:sz="0" w:space="0" w:color="auto"/>
      </w:divBdr>
    </w:div>
    <w:div w:id="1309936943">
      <w:bodyDiv w:val="1"/>
      <w:marLeft w:val="0"/>
      <w:marRight w:val="0"/>
      <w:marTop w:val="0"/>
      <w:marBottom w:val="0"/>
      <w:divBdr>
        <w:top w:val="none" w:sz="0" w:space="0" w:color="auto"/>
        <w:left w:val="none" w:sz="0" w:space="0" w:color="auto"/>
        <w:bottom w:val="none" w:sz="0" w:space="0" w:color="auto"/>
        <w:right w:val="none" w:sz="0" w:space="0" w:color="auto"/>
      </w:divBdr>
      <w:divsChild>
        <w:div w:id="670332865">
          <w:marLeft w:val="432"/>
          <w:marRight w:val="0"/>
          <w:marTop w:val="134"/>
          <w:marBottom w:val="0"/>
          <w:divBdr>
            <w:top w:val="none" w:sz="0" w:space="0" w:color="auto"/>
            <w:left w:val="none" w:sz="0" w:space="0" w:color="auto"/>
            <w:bottom w:val="none" w:sz="0" w:space="0" w:color="auto"/>
            <w:right w:val="none" w:sz="0" w:space="0" w:color="auto"/>
          </w:divBdr>
        </w:div>
      </w:divsChild>
    </w:div>
    <w:div w:id="1311518817">
      <w:bodyDiv w:val="1"/>
      <w:marLeft w:val="0"/>
      <w:marRight w:val="0"/>
      <w:marTop w:val="0"/>
      <w:marBottom w:val="0"/>
      <w:divBdr>
        <w:top w:val="none" w:sz="0" w:space="0" w:color="auto"/>
        <w:left w:val="none" w:sz="0" w:space="0" w:color="auto"/>
        <w:bottom w:val="none" w:sz="0" w:space="0" w:color="auto"/>
        <w:right w:val="none" w:sz="0" w:space="0" w:color="auto"/>
      </w:divBdr>
    </w:div>
    <w:div w:id="1330909675">
      <w:bodyDiv w:val="1"/>
      <w:marLeft w:val="0"/>
      <w:marRight w:val="0"/>
      <w:marTop w:val="0"/>
      <w:marBottom w:val="0"/>
      <w:divBdr>
        <w:top w:val="none" w:sz="0" w:space="0" w:color="auto"/>
        <w:left w:val="none" w:sz="0" w:space="0" w:color="auto"/>
        <w:bottom w:val="none" w:sz="0" w:space="0" w:color="auto"/>
        <w:right w:val="none" w:sz="0" w:space="0" w:color="auto"/>
      </w:divBdr>
    </w:div>
    <w:div w:id="1343237656">
      <w:bodyDiv w:val="1"/>
      <w:marLeft w:val="0"/>
      <w:marRight w:val="0"/>
      <w:marTop w:val="0"/>
      <w:marBottom w:val="0"/>
      <w:divBdr>
        <w:top w:val="none" w:sz="0" w:space="0" w:color="auto"/>
        <w:left w:val="none" w:sz="0" w:space="0" w:color="auto"/>
        <w:bottom w:val="none" w:sz="0" w:space="0" w:color="auto"/>
        <w:right w:val="none" w:sz="0" w:space="0" w:color="auto"/>
      </w:divBdr>
    </w:div>
    <w:div w:id="1354381413">
      <w:bodyDiv w:val="1"/>
      <w:marLeft w:val="0"/>
      <w:marRight w:val="0"/>
      <w:marTop w:val="0"/>
      <w:marBottom w:val="0"/>
      <w:divBdr>
        <w:top w:val="none" w:sz="0" w:space="0" w:color="auto"/>
        <w:left w:val="none" w:sz="0" w:space="0" w:color="auto"/>
        <w:bottom w:val="none" w:sz="0" w:space="0" w:color="auto"/>
        <w:right w:val="none" w:sz="0" w:space="0" w:color="auto"/>
      </w:divBdr>
      <w:divsChild>
        <w:div w:id="1582834056">
          <w:marLeft w:val="0"/>
          <w:marRight w:val="446"/>
          <w:marTop w:val="0"/>
          <w:marBottom w:val="0"/>
          <w:divBdr>
            <w:top w:val="none" w:sz="0" w:space="0" w:color="auto"/>
            <w:left w:val="none" w:sz="0" w:space="0" w:color="auto"/>
            <w:bottom w:val="none" w:sz="0" w:space="0" w:color="auto"/>
            <w:right w:val="none" w:sz="0" w:space="0" w:color="auto"/>
          </w:divBdr>
        </w:div>
        <w:div w:id="1677420247">
          <w:marLeft w:val="0"/>
          <w:marRight w:val="446"/>
          <w:marTop w:val="0"/>
          <w:marBottom w:val="0"/>
          <w:divBdr>
            <w:top w:val="none" w:sz="0" w:space="0" w:color="auto"/>
            <w:left w:val="none" w:sz="0" w:space="0" w:color="auto"/>
            <w:bottom w:val="none" w:sz="0" w:space="0" w:color="auto"/>
            <w:right w:val="none" w:sz="0" w:space="0" w:color="auto"/>
          </w:divBdr>
        </w:div>
        <w:div w:id="2100983402">
          <w:marLeft w:val="0"/>
          <w:marRight w:val="446"/>
          <w:marTop w:val="0"/>
          <w:marBottom w:val="0"/>
          <w:divBdr>
            <w:top w:val="none" w:sz="0" w:space="0" w:color="auto"/>
            <w:left w:val="none" w:sz="0" w:space="0" w:color="auto"/>
            <w:bottom w:val="none" w:sz="0" w:space="0" w:color="auto"/>
            <w:right w:val="none" w:sz="0" w:space="0" w:color="auto"/>
          </w:divBdr>
        </w:div>
        <w:div w:id="36470247">
          <w:marLeft w:val="0"/>
          <w:marRight w:val="446"/>
          <w:marTop w:val="0"/>
          <w:marBottom w:val="0"/>
          <w:divBdr>
            <w:top w:val="none" w:sz="0" w:space="0" w:color="auto"/>
            <w:left w:val="none" w:sz="0" w:space="0" w:color="auto"/>
            <w:bottom w:val="none" w:sz="0" w:space="0" w:color="auto"/>
            <w:right w:val="none" w:sz="0" w:space="0" w:color="auto"/>
          </w:divBdr>
        </w:div>
        <w:div w:id="700400603">
          <w:marLeft w:val="0"/>
          <w:marRight w:val="446"/>
          <w:marTop w:val="0"/>
          <w:marBottom w:val="0"/>
          <w:divBdr>
            <w:top w:val="none" w:sz="0" w:space="0" w:color="auto"/>
            <w:left w:val="none" w:sz="0" w:space="0" w:color="auto"/>
            <w:bottom w:val="none" w:sz="0" w:space="0" w:color="auto"/>
            <w:right w:val="none" w:sz="0" w:space="0" w:color="auto"/>
          </w:divBdr>
        </w:div>
      </w:divsChild>
    </w:div>
    <w:div w:id="1366055655">
      <w:bodyDiv w:val="1"/>
      <w:marLeft w:val="0"/>
      <w:marRight w:val="0"/>
      <w:marTop w:val="0"/>
      <w:marBottom w:val="0"/>
      <w:divBdr>
        <w:top w:val="none" w:sz="0" w:space="0" w:color="auto"/>
        <w:left w:val="none" w:sz="0" w:space="0" w:color="auto"/>
        <w:bottom w:val="none" w:sz="0" w:space="0" w:color="auto"/>
        <w:right w:val="none" w:sz="0" w:space="0" w:color="auto"/>
      </w:divBdr>
    </w:div>
    <w:div w:id="1370686102">
      <w:bodyDiv w:val="1"/>
      <w:marLeft w:val="0"/>
      <w:marRight w:val="0"/>
      <w:marTop w:val="0"/>
      <w:marBottom w:val="0"/>
      <w:divBdr>
        <w:top w:val="none" w:sz="0" w:space="0" w:color="auto"/>
        <w:left w:val="none" w:sz="0" w:space="0" w:color="auto"/>
        <w:bottom w:val="none" w:sz="0" w:space="0" w:color="auto"/>
        <w:right w:val="none" w:sz="0" w:space="0" w:color="auto"/>
      </w:divBdr>
    </w:div>
    <w:div w:id="1377971793">
      <w:bodyDiv w:val="1"/>
      <w:marLeft w:val="0"/>
      <w:marRight w:val="0"/>
      <w:marTop w:val="0"/>
      <w:marBottom w:val="0"/>
      <w:divBdr>
        <w:top w:val="none" w:sz="0" w:space="0" w:color="auto"/>
        <w:left w:val="none" w:sz="0" w:space="0" w:color="auto"/>
        <w:bottom w:val="none" w:sz="0" w:space="0" w:color="auto"/>
        <w:right w:val="none" w:sz="0" w:space="0" w:color="auto"/>
      </w:divBdr>
    </w:div>
    <w:div w:id="1382635582">
      <w:bodyDiv w:val="1"/>
      <w:marLeft w:val="0"/>
      <w:marRight w:val="0"/>
      <w:marTop w:val="0"/>
      <w:marBottom w:val="0"/>
      <w:divBdr>
        <w:top w:val="none" w:sz="0" w:space="0" w:color="auto"/>
        <w:left w:val="none" w:sz="0" w:space="0" w:color="auto"/>
        <w:bottom w:val="none" w:sz="0" w:space="0" w:color="auto"/>
        <w:right w:val="none" w:sz="0" w:space="0" w:color="auto"/>
      </w:divBdr>
    </w:div>
    <w:div w:id="1413812976">
      <w:bodyDiv w:val="1"/>
      <w:marLeft w:val="0"/>
      <w:marRight w:val="0"/>
      <w:marTop w:val="0"/>
      <w:marBottom w:val="0"/>
      <w:divBdr>
        <w:top w:val="none" w:sz="0" w:space="0" w:color="auto"/>
        <w:left w:val="none" w:sz="0" w:space="0" w:color="auto"/>
        <w:bottom w:val="none" w:sz="0" w:space="0" w:color="auto"/>
        <w:right w:val="none" w:sz="0" w:space="0" w:color="auto"/>
      </w:divBdr>
    </w:div>
    <w:div w:id="1421291575">
      <w:bodyDiv w:val="1"/>
      <w:marLeft w:val="0"/>
      <w:marRight w:val="0"/>
      <w:marTop w:val="0"/>
      <w:marBottom w:val="0"/>
      <w:divBdr>
        <w:top w:val="none" w:sz="0" w:space="0" w:color="auto"/>
        <w:left w:val="none" w:sz="0" w:space="0" w:color="auto"/>
        <w:bottom w:val="none" w:sz="0" w:space="0" w:color="auto"/>
        <w:right w:val="none" w:sz="0" w:space="0" w:color="auto"/>
      </w:divBdr>
    </w:div>
    <w:div w:id="1423259685">
      <w:bodyDiv w:val="1"/>
      <w:marLeft w:val="0"/>
      <w:marRight w:val="0"/>
      <w:marTop w:val="0"/>
      <w:marBottom w:val="0"/>
      <w:divBdr>
        <w:top w:val="none" w:sz="0" w:space="0" w:color="auto"/>
        <w:left w:val="none" w:sz="0" w:space="0" w:color="auto"/>
        <w:bottom w:val="none" w:sz="0" w:space="0" w:color="auto"/>
        <w:right w:val="none" w:sz="0" w:space="0" w:color="auto"/>
      </w:divBdr>
    </w:div>
    <w:div w:id="1423989340">
      <w:bodyDiv w:val="1"/>
      <w:marLeft w:val="0"/>
      <w:marRight w:val="0"/>
      <w:marTop w:val="0"/>
      <w:marBottom w:val="0"/>
      <w:divBdr>
        <w:top w:val="none" w:sz="0" w:space="0" w:color="auto"/>
        <w:left w:val="none" w:sz="0" w:space="0" w:color="auto"/>
        <w:bottom w:val="none" w:sz="0" w:space="0" w:color="auto"/>
        <w:right w:val="none" w:sz="0" w:space="0" w:color="auto"/>
      </w:divBdr>
    </w:div>
    <w:div w:id="1461533665">
      <w:bodyDiv w:val="1"/>
      <w:marLeft w:val="0"/>
      <w:marRight w:val="0"/>
      <w:marTop w:val="0"/>
      <w:marBottom w:val="0"/>
      <w:divBdr>
        <w:top w:val="none" w:sz="0" w:space="0" w:color="auto"/>
        <w:left w:val="none" w:sz="0" w:space="0" w:color="auto"/>
        <w:bottom w:val="none" w:sz="0" w:space="0" w:color="auto"/>
        <w:right w:val="none" w:sz="0" w:space="0" w:color="auto"/>
      </w:divBdr>
      <w:divsChild>
        <w:div w:id="1191845007">
          <w:marLeft w:val="0"/>
          <w:marRight w:val="446"/>
          <w:marTop w:val="0"/>
          <w:marBottom w:val="0"/>
          <w:divBdr>
            <w:top w:val="none" w:sz="0" w:space="0" w:color="auto"/>
            <w:left w:val="none" w:sz="0" w:space="0" w:color="auto"/>
            <w:bottom w:val="none" w:sz="0" w:space="0" w:color="auto"/>
            <w:right w:val="none" w:sz="0" w:space="0" w:color="auto"/>
          </w:divBdr>
        </w:div>
        <w:div w:id="1274022583">
          <w:marLeft w:val="0"/>
          <w:marRight w:val="446"/>
          <w:marTop w:val="0"/>
          <w:marBottom w:val="0"/>
          <w:divBdr>
            <w:top w:val="none" w:sz="0" w:space="0" w:color="auto"/>
            <w:left w:val="none" w:sz="0" w:space="0" w:color="auto"/>
            <w:bottom w:val="none" w:sz="0" w:space="0" w:color="auto"/>
            <w:right w:val="none" w:sz="0" w:space="0" w:color="auto"/>
          </w:divBdr>
        </w:div>
        <w:div w:id="655960024">
          <w:marLeft w:val="0"/>
          <w:marRight w:val="446"/>
          <w:marTop w:val="0"/>
          <w:marBottom w:val="0"/>
          <w:divBdr>
            <w:top w:val="none" w:sz="0" w:space="0" w:color="auto"/>
            <w:left w:val="none" w:sz="0" w:space="0" w:color="auto"/>
            <w:bottom w:val="none" w:sz="0" w:space="0" w:color="auto"/>
            <w:right w:val="none" w:sz="0" w:space="0" w:color="auto"/>
          </w:divBdr>
        </w:div>
        <w:div w:id="2076277323">
          <w:marLeft w:val="0"/>
          <w:marRight w:val="446"/>
          <w:marTop w:val="0"/>
          <w:marBottom w:val="0"/>
          <w:divBdr>
            <w:top w:val="none" w:sz="0" w:space="0" w:color="auto"/>
            <w:left w:val="none" w:sz="0" w:space="0" w:color="auto"/>
            <w:bottom w:val="none" w:sz="0" w:space="0" w:color="auto"/>
            <w:right w:val="none" w:sz="0" w:space="0" w:color="auto"/>
          </w:divBdr>
        </w:div>
        <w:div w:id="1026446230">
          <w:marLeft w:val="0"/>
          <w:marRight w:val="446"/>
          <w:marTop w:val="0"/>
          <w:marBottom w:val="0"/>
          <w:divBdr>
            <w:top w:val="none" w:sz="0" w:space="0" w:color="auto"/>
            <w:left w:val="none" w:sz="0" w:space="0" w:color="auto"/>
            <w:bottom w:val="none" w:sz="0" w:space="0" w:color="auto"/>
            <w:right w:val="none" w:sz="0" w:space="0" w:color="auto"/>
          </w:divBdr>
        </w:div>
        <w:div w:id="443502616">
          <w:marLeft w:val="0"/>
          <w:marRight w:val="446"/>
          <w:marTop w:val="0"/>
          <w:marBottom w:val="0"/>
          <w:divBdr>
            <w:top w:val="none" w:sz="0" w:space="0" w:color="auto"/>
            <w:left w:val="none" w:sz="0" w:space="0" w:color="auto"/>
            <w:bottom w:val="none" w:sz="0" w:space="0" w:color="auto"/>
            <w:right w:val="none" w:sz="0" w:space="0" w:color="auto"/>
          </w:divBdr>
        </w:div>
      </w:divsChild>
    </w:div>
    <w:div w:id="1531802065">
      <w:bodyDiv w:val="1"/>
      <w:marLeft w:val="0"/>
      <w:marRight w:val="0"/>
      <w:marTop w:val="0"/>
      <w:marBottom w:val="0"/>
      <w:divBdr>
        <w:top w:val="none" w:sz="0" w:space="0" w:color="auto"/>
        <w:left w:val="none" w:sz="0" w:space="0" w:color="auto"/>
        <w:bottom w:val="none" w:sz="0" w:space="0" w:color="auto"/>
        <w:right w:val="none" w:sz="0" w:space="0" w:color="auto"/>
      </w:divBdr>
      <w:divsChild>
        <w:div w:id="2030831392">
          <w:marLeft w:val="432"/>
          <w:marRight w:val="0"/>
          <w:marTop w:val="134"/>
          <w:marBottom w:val="0"/>
          <w:divBdr>
            <w:top w:val="none" w:sz="0" w:space="0" w:color="auto"/>
            <w:left w:val="none" w:sz="0" w:space="0" w:color="auto"/>
            <w:bottom w:val="none" w:sz="0" w:space="0" w:color="auto"/>
            <w:right w:val="none" w:sz="0" w:space="0" w:color="auto"/>
          </w:divBdr>
        </w:div>
      </w:divsChild>
    </w:div>
    <w:div w:id="1544177298">
      <w:bodyDiv w:val="1"/>
      <w:marLeft w:val="0"/>
      <w:marRight w:val="0"/>
      <w:marTop w:val="0"/>
      <w:marBottom w:val="0"/>
      <w:divBdr>
        <w:top w:val="none" w:sz="0" w:space="0" w:color="auto"/>
        <w:left w:val="none" w:sz="0" w:space="0" w:color="auto"/>
        <w:bottom w:val="none" w:sz="0" w:space="0" w:color="auto"/>
        <w:right w:val="none" w:sz="0" w:space="0" w:color="auto"/>
      </w:divBdr>
      <w:divsChild>
        <w:div w:id="1465612129">
          <w:marLeft w:val="0"/>
          <w:marRight w:val="446"/>
          <w:marTop w:val="0"/>
          <w:marBottom w:val="0"/>
          <w:divBdr>
            <w:top w:val="none" w:sz="0" w:space="0" w:color="auto"/>
            <w:left w:val="none" w:sz="0" w:space="0" w:color="auto"/>
            <w:bottom w:val="none" w:sz="0" w:space="0" w:color="auto"/>
            <w:right w:val="none" w:sz="0" w:space="0" w:color="auto"/>
          </w:divBdr>
        </w:div>
        <w:div w:id="1355226821">
          <w:marLeft w:val="0"/>
          <w:marRight w:val="446"/>
          <w:marTop w:val="0"/>
          <w:marBottom w:val="0"/>
          <w:divBdr>
            <w:top w:val="none" w:sz="0" w:space="0" w:color="auto"/>
            <w:left w:val="none" w:sz="0" w:space="0" w:color="auto"/>
            <w:bottom w:val="none" w:sz="0" w:space="0" w:color="auto"/>
            <w:right w:val="none" w:sz="0" w:space="0" w:color="auto"/>
          </w:divBdr>
        </w:div>
        <w:div w:id="521549210">
          <w:marLeft w:val="0"/>
          <w:marRight w:val="446"/>
          <w:marTop w:val="0"/>
          <w:marBottom w:val="0"/>
          <w:divBdr>
            <w:top w:val="none" w:sz="0" w:space="0" w:color="auto"/>
            <w:left w:val="none" w:sz="0" w:space="0" w:color="auto"/>
            <w:bottom w:val="none" w:sz="0" w:space="0" w:color="auto"/>
            <w:right w:val="none" w:sz="0" w:space="0" w:color="auto"/>
          </w:divBdr>
        </w:div>
      </w:divsChild>
    </w:div>
    <w:div w:id="1562597029">
      <w:bodyDiv w:val="1"/>
      <w:marLeft w:val="0"/>
      <w:marRight w:val="0"/>
      <w:marTop w:val="0"/>
      <w:marBottom w:val="0"/>
      <w:divBdr>
        <w:top w:val="none" w:sz="0" w:space="0" w:color="auto"/>
        <w:left w:val="none" w:sz="0" w:space="0" w:color="auto"/>
        <w:bottom w:val="none" w:sz="0" w:space="0" w:color="auto"/>
        <w:right w:val="none" w:sz="0" w:space="0" w:color="auto"/>
      </w:divBdr>
    </w:div>
    <w:div w:id="1591621120">
      <w:bodyDiv w:val="1"/>
      <w:marLeft w:val="0"/>
      <w:marRight w:val="0"/>
      <w:marTop w:val="0"/>
      <w:marBottom w:val="0"/>
      <w:divBdr>
        <w:top w:val="none" w:sz="0" w:space="0" w:color="auto"/>
        <w:left w:val="none" w:sz="0" w:space="0" w:color="auto"/>
        <w:bottom w:val="none" w:sz="0" w:space="0" w:color="auto"/>
        <w:right w:val="none" w:sz="0" w:space="0" w:color="auto"/>
      </w:divBdr>
      <w:divsChild>
        <w:div w:id="1030885575">
          <w:marLeft w:val="0"/>
          <w:marRight w:val="720"/>
          <w:marTop w:val="0"/>
          <w:marBottom w:val="0"/>
          <w:divBdr>
            <w:top w:val="none" w:sz="0" w:space="0" w:color="auto"/>
            <w:left w:val="none" w:sz="0" w:space="0" w:color="auto"/>
            <w:bottom w:val="none" w:sz="0" w:space="0" w:color="auto"/>
            <w:right w:val="none" w:sz="0" w:space="0" w:color="auto"/>
          </w:divBdr>
        </w:div>
        <w:div w:id="21173450">
          <w:marLeft w:val="0"/>
          <w:marRight w:val="720"/>
          <w:marTop w:val="0"/>
          <w:marBottom w:val="0"/>
          <w:divBdr>
            <w:top w:val="none" w:sz="0" w:space="0" w:color="auto"/>
            <w:left w:val="none" w:sz="0" w:space="0" w:color="auto"/>
            <w:bottom w:val="none" w:sz="0" w:space="0" w:color="auto"/>
            <w:right w:val="none" w:sz="0" w:space="0" w:color="auto"/>
          </w:divBdr>
        </w:div>
        <w:div w:id="374278204">
          <w:marLeft w:val="0"/>
          <w:marRight w:val="720"/>
          <w:marTop w:val="0"/>
          <w:marBottom w:val="0"/>
          <w:divBdr>
            <w:top w:val="none" w:sz="0" w:space="0" w:color="auto"/>
            <w:left w:val="none" w:sz="0" w:space="0" w:color="auto"/>
            <w:bottom w:val="none" w:sz="0" w:space="0" w:color="auto"/>
            <w:right w:val="none" w:sz="0" w:space="0" w:color="auto"/>
          </w:divBdr>
        </w:div>
        <w:div w:id="706954519">
          <w:marLeft w:val="0"/>
          <w:marRight w:val="720"/>
          <w:marTop w:val="0"/>
          <w:marBottom w:val="0"/>
          <w:divBdr>
            <w:top w:val="none" w:sz="0" w:space="0" w:color="auto"/>
            <w:left w:val="none" w:sz="0" w:space="0" w:color="auto"/>
            <w:bottom w:val="none" w:sz="0" w:space="0" w:color="auto"/>
            <w:right w:val="none" w:sz="0" w:space="0" w:color="auto"/>
          </w:divBdr>
        </w:div>
        <w:div w:id="1024788690">
          <w:marLeft w:val="0"/>
          <w:marRight w:val="720"/>
          <w:marTop w:val="0"/>
          <w:marBottom w:val="0"/>
          <w:divBdr>
            <w:top w:val="none" w:sz="0" w:space="0" w:color="auto"/>
            <w:left w:val="none" w:sz="0" w:space="0" w:color="auto"/>
            <w:bottom w:val="none" w:sz="0" w:space="0" w:color="auto"/>
            <w:right w:val="none" w:sz="0" w:space="0" w:color="auto"/>
          </w:divBdr>
        </w:div>
      </w:divsChild>
    </w:div>
    <w:div w:id="1593591366">
      <w:bodyDiv w:val="1"/>
      <w:marLeft w:val="0"/>
      <w:marRight w:val="0"/>
      <w:marTop w:val="0"/>
      <w:marBottom w:val="0"/>
      <w:divBdr>
        <w:top w:val="none" w:sz="0" w:space="0" w:color="auto"/>
        <w:left w:val="none" w:sz="0" w:space="0" w:color="auto"/>
        <w:bottom w:val="none" w:sz="0" w:space="0" w:color="auto"/>
        <w:right w:val="none" w:sz="0" w:space="0" w:color="auto"/>
      </w:divBdr>
    </w:div>
    <w:div w:id="1604070691">
      <w:bodyDiv w:val="1"/>
      <w:marLeft w:val="0"/>
      <w:marRight w:val="0"/>
      <w:marTop w:val="0"/>
      <w:marBottom w:val="0"/>
      <w:divBdr>
        <w:top w:val="none" w:sz="0" w:space="0" w:color="auto"/>
        <w:left w:val="none" w:sz="0" w:space="0" w:color="auto"/>
        <w:bottom w:val="none" w:sz="0" w:space="0" w:color="auto"/>
        <w:right w:val="none" w:sz="0" w:space="0" w:color="auto"/>
      </w:divBdr>
    </w:div>
    <w:div w:id="1617827824">
      <w:bodyDiv w:val="1"/>
      <w:marLeft w:val="0"/>
      <w:marRight w:val="0"/>
      <w:marTop w:val="0"/>
      <w:marBottom w:val="0"/>
      <w:divBdr>
        <w:top w:val="none" w:sz="0" w:space="0" w:color="auto"/>
        <w:left w:val="none" w:sz="0" w:space="0" w:color="auto"/>
        <w:bottom w:val="none" w:sz="0" w:space="0" w:color="auto"/>
        <w:right w:val="none" w:sz="0" w:space="0" w:color="auto"/>
      </w:divBdr>
    </w:div>
    <w:div w:id="1617832123">
      <w:bodyDiv w:val="1"/>
      <w:marLeft w:val="0"/>
      <w:marRight w:val="0"/>
      <w:marTop w:val="0"/>
      <w:marBottom w:val="0"/>
      <w:divBdr>
        <w:top w:val="none" w:sz="0" w:space="0" w:color="auto"/>
        <w:left w:val="none" w:sz="0" w:space="0" w:color="auto"/>
        <w:bottom w:val="none" w:sz="0" w:space="0" w:color="auto"/>
        <w:right w:val="none" w:sz="0" w:space="0" w:color="auto"/>
      </w:divBdr>
    </w:div>
    <w:div w:id="1631860640">
      <w:bodyDiv w:val="1"/>
      <w:marLeft w:val="0"/>
      <w:marRight w:val="0"/>
      <w:marTop w:val="0"/>
      <w:marBottom w:val="0"/>
      <w:divBdr>
        <w:top w:val="none" w:sz="0" w:space="0" w:color="auto"/>
        <w:left w:val="none" w:sz="0" w:space="0" w:color="auto"/>
        <w:bottom w:val="none" w:sz="0" w:space="0" w:color="auto"/>
        <w:right w:val="none" w:sz="0" w:space="0" w:color="auto"/>
      </w:divBdr>
    </w:div>
    <w:div w:id="1634403527">
      <w:bodyDiv w:val="1"/>
      <w:marLeft w:val="0"/>
      <w:marRight w:val="0"/>
      <w:marTop w:val="0"/>
      <w:marBottom w:val="0"/>
      <w:divBdr>
        <w:top w:val="none" w:sz="0" w:space="0" w:color="auto"/>
        <w:left w:val="none" w:sz="0" w:space="0" w:color="auto"/>
        <w:bottom w:val="none" w:sz="0" w:space="0" w:color="auto"/>
        <w:right w:val="none" w:sz="0" w:space="0" w:color="auto"/>
      </w:divBdr>
    </w:div>
    <w:div w:id="1657998368">
      <w:bodyDiv w:val="1"/>
      <w:marLeft w:val="0"/>
      <w:marRight w:val="0"/>
      <w:marTop w:val="0"/>
      <w:marBottom w:val="0"/>
      <w:divBdr>
        <w:top w:val="none" w:sz="0" w:space="0" w:color="auto"/>
        <w:left w:val="none" w:sz="0" w:space="0" w:color="auto"/>
        <w:bottom w:val="none" w:sz="0" w:space="0" w:color="auto"/>
        <w:right w:val="none" w:sz="0" w:space="0" w:color="auto"/>
      </w:divBdr>
    </w:div>
    <w:div w:id="1687749082">
      <w:bodyDiv w:val="1"/>
      <w:marLeft w:val="0"/>
      <w:marRight w:val="0"/>
      <w:marTop w:val="0"/>
      <w:marBottom w:val="0"/>
      <w:divBdr>
        <w:top w:val="none" w:sz="0" w:space="0" w:color="auto"/>
        <w:left w:val="none" w:sz="0" w:space="0" w:color="auto"/>
        <w:bottom w:val="none" w:sz="0" w:space="0" w:color="auto"/>
        <w:right w:val="none" w:sz="0" w:space="0" w:color="auto"/>
      </w:divBdr>
    </w:div>
    <w:div w:id="1742481698">
      <w:bodyDiv w:val="1"/>
      <w:marLeft w:val="0"/>
      <w:marRight w:val="0"/>
      <w:marTop w:val="0"/>
      <w:marBottom w:val="0"/>
      <w:divBdr>
        <w:top w:val="none" w:sz="0" w:space="0" w:color="auto"/>
        <w:left w:val="none" w:sz="0" w:space="0" w:color="auto"/>
        <w:bottom w:val="none" w:sz="0" w:space="0" w:color="auto"/>
        <w:right w:val="none" w:sz="0" w:space="0" w:color="auto"/>
      </w:divBdr>
    </w:div>
    <w:div w:id="1752846319">
      <w:bodyDiv w:val="1"/>
      <w:marLeft w:val="0"/>
      <w:marRight w:val="0"/>
      <w:marTop w:val="0"/>
      <w:marBottom w:val="0"/>
      <w:divBdr>
        <w:top w:val="none" w:sz="0" w:space="0" w:color="auto"/>
        <w:left w:val="none" w:sz="0" w:space="0" w:color="auto"/>
        <w:bottom w:val="none" w:sz="0" w:space="0" w:color="auto"/>
        <w:right w:val="none" w:sz="0" w:space="0" w:color="auto"/>
      </w:divBdr>
      <w:divsChild>
        <w:div w:id="867449043">
          <w:marLeft w:val="0"/>
          <w:marRight w:val="0"/>
          <w:marTop w:val="0"/>
          <w:marBottom w:val="0"/>
          <w:divBdr>
            <w:top w:val="none" w:sz="0" w:space="0" w:color="auto"/>
            <w:left w:val="none" w:sz="0" w:space="0" w:color="auto"/>
            <w:bottom w:val="none" w:sz="0" w:space="0" w:color="auto"/>
            <w:right w:val="none" w:sz="0" w:space="0" w:color="auto"/>
          </w:divBdr>
        </w:div>
      </w:divsChild>
    </w:div>
    <w:div w:id="1755593263">
      <w:bodyDiv w:val="1"/>
      <w:marLeft w:val="0"/>
      <w:marRight w:val="0"/>
      <w:marTop w:val="0"/>
      <w:marBottom w:val="0"/>
      <w:divBdr>
        <w:top w:val="none" w:sz="0" w:space="0" w:color="auto"/>
        <w:left w:val="none" w:sz="0" w:space="0" w:color="auto"/>
        <w:bottom w:val="none" w:sz="0" w:space="0" w:color="auto"/>
        <w:right w:val="none" w:sz="0" w:space="0" w:color="auto"/>
      </w:divBdr>
      <w:divsChild>
        <w:div w:id="669254899">
          <w:marLeft w:val="0"/>
          <w:marRight w:val="0"/>
          <w:marTop w:val="0"/>
          <w:marBottom w:val="0"/>
          <w:divBdr>
            <w:top w:val="none" w:sz="0" w:space="0" w:color="auto"/>
            <w:left w:val="none" w:sz="0" w:space="0" w:color="auto"/>
            <w:bottom w:val="none" w:sz="0" w:space="0" w:color="auto"/>
            <w:right w:val="none" w:sz="0" w:space="0" w:color="auto"/>
          </w:divBdr>
        </w:div>
        <w:div w:id="817306248">
          <w:marLeft w:val="0"/>
          <w:marRight w:val="0"/>
          <w:marTop w:val="0"/>
          <w:marBottom w:val="0"/>
          <w:divBdr>
            <w:top w:val="none" w:sz="0" w:space="0" w:color="auto"/>
            <w:left w:val="none" w:sz="0" w:space="0" w:color="auto"/>
            <w:bottom w:val="none" w:sz="0" w:space="0" w:color="auto"/>
            <w:right w:val="none" w:sz="0" w:space="0" w:color="auto"/>
          </w:divBdr>
        </w:div>
        <w:div w:id="1603413261">
          <w:marLeft w:val="0"/>
          <w:marRight w:val="0"/>
          <w:marTop w:val="0"/>
          <w:marBottom w:val="0"/>
          <w:divBdr>
            <w:top w:val="none" w:sz="0" w:space="0" w:color="auto"/>
            <w:left w:val="none" w:sz="0" w:space="0" w:color="auto"/>
            <w:bottom w:val="none" w:sz="0" w:space="0" w:color="auto"/>
            <w:right w:val="none" w:sz="0" w:space="0" w:color="auto"/>
          </w:divBdr>
        </w:div>
        <w:div w:id="1849558201">
          <w:marLeft w:val="0"/>
          <w:marRight w:val="0"/>
          <w:marTop w:val="0"/>
          <w:marBottom w:val="0"/>
          <w:divBdr>
            <w:top w:val="none" w:sz="0" w:space="0" w:color="auto"/>
            <w:left w:val="none" w:sz="0" w:space="0" w:color="auto"/>
            <w:bottom w:val="none" w:sz="0" w:space="0" w:color="auto"/>
            <w:right w:val="none" w:sz="0" w:space="0" w:color="auto"/>
          </w:divBdr>
        </w:div>
        <w:div w:id="1956205328">
          <w:marLeft w:val="0"/>
          <w:marRight w:val="0"/>
          <w:marTop w:val="0"/>
          <w:marBottom w:val="0"/>
          <w:divBdr>
            <w:top w:val="none" w:sz="0" w:space="0" w:color="auto"/>
            <w:left w:val="none" w:sz="0" w:space="0" w:color="auto"/>
            <w:bottom w:val="none" w:sz="0" w:space="0" w:color="auto"/>
            <w:right w:val="none" w:sz="0" w:space="0" w:color="auto"/>
          </w:divBdr>
        </w:div>
      </w:divsChild>
    </w:div>
    <w:div w:id="1817721019">
      <w:bodyDiv w:val="1"/>
      <w:marLeft w:val="0"/>
      <w:marRight w:val="0"/>
      <w:marTop w:val="0"/>
      <w:marBottom w:val="0"/>
      <w:divBdr>
        <w:top w:val="none" w:sz="0" w:space="0" w:color="auto"/>
        <w:left w:val="none" w:sz="0" w:space="0" w:color="auto"/>
        <w:bottom w:val="none" w:sz="0" w:space="0" w:color="auto"/>
        <w:right w:val="none" w:sz="0" w:space="0" w:color="auto"/>
      </w:divBdr>
      <w:divsChild>
        <w:div w:id="547307159">
          <w:marLeft w:val="0"/>
          <w:marRight w:val="0"/>
          <w:marTop w:val="105"/>
          <w:marBottom w:val="30"/>
          <w:divBdr>
            <w:top w:val="none" w:sz="0" w:space="0" w:color="auto"/>
            <w:left w:val="none" w:sz="0" w:space="0" w:color="auto"/>
            <w:bottom w:val="none" w:sz="0" w:space="0" w:color="auto"/>
            <w:right w:val="none" w:sz="0" w:space="0" w:color="auto"/>
          </w:divBdr>
          <w:divsChild>
            <w:div w:id="1993750576">
              <w:marLeft w:val="0"/>
              <w:marRight w:val="0"/>
              <w:marTop w:val="0"/>
              <w:marBottom w:val="0"/>
              <w:divBdr>
                <w:top w:val="none" w:sz="0" w:space="0" w:color="auto"/>
                <w:left w:val="none" w:sz="0" w:space="0" w:color="auto"/>
                <w:bottom w:val="none" w:sz="0" w:space="0" w:color="auto"/>
                <w:right w:val="none" w:sz="0" w:space="0" w:color="auto"/>
              </w:divBdr>
              <w:divsChild>
                <w:div w:id="6480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3089">
          <w:marLeft w:val="0"/>
          <w:marRight w:val="0"/>
          <w:marTop w:val="0"/>
          <w:marBottom w:val="0"/>
          <w:divBdr>
            <w:top w:val="none" w:sz="0" w:space="0" w:color="auto"/>
            <w:left w:val="none" w:sz="0" w:space="0" w:color="auto"/>
            <w:bottom w:val="none" w:sz="0" w:space="0" w:color="auto"/>
            <w:right w:val="none" w:sz="0" w:space="0" w:color="auto"/>
          </w:divBdr>
          <w:divsChild>
            <w:div w:id="2129154464">
              <w:marLeft w:val="0"/>
              <w:marRight w:val="0"/>
              <w:marTop w:val="0"/>
              <w:marBottom w:val="0"/>
              <w:divBdr>
                <w:top w:val="none" w:sz="0" w:space="0" w:color="auto"/>
                <w:left w:val="none" w:sz="0" w:space="0" w:color="auto"/>
                <w:bottom w:val="none" w:sz="0" w:space="0" w:color="auto"/>
                <w:right w:val="none" w:sz="0" w:space="0" w:color="auto"/>
              </w:divBdr>
              <w:divsChild>
                <w:div w:id="849416617">
                  <w:marLeft w:val="0"/>
                  <w:marRight w:val="60"/>
                  <w:marTop w:val="0"/>
                  <w:marBottom w:val="0"/>
                  <w:divBdr>
                    <w:top w:val="none" w:sz="0" w:space="0" w:color="auto"/>
                    <w:left w:val="none" w:sz="0" w:space="0" w:color="auto"/>
                    <w:bottom w:val="none" w:sz="0" w:space="0" w:color="auto"/>
                    <w:right w:val="none" w:sz="0" w:space="0" w:color="auto"/>
                  </w:divBdr>
                  <w:divsChild>
                    <w:div w:id="124322807">
                      <w:marLeft w:val="0"/>
                      <w:marRight w:val="0"/>
                      <w:marTop w:val="0"/>
                      <w:marBottom w:val="120"/>
                      <w:divBdr>
                        <w:top w:val="single" w:sz="6" w:space="0" w:color="C0C0C0"/>
                        <w:left w:val="single" w:sz="6" w:space="0" w:color="D9D9D9"/>
                        <w:bottom w:val="single" w:sz="6" w:space="0" w:color="D9D9D9"/>
                        <w:right w:val="single" w:sz="6" w:space="0" w:color="D9D9D9"/>
                      </w:divBdr>
                      <w:divsChild>
                        <w:div w:id="180899036">
                          <w:marLeft w:val="0"/>
                          <w:marRight w:val="0"/>
                          <w:marTop w:val="0"/>
                          <w:marBottom w:val="0"/>
                          <w:divBdr>
                            <w:top w:val="none" w:sz="0" w:space="0" w:color="auto"/>
                            <w:left w:val="none" w:sz="0" w:space="0" w:color="auto"/>
                            <w:bottom w:val="none" w:sz="0" w:space="0" w:color="auto"/>
                            <w:right w:val="none" w:sz="0" w:space="0" w:color="auto"/>
                          </w:divBdr>
                          <w:divsChild>
                            <w:div w:id="1072629158">
                              <w:marLeft w:val="0"/>
                              <w:marRight w:val="0"/>
                              <w:marTop w:val="0"/>
                              <w:marBottom w:val="0"/>
                              <w:divBdr>
                                <w:top w:val="none" w:sz="0" w:space="0" w:color="auto"/>
                                <w:left w:val="none" w:sz="0" w:space="0" w:color="auto"/>
                                <w:bottom w:val="none" w:sz="0" w:space="0" w:color="auto"/>
                                <w:right w:val="none" w:sz="0" w:space="0" w:color="auto"/>
                              </w:divBdr>
                            </w:div>
                            <w:div w:id="257830218">
                              <w:marLeft w:val="0"/>
                              <w:marRight w:val="0"/>
                              <w:marTop w:val="0"/>
                              <w:marBottom w:val="0"/>
                              <w:divBdr>
                                <w:top w:val="none" w:sz="0" w:space="0" w:color="auto"/>
                                <w:left w:val="none" w:sz="0" w:space="0" w:color="auto"/>
                                <w:bottom w:val="none" w:sz="0" w:space="0" w:color="auto"/>
                                <w:right w:val="none" w:sz="0" w:space="0" w:color="auto"/>
                              </w:divBdr>
                              <w:divsChild>
                                <w:div w:id="1405227326">
                                  <w:marLeft w:val="0"/>
                                  <w:marRight w:val="0"/>
                                  <w:marTop w:val="0"/>
                                  <w:marBottom w:val="0"/>
                                  <w:divBdr>
                                    <w:top w:val="none" w:sz="0" w:space="0" w:color="auto"/>
                                    <w:left w:val="none" w:sz="0" w:space="0" w:color="auto"/>
                                    <w:bottom w:val="none" w:sz="0" w:space="0" w:color="auto"/>
                                    <w:right w:val="none" w:sz="0" w:space="0" w:color="auto"/>
                                  </w:divBdr>
                                  <w:divsChild>
                                    <w:div w:id="8152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88626">
              <w:marLeft w:val="0"/>
              <w:marRight w:val="0"/>
              <w:marTop w:val="0"/>
              <w:marBottom w:val="0"/>
              <w:divBdr>
                <w:top w:val="none" w:sz="0" w:space="0" w:color="auto"/>
                <w:left w:val="none" w:sz="0" w:space="0" w:color="auto"/>
                <w:bottom w:val="none" w:sz="0" w:space="0" w:color="auto"/>
                <w:right w:val="none" w:sz="0" w:space="0" w:color="auto"/>
              </w:divBdr>
              <w:divsChild>
                <w:div w:id="581642090">
                  <w:marLeft w:val="60"/>
                  <w:marRight w:val="0"/>
                  <w:marTop w:val="0"/>
                  <w:marBottom w:val="0"/>
                  <w:divBdr>
                    <w:top w:val="none" w:sz="0" w:space="0" w:color="auto"/>
                    <w:left w:val="none" w:sz="0" w:space="0" w:color="auto"/>
                    <w:bottom w:val="none" w:sz="0" w:space="0" w:color="auto"/>
                    <w:right w:val="none" w:sz="0" w:space="0" w:color="auto"/>
                  </w:divBdr>
                  <w:divsChild>
                    <w:div w:id="1486438475">
                      <w:marLeft w:val="0"/>
                      <w:marRight w:val="0"/>
                      <w:marTop w:val="0"/>
                      <w:marBottom w:val="0"/>
                      <w:divBdr>
                        <w:top w:val="none" w:sz="0" w:space="0" w:color="auto"/>
                        <w:left w:val="none" w:sz="0" w:space="0" w:color="auto"/>
                        <w:bottom w:val="none" w:sz="0" w:space="0" w:color="auto"/>
                        <w:right w:val="none" w:sz="0" w:space="0" w:color="auto"/>
                      </w:divBdr>
                      <w:divsChild>
                        <w:div w:id="364987943">
                          <w:marLeft w:val="0"/>
                          <w:marRight w:val="0"/>
                          <w:marTop w:val="0"/>
                          <w:marBottom w:val="120"/>
                          <w:divBdr>
                            <w:top w:val="single" w:sz="6" w:space="0" w:color="F5F5F5"/>
                            <w:left w:val="single" w:sz="6" w:space="0" w:color="F5F5F5"/>
                            <w:bottom w:val="single" w:sz="6" w:space="0" w:color="F5F5F5"/>
                            <w:right w:val="single" w:sz="6" w:space="0" w:color="F5F5F5"/>
                          </w:divBdr>
                          <w:divsChild>
                            <w:div w:id="1579634898">
                              <w:marLeft w:val="0"/>
                              <w:marRight w:val="0"/>
                              <w:marTop w:val="0"/>
                              <w:marBottom w:val="0"/>
                              <w:divBdr>
                                <w:top w:val="none" w:sz="0" w:space="0" w:color="auto"/>
                                <w:left w:val="none" w:sz="0" w:space="0" w:color="auto"/>
                                <w:bottom w:val="none" w:sz="0" w:space="0" w:color="auto"/>
                                <w:right w:val="none" w:sz="0" w:space="0" w:color="auto"/>
                              </w:divBdr>
                              <w:divsChild>
                                <w:div w:id="1921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244044">
      <w:bodyDiv w:val="1"/>
      <w:marLeft w:val="0"/>
      <w:marRight w:val="0"/>
      <w:marTop w:val="0"/>
      <w:marBottom w:val="0"/>
      <w:divBdr>
        <w:top w:val="none" w:sz="0" w:space="0" w:color="auto"/>
        <w:left w:val="none" w:sz="0" w:space="0" w:color="auto"/>
        <w:bottom w:val="none" w:sz="0" w:space="0" w:color="auto"/>
        <w:right w:val="none" w:sz="0" w:space="0" w:color="auto"/>
      </w:divBdr>
      <w:divsChild>
        <w:div w:id="727612458">
          <w:marLeft w:val="0"/>
          <w:marRight w:val="446"/>
          <w:marTop w:val="0"/>
          <w:marBottom w:val="0"/>
          <w:divBdr>
            <w:top w:val="none" w:sz="0" w:space="0" w:color="auto"/>
            <w:left w:val="none" w:sz="0" w:space="0" w:color="auto"/>
            <w:bottom w:val="none" w:sz="0" w:space="0" w:color="auto"/>
            <w:right w:val="none" w:sz="0" w:space="0" w:color="auto"/>
          </w:divBdr>
        </w:div>
        <w:div w:id="1576010232">
          <w:marLeft w:val="0"/>
          <w:marRight w:val="446"/>
          <w:marTop w:val="0"/>
          <w:marBottom w:val="0"/>
          <w:divBdr>
            <w:top w:val="none" w:sz="0" w:space="0" w:color="auto"/>
            <w:left w:val="none" w:sz="0" w:space="0" w:color="auto"/>
            <w:bottom w:val="none" w:sz="0" w:space="0" w:color="auto"/>
            <w:right w:val="none" w:sz="0" w:space="0" w:color="auto"/>
          </w:divBdr>
        </w:div>
        <w:div w:id="662900756">
          <w:marLeft w:val="0"/>
          <w:marRight w:val="446"/>
          <w:marTop w:val="0"/>
          <w:marBottom w:val="0"/>
          <w:divBdr>
            <w:top w:val="none" w:sz="0" w:space="0" w:color="auto"/>
            <w:left w:val="none" w:sz="0" w:space="0" w:color="auto"/>
            <w:bottom w:val="none" w:sz="0" w:space="0" w:color="auto"/>
            <w:right w:val="none" w:sz="0" w:space="0" w:color="auto"/>
          </w:divBdr>
        </w:div>
        <w:div w:id="1692099831">
          <w:marLeft w:val="0"/>
          <w:marRight w:val="446"/>
          <w:marTop w:val="0"/>
          <w:marBottom w:val="0"/>
          <w:divBdr>
            <w:top w:val="none" w:sz="0" w:space="0" w:color="auto"/>
            <w:left w:val="none" w:sz="0" w:space="0" w:color="auto"/>
            <w:bottom w:val="none" w:sz="0" w:space="0" w:color="auto"/>
            <w:right w:val="none" w:sz="0" w:space="0" w:color="auto"/>
          </w:divBdr>
        </w:div>
        <w:div w:id="2027946790">
          <w:marLeft w:val="0"/>
          <w:marRight w:val="446"/>
          <w:marTop w:val="0"/>
          <w:marBottom w:val="0"/>
          <w:divBdr>
            <w:top w:val="none" w:sz="0" w:space="0" w:color="auto"/>
            <w:left w:val="none" w:sz="0" w:space="0" w:color="auto"/>
            <w:bottom w:val="none" w:sz="0" w:space="0" w:color="auto"/>
            <w:right w:val="none" w:sz="0" w:space="0" w:color="auto"/>
          </w:divBdr>
        </w:div>
        <w:div w:id="1159804308">
          <w:marLeft w:val="0"/>
          <w:marRight w:val="446"/>
          <w:marTop w:val="0"/>
          <w:marBottom w:val="0"/>
          <w:divBdr>
            <w:top w:val="none" w:sz="0" w:space="0" w:color="auto"/>
            <w:left w:val="none" w:sz="0" w:space="0" w:color="auto"/>
            <w:bottom w:val="none" w:sz="0" w:space="0" w:color="auto"/>
            <w:right w:val="none" w:sz="0" w:space="0" w:color="auto"/>
          </w:divBdr>
        </w:div>
        <w:div w:id="480772880">
          <w:marLeft w:val="0"/>
          <w:marRight w:val="446"/>
          <w:marTop w:val="0"/>
          <w:marBottom w:val="0"/>
          <w:divBdr>
            <w:top w:val="none" w:sz="0" w:space="0" w:color="auto"/>
            <w:left w:val="none" w:sz="0" w:space="0" w:color="auto"/>
            <w:bottom w:val="none" w:sz="0" w:space="0" w:color="auto"/>
            <w:right w:val="none" w:sz="0" w:space="0" w:color="auto"/>
          </w:divBdr>
        </w:div>
        <w:div w:id="834144784">
          <w:marLeft w:val="0"/>
          <w:marRight w:val="446"/>
          <w:marTop w:val="0"/>
          <w:marBottom w:val="0"/>
          <w:divBdr>
            <w:top w:val="none" w:sz="0" w:space="0" w:color="auto"/>
            <w:left w:val="none" w:sz="0" w:space="0" w:color="auto"/>
            <w:bottom w:val="none" w:sz="0" w:space="0" w:color="auto"/>
            <w:right w:val="none" w:sz="0" w:space="0" w:color="auto"/>
          </w:divBdr>
        </w:div>
        <w:div w:id="520557953">
          <w:marLeft w:val="0"/>
          <w:marRight w:val="446"/>
          <w:marTop w:val="0"/>
          <w:marBottom w:val="0"/>
          <w:divBdr>
            <w:top w:val="none" w:sz="0" w:space="0" w:color="auto"/>
            <w:left w:val="none" w:sz="0" w:space="0" w:color="auto"/>
            <w:bottom w:val="none" w:sz="0" w:space="0" w:color="auto"/>
            <w:right w:val="none" w:sz="0" w:space="0" w:color="auto"/>
          </w:divBdr>
        </w:div>
        <w:div w:id="1728530902">
          <w:marLeft w:val="0"/>
          <w:marRight w:val="446"/>
          <w:marTop w:val="0"/>
          <w:marBottom w:val="0"/>
          <w:divBdr>
            <w:top w:val="none" w:sz="0" w:space="0" w:color="auto"/>
            <w:left w:val="none" w:sz="0" w:space="0" w:color="auto"/>
            <w:bottom w:val="none" w:sz="0" w:space="0" w:color="auto"/>
            <w:right w:val="none" w:sz="0" w:space="0" w:color="auto"/>
          </w:divBdr>
        </w:div>
        <w:div w:id="599220572">
          <w:marLeft w:val="0"/>
          <w:marRight w:val="446"/>
          <w:marTop w:val="0"/>
          <w:marBottom w:val="0"/>
          <w:divBdr>
            <w:top w:val="none" w:sz="0" w:space="0" w:color="auto"/>
            <w:left w:val="none" w:sz="0" w:space="0" w:color="auto"/>
            <w:bottom w:val="none" w:sz="0" w:space="0" w:color="auto"/>
            <w:right w:val="none" w:sz="0" w:space="0" w:color="auto"/>
          </w:divBdr>
        </w:div>
      </w:divsChild>
    </w:div>
    <w:div w:id="1888368210">
      <w:bodyDiv w:val="1"/>
      <w:marLeft w:val="0"/>
      <w:marRight w:val="0"/>
      <w:marTop w:val="0"/>
      <w:marBottom w:val="0"/>
      <w:divBdr>
        <w:top w:val="none" w:sz="0" w:space="0" w:color="auto"/>
        <w:left w:val="none" w:sz="0" w:space="0" w:color="auto"/>
        <w:bottom w:val="none" w:sz="0" w:space="0" w:color="auto"/>
        <w:right w:val="none" w:sz="0" w:space="0" w:color="auto"/>
      </w:divBdr>
      <w:divsChild>
        <w:div w:id="1288582621">
          <w:marLeft w:val="806"/>
          <w:marRight w:val="0"/>
          <w:marTop w:val="126"/>
          <w:marBottom w:val="0"/>
          <w:divBdr>
            <w:top w:val="none" w:sz="0" w:space="0" w:color="auto"/>
            <w:left w:val="none" w:sz="0" w:space="0" w:color="auto"/>
            <w:bottom w:val="none" w:sz="0" w:space="0" w:color="auto"/>
            <w:right w:val="none" w:sz="0" w:space="0" w:color="auto"/>
          </w:divBdr>
        </w:div>
      </w:divsChild>
    </w:div>
    <w:div w:id="1899826129">
      <w:bodyDiv w:val="1"/>
      <w:marLeft w:val="0"/>
      <w:marRight w:val="0"/>
      <w:marTop w:val="0"/>
      <w:marBottom w:val="0"/>
      <w:divBdr>
        <w:top w:val="none" w:sz="0" w:space="0" w:color="auto"/>
        <w:left w:val="none" w:sz="0" w:space="0" w:color="auto"/>
        <w:bottom w:val="none" w:sz="0" w:space="0" w:color="auto"/>
        <w:right w:val="none" w:sz="0" w:space="0" w:color="auto"/>
      </w:divBdr>
    </w:div>
    <w:div w:id="1929777028">
      <w:bodyDiv w:val="1"/>
      <w:marLeft w:val="0"/>
      <w:marRight w:val="0"/>
      <w:marTop w:val="0"/>
      <w:marBottom w:val="0"/>
      <w:divBdr>
        <w:top w:val="none" w:sz="0" w:space="0" w:color="auto"/>
        <w:left w:val="none" w:sz="0" w:space="0" w:color="auto"/>
        <w:bottom w:val="none" w:sz="0" w:space="0" w:color="auto"/>
        <w:right w:val="none" w:sz="0" w:space="0" w:color="auto"/>
      </w:divBdr>
    </w:div>
    <w:div w:id="1942639996">
      <w:bodyDiv w:val="1"/>
      <w:marLeft w:val="0"/>
      <w:marRight w:val="0"/>
      <w:marTop w:val="0"/>
      <w:marBottom w:val="0"/>
      <w:divBdr>
        <w:top w:val="none" w:sz="0" w:space="0" w:color="auto"/>
        <w:left w:val="none" w:sz="0" w:space="0" w:color="auto"/>
        <w:bottom w:val="none" w:sz="0" w:space="0" w:color="auto"/>
        <w:right w:val="none" w:sz="0" w:space="0" w:color="auto"/>
      </w:divBdr>
    </w:div>
    <w:div w:id="1985812942">
      <w:bodyDiv w:val="1"/>
      <w:marLeft w:val="0"/>
      <w:marRight w:val="0"/>
      <w:marTop w:val="0"/>
      <w:marBottom w:val="0"/>
      <w:divBdr>
        <w:top w:val="none" w:sz="0" w:space="0" w:color="auto"/>
        <w:left w:val="none" w:sz="0" w:space="0" w:color="auto"/>
        <w:bottom w:val="none" w:sz="0" w:space="0" w:color="auto"/>
        <w:right w:val="none" w:sz="0" w:space="0" w:color="auto"/>
      </w:divBdr>
      <w:divsChild>
        <w:div w:id="1230456151">
          <w:marLeft w:val="0"/>
          <w:marRight w:val="432"/>
          <w:marTop w:val="125"/>
          <w:marBottom w:val="0"/>
          <w:divBdr>
            <w:top w:val="none" w:sz="0" w:space="0" w:color="auto"/>
            <w:left w:val="none" w:sz="0" w:space="0" w:color="auto"/>
            <w:bottom w:val="none" w:sz="0" w:space="0" w:color="auto"/>
            <w:right w:val="none" w:sz="0" w:space="0" w:color="auto"/>
          </w:divBdr>
        </w:div>
        <w:div w:id="652761184">
          <w:marLeft w:val="0"/>
          <w:marRight w:val="432"/>
          <w:marTop w:val="125"/>
          <w:marBottom w:val="0"/>
          <w:divBdr>
            <w:top w:val="none" w:sz="0" w:space="0" w:color="auto"/>
            <w:left w:val="none" w:sz="0" w:space="0" w:color="auto"/>
            <w:bottom w:val="none" w:sz="0" w:space="0" w:color="auto"/>
            <w:right w:val="none" w:sz="0" w:space="0" w:color="auto"/>
          </w:divBdr>
        </w:div>
        <w:div w:id="1532962156">
          <w:marLeft w:val="0"/>
          <w:marRight w:val="432"/>
          <w:marTop w:val="125"/>
          <w:marBottom w:val="0"/>
          <w:divBdr>
            <w:top w:val="none" w:sz="0" w:space="0" w:color="auto"/>
            <w:left w:val="none" w:sz="0" w:space="0" w:color="auto"/>
            <w:bottom w:val="none" w:sz="0" w:space="0" w:color="auto"/>
            <w:right w:val="none" w:sz="0" w:space="0" w:color="auto"/>
          </w:divBdr>
        </w:div>
        <w:div w:id="589848325">
          <w:marLeft w:val="0"/>
          <w:marRight w:val="432"/>
          <w:marTop w:val="125"/>
          <w:marBottom w:val="0"/>
          <w:divBdr>
            <w:top w:val="none" w:sz="0" w:space="0" w:color="auto"/>
            <w:left w:val="none" w:sz="0" w:space="0" w:color="auto"/>
            <w:bottom w:val="none" w:sz="0" w:space="0" w:color="auto"/>
            <w:right w:val="none" w:sz="0" w:space="0" w:color="auto"/>
          </w:divBdr>
        </w:div>
        <w:div w:id="85537969">
          <w:marLeft w:val="0"/>
          <w:marRight w:val="432"/>
          <w:marTop w:val="125"/>
          <w:marBottom w:val="0"/>
          <w:divBdr>
            <w:top w:val="none" w:sz="0" w:space="0" w:color="auto"/>
            <w:left w:val="none" w:sz="0" w:space="0" w:color="auto"/>
            <w:bottom w:val="none" w:sz="0" w:space="0" w:color="auto"/>
            <w:right w:val="none" w:sz="0" w:space="0" w:color="auto"/>
          </w:divBdr>
        </w:div>
      </w:divsChild>
    </w:div>
    <w:div w:id="2003508216">
      <w:bodyDiv w:val="1"/>
      <w:marLeft w:val="0"/>
      <w:marRight w:val="0"/>
      <w:marTop w:val="0"/>
      <w:marBottom w:val="0"/>
      <w:divBdr>
        <w:top w:val="none" w:sz="0" w:space="0" w:color="auto"/>
        <w:left w:val="none" w:sz="0" w:space="0" w:color="auto"/>
        <w:bottom w:val="none" w:sz="0" w:space="0" w:color="auto"/>
        <w:right w:val="none" w:sz="0" w:space="0" w:color="auto"/>
      </w:divBdr>
    </w:div>
    <w:div w:id="2048137951">
      <w:bodyDiv w:val="1"/>
      <w:marLeft w:val="0"/>
      <w:marRight w:val="0"/>
      <w:marTop w:val="0"/>
      <w:marBottom w:val="0"/>
      <w:divBdr>
        <w:top w:val="none" w:sz="0" w:space="0" w:color="auto"/>
        <w:left w:val="none" w:sz="0" w:space="0" w:color="auto"/>
        <w:bottom w:val="none" w:sz="0" w:space="0" w:color="auto"/>
        <w:right w:val="none" w:sz="0" w:space="0" w:color="auto"/>
      </w:divBdr>
      <w:divsChild>
        <w:div w:id="1366062288">
          <w:marLeft w:val="0"/>
          <w:marRight w:val="0"/>
          <w:marTop w:val="0"/>
          <w:marBottom w:val="0"/>
          <w:divBdr>
            <w:top w:val="none" w:sz="0" w:space="0" w:color="auto"/>
            <w:left w:val="none" w:sz="0" w:space="0" w:color="auto"/>
            <w:bottom w:val="none" w:sz="0" w:space="0" w:color="auto"/>
            <w:right w:val="none" w:sz="0" w:space="0" w:color="auto"/>
          </w:divBdr>
        </w:div>
      </w:divsChild>
    </w:div>
    <w:div w:id="2060207634">
      <w:bodyDiv w:val="1"/>
      <w:marLeft w:val="0"/>
      <w:marRight w:val="0"/>
      <w:marTop w:val="0"/>
      <w:marBottom w:val="0"/>
      <w:divBdr>
        <w:top w:val="none" w:sz="0" w:space="0" w:color="auto"/>
        <w:left w:val="none" w:sz="0" w:space="0" w:color="auto"/>
        <w:bottom w:val="none" w:sz="0" w:space="0" w:color="auto"/>
        <w:right w:val="none" w:sz="0" w:space="0" w:color="auto"/>
      </w:divBdr>
    </w:div>
    <w:div w:id="2081706528">
      <w:bodyDiv w:val="1"/>
      <w:marLeft w:val="0"/>
      <w:marRight w:val="0"/>
      <w:marTop w:val="0"/>
      <w:marBottom w:val="0"/>
      <w:divBdr>
        <w:top w:val="none" w:sz="0" w:space="0" w:color="auto"/>
        <w:left w:val="none" w:sz="0" w:space="0" w:color="auto"/>
        <w:bottom w:val="none" w:sz="0" w:space="0" w:color="auto"/>
        <w:right w:val="none" w:sz="0" w:space="0" w:color="auto"/>
      </w:divBdr>
    </w:div>
    <w:div w:id="2100784261">
      <w:bodyDiv w:val="1"/>
      <w:marLeft w:val="0"/>
      <w:marRight w:val="0"/>
      <w:marTop w:val="0"/>
      <w:marBottom w:val="0"/>
      <w:divBdr>
        <w:top w:val="none" w:sz="0" w:space="0" w:color="auto"/>
        <w:left w:val="none" w:sz="0" w:space="0" w:color="auto"/>
        <w:bottom w:val="none" w:sz="0" w:space="0" w:color="auto"/>
        <w:right w:val="none" w:sz="0" w:space="0" w:color="auto"/>
      </w:divBdr>
    </w:div>
    <w:div w:id="2108302330">
      <w:bodyDiv w:val="1"/>
      <w:marLeft w:val="0"/>
      <w:marRight w:val="0"/>
      <w:marTop w:val="0"/>
      <w:marBottom w:val="0"/>
      <w:divBdr>
        <w:top w:val="none" w:sz="0" w:space="0" w:color="auto"/>
        <w:left w:val="none" w:sz="0" w:space="0" w:color="auto"/>
        <w:bottom w:val="none" w:sz="0" w:space="0" w:color="auto"/>
        <w:right w:val="none" w:sz="0" w:space="0" w:color="auto"/>
      </w:divBdr>
    </w:div>
    <w:div w:id="21287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8.xml"/><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header" Target="header10.xml"/><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11.xm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comments" Target="comments.xml"/><Relationship Id="rId67" Type="http://schemas.openxmlformats.org/officeDocument/2006/relationships/header" Target="header14.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eader" Target="header9.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jpeg"/><Relationship Id="rId52" Type="http://schemas.openxmlformats.org/officeDocument/2006/relationships/image" Target="media/image35.png"/><Relationship Id="rId60" Type="http://schemas.microsoft.com/office/2011/relationships/commentsExtended" Target="commentsExtended.xm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E:\University\MSC\Exerci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5CF87-9745-4169-8438-BDE9BCA00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Exercise Template.dotx</Template>
  <TotalTime>9971</TotalTime>
  <Pages>83</Pages>
  <Words>18757</Words>
  <Characters>106918</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Hamed</dc:creator>
  <cp:lastModifiedBy>ehsan edalat</cp:lastModifiedBy>
  <cp:revision>766</cp:revision>
  <cp:lastPrinted>2017-10-14T00:10:00Z</cp:lastPrinted>
  <dcterms:created xsi:type="dcterms:W3CDTF">2017-02-19T11:34:00Z</dcterms:created>
  <dcterms:modified xsi:type="dcterms:W3CDTF">2018-01-05T19:53:00Z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id="l4tOB46T"/&gt;&lt;style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value=""/&gt;&lt;pref name="noteType" value=""/&gt;&lt;/prefs&gt;&lt;/data&gt;</vt:lpwstr>
  </property>
  <property fmtid="{D5CDD505-2E9C-101B-9397-08002B2CF9AE}" pid="4" name="Mendeley Document_1">
    <vt:lpwstr>True</vt:lpwstr>
  </property>
  <property fmtid="{D5CDD505-2E9C-101B-9397-08002B2CF9AE}" pid="5" name="Mendeley Unique User Id_1">
    <vt:lpwstr>c4b89520-f65d-363b-a589-e533b9a6f5c5</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http://www.zotero.org/styles/springer-lecture-notes-in-computer-science</vt:lpwstr>
  </property>
  <property fmtid="{D5CDD505-2E9C-101B-9397-08002B2CF9AE}" pid="23" name="Mendeley Recent Style Name 8_1">
    <vt:lpwstr>Springer - Lecture Notes in Computer Science</vt:lpwstr>
  </property>
  <property fmtid="{D5CDD505-2E9C-101B-9397-08002B2CF9AE}" pid="24" name="Mendeley Recent Style Id 9_1">
    <vt:lpwstr>http://www.zotero.org/styles/springer-lecture-notes-in-computer-science-alphabetical</vt:lpwstr>
  </property>
  <property fmtid="{D5CDD505-2E9C-101B-9397-08002B2CF9AE}" pid="25" name="Mendeley Recent Style Name 9_1">
    <vt:lpwstr>Springer - Lecture Notes in Computer Science (sorted alphabetically)</vt:lpwstr>
  </property>
</Properties>
</file>